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550" w:rsidRDefault="0004617B">
      <w:pPr>
        <w:pStyle w:val="pManualTitle1"/>
      </w:pPr>
      <w:r>
        <w:t>Optibus</w:t>
      </w:r>
    </w:p>
    <w:p w:rsidR="00301550" w:rsidRDefault="0004617B">
      <w:pPr>
        <w:pStyle w:val="pManualTitle2"/>
      </w:pPr>
      <w:bookmarkStart w:id="0" w:name="_Toc455593477"/>
      <w:r>
        <w:t>User Manual</w:t>
      </w:r>
      <w:bookmarkEnd w:id="0"/>
    </w:p>
    <w:p w:rsidR="00301550" w:rsidRDefault="0004617B">
      <w:pPr>
        <w:pStyle w:val="pManualVersionNumber"/>
      </w:pPr>
      <w:r>
        <w:t>Version 1.0.000</w:t>
      </w:r>
    </w:p>
    <w:p w:rsidR="00301550" w:rsidRDefault="00301550">
      <w:pPr>
        <w:sectPr w:rsidR="00301550">
          <w:headerReference w:type="even" r:id="rId7"/>
          <w:headerReference w:type="default" r:id="rId8"/>
          <w:footerReference w:type="even" r:id="rId9"/>
          <w:footerReference w:type="default" r:id="rId10"/>
          <w:headerReference w:type="first" r:id="rId11"/>
          <w:footerReference w:type="first" r:id="rId12"/>
          <w:pgSz w:w="11910" w:h="16845"/>
          <w:pgMar w:top="1140" w:right="1440" w:bottom="1140" w:left="1440" w:header="720" w:footer="720" w:gutter="0"/>
          <w:cols w:space="720"/>
          <w:docGrid w:linePitch="360"/>
        </w:sectPr>
      </w:pPr>
    </w:p>
    <w:p w:rsidR="00301550" w:rsidRDefault="0004617B">
      <w:pPr>
        <w:pStyle w:val="pCopyrightNote"/>
      </w:pPr>
      <w:bookmarkStart w:id="1" w:name="_Toc455593478"/>
      <w:r>
        <w:lastRenderedPageBreak/>
        <w:t>Notice</w:t>
      </w:r>
      <w:bookmarkEnd w:id="1"/>
    </w:p>
    <w:p w:rsidR="00301550" w:rsidRDefault="0004617B">
      <w:pPr>
        <w:pStyle w:val="pCopyrightHeading"/>
      </w:pPr>
      <w:r>
        <w:t>© Copyright 2016 Optibus. All rights reserved.</w:t>
      </w:r>
    </w:p>
    <w:p w:rsidR="00301550" w:rsidRDefault="0004617B">
      <w:pPr>
        <w:pStyle w:val="pCopyright"/>
      </w:pPr>
      <w:r>
        <w:t>Information in this document is subject to change without notice. The software described in this document is furnished under a license agreement or nondisclosure agreement. The software may be used or copied only in accordance with the terms of those agreements. No part of this publication may be reproduced, stored in a retrieval system, or transmitted in any form or any means electronic or mechanical, including photocopying and recording for any purpose other than the purchaser's personal use without the written permission of Optibus.</w:t>
      </w:r>
    </w:p>
    <w:p w:rsidR="00301550" w:rsidRDefault="0004617B">
      <w:pPr>
        <w:pStyle w:val="pCopyrightAddress"/>
      </w:pPr>
      <w:r>
        <w:t>Optibus</w:t>
      </w:r>
    </w:p>
    <w:p w:rsidR="00301550" w:rsidRDefault="0004617B">
      <w:pPr>
        <w:pStyle w:val="pCopyrightAddress"/>
      </w:pPr>
      <w:r>
        <w:t>1234 Lorem Ipsum</w:t>
      </w:r>
    </w:p>
    <w:p w:rsidR="00301550" w:rsidRDefault="0004617B">
      <w:pPr>
        <w:pStyle w:val="pCopyrightAddress"/>
      </w:pPr>
      <w:r>
        <w:t>9999999</w:t>
      </w:r>
    </w:p>
    <w:p w:rsidR="00301550" w:rsidRDefault="0004617B">
      <w:pPr>
        <w:pStyle w:val="pCopyrightAddress"/>
      </w:pPr>
      <w:r>
        <w:t xml:space="preserve">654321 </w:t>
      </w:r>
    </w:p>
    <w:p w:rsidR="00301550" w:rsidRDefault="00301550">
      <w:pPr>
        <w:sectPr w:rsidR="00301550">
          <w:headerReference w:type="even" r:id="rId13"/>
          <w:headerReference w:type="default" r:id="rId14"/>
          <w:footerReference w:type="even" r:id="rId15"/>
          <w:footerReference w:type="default" r:id="rId16"/>
          <w:pgSz w:w="11910" w:h="16845"/>
          <w:pgMar w:top="2160" w:right="2160" w:bottom="1440" w:left="1440" w:header="720" w:footer="720" w:gutter="0"/>
          <w:cols w:space="720"/>
        </w:sectPr>
      </w:pPr>
    </w:p>
    <w:p w:rsidR="00301550" w:rsidRDefault="0004617B">
      <w:pPr>
        <w:pStyle w:val="pTOCHeading"/>
      </w:pPr>
      <w:bookmarkStart w:id="2" w:name="_Toc455593479"/>
      <w:r>
        <w:lastRenderedPageBreak/>
        <w:t>Contents at a Glance</w:t>
      </w:r>
      <w:bookmarkEnd w:id="2"/>
    </w:p>
    <w:p w:rsidR="00301550" w:rsidRDefault="00301550"/>
    <w:p w:rsidR="00301550" w:rsidRDefault="00301550">
      <w:pPr>
        <w:sectPr w:rsidR="00301550">
          <w:headerReference w:type="even" r:id="rId17"/>
          <w:headerReference w:type="default" r:id="rId18"/>
          <w:footerReference w:type="even" r:id="rId19"/>
          <w:footerReference w:type="default" r:id="rId20"/>
          <w:pgSz w:w="11910" w:h="16845"/>
          <w:pgMar w:top="1140" w:right="1440" w:bottom="1140" w:left="1440" w:header="720" w:footer="720" w:gutter="0"/>
          <w:cols w:space="720"/>
        </w:sectPr>
      </w:pPr>
    </w:p>
    <w:p w:rsidR="00301550" w:rsidRDefault="0004617B">
      <w:pPr>
        <w:pStyle w:val="pTOCHeading"/>
      </w:pPr>
      <w:bookmarkStart w:id="3" w:name="_Toc455593480"/>
      <w:r>
        <w:lastRenderedPageBreak/>
        <w:t>Contents</w:t>
      </w:r>
      <w:bookmarkEnd w:id="3"/>
    </w:p>
    <w:p w:rsidR="00833AB2" w:rsidRPr="0004617B" w:rsidRDefault="00B11068">
      <w:pPr>
        <w:pStyle w:val="TOC1"/>
        <w:rPr>
          <w:rFonts w:ascii="Calibri" w:eastAsia="Times New Roman" w:hAnsi="Calibri" w:cs="Arial"/>
          <w:noProof/>
          <w:color w:val="auto"/>
          <w:sz w:val="22"/>
          <w:szCs w:val="22"/>
        </w:rPr>
      </w:pPr>
      <w:r>
        <w:fldChar w:fldCharType="begin"/>
      </w:r>
      <w:r w:rsidR="0004617B">
        <w:instrText xml:space="preserve"> TOC \t "p_ManualTitle2,1,p_CopyrightNote,1,p_TOCHeading,1,h1_SectionTitle,1,h1_Chapter,1,h2,2,h2_Chapter,2,h3,3,h4,4,h1,1,p_IndexPrintHead,1" \h \z \* MERGEFORMAT </w:instrText>
      </w:r>
      <w:r>
        <w:fldChar w:fldCharType="separate"/>
      </w:r>
      <w:hyperlink w:anchor="_Toc455593477" w:history="1">
        <w:r w:rsidR="00833AB2" w:rsidRPr="00DA163C">
          <w:rPr>
            <w:rStyle w:val="Hyperlink"/>
            <w:noProof/>
          </w:rPr>
          <w:t>User Manual</w:t>
        </w:r>
        <w:r w:rsidR="00833AB2">
          <w:rPr>
            <w:noProof/>
            <w:webHidden/>
          </w:rPr>
          <w:tab/>
        </w:r>
        <w:r>
          <w:rPr>
            <w:noProof/>
            <w:webHidden/>
          </w:rPr>
          <w:fldChar w:fldCharType="begin"/>
        </w:r>
        <w:r w:rsidR="00833AB2">
          <w:rPr>
            <w:noProof/>
            <w:webHidden/>
          </w:rPr>
          <w:instrText xml:space="preserve"> PAGEREF _Toc455593477 \h </w:instrText>
        </w:r>
        <w:r>
          <w:rPr>
            <w:noProof/>
            <w:webHidden/>
          </w:rPr>
        </w:r>
        <w:r>
          <w:rPr>
            <w:noProof/>
            <w:webHidden/>
          </w:rPr>
          <w:fldChar w:fldCharType="separate"/>
        </w:r>
        <w:r w:rsidR="00833AB2">
          <w:rPr>
            <w:noProof/>
            <w:webHidden/>
          </w:rPr>
          <w:t>1</w:t>
        </w:r>
        <w:r>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478" w:history="1">
        <w:r w:rsidR="00833AB2" w:rsidRPr="00DA163C">
          <w:rPr>
            <w:rStyle w:val="Hyperlink"/>
            <w:noProof/>
          </w:rPr>
          <w:t>Notice</w:t>
        </w:r>
        <w:r w:rsidR="00833AB2">
          <w:rPr>
            <w:noProof/>
            <w:webHidden/>
          </w:rPr>
          <w:tab/>
        </w:r>
        <w:r w:rsidR="00B11068">
          <w:rPr>
            <w:noProof/>
            <w:webHidden/>
          </w:rPr>
          <w:fldChar w:fldCharType="begin"/>
        </w:r>
        <w:r w:rsidR="00833AB2">
          <w:rPr>
            <w:noProof/>
            <w:webHidden/>
          </w:rPr>
          <w:instrText xml:space="preserve"> PAGEREF _Toc455593478 \h </w:instrText>
        </w:r>
        <w:r w:rsidR="00B11068">
          <w:rPr>
            <w:noProof/>
            <w:webHidden/>
          </w:rPr>
        </w:r>
        <w:r w:rsidR="00B11068">
          <w:rPr>
            <w:noProof/>
            <w:webHidden/>
          </w:rPr>
          <w:fldChar w:fldCharType="separate"/>
        </w:r>
        <w:r w:rsidR="00833AB2">
          <w:rPr>
            <w:noProof/>
            <w:webHidden/>
          </w:rPr>
          <w:t>2</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479" w:history="1">
        <w:r w:rsidR="00833AB2" w:rsidRPr="00DA163C">
          <w:rPr>
            <w:rStyle w:val="Hyperlink"/>
            <w:noProof/>
          </w:rPr>
          <w:t>Contents at a Glance</w:t>
        </w:r>
        <w:r w:rsidR="00833AB2">
          <w:rPr>
            <w:noProof/>
            <w:webHidden/>
          </w:rPr>
          <w:tab/>
        </w:r>
        <w:r w:rsidR="00B11068">
          <w:rPr>
            <w:noProof/>
            <w:webHidden/>
          </w:rPr>
          <w:fldChar w:fldCharType="begin"/>
        </w:r>
        <w:r w:rsidR="00833AB2">
          <w:rPr>
            <w:noProof/>
            <w:webHidden/>
          </w:rPr>
          <w:instrText xml:space="preserve"> PAGEREF _Toc455593479 \h </w:instrText>
        </w:r>
        <w:r w:rsidR="00B11068">
          <w:rPr>
            <w:noProof/>
            <w:webHidden/>
          </w:rPr>
        </w:r>
        <w:r w:rsidR="00B11068">
          <w:rPr>
            <w:noProof/>
            <w:webHidden/>
          </w:rPr>
          <w:fldChar w:fldCharType="separate"/>
        </w:r>
        <w:r w:rsidR="00833AB2">
          <w:rPr>
            <w:noProof/>
            <w:webHidden/>
          </w:rPr>
          <w:t>3</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480" w:history="1">
        <w:r w:rsidR="00833AB2" w:rsidRPr="00DA163C">
          <w:rPr>
            <w:rStyle w:val="Hyperlink"/>
            <w:noProof/>
          </w:rPr>
          <w:t>Contents</w:t>
        </w:r>
        <w:r w:rsidR="00833AB2">
          <w:rPr>
            <w:noProof/>
            <w:webHidden/>
          </w:rPr>
          <w:tab/>
        </w:r>
        <w:r w:rsidR="00B11068">
          <w:rPr>
            <w:noProof/>
            <w:webHidden/>
          </w:rPr>
          <w:fldChar w:fldCharType="begin"/>
        </w:r>
        <w:r w:rsidR="00833AB2">
          <w:rPr>
            <w:noProof/>
            <w:webHidden/>
          </w:rPr>
          <w:instrText xml:space="preserve"> PAGEREF _Toc455593480 \h </w:instrText>
        </w:r>
        <w:r w:rsidR="00B11068">
          <w:rPr>
            <w:noProof/>
            <w:webHidden/>
          </w:rPr>
        </w:r>
        <w:r w:rsidR="00B11068">
          <w:rPr>
            <w:noProof/>
            <w:webHidden/>
          </w:rPr>
          <w:fldChar w:fldCharType="separate"/>
        </w:r>
        <w:r w:rsidR="00833AB2">
          <w:rPr>
            <w:noProof/>
            <w:webHidden/>
          </w:rPr>
          <w:t>4</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481" w:history="1">
        <w:r w:rsidR="00833AB2" w:rsidRPr="00DA163C">
          <w:rPr>
            <w:rStyle w:val="Hyperlink"/>
            <w:noProof/>
          </w:rPr>
          <w:t>Getting Started</w:t>
        </w:r>
        <w:r w:rsidR="00833AB2">
          <w:rPr>
            <w:noProof/>
            <w:webHidden/>
          </w:rPr>
          <w:tab/>
        </w:r>
        <w:r w:rsidR="00B11068">
          <w:rPr>
            <w:noProof/>
            <w:webHidden/>
          </w:rPr>
          <w:fldChar w:fldCharType="begin"/>
        </w:r>
        <w:r w:rsidR="00833AB2">
          <w:rPr>
            <w:noProof/>
            <w:webHidden/>
          </w:rPr>
          <w:instrText xml:space="preserve"> PAGEREF _Toc455593481 \h </w:instrText>
        </w:r>
        <w:r w:rsidR="00B11068">
          <w:rPr>
            <w:noProof/>
            <w:webHidden/>
          </w:rPr>
        </w:r>
        <w:r w:rsidR="00B11068">
          <w:rPr>
            <w:noProof/>
            <w:webHidden/>
          </w:rPr>
          <w:fldChar w:fldCharType="separate"/>
        </w:r>
        <w:r w:rsidR="00833AB2">
          <w:rPr>
            <w:noProof/>
            <w:webHidden/>
          </w:rPr>
          <w:t>7</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482" w:history="1">
        <w:r w:rsidR="00833AB2" w:rsidRPr="00DA163C">
          <w:rPr>
            <w:rStyle w:val="Hyperlink"/>
            <w:rFonts w:ascii="Calibri" w:hAnsi="Calibri" w:cs="Calibri"/>
            <w:noProof/>
          </w:rPr>
          <w:t xml:space="preserve">Chapter 1: </w:t>
        </w:r>
        <w:r w:rsidR="00833AB2" w:rsidRPr="00DA163C">
          <w:rPr>
            <w:rStyle w:val="Hyperlink"/>
            <w:noProof/>
          </w:rPr>
          <w:t>About this User Manual</w:t>
        </w:r>
        <w:r w:rsidR="00833AB2">
          <w:rPr>
            <w:noProof/>
            <w:webHidden/>
          </w:rPr>
          <w:tab/>
        </w:r>
        <w:r w:rsidR="00B11068">
          <w:rPr>
            <w:noProof/>
            <w:webHidden/>
          </w:rPr>
          <w:fldChar w:fldCharType="begin"/>
        </w:r>
        <w:r w:rsidR="00833AB2">
          <w:rPr>
            <w:noProof/>
            <w:webHidden/>
          </w:rPr>
          <w:instrText xml:space="preserve"> PAGEREF _Toc455593482 \h </w:instrText>
        </w:r>
        <w:r w:rsidR="00B11068">
          <w:rPr>
            <w:noProof/>
            <w:webHidden/>
          </w:rPr>
        </w:r>
        <w:r w:rsidR="00B11068">
          <w:rPr>
            <w:noProof/>
            <w:webHidden/>
          </w:rPr>
          <w:fldChar w:fldCharType="separate"/>
        </w:r>
        <w:r w:rsidR="00833AB2">
          <w:rPr>
            <w:noProof/>
            <w:webHidden/>
          </w:rPr>
          <w:t>8</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83" w:history="1">
        <w:r w:rsidR="00833AB2" w:rsidRPr="00DA163C">
          <w:rPr>
            <w:rStyle w:val="Hyperlink"/>
            <w:noProof/>
          </w:rPr>
          <w:t>Manual Structure</w:t>
        </w:r>
        <w:r w:rsidR="00833AB2">
          <w:rPr>
            <w:noProof/>
            <w:webHidden/>
          </w:rPr>
          <w:tab/>
        </w:r>
        <w:r w:rsidR="00B11068">
          <w:rPr>
            <w:noProof/>
            <w:webHidden/>
          </w:rPr>
          <w:fldChar w:fldCharType="begin"/>
        </w:r>
        <w:r w:rsidR="00833AB2">
          <w:rPr>
            <w:noProof/>
            <w:webHidden/>
          </w:rPr>
          <w:instrText xml:space="preserve"> PAGEREF _Toc455593483 \h </w:instrText>
        </w:r>
        <w:r w:rsidR="00B11068">
          <w:rPr>
            <w:noProof/>
            <w:webHidden/>
          </w:rPr>
        </w:r>
        <w:r w:rsidR="00B11068">
          <w:rPr>
            <w:noProof/>
            <w:webHidden/>
          </w:rPr>
          <w:fldChar w:fldCharType="separate"/>
        </w:r>
        <w:r w:rsidR="00833AB2">
          <w:rPr>
            <w:noProof/>
            <w:webHidden/>
          </w:rPr>
          <w:t>8</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84" w:history="1">
        <w:r w:rsidR="00833AB2" w:rsidRPr="00DA163C">
          <w:rPr>
            <w:rStyle w:val="Hyperlink"/>
            <w:noProof/>
          </w:rPr>
          <w:t>Typographical Conventions</w:t>
        </w:r>
        <w:r w:rsidR="00833AB2">
          <w:rPr>
            <w:noProof/>
            <w:webHidden/>
          </w:rPr>
          <w:tab/>
        </w:r>
        <w:r w:rsidR="00B11068">
          <w:rPr>
            <w:noProof/>
            <w:webHidden/>
          </w:rPr>
          <w:fldChar w:fldCharType="begin"/>
        </w:r>
        <w:r w:rsidR="00833AB2">
          <w:rPr>
            <w:noProof/>
            <w:webHidden/>
          </w:rPr>
          <w:instrText xml:space="preserve"> PAGEREF _Toc455593484 \h </w:instrText>
        </w:r>
        <w:r w:rsidR="00B11068">
          <w:rPr>
            <w:noProof/>
            <w:webHidden/>
          </w:rPr>
        </w:r>
        <w:r w:rsidR="00B11068">
          <w:rPr>
            <w:noProof/>
            <w:webHidden/>
          </w:rPr>
          <w:fldChar w:fldCharType="separate"/>
        </w:r>
        <w:r w:rsidR="00833AB2">
          <w:rPr>
            <w:noProof/>
            <w:webHidden/>
          </w:rPr>
          <w:t>8</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85" w:history="1">
        <w:r w:rsidR="00833AB2" w:rsidRPr="00DA163C">
          <w:rPr>
            <w:rStyle w:val="Hyperlink"/>
            <w:noProof/>
          </w:rPr>
          <w:t>Viewing and Printing</w:t>
        </w:r>
        <w:r w:rsidR="00833AB2">
          <w:rPr>
            <w:noProof/>
            <w:webHidden/>
          </w:rPr>
          <w:tab/>
        </w:r>
        <w:r w:rsidR="00B11068">
          <w:rPr>
            <w:noProof/>
            <w:webHidden/>
          </w:rPr>
          <w:fldChar w:fldCharType="begin"/>
        </w:r>
        <w:r w:rsidR="00833AB2">
          <w:rPr>
            <w:noProof/>
            <w:webHidden/>
          </w:rPr>
          <w:instrText xml:space="preserve"> PAGEREF _Toc455593485 \h </w:instrText>
        </w:r>
        <w:r w:rsidR="00B11068">
          <w:rPr>
            <w:noProof/>
            <w:webHidden/>
          </w:rPr>
        </w:r>
        <w:r w:rsidR="00B11068">
          <w:rPr>
            <w:noProof/>
            <w:webHidden/>
          </w:rPr>
          <w:fldChar w:fldCharType="separate"/>
        </w:r>
        <w:r w:rsidR="00833AB2">
          <w:rPr>
            <w:noProof/>
            <w:webHidden/>
          </w:rPr>
          <w:t>8</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86" w:history="1">
        <w:r w:rsidR="00833AB2" w:rsidRPr="00DA163C">
          <w:rPr>
            <w:rStyle w:val="Hyperlink"/>
            <w:noProof/>
          </w:rPr>
          <w:t>Notifications</w:t>
        </w:r>
        <w:r w:rsidR="00833AB2">
          <w:rPr>
            <w:noProof/>
            <w:webHidden/>
          </w:rPr>
          <w:tab/>
        </w:r>
        <w:r w:rsidR="00B11068">
          <w:rPr>
            <w:noProof/>
            <w:webHidden/>
          </w:rPr>
          <w:fldChar w:fldCharType="begin"/>
        </w:r>
        <w:r w:rsidR="00833AB2">
          <w:rPr>
            <w:noProof/>
            <w:webHidden/>
          </w:rPr>
          <w:instrText xml:space="preserve"> PAGEREF _Toc455593486 \h </w:instrText>
        </w:r>
        <w:r w:rsidR="00B11068">
          <w:rPr>
            <w:noProof/>
            <w:webHidden/>
          </w:rPr>
        </w:r>
        <w:r w:rsidR="00B11068">
          <w:rPr>
            <w:noProof/>
            <w:webHidden/>
          </w:rPr>
          <w:fldChar w:fldCharType="separate"/>
        </w:r>
        <w:r w:rsidR="00833AB2">
          <w:rPr>
            <w:noProof/>
            <w:webHidden/>
          </w:rPr>
          <w:t>8</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87" w:history="1">
        <w:r w:rsidR="00833AB2" w:rsidRPr="00DA163C">
          <w:rPr>
            <w:rStyle w:val="Hyperlink"/>
            <w:noProof/>
          </w:rPr>
          <w:t>Terminology</w:t>
        </w:r>
        <w:r w:rsidR="00833AB2">
          <w:rPr>
            <w:noProof/>
            <w:webHidden/>
          </w:rPr>
          <w:tab/>
        </w:r>
        <w:r w:rsidR="00B11068">
          <w:rPr>
            <w:noProof/>
            <w:webHidden/>
          </w:rPr>
          <w:fldChar w:fldCharType="begin"/>
        </w:r>
        <w:r w:rsidR="00833AB2">
          <w:rPr>
            <w:noProof/>
            <w:webHidden/>
          </w:rPr>
          <w:instrText xml:space="preserve"> PAGEREF _Toc455593487 \h </w:instrText>
        </w:r>
        <w:r w:rsidR="00B11068">
          <w:rPr>
            <w:noProof/>
            <w:webHidden/>
          </w:rPr>
        </w:r>
        <w:r w:rsidR="00B11068">
          <w:rPr>
            <w:noProof/>
            <w:webHidden/>
          </w:rPr>
          <w:fldChar w:fldCharType="separate"/>
        </w:r>
        <w:r w:rsidR="00833AB2">
          <w:rPr>
            <w:noProof/>
            <w:webHidden/>
          </w:rPr>
          <w:t>8</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488" w:history="1">
        <w:r w:rsidR="00833AB2" w:rsidRPr="00DA163C">
          <w:rPr>
            <w:rStyle w:val="Hyperlink"/>
            <w:rFonts w:ascii="Calibri" w:hAnsi="Calibri" w:cs="Calibri"/>
            <w:noProof/>
          </w:rPr>
          <w:t xml:space="preserve">Chapter 2: </w:t>
        </w:r>
        <w:r w:rsidR="00833AB2" w:rsidRPr="00DA163C">
          <w:rPr>
            <w:rStyle w:val="Hyperlink"/>
            <w:noProof/>
          </w:rPr>
          <w:t>Introduction</w:t>
        </w:r>
        <w:r w:rsidR="00833AB2">
          <w:rPr>
            <w:noProof/>
            <w:webHidden/>
          </w:rPr>
          <w:tab/>
        </w:r>
        <w:r w:rsidR="00B11068">
          <w:rPr>
            <w:noProof/>
            <w:webHidden/>
          </w:rPr>
          <w:fldChar w:fldCharType="begin"/>
        </w:r>
        <w:r w:rsidR="00833AB2">
          <w:rPr>
            <w:noProof/>
            <w:webHidden/>
          </w:rPr>
          <w:instrText xml:space="preserve"> PAGEREF _Toc455593488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89" w:history="1">
        <w:r w:rsidR="00833AB2" w:rsidRPr="00DA163C">
          <w:rPr>
            <w:rStyle w:val="Hyperlink"/>
            <w:noProof/>
          </w:rPr>
          <w:t>Welcome</w:t>
        </w:r>
        <w:r w:rsidR="00833AB2">
          <w:rPr>
            <w:noProof/>
            <w:webHidden/>
          </w:rPr>
          <w:tab/>
        </w:r>
        <w:r w:rsidR="00B11068">
          <w:rPr>
            <w:noProof/>
            <w:webHidden/>
          </w:rPr>
          <w:fldChar w:fldCharType="begin"/>
        </w:r>
        <w:r w:rsidR="00833AB2">
          <w:rPr>
            <w:noProof/>
            <w:webHidden/>
          </w:rPr>
          <w:instrText xml:space="preserve"> PAGEREF _Toc455593489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90" w:history="1">
        <w:r w:rsidR="00833AB2" w:rsidRPr="00DA163C">
          <w:rPr>
            <w:rStyle w:val="Hyperlink"/>
            <w:noProof/>
          </w:rPr>
          <w:t>Key Features</w:t>
        </w:r>
        <w:r w:rsidR="00833AB2">
          <w:rPr>
            <w:noProof/>
            <w:webHidden/>
          </w:rPr>
          <w:tab/>
        </w:r>
        <w:r w:rsidR="00B11068">
          <w:rPr>
            <w:noProof/>
            <w:webHidden/>
          </w:rPr>
          <w:fldChar w:fldCharType="begin"/>
        </w:r>
        <w:r w:rsidR="00833AB2">
          <w:rPr>
            <w:noProof/>
            <w:webHidden/>
          </w:rPr>
          <w:instrText xml:space="preserve"> PAGEREF _Toc455593490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91" w:history="1">
        <w:r w:rsidR="00833AB2" w:rsidRPr="00DA163C">
          <w:rPr>
            <w:rStyle w:val="Hyperlink"/>
            <w:noProof/>
          </w:rPr>
          <w:t>Major Benefits</w:t>
        </w:r>
        <w:r w:rsidR="00833AB2">
          <w:rPr>
            <w:noProof/>
            <w:webHidden/>
          </w:rPr>
          <w:tab/>
        </w:r>
        <w:r w:rsidR="00B11068">
          <w:rPr>
            <w:noProof/>
            <w:webHidden/>
          </w:rPr>
          <w:fldChar w:fldCharType="begin"/>
        </w:r>
        <w:r w:rsidR="00833AB2">
          <w:rPr>
            <w:noProof/>
            <w:webHidden/>
          </w:rPr>
          <w:instrText xml:space="preserve"> PAGEREF _Toc455593491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92" w:history="1">
        <w:r w:rsidR="00833AB2" w:rsidRPr="00DA163C">
          <w:rPr>
            <w:rStyle w:val="Hyperlink"/>
            <w:noProof/>
          </w:rPr>
          <w:t>Prerequisites</w:t>
        </w:r>
        <w:r w:rsidR="00833AB2">
          <w:rPr>
            <w:noProof/>
            <w:webHidden/>
          </w:rPr>
          <w:tab/>
        </w:r>
        <w:r w:rsidR="00B11068">
          <w:rPr>
            <w:noProof/>
            <w:webHidden/>
          </w:rPr>
          <w:fldChar w:fldCharType="begin"/>
        </w:r>
        <w:r w:rsidR="00833AB2">
          <w:rPr>
            <w:noProof/>
            <w:webHidden/>
          </w:rPr>
          <w:instrText xml:space="preserve"> PAGEREF _Toc455593492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493" w:history="1">
        <w:r w:rsidR="00833AB2" w:rsidRPr="00DA163C">
          <w:rPr>
            <w:rStyle w:val="Hyperlink"/>
            <w:rFonts w:ascii="Calibri" w:hAnsi="Calibri" w:cs="Calibri"/>
            <w:noProof/>
          </w:rPr>
          <w:t xml:space="preserve">Chapter 3: </w:t>
        </w:r>
        <w:r w:rsidR="00833AB2" w:rsidRPr="00DA163C">
          <w:rPr>
            <w:rStyle w:val="Hyperlink"/>
            <w:noProof/>
          </w:rPr>
          <w:t>A Quick Tour of Optibus OnSchedule</w:t>
        </w:r>
        <w:r w:rsidR="00833AB2">
          <w:rPr>
            <w:noProof/>
            <w:webHidden/>
          </w:rPr>
          <w:tab/>
        </w:r>
        <w:r w:rsidR="00B11068">
          <w:rPr>
            <w:noProof/>
            <w:webHidden/>
          </w:rPr>
          <w:fldChar w:fldCharType="begin"/>
        </w:r>
        <w:r w:rsidR="00833AB2">
          <w:rPr>
            <w:noProof/>
            <w:webHidden/>
          </w:rPr>
          <w:instrText xml:space="preserve"> PAGEREF _Toc455593493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94" w:history="1">
        <w:r w:rsidR="00833AB2" w:rsidRPr="00DA163C">
          <w:rPr>
            <w:rStyle w:val="Hyperlink"/>
            <w:noProof/>
          </w:rPr>
          <w:t>Logging in to the Demonstration Site</w:t>
        </w:r>
        <w:r w:rsidR="00833AB2">
          <w:rPr>
            <w:noProof/>
            <w:webHidden/>
          </w:rPr>
          <w:tab/>
        </w:r>
        <w:r w:rsidR="00B11068">
          <w:rPr>
            <w:noProof/>
            <w:webHidden/>
          </w:rPr>
          <w:fldChar w:fldCharType="begin"/>
        </w:r>
        <w:r w:rsidR="00833AB2">
          <w:rPr>
            <w:noProof/>
            <w:webHidden/>
          </w:rPr>
          <w:instrText xml:space="preserve"> PAGEREF _Toc455593494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95" w:history="1">
        <w:r w:rsidR="00833AB2" w:rsidRPr="00DA163C">
          <w:rPr>
            <w:rStyle w:val="Hyperlink"/>
            <w:noProof/>
          </w:rPr>
          <w:t>Choosing a Dataset</w:t>
        </w:r>
        <w:r w:rsidR="00833AB2">
          <w:rPr>
            <w:noProof/>
            <w:webHidden/>
          </w:rPr>
          <w:tab/>
        </w:r>
        <w:r w:rsidR="00B11068">
          <w:rPr>
            <w:noProof/>
            <w:webHidden/>
          </w:rPr>
          <w:fldChar w:fldCharType="begin"/>
        </w:r>
        <w:r w:rsidR="00833AB2">
          <w:rPr>
            <w:noProof/>
            <w:webHidden/>
          </w:rPr>
          <w:instrText xml:space="preserve"> PAGEREF _Toc455593495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96" w:history="1">
        <w:r w:rsidR="00833AB2" w:rsidRPr="00DA163C">
          <w:rPr>
            <w:rStyle w:val="Hyperlink"/>
            <w:noProof/>
          </w:rPr>
          <w:t>Choosing a Schedule</w:t>
        </w:r>
        <w:r w:rsidR="00833AB2">
          <w:rPr>
            <w:noProof/>
            <w:webHidden/>
          </w:rPr>
          <w:tab/>
        </w:r>
        <w:r w:rsidR="00B11068">
          <w:rPr>
            <w:noProof/>
            <w:webHidden/>
          </w:rPr>
          <w:fldChar w:fldCharType="begin"/>
        </w:r>
        <w:r w:rsidR="00833AB2">
          <w:rPr>
            <w:noProof/>
            <w:webHidden/>
          </w:rPr>
          <w:instrText xml:space="preserve"> PAGEREF _Toc455593496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97" w:history="1">
        <w:r w:rsidR="00833AB2" w:rsidRPr="00DA163C">
          <w:rPr>
            <w:rStyle w:val="Hyperlink"/>
            <w:noProof/>
          </w:rPr>
          <w:t>Exploring the Vehicle Schedule</w:t>
        </w:r>
        <w:r w:rsidR="00833AB2">
          <w:rPr>
            <w:noProof/>
            <w:webHidden/>
          </w:rPr>
          <w:tab/>
        </w:r>
        <w:r w:rsidR="00B11068">
          <w:rPr>
            <w:noProof/>
            <w:webHidden/>
          </w:rPr>
          <w:fldChar w:fldCharType="begin"/>
        </w:r>
        <w:r w:rsidR="00833AB2">
          <w:rPr>
            <w:noProof/>
            <w:webHidden/>
          </w:rPr>
          <w:instrText xml:space="preserve"> PAGEREF _Toc455593497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498" w:history="1">
        <w:r w:rsidR="00833AB2" w:rsidRPr="00DA163C">
          <w:rPr>
            <w:rStyle w:val="Hyperlink"/>
            <w:noProof/>
          </w:rPr>
          <w:t>Exploring the Driver Schedule</w:t>
        </w:r>
        <w:r w:rsidR="00833AB2">
          <w:rPr>
            <w:noProof/>
            <w:webHidden/>
          </w:rPr>
          <w:tab/>
        </w:r>
        <w:r w:rsidR="00B11068">
          <w:rPr>
            <w:noProof/>
            <w:webHidden/>
          </w:rPr>
          <w:fldChar w:fldCharType="begin"/>
        </w:r>
        <w:r w:rsidR="00833AB2">
          <w:rPr>
            <w:noProof/>
            <w:webHidden/>
          </w:rPr>
          <w:instrText xml:space="preserve"> PAGEREF _Toc455593498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499" w:history="1">
        <w:r w:rsidR="00833AB2" w:rsidRPr="00DA163C">
          <w:rPr>
            <w:rStyle w:val="Hyperlink"/>
            <w:noProof/>
          </w:rPr>
          <w:t>Scheduling</w:t>
        </w:r>
        <w:r w:rsidR="00833AB2">
          <w:rPr>
            <w:noProof/>
            <w:webHidden/>
          </w:rPr>
          <w:tab/>
        </w:r>
        <w:r w:rsidR="00B11068">
          <w:rPr>
            <w:noProof/>
            <w:webHidden/>
          </w:rPr>
          <w:fldChar w:fldCharType="begin"/>
        </w:r>
        <w:r w:rsidR="00833AB2">
          <w:rPr>
            <w:noProof/>
            <w:webHidden/>
          </w:rPr>
          <w:instrText xml:space="preserve"> PAGEREF _Toc455593499 \h </w:instrText>
        </w:r>
        <w:r w:rsidR="00B11068">
          <w:rPr>
            <w:noProof/>
            <w:webHidden/>
          </w:rPr>
        </w:r>
        <w:r w:rsidR="00B11068">
          <w:rPr>
            <w:noProof/>
            <w:webHidden/>
          </w:rPr>
          <w:fldChar w:fldCharType="separate"/>
        </w:r>
        <w:r w:rsidR="00833AB2">
          <w:rPr>
            <w:noProof/>
            <w:webHidden/>
          </w:rPr>
          <w:t>2</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500" w:history="1">
        <w:r w:rsidR="00833AB2" w:rsidRPr="00DA163C">
          <w:rPr>
            <w:rStyle w:val="Hyperlink"/>
            <w:rFonts w:ascii="Calibri" w:hAnsi="Calibri" w:cs="Calibri"/>
            <w:noProof/>
          </w:rPr>
          <w:t xml:space="preserve">Chapter 4: </w:t>
        </w:r>
        <w:r w:rsidR="00833AB2" w:rsidRPr="00DA163C">
          <w:rPr>
            <w:rStyle w:val="Hyperlink"/>
            <w:noProof/>
          </w:rPr>
          <w:t>Preparing a Schedule</w:t>
        </w:r>
        <w:r w:rsidR="00833AB2">
          <w:rPr>
            <w:noProof/>
            <w:webHidden/>
          </w:rPr>
          <w:tab/>
        </w:r>
        <w:r w:rsidR="00B11068">
          <w:rPr>
            <w:noProof/>
            <w:webHidden/>
          </w:rPr>
          <w:fldChar w:fldCharType="begin"/>
        </w:r>
        <w:r w:rsidR="00833AB2">
          <w:rPr>
            <w:noProof/>
            <w:webHidden/>
          </w:rPr>
          <w:instrText xml:space="preserve"> PAGEREF _Toc455593500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01" w:history="1">
        <w:r w:rsidR="00833AB2" w:rsidRPr="00DA163C">
          <w:rPr>
            <w:rStyle w:val="Hyperlink"/>
            <w:noProof/>
          </w:rPr>
          <w:t>Preparing the Vehicle Schedule</w:t>
        </w:r>
        <w:r w:rsidR="00833AB2">
          <w:rPr>
            <w:noProof/>
            <w:webHidden/>
          </w:rPr>
          <w:tab/>
        </w:r>
        <w:r w:rsidR="00B11068">
          <w:rPr>
            <w:noProof/>
            <w:webHidden/>
          </w:rPr>
          <w:fldChar w:fldCharType="begin"/>
        </w:r>
        <w:r w:rsidR="00833AB2">
          <w:rPr>
            <w:noProof/>
            <w:webHidden/>
          </w:rPr>
          <w:instrText xml:space="preserve"> PAGEREF _Toc455593501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02" w:history="1">
        <w:r w:rsidR="00833AB2" w:rsidRPr="00DA163C">
          <w:rPr>
            <w:rStyle w:val="Hyperlink"/>
            <w:noProof/>
          </w:rPr>
          <w:t>Preparing the Driver Schedule</w:t>
        </w:r>
        <w:r w:rsidR="00833AB2">
          <w:rPr>
            <w:noProof/>
            <w:webHidden/>
          </w:rPr>
          <w:tab/>
        </w:r>
        <w:r w:rsidR="00B11068">
          <w:rPr>
            <w:noProof/>
            <w:webHidden/>
          </w:rPr>
          <w:fldChar w:fldCharType="begin"/>
        </w:r>
        <w:r w:rsidR="00833AB2">
          <w:rPr>
            <w:noProof/>
            <w:webHidden/>
          </w:rPr>
          <w:instrText xml:space="preserve"> PAGEREF _Toc455593502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03" w:history="1">
        <w:r w:rsidR="00833AB2" w:rsidRPr="00DA163C">
          <w:rPr>
            <w:rStyle w:val="Hyperlink"/>
            <w:noProof/>
          </w:rPr>
          <w:t>Optimizing a Schedule</w:t>
        </w:r>
        <w:r w:rsidR="00833AB2">
          <w:rPr>
            <w:noProof/>
            <w:webHidden/>
          </w:rPr>
          <w:tab/>
        </w:r>
        <w:r w:rsidR="00B11068">
          <w:rPr>
            <w:noProof/>
            <w:webHidden/>
          </w:rPr>
          <w:fldChar w:fldCharType="begin"/>
        </w:r>
        <w:r w:rsidR="00833AB2">
          <w:rPr>
            <w:noProof/>
            <w:webHidden/>
          </w:rPr>
          <w:instrText xml:space="preserve"> PAGEREF _Toc455593503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04" w:history="1">
        <w:r w:rsidR="00833AB2" w:rsidRPr="00DA163C">
          <w:rPr>
            <w:rStyle w:val="Hyperlink"/>
            <w:noProof/>
          </w:rPr>
          <w:t>Fine Tuning the Schedule</w:t>
        </w:r>
        <w:r w:rsidR="00833AB2">
          <w:rPr>
            <w:noProof/>
            <w:webHidden/>
          </w:rPr>
          <w:tab/>
        </w:r>
        <w:r w:rsidR="00B11068">
          <w:rPr>
            <w:noProof/>
            <w:webHidden/>
          </w:rPr>
          <w:fldChar w:fldCharType="begin"/>
        </w:r>
        <w:r w:rsidR="00833AB2">
          <w:rPr>
            <w:noProof/>
            <w:webHidden/>
          </w:rPr>
          <w:instrText xml:space="preserve"> PAGEREF _Toc455593504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505" w:history="1">
        <w:r w:rsidR="00833AB2" w:rsidRPr="00DA163C">
          <w:rPr>
            <w:rStyle w:val="Hyperlink"/>
            <w:noProof/>
          </w:rPr>
          <w:t>Setting Preferences</w:t>
        </w:r>
        <w:r w:rsidR="00833AB2">
          <w:rPr>
            <w:noProof/>
            <w:webHidden/>
          </w:rPr>
          <w:tab/>
        </w:r>
        <w:r w:rsidR="00B11068">
          <w:rPr>
            <w:noProof/>
            <w:webHidden/>
          </w:rPr>
          <w:fldChar w:fldCharType="begin"/>
        </w:r>
        <w:r w:rsidR="00833AB2">
          <w:rPr>
            <w:noProof/>
            <w:webHidden/>
          </w:rPr>
          <w:instrText xml:space="preserve"> PAGEREF _Toc455593505 \h </w:instrText>
        </w:r>
        <w:r w:rsidR="00B11068">
          <w:rPr>
            <w:noProof/>
            <w:webHidden/>
          </w:rPr>
        </w:r>
        <w:r w:rsidR="00B11068">
          <w:rPr>
            <w:noProof/>
            <w:webHidden/>
          </w:rPr>
          <w:fldChar w:fldCharType="separate"/>
        </w:r>
        <w:r w:rsidR="00833AB2">
          <w:rPr>
            <w:noProof/>
            <w:webHidden/>
          </w:rPr>
          <w:t>2</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506" w:history="1">
        <w:r w:rsidR="00833AB2" w:rsidRPr="00DA163C">
          <w:rPr>
            <w:rStyle w:val="Hyperlink"/>
            <w:rFonts w:ascii="Calibri" w:hAnsi="Calibri" w:cs="Calibri"/>
            <w:noProof/>
          </w:rPr>
          <w:t xml:space="preserve">Chapter 5: </w:t>
        </w:r>
        <w:r w:rsidR="00833AB2" w:rsidRPr="00DA163C">
          <w:rPr>
            <w:rStyle w:val="Hyperlink"/>
            <w:noProof/>
          </w:rPr>
          <w:t>Preferences Window</w:t>
        </w:r>
        <w:r w:rsidR="00833AB2">
          <w:rPr>
            <w:noProof/>
            <w:webHidden/>
          </w:rPr>
          <w:tab/>
        </w:r>
        <w:r w:rsidR="00B11068">
          <w:rPr>
            <w:noProof/>
            <w:webHidden/>
          </w:rPr>
          <w:fldChar w:fldCharType="begin"/>
        </w:r>
        <w:r w:rsidR="00833AB2">
          <w:rPr>
            <w:noProof/>
            <w:webHidden/>
          </w:rPr>
          <w:instrText xml:space="preserve"> PAGEREF _Toc455593506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07" w:history="1">
        <w:r w:rsidR="00833AB2" w:rsidRPr="00DA163C">
          <w:rPr>
            <w:rStyle w:val="Hyperlink"/>
            <w:noProof/>
          </w:rPr>
          <w:t>Vehicles</w:t>
        </w:r>
        <w:r w:rsidR="00833AB2">
          <w:rPr>
            <w:noProof/>
            <w:webHidden/>
          </w:rPr>
          <w:tab/>
        </w:r>
        <w:r w:rsidR="00B11068">
          <w:rPr>
            <w:noProof/>
            <w:webHidden/>
          </w:rPr>
          <w:fldChar w:fldCharType="begin"/>
        </w:r>
        <w:r w:rsidR="00833AB2">
          <w:rPr>
            <w:noProof/>
            <w:webHidden/>
          </w:rPr>
          <w:instrText xml:space="preserve"> PAGEREF _Toc455593507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08" w:history="1">
        <w:r w:rsidR="00833AB2" w:rsidRPr="00DA163C">
          <w:rPr>
            <w:rStyle w:val="Hyperlink"/>
            <w:noProof/>
          </w:rPr>
          <w:t>Drivers</w:t>
        </w:r>
        <w:r w:rsidR="00833AB2">
          <w:rPr>
            <w:noProof/>
            <w:webHidden/>
          </w:rPr>
          <w:tab/>
        </w:r>
        <w:r w:rsidR="00B11068">
          <w:rPr>
            <w:noProof/>
            <w:webHidden/>
          </w:rPr>
          <w:fldChar w:fldCharType="begin"/>
        </w:r>
        <w:r w:rsidR="00833AB2">
          <w:rPr>
            <w:noProof/>
            <w:webHidden/>
          </w:rPr>
          <w:instrText xml:space="preserve"> PAGEREF _Toc455593508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09" w:history="1">
        <w:r w:rsidR="00833AB2" w:rsidRPr="00DA163C">
          <w:rPr>
            <w:rStyle w:val="Hyperlink"/>
            <w:noProof/>
          </w:rPr>
          <w:t>Depots</w:t>
        </w:r>
        <w:r w:rsidR="00833AB2">
          <w:rPr>
            <w:noProof/>
            <w:webHidden/>
          </w:rPr>
          <w:tab/>
        </w:r>
        <w:r w:rsidR="00B11068">
          <w:rPr>
            <w:noProof/>
            <w:webHidden/>
          </w:rPr>
          <w:fldChar w:fldCharType="begin"/>
        </w:r>
        <w:r w:rsidR="00833AB2">
          <w:rPr>
            <w:noProof/>
            <w:webHidden/>
          </w:rPr>
          <w:instrText xml:space="preserve"> PAGEREF _Toc455593509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10" w:history="1">
        <w:r w:rsidR="00833AB2" w:rsidRPr="00DA163C">
          <w:rPr>
            <w:rStyle w:val="Hyperlink"/>
            <w:noProof/>
          </w:rPr>
          <w:t>Miscellaneous Settings</w:t>
        </w:r>
        <w:r w:rsidR="00833AB2">
          <w:rPr>
            <w:noProof/>
            <w:webHidden/>
          </w:rPr>
          <w:tab/>
        </w:r>
        <w:r w:rsidR="00B11068">
          <w:rPr>
            <w:noProof/>
            <w:webHidden/>
          </w:rPr>
          <w:fldChar w:fldCharType="begin"/>
        </w:r>
        <w:r w:rsidR="00833AB2">
          <w:rPr>
            <w:noProof/>
            <w:webHidden/>
          </w:rPr>
          <w:instrText xml:space="preserve"> PAGEREF _Toc455593510 \h </w:instrText>
        </w:r>
        <w:r w:rsidR="00B11068">
          <w:rPr>
            <w:noProof/>
            <w:webHidden/>
          </w:rPr>
        </w:r>
        <w:r w:rsidR="00B11068">
          <w:rPr>
            <w:noProof/>
            <w:webHidden/>
          </w:rPr>
          <w:fldChar w:fldCharType="separate"/>
        </w:r>
        <w:r w:rsidR="00833AB2">
          <w:rPr>
            <w:noProof/>
            <w:webHidden/>
          </w:rPr>
          <w:t>1</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511" w:history="1">
        <w:r w:rsidR="00833AB2" w:rsidRPr="00DA163C">
          <w:rPr>
            <w:rStyle w:val="Hyperlink"/>
            <w:noProof/>
          </w:rPr>
          <w:t>Technical Reference</w:t>
        </w:r>
        <w:r w:rsidR="00833AB2">
          <w:rPr>
            <w:noProof/>
            <w:webHidden/>
          </w:rPr>
          <w:tab/>
        </w:r>
        <w:r w:rsidR="00B11068">
          <w:rPr>
            <w:noProof/>
            <w:webHidden/>
          </w:rPr>
          <w:fldChar w:fldCharType="begin"/>
        </w:r>
        <w:r w:rsidR="00833AB2">
          <w:rPr>
            <w:noProof/>
            <w:webHidden/>
          </w:rPr>
          <w:instrText xml:space="preserve"> PAGEREF _Toc455593511 \h </w:instrText>
        </w:r>
        <w:r w:rsidR="00B11068">
          <w:rPr>
            <w:noProof/>
            <w:webHidden/>
          </w:rPr>
        </w:r>
        <w:r w:rsidR="00B11068">
          <w:rPr>
            <w:noProof/>
            <w:webHidden/>
          </w:rPr>
          <w:fldChar w:fldCharType="separate"/>
        </w:r>
        <w:r w:rsidR="00833AB2">
          <w:rPr>
            <w:noProof/>
            <w:webHidden/>
          </w:rPr>
          <w:t>2</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512" w:history="1">
        <w:r w:rsidR="00833AB2" w:rsidRPr="00DA163C">
          <w:rPr>
            <w:rStyle w:val="Hyperlink"/>
            <w:rFonts w:ascii="Calibri" w:hAnsi="Calibri" w:cs="Calibri"/>
            <w:noProof/>
          </w:rPr>
          <w:t xml:space="preserve">Chapter 6: </w:t>
        </w:r>
        <w:r w:rsidR="00833AB2" w:rsidRPr="00DA163C">
          <w:rPr>
            <w:rStyle w:val="Hyperlink"/>
            <w:noProof/>
          </w:rPr>
          <w:t>Logging in to OptibusOnSchedule</w:t>
        </w:r>
        <w:r w:rsidR="00833AB2">
          <w:rPr>
            <w:noProof/>
            <w:webHidden/>
          </w:rPr>
          <w:tab/>
        </w:r>
        <w:r w:rsidR="00B11068">
          <w:rPr>
            <w:noProof/>
            <w:webHidden/>
          </w:rPr>
          <w:fldChar w:fldCharType="begin"/>
        </w:r>
        <w:r w:rsidR="00833AB2">
          <w:rPr>
            <w:noProof/>
            <w:webHidden/>
          </w:rPr>
          <w:instrText xml:space="preserve"> PAGEREF _Toc455593512 \h </w:instrText>
        </w:r>
        <w:r w:rsidR="00B11068">
          <w:rPr>
            <w:noProof/>
            <w:webHidden/>
          </w:rPr>
        </w:r>
        <w:r w:rsidR="00B11068">
          <w:rPr>
            <w:noProof/>
            <w:webHidden/>
          </w:rPr>
          <w:fldChar w:fldCharType="separate"/>
        </w:r>
        <w:r w:rsidR="00833AB2">
          <w:rPr>
            <w:noProof/>
            <w:webHidden/>
          </w:rPr>
          <w:t>3</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513" w:history="1">
        <w:r w:rsidR="00833AB2" w:rsidRPr="00DA163C">
          <w:rPr>
            <w:rStyle w:val="Hyperlink"/>
            <w:rFonts w:ascii="Calibri" w:hAnsi="Calibri" w:cs="Calibri"/>
            <w:noProof/>
          </w:rPr>
          <w:t xml:space="preserve">Chapter 7: </w:t>
        </w:r>
        <w:r w:rsidR="00833AB2" w:rsidRPr="00DA163C">
          <w:rPr>
            <w:rStyle w:val="Hyperlink"/>
            <w:noProof/>
          </w:rPr>
          <w:t>Datasets</w:t>
        </w:r>
        <w:r w:rsidR="00833AB2">
          <w:rPr>
            <w:noProof/>
            <w:webHidden/>
          </w:rPr>
          <w:tab/>
        </w:r>
        <w:r w:rsidR="00B11068">
          <w:rPr>
            <w:noProof/>
            <w:webHidden/>
          </w:rPr>
          <w:fldChar w:fldCharType="begin"/>
        </w:r>
        <w:r w:rsidR="00833AB2">
          <w:rPr>
            <w:noProof/>
            <w:webHidden/>
          </w:rPr>
          <w:instrText xml:space="preserve"> PAGEREF _Toc455593513 \h </w:instrText>
        </w:r>
        <w:r w:rsidR="00B11068">
          <w:rPr>
            <w:noProof/>
            <w:webHidden/>
          </w:rPr>
        </w:r>
        <w:r w:rsidR="00B11068">
          <w:rPr>
            <w:noProof/>
            <w:webHidden/>
          </w:rPr>
          <w:fldChar w:fldCharType="separate"/>
        </w:r>
        <w:r w:rsidR="00833AB2">
          <w:rPr>
            <w:noProof/>
            <w:webHidden/>
          </w:rPr>
          <w:t>4</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514" w:history="1">
        <w:r w:rsidR="00833AB2" w:rsidRPr="00DA163C">
          <w:rPr>
            <w:rStyle w:val="Hyperlink"/>
            <w:rFonts w:ascii="Calibri" w:hAnsi="Calibri" w:cs="Calibri"/>
            <w:noProof/>
          </w:rPr>
          <w:t xml:space="preserve">Chapter 8: </w:t>
        </w:r>
        <w:r w:rsidR="00833AB2" w:rsidRPr="00DA163C">
          <w:rPr>
            <w:rStyle w:val="Hyperlink"/>
            <w:noProof/>
          </w:rPr>
          <w:t> OnSchedule Main Window</w:t>
        </w:r>
        <w:r w:rsidR="00833AB2">
          <w:rPr>
            <w:noProof/>
            <w:webHidden/>
          </w:rPr>
          <w:tab/>
        </w:r>
        <w:r w:rsidR="00B11068">
          <w:rPr>
            <w:noProof/>
            <w:webHidden/>
          </w:rPr>
          <w:fldChar w:fldCharType="begin"/>
        </w:r>
        <w:r w:rsidR="00833AB2">
          <w:rPr>
            <w:noProof/>
            <w:webHidden/>
          </w:rPr>
          <w:instrText xml:space="preserve"> PAGEREF _Toc455593514 \h </w:instrText>
        </w:r>
        <w:r w:rsidR="00B11068">
          <w:rPr>
            <w:noProof/>
            <w:webHidden/>
          </w:rPr>
        </w:r>
        <w:r w:rsidR="00B11068">
          <w:rPr>
            <w:noProof/>
            <w:webHidden/>
          </w:rPr>
          <w:fldChar w:fldCharType="separate"/>
        </w:r>
        <w:r w:rsidR="00833AB2">
          <w:rPr>
            <w:noProof/>
            <w:webHidden/>
          </w:rPr>
          <w:t>5</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15" w:history="1">
        <w:r w:rsidR="00833AB2" w:rsidRPr="00DA163C">
          <w:rPr>
            <w:rStyle w:val="Hyperlink"/>
            <w:noProof/>
          </w:rPr>
          <w:t>Top Pane Tool Bar</w:t>
        </w:r>
        <w:r w:rsidR="00833AB2">
          <w:rPr>
            <w:noProof/>
            <w:webHidden/>
          </w:rPr>
          <w:tab/>
        </w:r>
        <w:r w:rsidR="00B11068">
          <w:rPr>
            <w:noProof/>
            <w:webHidden/>
          </w:rPr>
          <w:fldChar w:fldCharType="begin"/>
        </w:r>
        <w:r w:rsidR="00833AB2">
          <w:rPr>
            <w:noProof/>
            <w:webHidden/>
          </w:rPr>
          <w:instrText xml:space="preserve"> PAGEREF _Toc455593515 \h </w:instrText>
        </w:r>
        <w:r w:rsidR="00B11068">
          <w:rPr>
            <w:noProof/>
            <w:webHidden/>
          </w:rPr>
        </w:r>
        <w:r w:rsidR="00B11068">
          <w:rPr>
            <w:noProof/>
            <w:webHidden/>
          </w:rPr>
          <w:fldChar w:fldCharType="separate"/>
        </w:r>
        <w:r w:rsidR="00833AB2">
          <w:rPr>
            <w:noProof/>
            <w:webHidden/>
          </w:rPr>
          <w:t>5</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16" w:history="1">
        <w:r w:rsidR="00833AB2" w:rsidRPr="00DA163C">
          <w:rPr>
            <w:rStyle w:val="Hyperlink"/>
            <w:noProof/>
          </w:rPr>
          <w:t>The Context Menu</w:t>
        </w:r>
        <w:r w:rsidR="00833AB2">
          <w:rPr>
            <w:noProof/>
            <w:webHidden/>
          </w:rPr>
          <w:tab/>
        </w:r>
        <w:r w:rsidR="00B11068">
          <w:rPr>
            <w:noProof/>
            <w:webHidden/>
          </w:rPr>
          <w:fldChar w:fldCharType="begin"/>
        </w:r>
        <w:r w:rsidR="00833AB2">
          <w:rPr>
            <w:noProof/>
            <w:webHidden/>
          </w:rPr>
          <w:instrText xml:space="preserve"> PAGEREF _Toc455593516 \h </w:instrText>
        </w:r>
        <w:r w:rsidR="00B11068">
          <w:rPr>
            <w:noProof/>
            <w:webHidden/>
          </w:rPr>
        </w:r>
        <w:r w:rsidR="00B11068">
          <w:rPr>
            <w:noProof/>
            <w:webHidden/>
          </w:rPr>
          <w:fldChar w:fldCharType="separate"/>
        </w:r>
        <w:r w:rsidR="00833AB2">
          <w:rPr>
            <w:noProof/>
            <w:webHidden/>
          </w:rPr>
          <w:t>6</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17" w:history="1">
        <w:r w:rsidR="00833AB2" w:rsidRPr="00DA163C">
          <w:rPr>
            <w:rStyle w:val="Hyperlink"/>
            <w:noProof/>
          </w:rPr>
          <w:t>Schedule Updates</w:t>
        </w:r>
        <w:r w:rsidR="00833AB2">
          <w:rPr>
            <w:noProof/>
            <w:webHidden/>
          </w:rPr>
          <w:tab/>
        </w:r>
        <w:r w:rsidR="00B11068">
          <w:rPr>
            <w:noProof/>
            <w:webHidden/>
          </w:rPr>
          <w:fldChar w:fldCharType="begin"/>
        </w:r>
        <w:r w:rsidR="00833AB2">
          <w:rPr>
            <w:noProof/>
            <w:webHidden/>
          </w:rPr>
          <w:instrText xml:space="preserve"> PAGEREF _Toc455593517 \h </w:instrText>
        </w:r>
        <w:r w:rsidR="00B11068">
          <w:rPr>
            <w:noProof/>
            <w:webHidden/>
          </w:rPr>
        </w:r>
        <w:r w:rsidR="00B11068">
          <w:rPr>
            <w:noProof/>
            <w:webHidden/>
          </w:rPr>
          <w:fldChar w:fldCharType="separate"/>
        </w:r>
        <w:r w:rsidR="00833AB2">
          <w:rPr>
            <w:noProof/>
            <w:webHidden/>
          </w:rPr>
          <w:t>6</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18" w:history="1">
        <w:r w:rsidR="00833AB2" w:rsidRPr="00DA163C">
          <w:rPr>
            <w:rStyle w:val="Hyperlink"/>
            <w:noProof/>
          </w:rPr>
          <w:t>Export Schedules</w:t>
        </w:r>
        <w:r w:rsidR="00833AB2">
          <w:rPr>
            <w:noProof/>
            <w:webHidden/>
          </w:rPr>
          <w:tab/>
        </w:r>
        <w:r w:rsidR="00B11068">
          <w:rPr>
            <w:noProof/>
            <w:webHidden/>
          </w:rPr>
          <w:fldChar w:fldCharType="begin"/>
        </w:r>
        <w:r w:rsidR="00833AB2">
          <w:rPr>
            <w:noProof/>
            <w:webHidden/>
          </w:rPr>
          <w:instrText xml:space="preserve"> PAGEREF _Toc455593518 \h </w:instrText>
        </w:r>
        <w:r w:rsidR="00B11068">
          <w:rPr>
            <w:noProof/>
            <w:webHidden/>
          </w:rPr>
        </w:r>
        <w:r w:rsidR="00B11068">
          <w:rPr>
            <w:noProof/>
            <w:webHidden/>
          </w:rPr>
          <w:fldChar w:fldCharType="separate"/>
        </w:r>
        <w:r w:rsidR="00833AB2">
          <w:rPr>
            <w:noProof/>
            <w:webHidden/>
          </w:rPr>
          <w:t>6</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19" w:history="1">
        <w:r w:rsidR="00833AB2" w:rsidRPr="00DA163C">
          <w:rPr>
            <w:rStyle w:val="Hyperlink"/>
            <w:noProof/>
          </w:rPr>
          <w:t>Import Schedules</w:t>
        </w:r>
        <w:r w:rsidR="00833AB2">
          <w:rPr>
            <w:noProof/>
            <w:webHidden/>
          </w:rPr>
          <w:tab/>
        </w:r>
        <w:r w:rsidR="00B11068">
          <w:rPr>
            <w:noProof/>
            <w:webHidden/>
          </w:rPr>
          <w:fldChar w:fldCharType="begin"/>
        </w:r>
        <w:r w:rsidR="00833AB2">
          <w:rPr>
            <w:noProof/>
            <w:webHidden/>
          </w:rPr>
          <w:instrText xml:space="preserve"> PAGEREF _Toc455593519 \h </w:instrText>
        </w:r>
        <w:r w:rsidR="00B11068">
          <w:rPr>
            <w:noProof/>
            <w:webHidden/>
          </w:rPr>
        </w:r>
        <w:r w:rsidR="00B11068">
          <w:rPr>
            <w:noProof/>
            <w:webHidden/>
          </w:rPr>
          <w:fldChar w:fldCharType="separate"/>
        </w:r>
        <w:r w:rsidR="00833AB2">
          <w:rPr>
            <w:noProof/>
            <w:webHidden/>
          </w:rPr>
          <w:t>6</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20" w:history="1">
        <w:r w:rsidR="00833AB2" w:rsidRPr="00DA163C">
          <w:rPr>
            <w:rStyle w:val="Hyperlink"/>
            <w:noProof/>
          </w:rPr>
          <w:t>Preferences</w:t>
        </w:r>
        <w:r w:rsidR="00833AB2">
          <w:rPr>
            <w:noProof/>
            <w:webHidden/>
          </w:rPr>
          <w:tab/>
        </w:r>
        <w:r w:rsidR="00B11068">
          <w:rPr>
            <w:noProof/>
            <w:webHidden/>
          </w:rPr>
          <w:fldChar w:fldCharType="begin"/>
        </w:r>
        <w:r w:rsidR="00833AB2">
          <w:rPr>
            <w:noProof/>
            <w:webHidden/>
          </w:rPr>
          <w:instrText xml:space="preserve"> PAGEREF _Toc455593520 \h </w:instrText>
        </w:r>
        <w:r w:rsidR="00B11068">
          <w:rPr>
            <w:noProof/>
            <w:webHidden/>
          </w:rPr>
        </w:r>
        <w:r w:rsidR="00B11068">
          <w:rPr>
            <w:noProof/>
            <w:webHidden/>
          </w:rPr>
          <w:fldChar w:fldCharType="separate"/>
        </w:r>
        <w:r w:rsidR="00833AB2">
          <w:rPr>
            <w:noProof/>
            <w:webHidden/>
          </w:rPr>
          <w:t>6</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21" w:history="1">
        <w:r w:rsidR="00833AB2" w:rsidRPr="00DA163C">
          <w:rPr>
            <w:rStyle w:val="Hyperlink"/>
            <w:noProof/>
          </w:rPr>
          <w:t>Manual Scheduling</w:t>
        </w:r>
        <w:r w:rsidR="00833AB2">
          <w:rPr>
            <w:noProof/>
            <w:webHidden/>
          </w:rPr>
          <w:tab/>
        </w:r>
        <w:r w:rsidR="00B11068">
          <w:rPr>
            <w:noProof/>
            <w:webHidden/>
          </w:rPr>
          <w:fldChar w:fldCharType="begin"/>
        </w:r>
        <w:r w:rsidR="00833AB2">
          <w:rPr>
            <w:noProof/>
            <w:webHidden/>
          </w:rPr>
          <w:instrText xml:space="preserve"> PAGEREF _Toc455593521 \h </w:instrText>
        </w:r>
        <w:r w:rsidR="00B11068">
          <w:rPr>
            <w:noProof/>
            <w:webHidden/>
          </w:rPr>
        </w:r>
        <w:r w:rsidR="00B11068">
          <w:rPr>
            <w:noProof/>
            <w:webHidden/>
          </w:rPr>
          <w:fldChar w:fldCharType="separate"/>
        </w:r>
        <w:r w:rsidR="00833AB2">
          <w:rPr>
            <w:noProof/>
            <w:webHidden/>
          </w:rPr>
          <w:t>6</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22" w:history="1">
        <w:r w:rsidR="00833AB2" w:rsidRPr="00DA163C">
          <w:rPr>
            <w:rStyle w:val="Hyperlink"/>
            <w:noProof/>
          </w:rPr>
          <w:t>Select a Day Within Current Week</w:t>
        </w:r>
        <w:r w:rsidR="00833AB2">
          <w:rPr>
            <w:noProof/>
            <w:webHidden/>
          </w:rPr>
          <w:tab/>
        </w:r>
        <w:r w:rsidR="00B11068">
          <w:rPr>
            <w:noProof/>
            <w:webHidden/>
          </w:rPr>
          <w:fldChar w:fldCharType="begin"/>
        </w:r>
        <w:r w:rsidR="00833AB2">
          <w:rPr>
            <w:noProof/>
            <w:webHidden/>
          </w:rPr>
          <w:instrText xml:space="preserve"> PAGEREF _Toc455593522 \h </w:instrText>
        </w:r>
        <w:r w:rsidR="00B11068">
          <w:rPr>
            <w:noProof/>
            <w:webHidden/>
          </w:rPr>
        </w:r>
        <w:r w:rsidR="00B11068">
          <w:rPr>
            <w:noProof/>
            <w:webHidden/>
          </w:rPr>
          <w:fldChar w:fldCharType="separate"/>
        </w:r>
        <w:r w:rsidR="00833AB2">
          <w:rPr>
            <w:noProof/>
            <w:webHidden/>
          </w:rPr>
          <w:t>7</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23" w:history="1">
        <w:r w:rsidR="00833AB2" w:rsidRPr="00DA163C">
          <w:rPr>
            <w:rStyle w:val="Hyperlink"/>
            <w:noProof/>
          </w:rPr>
          <w:t>Switch Between Vehicle and Driver Schedules</w:t>
        </w:r>
        <w:r w:rsidR="00833AB2">
          <w:rPr>
            <w:noProof/>
            <w:webHidden/>
          </w:rPr>
          <w:tab/>
        </w:r>
        <w:r w:rsidR="00B11068">
          <w:rPr>
            <w:noProof/>
            <w:webHidden/>
          </w:rPr>
          <w:fldChar w:fldCharType="begin"/>
        </w:r>
        <w:r w:rsidR="00833AB2">
          <w:rPr>
            <w:noProof/>
            <w:webHidden/>
          </w:rPr>
          <w:instrText xml:space="preserve"> PAGEREF _Toc455593523 \h </w:instrText>
        </w:r>
        <w:r w:rsidR="00B11068">
          <w:rPr>
            <w:noProof/>
            <w:webHidden/>
          </w:rPr>
        </w:r>
        <w:r w:rsidR="00B11068">
          <w:rPr>
            <w:noProof/>
            <w:webHidden/>
          </w:rPr>
          <w:fldChar w:fldCharType="separate"/>
        </w:r>
        <w:r w:rsidR="00833AB2">
          <w:rPr>
            <w:noProof/>
            <w:webHidden/>
          </w:rPr>
          <w:t>7</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24" w:history="1">
        <w:r w:rsidR="00833AB2" w:rsidRPr="00DA163C">
          <w:rPr>
            <w:rStyle w:val="Hyperlink"/>
            <w:noProof/>
          </w:rPr>
          <w:t>Optimization Tool Bar</w:t>
        </w:r>
        <w:r w:rsidR="00833AB2">
          <w:rPr>
            <w:noProof/>
            <w:webHidden/>
          </w:rPr>
          <w:tab/>
        </w:r>
        <w:r w:rsidR="00B11068">
          <w:rPr>
            <w:noProof/>
            <w:webHidden/>
          </w:rPr>
          <w:fldChar w:fldCharType="begin"/>
        </w:r>
        <w:r w:rsidR="00833AB2">
          <w:rPr>
            <w:noProof/>
            <w:webHidden/>
          </w:rPr>
          <w:instrText xml:space="preserve"> PAGEREF _Toc455593524 \h </w:instrText>
        </w:r>
        <w:r w:rsidR="00B11068">
          <w:rPr>
            <w:noProof/>
            <w:webHidden/>
          </w:rPr>
        </w:r>
        <w:r w:rsidR="00B11068">
          <w:rPr>
            <w:noProof/>
            <w:webHidden/>
          </w:rPr>
          <w:fldChar w:fldCharType="separate"/>
        </w:r>
        <w:r w:rsidR="00833AB2">
          <w:rPr>
            <w:noProof/>
            <w:webHidden/>
          </w:rPr>
          <w:t>7</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25" w:history="1">
        <w:r w:rsidR="00833AB2" w:rsidRPr="00DA163C">
          <w:rPr>
            <w:rStyle w:val="Hyperlink"/>
            <w:noProof/>
          </w:rPr>
          <w:t>The Key Performance indicators (KPI) Window</w:t>
        </w:r>
        <w:r w:rsidR="00833AB2">
          <w:rPr>
            <w:noProof/>
            <w:webHidden/>
          </w:rPr>
          <w:tab/>
        </w:r>
        <w:r w:rsidR="00B11068">
          <w:rPr>
            <w:noProof/>
            <w:webHidden/>
          </w:rPr>
          <w:fldChar w:fldCharType="begin"/>
        </w:r>
        <w:r w:rsidR="00833AB2">
          <w:rPr>
            <w:noProof/>
            <w:webHidden/>
          </w:rPr>
          <w:instrText xml:space="preserve"> PAGEREF _Toc455593525 \h </w:instrText>
        </w:r>
        <w:r w:rsidR="00B11068">
          <w:rPr>
            <w:noProof/>
            <w:webHidden/>
          </w:rPr>
        </w:r>
        <w:r w:rsidR="00B11068">
          <w:rPr>
            <w:noProof/>
            <w:webHidden/>
          </w:rPr>
          <w:fldChar w:fldCharType="separate"/>
        </w:r>
        <w:r w:rsidR="00833AB2">
          <w:rPr>
            <w:noProof/>
            <w:webHidden/>
          </w:rPr>
          <w:t>8</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26" w:history="1">
        <w:r w:rsidR="00833AB2" w:rsidRPr="00DA163C">
          <w:rPr>
            <w:rStyle w:val="Hyperlink"/>
            <w:noProof/>
          </w:rPr>
          <w:t>KPI Window Overview</w:t>
        </w:r>
        <w:r w:rsidR="00833AB2">
          <w:rPr>
            <w:noProof/>
            <w:webHidden/>
          </w:rPr>
          <w:tab/>
        </w:r>
        <w:r w:rsidR="00B11068">
          <w:rPr>
            <w:noProof/>
            <w:webHidden/>
          </w:rPr>
          <w:fldChar w:fldCharType="begin"/>
        </w:r>
        <w:r w:rsidR="00833AB2">
          <w:rPr>
            <w:noProof/>
            <w:webHidden/>
          </w:rPr>
          <w:instrText xml:space="preserve"> PAGEREF _Toc455593526 \h </w:instrText>
        </w:r>
        <w:r w:rsidR="00B11068">
          <w:rPr>
            <w:noProof/>
            <w:webHidden/>
          </w:rPr>
        </w:r>
        <w:r w:rsidR="00B11068">
          <w:rPr>
            <w:noProof/>
            <w:webHidden/>
          </w:rPr>
          <w:fldChar w:fldCharType="separate"/>
        </w:r>
        <w:r w:rsidR="00833AB2">
          <w:rPr>
            <w:noProof/>
            <w:webHidden/>
          </w:rPr>
          <w:t>8</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27" w:history="1">
        <w:r w:rsidR="00833AB2" w:rsidRPr="00DA163C">
          <w:rPr>
            <w:rStyle w:val="Hyperlink"/>
            <w:noProof/>
          </w:rPr>
          <w:t>Indicator Details</w:t>
        </w:r>
        <w:r w:rsidR="00833AB2">
          <w:rPr>
            <w:noProof/>
            <w:webHidden/>
          </w:rPr>
          <w:tab/>
        </w:r>
        <w:r w:rsidR="00B11068">
          <w:rPr>
            <w:noProof/>
            <w:webHidden/>
          </w:rPr>
          <w:fldChar w:fldCharType="begin"/>
        </w:r>
        <w:r w:rsidR="00833AB2">
          <w:rPr>
            <w:noProof/>
            <w:webHidden/>
          </w:rPr>
          <w:instrText xml:space="preserve"> PAGEREF _Toc455593527 \h </w:instrText>
        </w:r>
        <w:r w:rsidR="00B11068">
          <w:rPr>
            <w:noProof/>
            <w:webHidden/>
          </w:rPr>
        </w:r>
        <w:r w:rsidR="00B11068">
          <w:rPr>
            <w:noProof/>
            <w:webHidden/>
          </w:rPr>
          <w:fldChar w:fldCharType="separate"/>
        </w:r>
        <w:r w:rsidR="00833AB2">
          <w:rPr>
            <w:noProof/>
            <w:webHidden/>
          </w:rPr>
          <w:t>8</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28" w:history="1">
        <w:r w:rsidR="00833AB2" w:rsidRPr="00DA163C">
          <w:rPr>
            <w:rStyle w:val="Hyperlink"/>
            <w:noProof/>
          </w:rPr>
          <w:t>Driver Duty Histograms</w:t>
        </w:r>
        <w:r w:rsidR="00833AB2">
          <w:rPr>
            <w:noProof/>
            <w:webHidden/>
          </w:rPr>
          <w:tab/>
        </w:r>
        <w:r w:rsidR="00B11068">
          <w:rPr>
            <w:noProof/>
            <w:webHidden/>
          </w:rPr>
          <w:fldChar w:fldCharType="begin"/>
        </w:r>
        <w:r w:rsidR="00833AB2">
          <w:rPr>
            <w:noProof/>
            <w:webHidden/>
          </w:rPr>
          <w:instrText xml:space="preserve"> PAGEREF _Toc455593528 \h </w:instrText>
        </w:r>
        <w:r w:rsidR="00B11068">
          <w:rPr>
            <w:noProof/>
            <w:webHidden/>
          </w:rPr>
        </w:r>
        <w:r w:rsidR="00B11068">
          <w:rPr>
            <w:noProof/>
            <w:webHidden/>
          </w:rPr>
          <w:fldChar w:fldCharType="separate"/>
        </w:r>
        <w:r w:rsidR="00833AB2">
          <w:rPr>
            <w:noProof/>
            <w:webHidden/>
          </w:rPr>
          <w:t>10</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29" w:history="1">
        <w:r w:rsidR="00833AB2" w:rsidRPr="00DA163C">
          <w:rPr>
            <w:rStyle w:val="Hyperlink"/>
            <w:noProof/>
          </w:rPr>
          <w:t>Distribution of Driver Duties by Duty Type</w:t>
        </w:r>
        <w:r w:rsidR="00833AB2">
          <w:rPr>
            <w:noProof/>
            <w:webHidden/>
          </w:rPr>
          <w:tab/>
        </w:r>
        <w:r w:rsidR="00B11068">
          <w:rPr>
            <w:noProof/>
            <w:webHidden/>
          </w:rPr>
          <w:fldChar w:fldCharType="begin"/>
        </w:r>
        <w:r w:rsidR="00833AB2">
          <w:rPr>
            <w:noProof/>
            <w:webHidden/>
          </w:rPr>
          <w:instrText xml:space="preserve"> PAGEREF _Toc455593529 \h </w:instrText>
        </w:r>
        <w:r w:rsidR="00B11068">
          <w:rPr>
            <w:noProof/>
            <w:webHidden/>
          </w:rPr>
        </w:r>
        <w:r w:rsidR="00B11068">
          <w:rPr>
            <w:noProof/>
            <w:webHidden/>
          </w:rPr>
          <w:fldChar w:fldCharType="separate"/>
        </w:r>
        <w:r w:rsidR="00833AB2">
          <w:rPr>
            <w:noProof/>
            <w:webHidden/>
          </w:rPr>
          <w:t>10</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30" w:history="1">
        <w:r w:rsidR="00833AB2" w:rsidRPr="00DA163C">
          <w:rPr>
            <w:rStyle w:val="Hyperlink"/>
            <w:noProof/>
          </w:rPr>
          <w:t>Distribution of Driver Duties by Duty Paid Time</w:t>
        </w:r>
        <w:r w:rsidR="00833AB2">
          <w:rPr>
            <w:noProof/>
            <w:webHidden/>
          </w:rPr>
          <w:tab/>
        </w:r>
        <w:r w:rsidR="00B11068">
          <w:rPr>
            <w:noProof/>
            <w:webHidden/>
          </w:rPr>
          <w:fldChar w:fldCharType="begin"/>
        </w:r>
        <w:r w:rsidR="00833AB2">
          <w:rPr>
            <w:noProof/>
            <w:webHidden/>
          </w:rPr>
          <w:instrText xml:space="preserve"> PAGEREF _Toc455593530 \h </w:instrText>
        </w:r>
        <w:r w:rsidR="00B11068">
          <w:rPr>
            <w:noProof/>
            <w:webHidden/>
          </w:rPr>
        </w:r>
        <w:r w:rsidR="00B11068">
          <w:rPr>
            <w:noProof/>
            <w:webHidden/>
          </w:rPr>
          <w:fldChar w:fldCharType="separate"/>
        </w:r>
        <w:r w:rsidR="00833AB2">
          <w:rPr>
            <w:noProof/>
            <w:webHidden/>
          </w:rPr>
          <w:t>11</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31" w:history="1">
        <w:r w:rsidR="00833AB2" w:rsidRPr="00DA163C">
          <w:rPr>
            <w:rStyle w:val="Hyperlink"/>
            <w:noProof/>
          </w:rPr>
          <w:t>Distribution of Driver Duties Across Vehicle Type</w:t>
        </w:r>
        <w:r w:rsidR="00833AB2">
          <w:rPr>
            <w:noProof/>
            <w:webHidden/>
          </w:rPr>
          <w:tab/>
        </w:r>
        <w:r w:rsidR="00B11068">
          <w:rPr>
            <w:noProof/>
            <w:webHidden/>
          </w:rPr>
          <w:fldChar w:fldCharType="begin"/>
        </w:r>
        <w:r w:rsidR="00833AB2">
          <w:rPr>
            <w:noProof/>
            <w:webHidden/>
          </w:rPr>
          <w:instrText xml:space="preserve"> PAGEREF _Toc455593531 \h </w:instrText>
        </w:r>
        <w:r w:rsidR="00B11068">
          <w:rPr>
            <w:noProof/>
            <w:webHidden/>
          </w:rPr>
        </w:r>
        <w:r w:rsidR="00B11068">
          <w:rPr>
            <w:noProof/>
            <w:webHidden/>
          </w:rPr>
          <w:fldChar w:fldCharType="separate"/>
        </w:r>
        <w:r w:rsidR="00833AB2">
          <w:rPr>
            <w:noProof/>
            <w:webHidden/>
          </w:rPr>
          <w:t>11</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32" w:history="1">
        <w:r w:rsidR="00833AB2" w:rsidRPr="00DA163C">
          <w:rPr>
            <w:rStyle w:val="Hyperlink"/>
            <w:noProof/>
          </w:rPr>
          <w:t>Vehicle Gantt</w:t>
        </w:r>
        <w:r w:rsidR="00833AB2">
          <w:rPr>
            <w:noProof/>
            <w:webHidden/>
          </w:rPr>
          <w:tab/>
        </w:r>
        <w:r w:rsidR="00B11068">
          <w:rPr>
            <w:noProof/>
            <w:webHidden/>
          </w:rPr>
          <w:fldChar w:fldCharType="begin"/>
        </w:r>
        <w:r w:rsidR="00833AB2">
          <w:rPr>
            <w:noProof/>
            <w:webHidden/>
          </w:rPr>
          <w:instrText xml:space="preserve"> PAGEREF _Toc455593532 \h </w:instrText>
        </w:r>
        <w:r w:rsidR="00B11068">
          <w:rPr>
            <w:noProof/>
            <w:webHidden/>
          </w:rPr>
        </w:r>
        <w:r w:rsidR="00B11068">
          <w:rPr>
            <w:noProof/>
            <w:webHidden/>
          </w:rPr>
          <w:fldChar w:fldCharType="separate"/>
        </w:r>
        <w:r w:rsidR="00833AB2">
          <w:rPr>
            <w:noProof/>
            <w:webHidden/>
          </w:rPr>
          <w:t>12</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33" w:history="1">
        <w:r w:rsidR="00833AB2" w:rsidRPr="00DA163C">
          <w:rPr>
            <w:rStyle w:val="Hyperlink"/>
            <w:noProof/>
          </w:rPr>
          <w:t>Vehicle Gantt Overview</w:t>
        </w:r>
        <w:r w:rsidR="00833AB2">
          <w:rPr>
            <w:noProof/>
            <w:webHidden/>
          </w:rPr>
          <w:tab/>
        </w:r>
        <w:r w:rsidR="00B11068">
          <w:rPr>
            <w:noProof/>
            <w:webHidden/>
          </w:rPr>
          <w:fldChar w:fldCharType="begin"/>
        </w:r>
        <w:r w:rsidR="00833AB2">
          <w:rPr>
            <w:noProof/>
            <w:webHidden/>
          </w:rPr>
          <w:instrText xml:space="preserve"> PAGEREF _Toc455593533 \h </w:instrText>
        </w:r>
        <w:r w:rsidR="00B11068">
          <w:rPr>
            <w:noProof/>
            <w:webHidden/>
          </w:rPr>
        </w:r>
        <w:r w:rsidR="00B11068">
          <w:rPr>
            <w:noProof/>
            <w:webHidden/>
          </w:rPr>
          <w:fldChar w:fldCharType="separate"/>
        </w:r>
        <w:r w:rsidR="00833AB2">
          <w:rPr>
            <w:noProof/>
            <w:webHidden/>
          </w:rPr>
          <w:t>12</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34" w:history="1">
        <w:r w:rsidR="00833AB2" w:rsidRPr="00DA163C">
          <w:rPr>
            <w:rStyle w:val="Hyperlink"/>
            <w:noProof/>
          </w:rPr>
          <w:t>The Vehicle Gantt in Detail</w:t>
        </w:r>
        <w:r w:rsidR="00833AB2">
          <w:rPr>
            <w:noProof/>
            <w:webHidden/>
          </w:rPr>
          <w:tab/>
        </w:r>
        <w:r w:rsidR="00B11068">
          <w:rPr>
            <w:noProof/>
            <w:webHidden/>
          </w:rPr>
          <w:fldChar w:fldCharType="begin"/>
        </w:r>
        <w:r w:rsidR="00833AB2">
          <w:rPr>
            <w:noProof/>
            <w:webHidden/>
          </w:rPr>
          <w:instrText xml:space="preserve"> PAGEREF _Toc455593534 \h </w:instrText>
        </w:r>
        <w:r w:rsidR="00B11068">
          <w:rPr>
            <w:noProof/>
            <w:webHidden/>
          </w:rPr>
        </w:r>
        <w:r w:rsidR="00B11068">
          <w:rPr>
            <w:noProof/>
            <w:webHidden/>
          </w:rPr>
          <w:fldChar w:fldCharType="separate"/>
        </w:r>
        <w:r w:rsidR="00833AB2">
          <w:rPr>
            <w:noProof/>
            <w:webHidden/>
          </w:rPr>
          <w:t>17</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35" w:history="1">
        <w:r w:rsidR="00833AB2" w:rsidRPr="00DA163C">
          <w:rPr>
            <w:rStyle w:val="Hyperlink"/>
            <w:noProof/>
          </w:rPr>
          <w:t>Workday Overview for a Vehicle</w:t>
        </w:r>
        <w:r w:rsidR="00833AB2">
          <w:rPr>
            <w:noProof/>
            <w:webHidden/>
          </w:rPr>
          <w:tab/>
        </w:r>
        <w:r w:rsidR="00B11068">
          <w:rPr>
            <w:noProof/>
            <w:webHidden/>
          </w:rPr>
          <w:fldChar w:fldCharType="begin"/>
        </w:r>
        <w:r w:rsidR="00833AB2">
          <w:rPr>
            <w:noProof/>
            <w:webHidden/>
          </w:rPr>
          <w:instrText xml:space="preserve"> PAGEREF _Toc455593535 \h </w:instrText>
        </w:r>
        <w:r w:rsidR="00B11068">
          <w:rPr>
            <w:noProof/>
            <w:webHidden/>
          </w:rPr>
        </w:r>
        <w:r w:rsidR="00B11068">
          <w:rPr>
            <w:noProof/>
            <w:webHidden/>
          </w:rPr>
          <w:fldChar w:fldCharType="separate"/>
        </w:r>
        <w:r w:rsidR="00833AB2">
          <w:rPr>
            <w:noProof/>
            <w:webHidden/>
          </w:rPr>
          <w:t>17</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36" w:history="1">
        <w:r w:rsidR="00833AB2" w:rsidRPr="00DA163C">
          <w:rPr>
            <w:rStyle w:val="Hyperlink"/>
            <w:noProof/>
          </w:rPr>
          <w:t>Service trip</w:t>
        </w:r>
        <w:r w:rsidR="00833AB2">
          <w:rPr>
            <w:noProof/>
            <w:webHidden/>
          </w:rPr>
          <w:tab/>
        </w:r>
        <w:r w:rsidR="00B11068">
          <w:rPr>
            <w:noProof/>
            <w:webHidden/>
          </w:rPr>
          <w:fldChar w:fldCharType="begin"/>
        </w:r>
        <w:r w:rsidR="00833AB2">
          <w:rPr>
            <w:noProof/>
            <w:webHidden/>
          </w:rPr>
          <w:instrText xml:space="preserve"> PAGEREF _Toc455593536 \h </w:instrText>
        </w:r>
        <w:r w:rsidR="00B11068">
          <w:rPr>
            <w:noProof/>
            <w:webHidden/>
          </w:rPr>
        </w:r>
        <w:r w:rsidR="00B11068">
          <w:rPr>
            <w:noProof/>
            <w:webHidden/>
          </w:rPr>
          <w:fldChar w:fldCharType="separate"/>
        </w:r>
        <w:r w:rsidR="00833AB2">
          <w:rPr>
            <w:noProof/>
            <w:webHidden/>
          </w:rPr>
          <w:t>19</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37" w:history="1">
        <w:r w:rsidR="00833AB2" w:rsidRPr="00DA163C">
          <w:rPr>
            <w:rStyle w:val="Hyperlink"/>
            <w:noProof/>
          </w:rPr>
          <w:t>Deadhead</w:t>
        </w:r>
        <w:r w:rsidR="00833AB2">
          <w:rPr>
            <w:noProof/>
            <w:webHidden/>
          </w:rPr>
          <w:tab/>
        </w:r>
        <w:r w:rsidR="00B11068">
          <w:rPr>
            <w:noProof/>
            <w:webHidden/>
          </w:rPr>
          <w:fldChar w:fldCharType="begin"/>
        </w:r>
        <w:r w:rsidR="00833AB2">
          <w:rPr>
            <w:noProof/>
            <w:webHidden/>
          </w:rPr>
          <w:instrText xml:space="preserve"> PAGEREF _Toc455593537 \h </w:instrText>
        </w:r>
        <w:r w:rsidR="00B11068">
          <w:rPr>
            <w:noProof/>
            <w:webHidden/>
          </w:rPr>
        </w:r>
        <w:r w:rsidR="00B11068">
          <w:rPr>
            <w:noProof/>
            <w:webHidden/>
          </w:rPr>
          <w:fldChar w:fldCharType="separate"/>
        </w:r>
        <w:r w:rsidR="00833AB2">
          <w:rPr>
            <w:noProof/>
            <w:webHidden/>
          </w:rPr>
          <w:t>20</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38" w:history="1">
        <w:r w:rsidR="00833AB2" w:rsidRPr="00DA163C">
          <w:rPr>
            <w:rStyle w:val="Hyperlink"/>
            <w:noProof/>
          </w:rPr>
          <w:t>Pull out</w:t>
        </w:r>
        <w:r w:rsidR="00833AB2">
          <w:rPr>
            <w:noProof/>
            <w:webHidden/>
          </w:rPr>
          <w:tab/>
        </w:r>
        <w:r w:rsidR="00B11068">
          <w:rPr>
            <w:noProof/>
            <w:webHidden/>
          </w:rPr>
          <w:fldChar w:fldCharType="begin"/>
        </w:r>
        <w:r w:rsidR="00833AB2">
          <w:rPr>
            <w:noProof/>
            <w:webHidden/>
          </w:rPr>
          <w:instrText xml:space="preserve"> PAGEREF _Toc455593538 \h </w:instrText>
        </w:r>
        <w:r w:rsidR="00B11068">
          <w:rPr>
            <w:noProof/>
            <w:webHidden/>
          </w:rPr>
        </w:r>
        <w:r w:rsidR="00B11068">
          <w:rPr>
            <w:noProof/>
            <w:webHidden/>
          </w:rPr>
          <w:fldChar w:fldCharType="separate"/>
        </w:r>
        <w:r w:rsidR="00833AB2">
          <w:rPr>
            <w:noProof/>
            <w:webHidden/>
          </w:rPr>
          <w:t>21</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39" w:history="1">
        <w:r w:rsidR="00833AB2" w:rsidRPr="00DA163C">
          <w:rPr>
            <w:rStyle w:val="Hyperlink"/>
            <w:noProof/>
          </w:rPr>
          <w:t>Pull in</w:t>
        </w:r>
        <w:r w:rsidR="00833AB2">
          <w:rPr>
            <w:noProof/>
            <w:webHidden/>
          </w:rPr>
          <w:tab/>
        </w:r>
        <w:r w:rsidR="00B11068">
          <w:rPr>
            <w:noProof/>
            <w:webHidden/>
          </w:rPr>
          <w:fldChar w:fldCharType="begin"/>
        </w:r>
        <w:r w:rsidR="00833AB2">
          <w:rPr>
            <w:noProof/>
            <w:webHidden/>
          </w:rPr>
          <w:instrText xml:space="preserve"> PAGEREF _Toc455593539 \h </w:instrText>
        </w:r>
        <w:r w:rsidR="00B11068">
          <w:rPr>
            <w:noProof/>
            <w:webHidden/>
          </w:rPr>
        </w:r>
        <w:r w:rsidR="00B11068">
          <w:rPr>
            <w:noProof/>
            <w:webHidden/>
          </w:rPr>
          <w:fldChar w:fldCharType="separate"/>
        </w:r>
        <w:r w:rsidR="00833AB2">
          <w:rPr>
            <w:noProof/>
            <w:webHidden/>
          </w:rPr>
          <w:t>22</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40" w:history="1">
        <w:r w:rsidR="00833AB2" w:rsidRPr="00DA163C">
          <w:rPr>
            <w:rStyle w:val="Hyperlink"/>
            <w:noProof/>
          </w:rPr>
          <w:t>Pre-trip</w:t>
        </w:r>
        <w:r w:rsidR="00833AB2">
          <w:rPr>
            <w:noProof/>
            <w:webHidden/>
          </w:rPr>
          <w:tab/>
        </w:r>
        <w:r w:rsidR="00B11068">
          <w:rPr>
            <w:noProof/>
            <w:webHidden/>
          </w:rPr>
          <w:fldChar w:fldCharType="begin"/>
        </w:r>
        <w:r w:rsidR="00833AB2">
          <w:rPr>
            <w:noProof/>
            <w:webHidden/>
          </w:rPr>
          <w:instrText xml:space="preserve"> PAGEREF _Toc455593540 \h </w:instrText>
        </w:r>
        <w:r w:rsidR="00B11068">
          <w:rPr>
            <w:noProof/>
            <w:webHidden/>
          </w:rPr>
        </w:r>
        <w:r w:rsidR="00B11068">
          <w:rPr>
            <w:noProof/>
            <w:webHidden/>
          </w:rPr>
          <w:fldChar w:fldCharType="separate"/>
        </w:r>
        <w:r w:rsidR="00833AB2">
          <w:rPr>
            <w:noProof/>
            <w:webHidden/>
          </w:rPr>
          <w:t>22</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41" w:history="1">
        <w:r w:rsidR="00833AB2" w:rsidRPr="00DA163C">
          <w:rPr>
            <w:rStyle w:val="Hyperlink"/>
            <w:noProof/>
          </w:rPr>
          <w:t>Post-trip</w:t>
        </w:r>
        <w:r w:rsidR="00833AB2">
          <w:rPr>
            <w:noProof/>
            <w:webHidden/>
          </w:rPr>
          <w:tab/>
        </w:r>
        <w:r w:rsidR="00B11068">
          <w:rPr>
            <w:noProof/>
            <w:webHidden/>
          </w:rPr>
          <w:fldChar w:fldCharType="begin"/>
        </w:r>
        <w:r w:rsidR="00833AB2">
          <w:rPr>
            <w:noProof/>
            <w:webHidden/>
          </w:rPr>
          <w:instrText xml:space="preserve"> PAGEREF _Toc455593541 \h </w:instrText>
        </w:r>
        <w:r w:rsidR="00B11068">
          <w:rPr>
            <w:noProof/>
            <w:webHidden/>
          </w:rPr>
        </w:r>
        <w:r w:rsidR="00B11068">
          <w:rPr>
            <w:noProof/>
            <w:webHidden/>
          </w:rPr>
          <w:fldChar w:fldCharType="separate"/>
        </w:r>
        <w:r w:rsidR="00833AB2">
          <w:rPr>
            <w:noProof/>
            <w:webHidden/>
          </w:rPr>
          <w:t>23</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42" w:history="1">
        <w:r w:rsidR="00833AB2" w:rsidRPr="00DA163C">
          <w:rPr>
            <w:rStyle w:val="Hyperlink"/>
            <w:noProof/>
          </w:rPr>
          <w:t>Sorting the Vehicle Gantt</w:t>
        </w:r>
        <w:r w:rsidR="00833AB2">
          <w:rPr>
            <w:noProof/>
            <w:webHidden/>
          </w:rPr>
          <w:tab/>
        </w:r>
        <w:r w:rsidR="00B11068">
          <w:rPr>
            <w:noProof/>
            <w:webHidden/>
          </w:rPr>
          <w:fldChar w:fldCharType="begin"/>
        </w:r>
        <w:r w:rsidR="00833AB2">
          <w:rPr>
            <w:noProof/>
            <w:webHidden/>
          </w:rPr>
          <w:instrText xml:space="preserve"> PAGEREF _Toc455593542 \h </w:instrText>
        </w:r>
        <w:r w:rsidR="00B11068">
          <w:rPr>
            <w:noProof/>
            <w:webHidden/>
          </w:rPr>
        </w:r>
        <w:r w:rsidR="00B11068">
          <w:rPr>
            <w:noProof/>
            <w:webHidden/>
          </w:rPr>
          <w:fldChar w:fldCharType="separate"/>
        </w:r>
        <w:r w:rsidR="00833AB2">
          <w:rPr>
            <w:noProof/>
            <w:webHidden/>
          </w:rPr>
          <w:t>24</w:t>
        </w:r>
        <w:r w:rsidR="00B11068">
          <w:rPr>
            <w:noProof/>
            <w:webHidden/>
          </w:rPr>
          <w:fldChar w:fldCharType="end"/>
        </w:r>
      </w:hyperlink>
    </w:p>
    <w:p w:rsidR="00833AB2" w:rsidRPr="0004617B" w:rsidRDefault="00CF50A4">
      <w:pPr>
        <w:pStyle w:val="TOC2"/>
        <w:rPr>
          <w:rFonts w:ascii="Calibri" w:eastAsia="Times New Roman" w:hAnsi="Calibri" w:cs="Arial"/>
          <w:noProof/>
          <w:color w:val="auto"/>
          <w:sz w:val="22"/>
          <w:szCs w:val="22"/>
        </w:rPr>
      </w:pPr>
      <w:hyperlink w:anchor="_Toc455593543" w:history="1">
        <w:r w:rsidR="00833AB2" w:rsidRPr="00DA163C">
          <w:rPr>
            <w:rStyle w:val="Hyperlink"/>
            <w:noProof/>
          </w:rPr>
          <w:t>Driver Gantt</w:t>
        </w:r>
        <w:r w:rsidR="00833AB2">
          <w:rPr>
            <w:noProof/>
            <w:webHidden/>
          </w:rPr>
          <w:tab/>
        </w:r>
        <w:r w:rsidR="00B11068">
          <w:rPr>
            <w:noProof/>
            <w:webHidden/>
          </w:rPr>
          <w:fldChar w:fldCharType="begin"/>
        </w:r>
        <w:r w:rsidR="00833AB2">
          <w:rPr>
            <w:noProof/>
            <w:webHidden/>
          </w:rPr>
          <w:instrText xml:space="preserve"> PAGEREF _Toc455593543 \h </w:instrText>
        </w:r>
        <w:r w:rsidR="00B11068">
          <w:rPr>
            <w:noProof/>
            <w:webHidden/>
          </w:rPr>
        </w:r>
        <w:r w:rsidR="00B11068">
          <w:rPr>
            <w:noProof/>
            <w:webHidden/>
          </w:rPr>
          <w:fldChar w:fldCharType="separate"/>
        </w:r>
        <w:r w:rsidR="00833AB2">
          <w:rPr>
            <w:noProof/>
            <w:webHidden/>
          </w:rPr>
          <w:t>25</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44" w:history="1">
        <w:r w:rsidR="00833AB2" w:rsidRPr="00DA163C">
          <w:rPr>
            <w:rStyle w:val="Hyperlink"/>
            <w:noProof/>
          </w:rPr>
          <w:t>Driver Gantt Overview</w:t>
        </w:r>
        <w:r w:rsidR="00833AB2">
          <w:rPr>
            <w:noProof/>
            <w:webHidden/>
          </w:rPr>
          <w:tab/>
        </w:r>
        <w:r w:rsidR="00B11068">
          <w:rPr>
            <w:noProof/>
            <w:webHidden/>
          </w:rPr>
          <w:fldChar w:fldCharType="begin"/>
        </w:r>
        <w:r w:rsidR="00833AB2">
          <w:rPr>
            <w:noProof/>
            <w:webHidden/>
          </w:rPr>
          <w:instrText xml:space="preserve"> PAGEREF _Toc455593544 \h </w:instrText>
        </w:r>
        <w:r w:rsidR="00B11068">
          <w:rPr>
            <w:noProof/>
            <w:webHidden/>
          </w:rPr>
        </w:r>
        <w:r w:rsidR="00B11068">
          <w:rPr>
            <w:noProof/>
            <w:webHidden/>
          </w:rPr>
          <w:fldChar w:fldCharType="separate"/>
        </w:r>
        <w:r w:rsidR="00833AB2">
          <w:rPr>
            <w:noProof/>
            <w:webHidden/>
          </w:rPr>
          <w:t>25</w:t>
        </w:r>
        <w:r w:rsidR="00B11068">
          <w:rPr>
            <w:noProof/>
            <w:webHidden/>
          </w:rPr>
          <w:fldChar w:fldCharType="end"/>
        </w:r>
      </w:hyperlink>
    </w:p>
    <w:p w:rsidR="00833AB2" w:rsidRPr="0004617B" w:rsidRDefault="00CF50A4">
      <w:pPr>
        <w:pStyle w:val="TOC3"/>
        <w:rPr>
          <w:rFonts w:ascii="Calibri" w:eastAsia="Times New Roman" w:hAnsi="Calibri" w:cs="Arial"/>
          <w:noProof/>
          <w:color w:val="auto"/>
          <w:sz w:val="22"/>
          <w:szCs w:val="22"/>
        </w:rPr>
      </w:pPr>
      <w:hyperlink w:anchor="_Toc455593545" w:history="1">
        <w:r w:rsidR="00833AB2" w:rsidRPr="00DA163C">
          <w:rPr>
            <w:rStyle w:val="Hyperlink"/>
            <w:noProof/>
          </w:rPr>
          <w:t>The Driver Gantt in Detail</w:t>
        </w:r>
        <w:r w:rsidR="00833AB2">
          <w:rPr>
            <w:noProof/>
            <w:webHidden/>
          </w:rPr>
          <w:tab/>
        </w:r>
        <w:r w:rsidR="00B11068">
          <w:rPr>
            <w:noProof/>
            <w:webHidden/>
          </w:rPr>
          <w:fldChar w:fldCharType="begin"/>
        </w:r>
        <w:r w:rsidR="00833AB2">
          <w:rPr>
            <w:noProof/>
            <w:webHidden/>
          </w:rPr>
          <w:instrText xml:space="preserve"> PAGEREF _Toc455593545 \h </w:instrText>
        </w:r>
        <w:r w:rsidR="00B11068">
          <w:rPr>
            <w:noProof/>
            <w:webHidden/>
          </w:rPr>
        </w:r>
        <w:r w:rsidR="00B11068">
          <w:rPr>
            <w:noProof/>
            <w:webHidden/>
          </w:rPr>
          <w:fldChar w:fldCharType="separate"/>
        </w:r>
        <w:r w:rsidR="00833AB2">
          <w:rPr>
            <w:noProof/>
            <w:webHidden/>
          </w:rPr>
          <w:t>29</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46" w:history="1">
        <w:r w:rsidR="00833AB2" w:rsidRPr="00DA163C">
          <w:rPr>
            <w:rStyle w:val="Hyperlink"/>
            <w:noProof/>
          </w:rPr>
          <w:t>Workday Overview for a Driver</w:t>
        </w:r>
        <w:r w:rsidR="00833AB2">
          <w:rPr>
            <w:noProof/>
            <w:webHidden/>
          </w:rPr>
          <w:tab/>
        </w:r>
        <w:r w:rsidR="00B11068">
          <w:rPr>
            <w:noProof/>
            <w:webHidden/>
          </w:rPr>
          <w:fldChar w:fldCharType="begin"/>
        </w:r>
        <w:r w:rsidR="00833AB2">
          <w:rPr>
            <w:noProof/>
            <w:webHidden/>
          </w:rPr>
          <w:instrText xml:space="preserve"> PAGEREF _Toc455593546 \h </w:instrText>
        </w:r>
        <w:r w:rsidR="00B11068">
          <w:rPr>
            <w:noProof/>
            <w:webHidden/>
          </w:rPr>
        </w:r>
        <w:r w:rsidR="00B11068">
          <w:rPr>
            <w:noProof/>
            <w:webHidden/>
          </w:rPr>
          <w:fldChar w:fldCharType="separate"/>
        </w:r>
        <w:r w:rsidR="00833AB2">
          <w:rPr>
            <w:noProof/>
            <w:webHidden/>
          </w:rPr>
          <w:t>29</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47" w:history="1">
        <w:r w:rsidR="00833AB2" w:rsidRPr="00DA163C">
          <w:rPr>
            <w:rStyle w:val="Hyperlink"/>
            <w:noProof/>
          </w:rPr>
          <w:t>Split Information Box</w:t>
        </w:r>
        <w:r w:rsidR="00833AB2">
          <w:rPr>
            <w:noProof/>
            <w:webHidden/>
          </w:rPr>
          <w:tab/>
        </w:r>
        <w:r w:rsidR="00B11068">
          <w:rPr>
            <w:noProof/>
            <w:webHidden/>
          </w:rPr>
          <w:fldChar w:fldCharType="begin"/>
        </w:r>
        <w:r w:rsidR="00833AB2">
          <w:rPr>
            <w:noProof/>
            <w:webHidden/>
          </w:rPr>
          <w:instrText xml:space="preserve"> PAGEREF _Toc455593547 \h </w:instrText>
        </w:r>
        <w:r w:rsidR="00B11068">
          <w:rPr>
            <w:noProof/>
            <w:webHidden/>
          </w:rPr>
        </w:r>
        <w:r w:rsidR="00B11068">
          <w:rPr>
            <w:noProof/>
            <w:webHidden/>
          </w:rPr>
          <w:fldChar w:fldCharType="separate"/>
        </w:r>
        <w:r w:rsidR="00833AB2">
          <w:rPr>
            <w:noProof/>
            <w:webHidden/>
          </w:rPr>
          <w:t>32</w:t>
        </w:r>
        <w:r w:rsidR="00B11068">
          <w:rPr>
            <w:noProof/>
            <w:webHidden/>
          </w:rPr>
          <w:fldChar w:fldCharType="end"/>
        </w:r>
      </w:hyperlink>
    </w:p>
    <w:p w:rsidR="00833AB2" w:rsidRPr="0004617B" w:rsidRDefault="00CF50A4">
      <w:pPr>
        <w:pStyle w:val="TOC4"/>
        <w:rPr>
          <w:rFonts w:ascii="Calibri" w:eastAsia="Times New Roman" w:hAnsi="Calibri" w:cs="Arial"/>
          <w:noProof/>
          <w:color w:val="auto"/>
          <w:sz w:val="22"/>
          <w:szCs w:val="22"/>
        </w:rPr>
      </w:pPr>
      <w:hyperlink w:anchor="_Toc455593548" w:history="1">
        <w:r w:rsidR="00833AB2" w:rsidRPr="00DA163C">
          <w:rPr>
            <w:rStyle w:val="Hyperlink"/>
            <w:noProof/>
          </w:rPr>
          <w:t>Taxi</w:t>
        </w:r>
        <w:r w:rsidR="00833AB2">
          <w:rPr>
            <w:noProof/>
            <w:webHidden/>
          </w:rPr>
          <w:tab/>
        </w:r>
        <w:r w:rsidR="00B11068">
          <w:rPr>
            <w:noProof/>
            <w:webHidden/>
          </w:rPr>
          <w:fldChar w:fldCharType="begin"/>
        </w:r>
        <w:r w:rsidR="00833AB2">
          <w:rPr>
            <w:noProof/>
            <w:webHidden/>
          </w:rPr>
          <w:instrText xml:space="preserve"> PAGEREF _Toc455593548 \h </w:instrText>
        </w:r>
        <w:r w:rsidR="00B11068">
          <w:rPr>
            <w:noProof/>
            <w:webHidden/>
          </w:rPr>
        </w:r>
        <w:r w:rsidR="00B11068">
          <w:rPr>
            <w:noProof/>
            <w:webHidden/>
          </w:rPr>
          <w:fldChar w:fldCharType="separate"/>
        </w:r>
        <w:r w:rsidR="00833AB2">
          <w:rPr>
            <w:noProof/>
            <w:webHidden/>
          </w:rPr>
          <w:t>32</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549" w:history="1">
        <w:r w:rsidR="00833AB2" w:rsidRPr="00DA163C">
          <w:rPr>
            <w:rStyle w:val="Hyperlink"/>
            <w:rFonts w:ascii="Calibri" w:hAnsi="Calibri" w:cs="Calibri"/>
            <w:noProof/>
          </w:rPr>
          <w:t xml:space="preserve">Chapter 9: </w:t>
        </w:r>
        <w:r w:rsidR="00833AB2" w:rsidRPr="00DA163C">
          <w:rPr>
            <w:rStyle w:val="Hyperlink"/>
            <w:noProof/>
          </w:rPr>
          <w:t>Input Data Formats</w:t>
        </w:r>
        <w:r w:rsidR="00833AB2">
          <w:rPr>
            <w:noProof/>
            <w:webHidden/>
          </w:rPr>
          <w:tab/>
        </w:r>
        <w:r w:rsidR="00B11068">
          <w:rPr>
            <w:noProof/>
            <w:webHidden/>
          </w:rPr>
          <w:fldChar w:fldCharType="begin"/>
        </w:r>
        <w:r w:rsidR="00833AB2">
          <w:rPr>
            <w:noProof/>
            <w:webHidden/>
          </w:rPr>
          <w:instrText xml:space="preserve"> PAGEREF _Toc455593549 \h </w:instrText>
        </w:r>
        <w:r w:rsidR="00B11068">
          <w:rPr>
            <w:noProof/>
            <w:webHidden/>
          </w:rPr>
        </w:r>
        <w:r w:rsidR="00B11068">
          <w:rPr>
            <w:noProof/>
            <w:webHidden/>
          </w:rPr>
          <w:fldChar w:fldCharType="separate"/>
        </w:r>
        <w:r w:rsidR="00833AB2">
          <w:rPr>
            <w:noProof/>
            <w:webHidden/>
          </w:rPr>
          <w:t>34</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550" w:history="1">
        <w:r w:rsidR="00833AB2" w:rsidRPr="00DA163C">
          <w:rPr>
            <w:rStyle w:val="Hyperlink"/>
            <w:noProof/>
          </w:rPr>
          <w:t>Glossary</w:t>
        </w:r>
        <w:r w:rsidR="00833AB2">
          <w:rPr>
            <w:noProof/>
            <w:webHidden/>
          </w:rPr>
          <w:tab/>
        </w:r>
        <w:r w:rsidR="00B11068">
          <w:rPr>
            <w:noProof/>
            <w:webHidden/>
          </w:rPr>
          <w:fldChar w:fldCharType="begin"/>
        </w:r>
        <w:r w:rsidR="00833AB2">
          <w:rPr>
            <w:noProof/>
            <w:webHidden/>
          </w:rPr>
          <w:instrText xml:space="preserve"> PAGEREF _Toc455593550 \h </w:instrText>
        </w:r>
        <w:r w:rsidR="00B11068">
          <w:rPr>
            <w:noProof/>
            <w:webHidden/>
          </w:rPr>
        </w:r>
        <w:r w:rsidR="00B11068">
          <w:rPr>
            <w:noProof/>
            <w:webHidden/>
          </w:rPr>
          <w:fldChar w:fldCharType="separate"/>
        </w:r>
        <w:r w:rsidR="00833AB2">
          <w:rPr>
            <w:noProof/>
            <w:webHidden/>
          </w:rPr>
          <w:t>35</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551" w:history="1">
        <w:r w:rsidR="00833AB2" w:rsidRPr="00DA163C">
          <w:rPr>
            <w:rStyle w:val="Hyperlink"/>
            <w:noProof/>
          </w:rPr>
          <w:t>INDEX</w:t>
        </w:r>
        <w:r w:rsidR="00833AB2">
          <w:rPr>
            <w:noProof/>
            <w:webHidden/>
          </w:rPr>
          <w:tab/>
        </w:r>
        <w:r w:rsidR="00B11068">
          <w:rPr>
            <w:noProof/>
            <w:webHidden/>
          </w:rPr>
          <w:fldChar w:fldCharType="begin"/>
        </w:r>
        <w:r w:rsidR="00833AB2">
          <w:rPr>
            <w:noProof/>
            <w:webHidden/>
          </w:rPr>
          <w:instrText xml:space="preserve"> PAGEREF _Toc455593551 \h </w:instrText>
        </w:r>
        <w:r w:rsidR="00B11068">
          <w:rPr>
            <w:noProof/>
            <w:webHidden/>
          </w:rPr>
        </w:r>
        <w:r w:rsidR="00B11068">
          <w:rPr>
            <w:noProof/>
            <w:webHidden/>
          </w:rPr>
          <w:fldChar w:fldCharType="separate"/>
        </w:r>
        <w:r w:rsidR="00833AB2">
          <w:rPr>
            <w:noProof/>
            <w:webHidden/>
          </w:rPr>
          <w:t>36</w:t>
        </w:r>
        <w:r w:rsidR="00B11068">
          <w:rPr>
            <w:noProof/>
            <w:webHidden/>
          </w:rPr>
          <w:fldChar w:fldCharType="end"/>
        </w:r>
      </w:hyperlink>
    </w:p>
    <w:p w:rsidR="00833AB2" w:rsidRPr="0004617B" w:rsidRDefault="00CF50A4">
      <w:pPr>
        <w:pStyle w:val="TOC1"/>
        <w:rPr>
          <w:rFonts w:ascii="Calibri" w:eastAsia="Times New Roman" w:hAnsi="Calibri" w:cs="Arial"/>
          <w:noProof/>
          <w:color w:val="auto"/>
          <w:sz w:val="22"/>
          <w:szCs w:val="22"/>
        </w:rPr>
      </w:pPr>
      <w:hyperlink w:anchor="_Toc455593552" w:history="1">
        <w:r w:rsidR="00833AB2" w:rsidRPr="00DA163C">
          <w:rPr>
            <w:rStyle w:val="Hyperlink"/>
            <w:noProof/>
          </w:rPr>
          <w:t>Customer Response</w:t>
        </w:r>
        <w:r w:rsidR="00833AB2">
          <w:rPr>
            <w:noProof/>
            <w:webHidden/>
          </w:rPr>
          <w:tab/>
        </w:r>
        <w:r w:rsidR="00B11068">
          <w:rPr>
            <w:noProof/>
            <w:webHidden/>
          </w:rPr>
          <w:fldChar w:fldCharType="begin"/>
        </w:r>
        <w:r w:rsidR="00833AB2">
          <w:rPr>
            <w:noProof/>
            <w:webHidden/>
          </w:rPr>
          <w:instrText xml:space="preserve"> PAGEREF _Toc455593552 \h </w:instrText>
        </w:r>
        <w:r w:rsidR="00B11068">
          <w:rPr>
            <w:noProof/>
            <w:webHidden/>
          </w:rPr>
        </w:r>
        <w:r w:rsidR="00B11068">
          <w:rPr>
            <w:noProof/>
            <w:webHidden/>
          </w:rPr>
          <w:fldChar w:fldCharType="separate"/>
        </w:r>
        <w:r w:rsidR="00833AB2">
          <w:rPr>
            <w:noProof/>
            <w:webHidden/>
          </w:rPr>
          <w:t>37</w:t>
        </w:r>
        <w:r w:rsidR="00B11068">
          <w:rPr>
            <w:noProof/>
            <w:webHidden/>
          </w:rPr>
          <w:fldChar w:fldCharType="end"/>
        </w:r>
      </w:hyperlink>
    </w:p>
    <w:p w:rsidR="00301550" w:rsidRDefault="00B11068">
      <w:r>
        <w:fldChar w:fldCharType="end"/>
      </w:r>
    </w:p>
    <w:p w:rsidR="00301550" w:rsidRDefault="00301550">
      <w:pPr>
        <w:sectPr w:rsidR="00301550">
          <w:headerReference w:type="even" r:id="rId21"/>
          <w:headerReference w:type="default" r:id="rId22"/>
          <w:footerReference w:type="even" r:id="rId23"/>
          <w:footerReference w:type="default" r:id="rId24"/>
          <w:pgSz w:w="11910" w:h="16845"/>
          <w:pgMar w:top="2160" w:right="1440" w:bottom="2520" w:left="2160" w:header="720" w:footer="1440" w:gutter="0"/>
          <w:cols w:space="720"/>
        </w:sectPr>
      </w:pPr>
    </w:p>
    <w:p w:rsidR="00301550" w:rsidRDefault="0004617B">
      <w:pPr>
        <w:pStyle w:val="h1SectionTitle"/>
      </w:pPr>
      <w:bookmarkStart w:id="4" w:name="_Toc455593481"/>
      <w:r>
        <w:lastRenderedPageBreak/>
        <w:t>Getting Started</w:t>
      </w:r>
      <w:bookmarkEnd w:id="4"/>
    </w:p>
    <w:p w:rsidR="00301550" w:rsidRDefault="00301550">
      <w:pPr>
        <w:sectPr w:rsidR="00301550">
          <w:headerReference w:type="even" r:id="rId25"/>
          <w:headerReference w:type="default" r:id="rId26"/>
          <w:footerReference w:type="even" r:id="rId27"/>
          <w:footerReference w:type="default" r:id="rId28"/>
          <w:pgSz w:w="11910" w:h="16845"/>
          <w:pgMar w:top="900" w:right="1110" w:bottom="915" w:left="1440" w:header="720" w:footer="1440" w:gutter="0"/>
          <w:cols w:space="720"/>
        </w:sectPr>
      </w:pPr>
    </w:p>
    <w:p w:rsidR="00301550" w:rsidRDefault="0004617B">
      <w:pPr>
        <w:pStyle w:val="h1Chapter"/>
      </w:pPr>
      <w:bookmarkStart w:id="5" w:name="_Toc455593482"/>
      <w:r>
        <w:rPr>
          <w:rFonts w:ascii="Calibri" w:hAnsi="Calibri" w:cs="Calibri"/>
        </w:rPr>
        <w:lastRenderedPageBreak/>
        <w:t xml:space="preserve">Chapter 1: </w:t>
      </w:r>
      <w:r>
        <w:t>About this User Manual</w:t>
      </w:r>
      <w:bookmarkEnd w:id="5"/>
    </w:p>
    <w:p w:rsidR="00301550" w:rsidRDefault="0004617B">
      <w:pPr>
        <w:pStyle w:val="h2"/>
      </w:pPr>
      <w:bookmarkStart w:id="6" w:name="_Toc455593483"/>
      <w:r>
        <w:t>Manual Structure</w:t>
      </w:r>
      <w:bookmarkEnd w:id="6"/>
    </w:p>
    <w:p w:rsidR="00301550" w:rsidRDefault="0004617B">
      <w:pPr>
        <w:pStyle w:val="p"/>
      </w:pPr>
      <w:r>
        <w:t>Delete this text and replace it with your own content.</w:t>
      </w:r>
    </w:p>
    <w:p w:rsidR="00301550" w:rsidRDefault="0004617B">
      <w:pPr>
        <w:pStyle w:val="h2"/>
      </w:pPr>
      <w:bookmarkStart w:id="7" w:name="_Toc455593484"/>
      <w:r>
        <w:t>Typographical Conventions</w:t>
      </w:r>
      <w:bookmarkEnd w:id="7"/>
    </w:p>
    <w:p w:rsidR="00301550" w:rsidRDefault="0004617B">
      <w:pPr>
        <w:pStyle w:val="p"/>
      </w:pPr>
      <w:r>
        <w:t>Delete this text and replace it with your own content.</w:t>
      </w:r>
    </w:p>
    <w:p w:rsidR="00301550" w:rsidRDefault="0004617B">
      <w:pPr>
        <w:pStyle w:val="h2"/>
      </w:pPr>
      <w:bookmarkStart w:id="8" w:name="_Toc455593485"/>
      <w:r>
        <w:t>Viewing and Printing</w:t>
      </w:r>
      <w:bookmarkEnd w:id="8"/>
    </w:p>
    <w:p w:rsidR="00301550" w:rsidRDefault="0004617B">
      <w:pPr>
        <w:pStyle w:val="p"/>
      </w:pPr>
      <w:r>
        <w:t>Delete this text and replace it with your own content.</w:t>
      </w:r>
    </w:p>
    <w:p w:rsidR="00301550" w:rsidRDefault="0004617B">
      <w:pPr>
        <w:pStyle w:val="h2"/>
      </w:pPr>
      <w:bookmarkStart w:id="9" w:name="_Toc455593486"/>
      <w:r>
        <w:t>Notifications</w:t>
      </w:r>
      <w:bookmarkEnd w:id="9"/>
    </w:p>
    <w:p w:rsidR="00301550" w:rsidRDefault="0004617B">
      <w:pPr>
        <w:pStyle w:val="p"/>
      </w:pPr>
      <w:r>
        <w:t>Delete this text and replace it with your own content.</w:t>
      </w:r>
    </w:p>
    <w:p w:rsidR="00301550" w:rsidRDefault="0004617B">
      <w:pPr>
        <w:pStyle w:val="h2"/>
      </w:pPr>
      <w:bookmarkStart w:id="10" w:name="_Toc455593487"/>
      <w:r>
        <w:t>Terminology</w:t>
      </w:r>
      <w:bookmarkEnd w:id="10"/>
    </w:p>
    <w:p w:rsidR="00301550" w:rsidRDefault="0004617B">
      <w:pPr>
        <w:pStyle w:val="p"/>
      </w:pPr>
      <w:r>
        <w:t>Delete this text and replace it with your own content.</w:t>
      </w:r>
    </w:p>
    <w:p w:rsidR="00301550" w:rsidRDefault="00301550">
      <w:pPr>
        <w:sectPr w:rsidR="00301550">
          <w:headerReference w:type="even" r:id="rId29"/>
          <w:headerReference w:type="default" r:id="rId30"/>
          <w:footerReference w:type="even" r:id="rId31"/>
          <w:footerReference w:type="default" r:id="rId32"/>
          <w:headerReference w:type="first" r:id="rId33"/>
          <w:footerReference w:type="first" r:id="rId34"/>
          <w:pgSz w:w="11910" w:h="16845"/>
          <w:pgMar w:top="3345" w:right="1290" w:bottom="1215" w:left="1290" w:header="405" w:footer="450" w:gutter="0"/>
          <w:cols w:space="720"/>
          <w:titlePg/>
        </w:sectPr>
      </w:pPr>
    </w:p>
    <w:p w:rsidR="00301550" w:rsidRDefault="0004617B">
      <w:pPr>
        <w:pStyle w:val="h1Chapter"/>
      </w:pPr>
      <w:bookmarkStart w:id="11" w:name="_Toc455593488"/>
      <w:r>
        <w:rPr>
          <w:rFonts w:ascii="Calibri" w:hAnsi="Calibri" w:cs="Calibri"/>
        </w:rPr>
        <w:lastRenderedPageBreak/>
        <w:t xml:space="preserve">Chapter 2: </w:t>
      </w:r>
      <w:r>
        <w:t>Introduction</w:t>
      </w:r>
      <w:bookmarkEnd w:id="11"/>
    </w:p>
    <w:p w:rsidR="00301550" w:rsidRDefault="0004617B">
      <w:pPr>
        <w:pStyle w:val="p"/>
      </w:pPr>
      <w:r>
        <w:t>Delete this text and replace it with your own content.</w:t>
      </w:r>
    </w:p>
    <w:p w:rsidR="00301550" w:rsidRDefault="0004617B">
      <w:pPr>
        <w:pStyle w:val="h2"/>
      </w:pPr>
      <w:bookmarkStart w:id="12" w:name="_Toc455593489"/>
      <w:r>
        <w:t>Welcome</w:t>
      </w:r>
      <w:bookmarkEnd w:id="12"/>
    </w:p>
    <w:p w:rsidR="00301550" w:rsidRDefault="0004617B">
      <w:pPr>
        <w:pStyle w:val="p"/>
      </w:pPr>
      <w:r>
        <w:t>Delete this text and replace it with your own content.</w:t>
      </w:r>
    </w:p>
    <w:p w:rsidR="00301550" w:rsidRDefault="0004617B">
      <w:pPr>
        <w:pStyle w:val="h2"/>
      </w:pPr>
      <w:bookmarkStart w:id="13" w:name="_Toc455593490"/>
      <w:r>
        <w:t>Key Features</w:t>
      </w:r>
      <w:bookmarkEnd w:id="13"/>
    </w:p>
    <w:p w:rsidR="00301550" w:rsidRDefault="0004617B">
      <w:pPr>
        <w:pStyle w:val="p"/>
      </w:pPr>
      <w:r>
        <w:t>Delete this text and replace it with your own content.</w:t>
      </w:r>
    </w:p>
    <w:p w:rsidR="00301550" w:rsidRDefault="0004617B">
      <w:pPr>
        <w:pStyle w:val="h2"/>
      </w:pPr>
      <w:bookmarkStart w:id="14" w:name="_Toc455593491"/>
      <w:r>
        <w:t>Major Benefits</w:t>
      </w:r>
      <w:bookmarkEnd w:id="14"/>
    </w:p>
    <w:p w:rsidR="00301550" w:rsidRDefault="0004617B">
      <w:pPr>
        <w:pStyle w:val="p"/>
      </w:pPr>
      <w:r>
        <w:t>Delete this text and replace it with your own content.</w:t>
      </w:r>
    </w:p>
    <w:p w:rsidR="00301550" w:rsidRDefault="0004617B">
      <w:pPr>
        <w:pStyle w:val="h2"/>
      </w:pPr>
      <w:bookmarkStart w:id="15" w:name="_Toc455593492"/>
      <w:r>
        <w:t>Prerequisites</w:t>
      </w:r>
      <w:bookmarkEnd w:id="15"/>
    </w:p>
    <w:p w:rsidR="00301550" w:rsidRDefault="0004617B">
      <w:pPr>
        <w:pStyle w:val="p"/>
      </w:pPr>
      <w:r>
        <w:t>On a Laptop, use best power mode - do not use power saving.</w:t>
      </w:r>
    </w:p>
    <w:p w:rsidR="00301550" w:rsidRDefault="00301550">
      <w:pPr>
        <w:sectPr w:rsidR="00301550">
          <w:headerReference w:type="even" r:id="rId35"/>
          <w:headerReference w:type="default" r:id="rId36"/>
          <w:footerReference w:type="even" r:id="rId37"/>
          <w:footerReference w:type="default" r:id="rId38"/>
          <w:headerReference w:type="first" r:id="rId39"/>
          <w:footerReference w:type="first" r:id="rId40"/>
          <w:pgSz w:w="11910" w:h="16845"/>
          <w:pgMar w:top="3345" w:right="1290" w:bottom="1215" w:left="1290" w:header="405" w:footer="450" w:gutter="0"/>
          <w:pgNumType w:start="1"/>
          <w:cols w:space="720"/>
          <w:titlePg/>
        </w:sectPr>
      </w:pPr>
    </w:p>
    <w:p w:rsidR="00301550" w:rsidRDefault="0004617B">
      <w:pPr>
        <w:pStyle w:val="h1Chapter"/>
      </w:pPr>
      <w:bookmarkStart w:id="16" w:name="_Toc455593493"/>
      <w:r>
        <w:rPr>
          <w:rFonts w:ascii="Calibri" w:hAnsi="Calibri" w:cs="Calibri"/>
        </w:rPr>
        <w:lastRenderedPageBreak/>
        <w:t xml:space="preserve">Chapter 3: </w:t>
      </w:r>
      <w:r>
        <w:t>A Quick Tour of Optibus OnSchedule</w:t>
      </w:r>
      <w:bookmarkEnd w:id="16"/>
    </w:p>
    <w:p w:rsidR="00301550" w:rsidRDefault="0004617B">
      <w:pPr>
        <w:pStyle w:val="p"/>
      </w:pPr>
      <w:r>
        <w:t>Delete this text and replace it with your own content.</w:t>
      </w:r>
    </w:p>
    <w:p w:rsidR="00301550" w:rsidRDefault="0004617B">
      <w:pPr>
        <w:pStyle w:val="h2"/>
      </w:pPr>
      <w:bookmarkStart w:id="17" w:name="_Toc455593494"/>
      <w:r>
        <w:t>Logging in to the Demonstration Site</w:t>
      </w:r>
      <w:bookmarkEnd w:id="17"/>
    </w:p>
    <w:p w:rsidR="00301550" w:rsidRDefault="0004617B">
      <w:pPr>
        <w:pStyle w:val="p"/>
      </w:pPr>
      <w:r>
        <w:t>Delete this text and replace it with your own content.</w:t>
      </w:r>
    </w:p>
    <w:p w:rsidR="00301550" w:rsidRDefault="0004617B">
      <w:pPr>
        <w:pStyle w:val="h2"/>
      </w:pPr>
      <w:bookmarkStart w:id="18" w:name="_Toc455593495"/>
      <w:r>
        <w:t>Choosing a Dataset</w:t>
      </w:r>
      <w:bookmarkEnd w:id="18"/>
    </w:p>
    <w:p w:rsidR="00301550" w:rsidRDefault="0004617B">
      <w:pPr>
        <w:pStyle w:val="p"/>
      </w:pPr>
      <w:r>
        <w:t>Delete this text and replace it with your own content.</w:t>
      </w:r>
    </w:p>
    <w:p w:rsidR="00301550" w:rsidRDefault="0004617B">
      <w:pPr>
        <w:pStyle w:val="h2"/>
      </w:pPr>
      <w:bookmarkStart w:id="19" w:name="_Toc455593496"/>
      <w:r>
        <w:t>Choosing a Schedule</w:t>
      </w:r>
      <w:bookmarkEnd w:id="19"/>
    </w:p>
    <w:p w:rsidR="00301550" w:rsidRDefault="0004617B">
      <w:pPr>
        <w:pStyle w:val="p"/>
      </w:pPr>
      <w:r>
        <w:t>Delete this text and replace it with your own content.</w:t>
      </w:r>
    </w:p>
    <w:p w:rsidR="00301550" w:rsidRDefault="0004617B">
      <w:pPr>
        <w:pStyle w:val="h2"/>
      </w:pPr>
      <w:bookmarkStart w:id="20" w:name="_Toc455593497"/>
      <w:r>
        <w:t>Exploring the Vehicle Schedule</w:t>
      </w:r>
      <w:bookmarkEnd w:id="20"/>
    </w:p>
    <w:p w:rsidR="00301550" w:rsidRDefault="0004617B">
      <w:pPr>
        <w:pStyle w:val="p"/>
      </w:pPr>
      <w:r>
        <w:t>Delete this text and replace it with your own content.</w:t>
      </w:r>
    </w:p>
    <w:p w:rsidR="00301550" w:rsidRDefault="0004617B">
      <w:pPr>
        <w:pStyle w:val="h2"/>
      </w:pPr>
      <w:bookmarkStart w:id="21" w:name="_Toc455593498"/>
      <w:r>
        <w:t>Exploring the Driver Schedule</w:t>
      </w:r>
      <w:bookmarkEnd w:id="21"/>
    </w:p>
    <w:p w:rsidR="00301550" w:rsidRDefault="0004617B">
      <w:pPr>
        <w:pStyle w:val="p"/>
      </w:pPr>
      <w:r>
        <w:t>Delete this text and replace it with your own content.</w:t>
      </w:r>
    </w:p>
    <w:p w:rsidR="00301550" w:rsidRDefault="00301550">
      <w:pPr>
        <w:sectPr w:rsidR="00301550">
          <w:headerReference w:type="even" r:id="rId41"/>
          <w:headerReference w:type="default" r:id="rId42"/>
          <w:footerReference w:type="even" r:id="rId43"/>
          <w:footerReference w:type="default" r:id="rId44"/>
          <w:headerReference w:type="first" r:id="rId45"/>
          <w:footerReference w:type="first" r:id="rId46"/>
          <w:pgSz w:w="11910" w:h="16845"/>
          <w:pgMar w:top="3345" w:right="1290" w:bottom="1215" w:left="1290" w:header="405" w:footer="450" w:gutter="0"/>
          <w:pgNumType w:start="1"/>
          <w:cols w:space="720"/>
          <w:titlePg/>
        </w:sectPr>
      </w:pPr>
    </w:p>
    <w:p w:rsidR="00301550" w:rsidRDefault="0004617B">
      <w:pPr>
        <w:pStyle w:val="h1SectionTitle"/>
      </w:pPr>
      <w:bookmarkStart w:id="22" w:name="_Toc455593499"/>
      <w:r>
        <w:lastRenderedPageBreak/>
        <w:t>Scheduling</w:t>
      </w:r>
      <w:bookmarkEnd w:id="22"/>
    </w:p>
    <w:p w:rsidR="00301550" w:rsidRDefault="00301550">
      <w:pPr>
        <w:sectPr w:rsidR="00301550">
          <w:headerReference w:type="even" r:id="rId47"/>
          <w:headerReference w:type="default" r:id="rId48"/>
          <w:footerReference w:type="even" r:id="rId49"/>
          <w:footerReference w:type="default" r:id="rId50"/>
          <w:pgSz w:w="11910" w:h="16845"/>
          <w:pgMar w:top="900" w:right="1110" w:bottom="915" w:left="1440" w:header="405" w:footer="450" w:gutter="0"/>
          <w:cols w:space="720"/>
        </w:sectPr>
      </w:pPr>
    </w:p>
    <w:p w:rsidR="00301550" w:rsidRDefault="0004617B">
      <w:pPr>
        <w:pStyle w:val="h1Chapter"/>
      </w:pPr>
      <w:bookmarkStart w:id="23" w:name="_Toc455593500"/>
      <w:r>
        <w:rPr>
          <w:rFonts w:ascii="Calibri" w:hAnsi="Calibri" w:cs="Calibri"/>
        </w:rPr>
        <w:lastRenderedPageBreak/>
        <w:t xml:space="preserve">Chapter 4: </w:t>
      </w:r>
      <w:r>
        <w:t>Preparing a Schedule</w:t>
      </w:r>
      <w:bookmarkEnd w:id="23"/>
    </w:p>
    <w:p w:rsidR="00301550" w:rsidRDefault="0004617B">
      <w:pPr>
        <w:pStyle w:val="p"/>
      </w:pPr>
      <w:r>
        <w:t>Delete this text and replace it with your own content.</w:t>
      </w:r>
    </w:p>
    <w:p w:rsidR="00301550" w:rsidRDefault="0004617B">
      <w:pPr>
        <w:pStyle w:val="h2"/>
      </w:pPr>
      <w:bookmarkStart w:id="24" w:name="_Toc455593501"/>
      <w:r>
        <w:t>Preparing the Vehicle Schedule</w:t>
      </w:r>
      <w:bookmarkEnd w:id="24"/>
    </w:p>
    <w:p w:rsidR="00301550" w:rsidRDefault="0004617B">
      <w:pPr>
        <w:pStyle w:val="p"/>
      </w:pPr>
      <w:r>
        <w:t>Delete this text and replace it with your own content.</w:t>
      </w:r>
    </w:p>
    <w:p w:rsidR="00301550" w:rsidRDefault="0004617B">
      <w:pPr>
        <w:pStyle w:val="h2"/>
      </w:pPr>
      <w:bookmarkStart w:id="25" w:name="_Toc455593502"/>
      <w:r>
        <w:t>Preparing the Driver Schedule</w:t>
      </w:r>
      <w:bookmarkEnd w:id="25"/>
    </w:p>
    <w:p w:rsidR="00301550" w:rsidRDefault="0004617B">
      <w:pPr>
        <w:pStyle w:val="p"/>
      </w:pPr>
      <w:r>
        <w:t>Delete this text and replace it with your own content.</w:t>
      </w:r>
    </w:p>
    <w:p w:rsidR="00301550" w:rsidRDefault="0004617B">
      <w:pPr>
        <w:pStyle w:val="h2Chapter"/>
      </w:pPr>
      <w:bookmarkStart w:id="26" w:name="_Toc455593503"/>
      <w:r>
        <w:t>Optimizing a Schedule</w:t>
      </w:r>
      <w:bookmarkEnd w:id="26"/>
    </w:p>
    <w:p w:rsidR="00301550" w:rsidRDefault="0004617B">
      <w:pPr>
        <w:pStyle w:val="p"/>
      </w:pPr>
      <w:r>
        <w:t>Delete this text and replace it with your own content.</w:t>
      </w:r>
    </w:p>
    <w:p w:rsidR="00301550" w:rsidRDefault="0004617B">
      <w:pPr>
        <w:pStyle w:val="h2Chapter"/>
      </w:pPr>
      <w:bookmarkStart w:id="27" w:name="_Toc455593504"/>
      <w:r>
        <w:t>Fine Tuning the Schedule</w:t>
      </w:r>
      <w:bookmarkEnd w:id="27"/>
    </w:p>
    <w:p w:rsidR="00301550" w:rsidRDefault="0004617B">
      <w:pPr>
        <w:pStyle w:val="p"/>
      </w:pPr>
      <w:r>
        <w:t>Delete this text and replace it with your own content.</w:t>
      </w:r>
    </w:p>
    <w:p w:rsidR="00301550" w:rsidRDefault="00301550">
      <w:pPr>
        <w:sectPr w:rsidR="00301550">
          <w:headerReference w:type="even" r:id="rId51"/>
          <w:headerReference w:type="default" r:id="rId52"/>
          <w:footerReference w:type="even" r:id="rId53"/>
          <w:footerReference w:type="default" r:id="rId54"/>
          <w:headerReference w:type="first" r:id="rId55"/>
          <w:footerReference w:type="first" r:id="rId56"/>
          <w:pgSz w:w="11910" w:h="16845"/>
          <w:pgMar w:top="3345" w:right="1290" w:bottom="1215" w:left="1290" w:header="405" w:footer="450" w:gutter="0"/>
          <w:pgNumType w:start="1"/>
          <w:cols w:space="720"/>
          <w:titlePg/>
        </w:sectPr>
      </w:pPr>
    </w:p>
    <w:p w:rsidR="00301550" w:rsidRDefault="0004617B">
      <w:pPr>
        <w:pStyle w:val="h1SectionTitle"/>
      </w:pPr>
      <w:bookmarkStart w:id="28" w:name="_Toc455593505"/>
      <w:r>
        <w:lastRenderedPageBreak/>
        <w:t>Setting Preferences</w:t>
      </w:r>
      <w:bookmarkEnd w:id="28"/>
    </w:p>
    <w:p w:rsidR="00301550" w:rsidRDefault="00301550">
      <w:pPr>
        <w:sectPr w:rsidR="00301550">
          <w:headerReference w:type="even" r:id="rId57"/>
          <w:headerReference w:type="default" r:id="rId58"/>
          <w:footerReference w:type="even" r:id="rId59"/>
          <w:footerReference w:type="default" r:id="rId60"/>
          <w:pgSz w:w="11910" w:h="16845"/>
          <w:pgMar w:top="900" w:right="1110" w:bottom="915" w:left="1440" w:header="405" w:footer="450" w:gutter="0"/>
          <w:cols w:space="720"/>
        </w:sectPr>
      </w:pPr>
    </w:p>
    <w:p w:rsidR="00301550" w:rsidRDefault="0004617B">
      <w:pPr>
        <w:pStyle w:val="h1Chapter"/>
      </w:pPr>
      <w:bookmarkStart w:id="29" w:name="_Toc455593506"/>
      <w:r>
        <w:rPr>
          <w:rFonts w:ascii="Calibri" w:hAnsi="Calibri" w:cs="Calibri"/>
        </w:rPr>
        <w:lastRenderedPageBreak/>
        <w:t xml:space="preserve">Chapter 5: </w:t>
      </w:r>
      <w:r>
        <w:t>Preferences Window</w:t>
      </w:r>
      <w:bookmarkEnd w:id="29"/>
    </w:p>
    <w:p w:rsidR="00301550" w:rsidRDefault="0004617B">
      <w:pPr>
        <w:pStyle w:val="p"/>
      </w:pPr>
      <w:r>
        <w:t>Delete this text and replace it with your own content.</w:t>
      </w:r>
    </w:p>
    <w:p w:rsidR="00301550" w:rsidRDefault="0004617B">
      <w:pPr>
        <w:pStyle w:val="h2Chapter"/>
      </w:pPr>
      <w:bookmarkStart w:id="30" w:name="_Toc455593507"/>
      <w:r>
        <w:t>Vehicles</w:t>
      </w:r>
      <w:bookmarkEnd w:id="30"/>
    </w:p>
    <w:p w:rsidR="00301550" w:rsidRDefault="0004617B">
      <w:pPr>
        <w:pStyle w:val="p"/>
      </w:pPr>
      <w:r>
        <w:t>Delete this text and replace it with your own content.</w:t>
      </w:r>
    </w:p>
    <w:p w:rsidR="00301550" w:rsidRDefault="0004617B">
      <w:pPr>
        <w:pStyle w:val="h2Chapter"/>
      </w:pPr>
      <w:bookmarkStart w:id="31" w:name="_Toc455593508"/>
      <w:r>
        <w:t>Drivers</w:t>
      </w:r>
      <w:bookmarkEnd w:id="31"/>
    </w:p>
    <w:p w:rsidR="00301550" w:rsidRDefault="0004617B">
      <w:pPr>
        <w:pStyle w:val="p"/>
      </w:pPr>
      <w:r>
        <w:t>Delete this text and replace it with your own content.</w:t>
      </w:r>
    </w:p>
    <w:p w:rsidR="00301550" w:rsidRDefault="0004617B">
      <w:pPr>
        <w:pStyle w:val="h2Chapter"/>
      </w:pPr>
      <w:bookmarkStart w:id="32" w:name="_Toc455593509"/>
      <w:r>
        <w:t>Depots</w:t>
      </w:r>
      <w:bookmarkEnd w:id="32"/>
    </w:p>
    <w:p w:rsidR="00301550" w:rsidRDefault="0004617B">
      <w:pPr>
        <w:pStyle w:val="p"/>
      </w:pPr>
      <w:r>
        <w:t>Delete this text and replace it with your own content.</w:t>
      </w:r>
    </w:p>
    <w:p w:rsidR="00301550" w:rsidRDefault="0004617B">
      <w:pPr>
        <w:pStyle w:val="h2Chapter"/>
      </w:pPr>
      <w:bookmarkStart w:id="33" w:name="_Toc455593510"/>
      <w:r>
        <w:t>Miscellaneous Settings</w:t>
      </w:r>
      <w:bookmarkEnd w:id="33"/>
    </w:p>
    <w:p w:rsidR="00301550" w:rsidRDefault="0004617B">
      <w:pPr>
        <w:pStyle w:val="p"/>
      </w:pPr>
      <w:r>
        <w:t>Delete this text and replace it with your own content.</w:t>
      </w:r>
    </w:p>
    <w:p w:rsidR="00301550" w:rsidRDefault="00301550">
      <w:pPr>
        <w:sectPr w:rsidR="00301550">
          <w:headerReference w:type="even" r:id="rId61"/>
          <w:headerReference w:type="default" r:id="rId62"/>
          <w:footerReference w:type="even" r:id="rId63"/>
          <w:footerReference w:type="default" r:id="rId64"/>
          <w:headerReference w:type="first" r:id="rId65"/>
          <w:footerReference w:type="first" r:id="rId66"/>
          <w:pgSz w:w="11910" w:h="16845"/>
          <w:pgMar w:top="3345" w:right="1290" w:bottom="1215" w:left="1290" w:header="405" w:footer="450" w:gutter="0"/>
          <w:pgNumType w:start="1"/>
          <w:cols w:space="720"/>
          <w:titlePg/>
        </w:sectPr>
      </w:pPr>
    </w:p>
    <w:p w:rsidR="00301550" w:rsidRDefault="0004617B">
      <w:pPr>
        <w:pStyle w:val="h1SectionTitle"/>
      </w:pPr>
      <w:bookmarkStart w:id="34" w:name="_Toc455593511"/>
      <w:r>
        <w:lastRenderedPageBreak/>
        <w:t>Technical Reference</w:t>
      </w:r>
      <w:bookmarkEnd w:id="34"/>
    </w:p>
    <w:p w:rsidR="00301550" w:rsidRDefault="00301550">
      <w:pPr>
        <w:sectPr w:rsidR="00301550">
          <w:headerReference w:type="even" r:id="rId67"/>
          <w:headerReference w:type="default" r:id="rId68"/>
          <w:footerReference w:type="even" r:id="rId69"/>
          <w:footerReference w:type="default" r:id="rId70"/>
          <w:pgSz w:w="11910" w:h="16845"/>
          <w:pgMar w:top="900" w:right="1110" w:bottom="915" w:left="1440" w:header="405" w:footer="450" w:gutter="0"/>
          <w:cols w:space="720"/>
        </w:sectPr>
      </w:pPr>
    </w:p>
    <w:p w:rsidR="00301550" w:rsidRDefault="0004617B">
      <w:pPr>
        <w:pStyle w:val="h1Chapter"/>
      </w:pPr>
      <w:bookmarkStart w:id="35" w:name="_Toc455593512"/>
      <w:r>
        <w:rPr>
          <w:rFonts w:ascii="Calibri" w:hAnsi="Calibri" w:cs="Calibri"/>
        </w:rPr>
        <w:lastRenderedPageBreak/>
        <w:t xml:space="preserve">Chapter 6: </w:t>
      </w:r>
      <w:r>
        <w:t xml:space="preserve">Logging in to </w:t>
      </w:r>
      <w:proofErr w:type="spellStart"/>
      <w:r>
        <w:t>OptibusOnSchedule</w:t>
      </w:r>
      <w:bookmarkEnd w:id="35"/>
      <w:proofErr w:type="spellEnd"/>
    </w:p>
    <w:p w:rsidR="00301550" w:rsidRDefault="0004617B">
      <w:pPr>
        <w:pStyle w:val="p"/>
      </w:pPr>
      <w:r>
        <w:t>Delete this text and replace it with your own content.</w:t>
      </w:r>
    </w:p>
    <w:p w:rsidR="00301550" w:rsidRDefault="00301550">
      <w:pPr>
        <w:sectPr w:rsidR="00301550">
          <w:headerReference w:type="even" r:id="rId71"/>
          <w:headerReference w:type="default" r:id="rId72"/>
          <w:footerReference w:type="even" r:id="rId73"/>
          <w:footerReference w:type="default" r:id="rId74"/>
          <w:headerReference w:type="first" r:id="rId75"/>
          <w:footerReference w:type="first" r:id="rId76"/>
          <w:pgSz w:w="11910" w:h="16845"/>
          <w:pgMar w:top="3345" w:right="1290" w:bottom="1215" w:left="1290" w:header="405" w:footer="450" w:gutter="0"/>
          <w:cols w:space="720"/>
          <w:titlePg/>
        </w:sectPr>
      </w:pPr>
    </w:p>
    <w:p w:rsidR="00301550" w:rsidRDefault="0004617B">
      <w:pPr>
        <w:pStyle w:val="h1Chapter"/>
      </w:pPr>
      <w:bookmarkStart w:id="36" w:name="_Toc455593513"/>
      <w:r>
        <w:rPr>
          <w:rFonts w:ascii="Calibri" w:hAnsi="Calibri" w:cs="Calibri"/>
        </w:rPr>
        <w:lastRenderedPageBreak/>
        <w:t xml:space="preserve">Chapter 7: </w:t>
      </w:r>
      <w:r>
        <w:t>Datasets</w:t>
      </w:r>
      <w:bookmarkEnd w:id="36"/>
    </w:p>
    <w:p w:rsidR="00301550" w:rsidRDefault="0004617B">
      <w:pPr>
        <w:pStyle w:val="p"/>
      </w:pPr>
      <w:r>
        <w:t>Delete this text and replace it with your own content.</w:t>
      </w:r>
    </w:p>
    <w:p w:rsidR="00301550" w:rsidRDefault="00301550">
      <w:pPr>
        <w:sectPr w:rsidR="00301550">
          <w:headerReference w:type="even" r:id="rId77"/>
          <w:headerReference w:type="default" r:id="rId78"/>
          <w:footerReference w:type="even" r:id="rId79"/>
          <w:footerReference w:type="default" r:id="rId80"/>
          <w:headerReference w:type="first" r:id="rId81"/>
          <w:footerReference w:type="first" r:id="rId82"/>
          <w:pgSz w:w="11910" w:h="16845"/>
          <w:pgMar w:top="3345" w:right="1290" w:bottom="1215" w:left="1290" w:header="405" w:footer="450" w:gutter="0"/>
          <w:cols w:space="720"/>
          <w:titlePg/>
        </w:sectPr>
      </w:pPr>
    </w:p>
    <w:p w:rsidR="00301550" w:rsidRDefault="0004617B">
      <w:pPr>
        <w:pStyle w:val="h1Chapter"/>
      </w:pPr>
      <w:bookmarkStart w:id="37" w:name="_Toc455593514"/>
      <w:r>
        <w:rPr>
          <w:rFonts w:ascii="Calibri" w:hAnsi="Calibri" w:cs="Calibri"/>
        </w:rPr>
        <w:lastRenderedPageBreak/>
        <w:t xml:space="preserve">Chapter 8: </w:t>
      </w:r>
      <w:r>
        <w:t> OnSchedule Main Window</w:t>
      </w:r>
      <w:bookmarkEnd w:id="37"/>
    </w:p>
    <w:p w:rsidR="00301550" w:rsidRDefault="0004617B">
      <w:pPr>
        <w:pStyle w:val="p"/>
      </w:pPr>
      <w:r>
        <w:t xml:space="preserve">The OnSchedule main window is shown in </w:t>
      </w:r>
      <w:r>
        <w:rPr>
          <w:rStyle w:val="xreffigurecaption"/>
        </w:rPr>
        <w:t>Figure 8-1</w:t>
      </w:r>
      <w:r>
        <w:t xml:space="preserve"> below:</w:t>
      </w:r>
    </w:p>
    <w:p w:rsidR="00301550" w:rsidRDefault="00144D11">
      <w:pPr>
        <w:pStyle w:val="p"/>
      </w:pPr>
      <w:r>
        <w:rPr>
          <w:noProof/>
        </w:rPr>
        <w:drawing>
          <wp:inline distT="0" distB="0" distL="0" distR="0">
            <wp:extent cx="5324475" cy="2743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2743200"/>
                    </a:xfrm>
                    <a:prstGeom prst="rect">
                      <a:avLst/>
                    </a:prstGeom>
                    <a:noFill/>
                    <a:ln>
                      <a:noFill/>
                    </a:ln>
                  </pic:spPr>
                </pic:pic>
              </a:graphicData>
            </a:graphic>
          </wp:inline>
        </w:drawing>
      </w:r>
    </w:p>
    <w:p w:rsidR="00301550" w:rsidRDefault="0004617B">
      <w:pPr>
        <w:pStyle w:val="pFigureCaption"/>
      </w:pPr>
      <w:bookmarkStart w:id="38" w:name="-1179707082"/>
      <w:proofErr w:type="spellStart"/>
      <w:r>
        <w:t>OnScheduleFigure</w:t>
      </w:r>
      <w:proofErr w:type="spellEnd"/>
      <w:r>
        <w:t xml:space="preserve"> 8-1:  Main window</w:t>
      </w:r>
    </w:p>
    <w:bookmarkEnd w:id="38"/>
    <w:p w:rsidR="00301550" w:rsidRDefault="0004617B">
      <w:pPr>
        <w:pStyle w:val="pBodyText"/>
      </w:pPr>
      <w:r>
        <w:t>The main window is divided in to four panes:</w:t>
      </w:r>
    </w:p>
    <w:p w:rsidR="00301550" w:rsidRDefault="0004617B">
      <w:pPr>
        <w:pStyle w:val="li"/>
        <w:numPr>
          <w:ilvl w:val="0"/>
          <w:numId w:val="1"/>
        </w:numPr>
        <w:spacing w:before="80"/>
        <w:ind w:left="600"/>
      </w:pPr>
      <w:r>
        <w:t>The top pane contains a tool bar of functions to set up and control the scheduling process</w:t>
      </w:r>
    </w:p>
    <w:p w:rsidR="00301550" w:rsidRDefault="0004617B">
      <w:pPr>
        <w:pStyle w:val="li"/>
        <w:numPr>
          <w:ilvl w:val="0"/>
          <w:numId w:val="1"/>
        </w:numPr>
        <w:ind w:left="600"/>
      </w:pPr>
      <w:r>
        <w:t>The second pane contains key performance indicators (KPIs). It is updated dynamically as schedules are added and optimized.</w:t>
      </w:r>
    </w:p>
    <w:p w:rsidR="00301550" w:rsidRDefault="0004617B">
      <w:pPr>
        <w:pStyle w:val="li"/>
        <w:numPr>
          <w:ilvl w:val="0"/>
          <w:numId w:val="1"/>
        </w:numPr>
        <w:ind w:left="600"/>
      </w:pPr>
      <w:r>
        <w:t>The large third pane contains the vehicle or driver Gantts. You can view them in turn.</w:t>
      </w:r>
    </w:p>
    <w:p w:rsidR="00301550" w:rsidRDefault="0004617B">
      <w:pPr>
        <w:pStyle w:val="li"/>
        <w:numPr>
          <w:ilvl w:val="0"/>
          <w:numId w:val="1"/>
        </w:numPr>
        <w:spacing w:after="80"/>
        <w:ind w:left="600"/>
      </w:pPr>
      <w:r>
        <w:t>The bottom pane is a status bar</w:t>
      </w:r>
    </w:p>
    <w:p w:rsidR="00301550" w:rsidRDefault="0004617B">
      <w:pPr>
        <w:pStyle w:val="h2"/>
      </w:pPr>
      <w:bookmarkStart w:id="39" w:name="_Toc455593515"/>
      <w:r>
        <w:t>Top Pane Tool Bar</w:t>
      </w:r>
      <w:bookmarkEnd w:id="39"/>
    </w:p>
    <w:p w:rsidR="00301550" w:rsidRDefault="0004617B">
      <w:pPr>
        <w:pStyle w:val="pBodyText"/>
      </w:pPr>
      <w:r>
        <w:t>The top pane provides the management functions for the application:</w:t>
      </w:r>
    </w:p>
    <w:p w:rsidR="00301550" w:rsidRDefault="00144D11">
      <w:pPr>
        <w:pStyle w:val="pBodyText"/>
      </w:pPr>
      <w:r>
        <w:rPr>
          <w:noProof/>
        </w:rPr>
        <w:drawing>
          <wp:inline distT="0" distB="0" distL="0" distR="0">
            <wp:extent cx="5314950" cy="18097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14950" cy="180975"/>
                    </a:xfrm>
                    <a:prstGeom prst="rect">
                      <a:avLst/>
                    </a:prstGeom>
                    <a:noFill/>
                    <a:ln>
                      <a:noFill/>
                    </a:ln>
                  </pic:spPr>
                </pic:pic>
              </a:graphicData>
            </a:graphic>
          </wp:inline>
        </w:drawing>
      </w:r>
    </w:p>
    <w:p w:rsidR="00301550" w:rsidRDefault="0004617B">
      <w:pPr>
        <w:pStyle w:val="captionTableCaption"/>
      </w:pPr>
      <w:r>
        <w:t>Table 8-1: Top pane tool bar</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1110"/>
        <w:gridCol w:w="4089"/>
        <w:gridCol w:w="4221"/>
      </w:tblGrid>
      <w:tr w:rsidR="00301550">
        <w:trPr>
          <w:cantSplit/>
          <w:tblHeader/>
        </w:trPr>
        <w:tc>
          <w:tcPr>
            <w:tcW w:w="169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Icon</w:t>
            </w:r>
          </w:p>
        </w:tc>
        <w:tc>
          <w:tcPr>
            <w:tcW w:w="6420" w:type="dxa"/>
            <w:tcBorders>
              <w:bottom w:val="single" w:sz="6" w:space="0" w:color="000000"/>
              <w:right w:val="single" w:sz="6" w:space="0" w:color="auto"/>
            </w:tcBorders>
            <w:shd w:val="clear" w:color="auto" w:fill="ADD8E6"/>
            <w:tcMar>
              <w:top w:w="45" w:type="dxa"/>
              <w:left w:w="45" w:type="dxa"/>
              <w:bottom w:w="45" w:type="dxa"/>
              <w:right w:w="45" w:type="dxa"/>
            </w:tcMar>
            <w:vAlign w:val="center"/>
          </w:tcPr>
          <w:p w:rsidR="00301550" w:rsidRDefault="0004617B">
            <w:pPr>
              <w:pStyle w:val="pTableTextDark"/>
            </w:pPr>
            <w:r>
              <w:t>Purpose</w:t>
            </w:r>
          </w:p>
        </w:tc>
        <w:tc>
          <w:tcPr>
            <w:tcW w:w="6630"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Reference</w:t>
            </w:r>
          </w:p>
        </w:tc>
      </w:tr>
      <w:tr w:rsidR="00301550">
        <w:trPr>
          <w:cantSplit/>
        </w:trPr>
        <w:tc>
          <w:tcPr>
            <w:tcW w:w="1695" w:type="dxa"/>
            <w:tcBorders>
              <w:bottom w:val="single" w:sz="6" w:space="0" w:color="FFFFFF"/>
              <w:right w:val="single" w:sz="6" w:space="0" w:color="000000"/>
            </w:tcBorders>
            <w:shd w:val="clear" w:color="auto" w:fill="2E3641"/>
            <w:tcMar>
              <w:top w:w="45" w:type="dxa"/>
              <w:left w:w="45" w:type="dxa"/>
              <w:bottom w:w="45" w:type="dxa"/>
              <w:right w:w="45" w:type="dxa"/>
            </w:tcMar>
          </w:tcPr>
          <w:p w:rsidR="00301550" w:rsidRDefault="00144D11">
            <w:pPr>
              <w:pStyle w:val="p"/>
            </w:pPr>
            <w:r>
              <w:rPr>
                <w:noProof/>
              </w:rPr>
              <w:drawing>
                <wp:inline distT="0" distB="0" distL="0" distR="0">
                  <wp:extent cx="238125" cy="23812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c>
          <w:tcPr>
            <w:tcW w:w="6420" w:type="dxa"/>
            <w:tcBorders>
              <w:bottom w:val="single" w:sz="6" w:space="0" w:color="auto"/>
              <w:right w:val="single" w:sz="6" w:space="0" w:color="auto"/>
            </w:tcBorders>
            <w:tcMar>
              <w:top w:w="45" w:type="dxa"/>
              <w:left w:w="45" w:type="dxa"/>
              <w:bottom w:w="45" w:type="dxa"/>
              <w:right w:w="45" w:type="dxa"/>
            </w:tcMar>
            <w:vAlign w:val="center"/>
          </w:tcPr>
          <w:p w:rsidR="00301550" w:rsidRDefault="0004617B">
            <w:pPr>
              <w:pStyle w:val="pTableText"/>
            </w:pPr>
            <w:r>
              <w:t>Opens up a pull-out context menu on the left with various save options</w:t>
            </w:r>
          </w:p>
        </w:tc>
        <w:tc>
          <w:tcPr>
            <w:tcW w:w="6630" w:type="dxa"/>
            <w:tcBorders>
              <w:bottom w:val="single" w:sz="6" w:space="0" w:color="auto"/>
            </w:tcBorders>
            <w:tcMar>
              <w:top w:w="45" w:type="dxa"/>
              <w:left w:w="45" w:type="dxa"/>
              <w:bottom w:w="45" w:type="dxa"/>
              <w:right w:w="45" w:type="dxa"/>
            </w:tcMar>
            <w:vAlign w:val="center"/>
          </w:tcPr>
          <w:p w:rsidR="00301550" w:rsidRDefault="0004617B">
            <w:pPr>
              <w:pStyle w:val="pTableTextDark1"/>
            </w:pPr>
            <w:r>
              <w:rPr>
                <w:rStyle w:val="spanmcFormatColor"/>
              </w:rPr>
              <w:t>The Context Menu</w:t>
            </w:r>
          </w:p>
        </w:tc>
      </w:tr>
      <w:tr w:rsidR="00301550">
        <w:trPr>
          <w:cantSplit/>
        </w:trPr>
        <w:tc>
          <w:tcPr>
            <w:tcW w:w="1695" w:type="dxa"/>
            <w:tcBorders>
              <w:bottom w:val="single" w:sz="6" w:space="0" w:color="FFFFFF"/>
              <w:right w:val="single" w:sz="6" w:space="0" w:color="000000"/>
            </w:tcBorders>
            <w:shd w:val="clear" w:color="auto" w:fill="2E3641"/>
            <w:tcMar>
              <w:top w:w="45" w:type="dxa"/>
              <w:left w:w="45" w:type="dxa"/>
              <w:bottom w:w="45" w:type="dxa"/>
              <w:right w:w="45" w:type="dxa"/>
            </w:tcMar>
          </w:tcPr>
          <w:p w:rsidR="00301550" w:rsidRDefault="00144D11">
            <w:pPr>
              <w:pStyle w:val="pTableTextDark1"/>
            </w:pPr>
            <w:r>
              <w:rPr>
                <w:noProof/>
              </w:rPr>
              <w:drawing>
                <wp:inline distT="0" distB="0" distL="0" distR="0">
                  <wp:extent cx="304800" cy="2095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p>
        </w:tc>
        <w:tc>
          <w:tcPr>
            <w:tcW w:w="6420" w:type="dxa"/>
            <w:tcBorders>
              <w:bottom w:val="single" w:sz="6" w:space="0" w:color="auto"/>
              <w:right w:val="single" w:sz="6" w:space="0" w:color="auto"/>
            </w:tcBorders>
            <w:tcMar>
              <w:top w:w="45" w:type="dxa"/>
              <w:left w:w="45" w:type="dxa"/>
              <w:bottom w:w="45" w:type="dxa"/>
              <w:right w:w="45" w:type="dxa"/>
            </w:tcMar>
            <w:vAlign w:val="center"/>
          </w:tcPr>
          <w:p w:rsidR="00301550" w:rsidRDefault="0004617B">
            <w:pPr>
              <w:pStyle w:val="pTableText"/>
            </w:pPr>
            <w:r>
              <w:t xml:space="preserve">Returns you to the schedule selection window, one level back. </w:t>
            </w:r>
          </w:p>
        </w:tc>
        <w:tc>
          <w:tcPr>
            <w:tcW w:w="6630" w:type="dxa"/>
            <w:tcBorders>
              <w:bottom w:val="single" w:sz="6" w:space="0" w:color="auto"/>
            </w:tcBorders>
            <w:tcMar>
              <w:top w:w="45" w:type="dxa"/>
              <w:left w:w="45" w:type="dxa"/>
              <w:bottom w:w="45" w:type="dxa"/>
              <w:right w:w="45" w:type="dxa"/>
            </w:tcMar>
            <w:vAlign w:val="center"/>
          </w:tcPr>
          <w:p w:rsidR="00301550" w:rsidRDefault="0004617B">
            <w:pPr>
              <w:pStyle w:val="pTableTextDark1"/>
            </w:pPr>
            <w:r>
              <w:t> </w:t>
            </w:r>
          </w:p>
        </w:tc>
      </w:tr>
      <w:tr w:rsidR="00301550">
        <w:trPr>
          <w:cantSplit/>
        </w:trPr>
        <w:tc>
          <w:tcPr>
            <w:tcW w:w="1695" w:type="dxa"/>
            <w:tcBorders>
              <w:bottom w:val="single" w:sz="6" w:space="0" w:color="FFFFFF"/>
              <w:right w:val="single" w:sz="6" w:space="0" w:color="000000"/>
            </w:tcBorders>
            <w:shd w:val="clear" w:color="auto" w:fill="2E3641"/>
            <w:tcMar>
              <w:top w:w="45" w:type="dxa"/>
              <w:left w:w="45" w:type="dxa"/>
              <w:bottom w:w="45" w:type="dxa"/>
              <w:right w:w="45" w:type="dxa"/>
            </w:tcMar>
          </w:tcPr>
          <w:p w:rsidR="00301550" w:rsidRDefault="00144D11">
            <w:pPr>
              <w:pStyle w:val="pTableTextDark1"/>
            </w:pPr>
            <w:r>
              <w:rPr>
                <w:noProof/>
              </w:rPr>
              <w:drawing>
                <wp:inline distT="0" distB="0" distL="0" distR="0">
                  <wp:extent cx="238125" cy="23812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c>
          <w:tcPr>
            <w:tcW w:w="6420" w:type="dxa"/>
            <w:tcBorders>
              <w:bottom w:val="single" w:sz="6" w:space="0" w:color="auto"/>
              <w:right w:val="single" w:sz="6" w:space="0" w:color="auto"/>
            </w:tcBorders>
            <w:tcMar>
              <w:top w:w="45" w:type="dxa"/>
              <w:left w:w="45" w:type="dxa"/>
              <w:bottom w:w="45" w:type="dxa"/>
              <w:right w:w="45" w:type="dxa"/>
            </w:tcMar>
            <w:vAlign w:val="center"/>
          </w:tcPr>
          <w:p w:rsidR="00301550" w:rsidRDefault="0004617B">
            <w:pPr>
              <w:pStyle w:val="pTableText"/>
            </w:pPr>
            <w:r>
              <w:t>Schedule updates</w:t>
            </w:r>
          </w:p>
        </w:tc>
        <w:tc>
          <w:tcPr>
            <w:tcW w:w="6630" w:type="dxa"/>
            <w:tcBorders>
              <w:bottom w:val="single" w:sz="6" w:space="0" w:color="auto"/>
            </w:tcBorders>
            <w:tcMar>
              <w:top w:w="45" w:type="dxa"/>
              <w:left w:w="45" w:type="dxa"/>
              <w:bottom w:w="45" w:type="dxa"/>
              <w:right w:w="45" w:type="dxa"/>
            </w:tcMar>
            <w:vAlign w:val="center"/>
          </w:tcPr>
          <w:p w:rsidR="00301550" w:rsidRDefault="0004617B">
            <w:pPr>
              <w:pStyle w:val="pTableTextDark1"/>
            </w:pPr>
            <w:r>
              <w:rPr>
                <w:rStyle w:val="spanmcFormatColor"/>
              </w:rPr>
              <w:t>Schedule Updates</w:t>
            </w:r>
          </w:p>
        </w:tc>
      </w:tr>
      <w:tr w:rsidR="00301550">
        <w:trPr>
          <w:cantSplit/>
        </w:trPr>
        <w:tc>
          <w:tcPr>
            <w:tcW w:w="1695" w:type="dxa"/>
            <w:tcBorders>
              <w:bottom w:val="single" w:sz="6" w:space="0" w:color="FFFFFF"/>
              <w:right w:val="single" w:sz="6" w:space="0" w:color="000000"/>
            </w:tcBorders>
            <w:shd w:val="clear" w:color="auto" w:fill="2E3641"/>
            <w:tcMar>
              <w:top w:w="45" w:type="dxa"/>
              <w:left w:w="45" w:type="dxa"/>
              <w:bottom w:w="45" w:type="dxa"/>
              <w:right w:w="45" w:type="dxa"/>
            </w:tcMar>
          </w:tcPr>
          <w:p w:rsidR="00301550" w:rsidRDefault="00144D11">
            <w:pPr>
              <w:pStyle w:val="pTableTextDark1"/>
            </w:pPr>
            <w:r>
              <w:rPr>
                <w:noProof/>
              </w:rPr>
              <w:lastRenderedPageBreak/>
              <w:drawing>
                <wp:inline distT="0" distB="0" distL="0" distR="0">
                  <wp:extent cx="247650" cy="20955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p>
        </w:tc>
        <w:tc>
          <w:tcPr>
            <w:tcW w:w="6420" w:type="dxa"/>
            <w:tcBorders>
              <w:bottom w:val="single" w:sz="6" w:space="0" w:color="auto"/>
              <w:right w:val="single" w:sz="6" w:space="0" w:color="auto"/>
            </w:tcBorders>
            <w:tcMar>
              <w:top w:w="45" w:type="dxa"/>
              <w:left w:w="45" w:type="dxa"/>
              <w:bottom w:w="45" w:type="dxa"/>
              <w:right w:w="45" w:type="dxa"/>
            </w:tcMar>
            <w:vAlign w:val="center"/>
          </w:tcPr>
          <w:p w:rsidR="00301550" w:rsidRDefault="0004617B">
            <w:pPr>
              <w:pStyle w:val="pTableText"/>
            </w:pPr>
            <w:r>
              <w:t>Export schedules</w:t>
            </w:r>
          </w:p>
        </w:tc>
        <w:tc>
          <w:tcPr>
            <w:tcW w:w="6630" w:type="dxa"/>
            <w:tcBorders>
              <w:bottom w:val="single" w:sz="6" w:space="0" w:color="auto"/>
            </w:tcBorders>
            <w:tcMar>
              <w:top w:w="45" w:type="dxa"/>
              <w:left w:w="45" w:type="dxa"/>
              <w:bottom w:w="45" w:type="dxa"/>
              <w:right w:w="45" w:type="dxa"/>
            </w:tcMar>
            <w:vAlign w:val="center"/>
          </w:tcPr>
          <w:p w:rsidR="00301550" w:rsidRDefault="0004617B">
            <w:pPr>
              <w:pStyle w:val="pTableTextDark1"/>
            </w:pPr>
            <w:r>
              <w:rPr>
                <w:rStyle w:val="spanmcFormatColor"/>
              </w:rPr>
              <w:t>Export Schedules</w:t>
            </w:r>
          </w:p>
        </w:tc>
      </w:tr>
      <w:tr w:rsidR="00301550">
        <w:trPr>
          <w:cantSplit/>
        </w:trPr>
        <w:tc>
          <w:tcPr>
            <w:tcW w:w="1695" w:type="dxa"/>
            <w:tcBorders>
              <w:bottom w:val="single" w:sz="6" w:space="0" w:color="FFFFFF"/>
              <w:right w:val="single" w:sz="6" w:space="0" w:color="000000"/>
            </w:tcBorders>
            <w:shd w:val="clear" w:color="auto" w:fill="2E3641"/>
            <w:tcMar>
              <w:top w:w="45" w:type="dxa"/>
              <w:left w:w="45" w:type="dxa"/>
              <w:bottom w:w="45" w:type="dxa"/>
              <w:right w:w="45" w:type="dxa"/>
            </w:tcMar>
          </w:tcPr>
          <w:p w:rsidR="00301550" w:rsidRDefault="00144D11">
            <w:pPr>
              <w:pStyle w:val="pTableTextDark1"/>
            </w:pPr>
            <w:r>
              <w:rPr>
                <w:noProof/>
              </w:rPr>
              <w:drawing>
                <wp:inline distT="0" distB="0" distL="0" distR="0">
                  <wp:extent cx="381000" cy="24765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p>
        </w:tc>
        <w:tc>
          <w:tcPr>
            <w:tcW w:w="6420" w:type="dxa"/>
            <w:tcBorders>
              <w:bottom w:val="single" w:sz="6" w:space="0" w:color="000000"/>
              <w:right w:val="single" w:sz="6" w:space="0" w:color="auto"/>
            </w:tcBorders>
            <w:tcMar>
              <w:top w:w="45" w:type="dxa"/>
              <w:left w:w="45" w:type="dxa"/>
              <w:bottom w:w="45" w:type="dxa"/>
              <w:right w:w="45" w:type="dxa"/>
            </w:tcMar>
            <w:vAlign w:val="center"/>
          </w:tcPr>
          <w:p w:rsidR="00301550" w:rsidRDefault="0004617B">
            <w:pPr>
              <w:pStyle w:val="pTableText"/>
            </w:pPr>
            <w:r>
              <w:t>Import schedules</w:t>
            </w:r>
          </w:p>
        </w:tc>
        <w:tc>
          <w:tcPr>
            <w:tcW w:w="6630" w:type="dxa"/>
            <w:tcBorders>
              <w:bottom w:val="single" w:sz="6" w:space="0" w:color="000000"/>
            </w:tcBorders>
            <w:tcMar>
              <w:top w:w="45" w:type="dxa"/>
              <w:left w:w="45" w:type="dxa"/>
              <w:bottom w:w="45" w:type="dxa"/>
              <w:right w:w="45" w:type="dxa"/>
            </w:tcMar>
            <w:vAlign w:val="center"/>
          </w:tcPr>
          <w:p w:rsidR="00301550" w:rsidRDefault="0004617B">
            <w:pPr>
              <w:pStyle w:val="pTableTextDark1"/>
            </w:pPr>
            <w:r>
              <w:rPr>
                <w:rStyle w:val="spanmcFormatColor"/>
              </w:rPr>
              <w:t>Import Schedules</w:t>
            </w:r>
          </w:p>
        </w:tc>
      </w:tr>
      <w:tr w:rsidR="00301550">
        <w:trPr>
          <w:cantSplit/>
        </w:trPr>
        <w:tc>
          <w:tcPr>
            <w:tcW w:w="1695" w:type="dxa"/>
            <w:tcBorders>
              <w:bottom w:val="single" w:sz="6" w:space="0" w:color="FFFFFF"/>
              <w:right w:val="single" w:sz="6" w:space="0" w:color="000000"/>
            </w:tcBorders>
            <w:shd w:val="clear" w:color="auto" w:fill="2E3641"/>
            <w:tcMar>
              <w:top w:w="45" w:type="dxa"/>
              <w:left w:w="45" w:type="dxa"/>
              <w:bottom w:w="45" w:type="dxa"/>
              <w:right w:w="45" w:type="dxa"/>
            </w:tcMar>
          </w:tcPr>
          <w:p w:rsidR="00301550" w:rsidRDefault="00144D11">
            <w:pPr>
              <w:pStyle w:val="pTableTextDark1"/>
            </w:pPr>
            <w:r>
              <w:rPr>
                <w:noProof/>
              </w:rPr>
              <w:drawing>
                <wp:inline distT="0" distB="0" distL="0" distR="0">
                  <wp:extent cx="304800" cy="3048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6420" w:type="dxa"/>
            <w:tcBorders>
              <w:bottom w:val="single" w:sz="6" w:space="0" w:color="auto"/>
              <w:right w:val="single" w:sz="6" w:space="0" w:color="auto"/>
            </w:tcBorders>
            <w:tcMar>
              <w:top w:w="45" w:type="dxa"/>
              <w:left w:w="45" w:type="dxa"/>
              <w:bottom w:w="45" w:type="dxa"/>
              <w:right w:w="45" w:type="dxa"/>
            </w:tcMar>
            <w:vAlign w:val="center"/>
          </w:tcPr>
          <w:p w:rsidR="00301550" w:rsidRDefault="0004617B">
            <w:pPr>
              <w:pStyle w:val="pTableText"/>
            </w:pPr>
            <w:r>
              <w:t>Preferences</w:t>
            </w:r>
          </w:p>
        </w:tc>
        <w:tc>
          <w:tcPr>
            <w:tcW w:w="6630" w:type="dxa"/>
            <w:tcBorders>
              <w:bottom w:val="single" w:sz="6" w:space="0" w:color="auto"/>
            </w:tcBorders>
            <w:tcMar>
              <w:top w:w="45" w:type="dxa"/>
              <w:left w:w="45" w:type="dxa"/>
              <w:bottom w:w="45" w:type="dxa"/>
              <w:right w:w="45" w:type="dxa"/>
            </w:tcMar>
            <w:vAlign w:val="center"/>
          </w:tcPr>
          <w:p w:rsidR="00301550" w:rsidRDefault="0004617B">
            <w:pPr>
              <w:pStyle w:val="pTableTextDark1"/>
            </w:pPr>
            <w:r>
              <w:rPr>
                <w:rStyle w:val="spanmcFormatColor"/>
              </w:rPr>
              <w:t>Preferences</w:t>
            </w:r>
          </w:p>
        </w:tc>
      </w:tr>
      <w:tr w:rsidR="00301550">
        <w:trPr>
          <w:cantSplit/>
        </w:trPr>
        <w:tc>
          <w:tcPr>
            <w:tcW w:w="1695" w:type="dxa"/>
            <w:tcBorders>
              <w:bottom w:val="single" w:sz="6" w:space="0" w:color="FFFFFF"/>
              <w:right w:val="single" w:sz="6" w:space="0" w:color="000000"/>
            </w:tcBorders>
            <w:shd w:val="clear" w:color="auto" w:fill="2E3641"/>
            <w:tcMar>
              <w:top w:w="45" w:type="dxa"/>
              <w:left w:w="45" w:type="dxa"/>
              <w:bottom w:w="45" w:type="dxa"/>
              <w:right w:w="45" w:type="dxa"/>
            </w:tcMar>
          </w:tcPr>
          <w:p w:rsidR="00301550" w:rsidRDefault="00144D11">
            <w:pPr>
              <w:pStyle w:val="pTableTextDark1"/>
            </w:pPr>
            <w:r>
              <w:rPr>
                <w:noProof/>
              </w:rPr>
              <w:drawing>
                <wp:inline distT="0" distB="0" distL="0" distR="0">
                  <wp:extent cx="276225" cy="276225"/>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6420" w:type="dxa"/>
            <w:tcBorders>
              <w:bottom w:val="single" w:sz="6" w:space="0" w:color="auto"/>
              <w:right w:val="single" w:sz="6" w:space="0" w:color="auto"/>
            </w:tcBorders>
            <w:tcMar>
              <w:top w:w="45" w:type="dxa"/>
              <w:left w:w="45" w:type="dxa"/>
              <w:bottom w:w="45" w:type="dxa"/>
              <w:right w:w="45" w:type="dxa"/>
            </w:tcMar>
            <w:vAlign w:val="center"/>
          </w:tcPr>
          <w:p w:rsidR="00301550" w:rsidRDefault="0004617B">
            <w:pPr>
              <w:pStyle w:val="pTableText"/>
            </w:pPr>
            <w:r>
              <w:t>Manual scheduling</w:t>
            </w:r>
          </w:p>
        </w:tc>
        <w:tc>
          <w:tcPr>
            <w:tcW w:w="6630" w:type="dxa"/>
            <w:tcBorders>
              <w:bottom w:val="single" w:sz="6" w:space="0" w:color="auto"/>
            </w:tcBorders>
            <w:tcMar>
              <w:top w:w="45" w:type="dxa"/>
              <w:left w:w="45" w:type="dxa"/>
              <w:bottom w:w="45" w:type="dxa"/>
              <w:right w:w="45" w:type="dxa"/>
            </w:tcMar>
            <w:vAlign w:val="center"/>
          </w:tcPr>
          <w:p w:rsidR="00301550" w:rsidRDefault="0004617B">
            <w:pPr>
              <w:pStyle w:val="pTableTextDark1"/>
            </w:pPr>
            <w:r>
              <w:rPr>
                <w:rStyle w:val="spanmcFormatColor"/>
              </w:rPr>
              <w:t>Manual Scheduling</w:t>
            </w:r>
          </w:p>
        </w:tc>
      </w:tr>
      <w:tr w:rsidR="00301550">
        <w:trPr>
          <w:cantSplit/>
        </w:trPr>
        <w:tc>
          <w:tcPr>
            <w:tcW w:w="1695" w:type="dxa"/>
            <w:tcBorders>
              <w:bottom w:val="single" w:sz="6" w:space="0" w:color="FFFFFF"/>
              <w:right w:val="single" w:sz="6" w:space="0" w:color="000000"/>
            </w:tcBorders>
            <w:shd w:val="clear" w:color="auto" w:fill="2E3641"/>
            <w:tcMar>
              <w:top w:w="45" w:type="dxa"/>
              <w:left w:w="45" w:type="dxa"/>
              <w:bottom w:w="45" w:type="dxa"/>
              <w:right w:w="45" w:type="dxa"/>
            </w:tcMar>
          </w:tcPr>
          <w:p w:rsidR="00301550" w:rsidRDefault="00144D11">
            <w:pPr>
              <w:pStyle w:val="pTableTextDark1"/>
            </w:pPr>
            <w:r>
              <w:rPr>
                <w:noProof/>
              </w:rPr>
              <w:drawing>
                <wp:inline distT="0" distB="0" distL="0" distR="0">
                  <wp:extent cx="219075" cy="20955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p>
        </w:tc>
        <w:tc>
          <w:tcPr>
            <w:tcW w:w="6420" w:type="dxa"/>
            <w:tcBorders>
              <w:bottom w:val="single" w:sz="6" w:space="0" w:color="auto"/>
              <w:right w:val="single" w:sz="6" w:space="0" w:color="auto"/>
            </w:tcBorders>
            <w:tcMar>
              <w:top w:w="45" w:type="dxa"/>
              <w:left w:w="45" w:type="dxa"/>
              <w:bottom w:w="45" w:type="dxa"/>
              <w:right w:w="45" w:type="dxa"/>
            </w:tcMar>
            <w:vAlign w:val="center"/>
          </w:tcPr>
          <w:p w:rsidR="00301550" w:rsidRDefault="0004617B">
            <w:pPr>
              <w:pStyle w:val="pTableText"/>
            </w:pPr>
            <w:r>
              <w:t>Select a day within the current week</w:t>
            </w:r>
          </w:p>
        </w:tc>
        <w:tc>
          <w:tcPr>
            <w:tcW w:w="6630" w:type="dxa"/>
            <w:tcBorders>
              <w:bottom w:val="single" w:sz="6" w:space="0" w:color="auto"/>
            </w:tcBorders>
            <w:tcMar>
              <w:top w:w="45" w:type="dxa"/>
              <w:left w:w="45" w:type="dxa"/>
              <w:bottom w:w="45" w:type="dxa"/>
              <w:right w:w="45" w:type="dxa"/>
            </w:tcMar>
            <w:vAlign w:val="center"/>
          </w:tcPr>
          <w:p w:rsidR="00301550" w:rsidRDefault="0004617B">
            <w:pPr>
              <w:pStyle w:val="pBodyText1"/>
            </w:pPr>
            <w:r>
              <w:rPr>
                <w:rStyle w:val="spanmcFormatColor"/>
              </w:rPr>
              <w:t>Select a Day Within Current Week</w:t>
            </w:r>
          </w:p>
        </w:tc>
      </w:tr>
      <w:tr w:rsidR="00301550">
        <w:trPr>
          <w:cantSplit/>
        </w:trPr>
        <w:tc>
          <w:tcPr>
            <w:tcW w:w="1695" w:type="dxa"/>
            <w:tcBorders>
              <w:bottom w:val="single" w:sz="6" w:space="0" w:color="FFFFFF"/>
              <w:right w:val="single" w:sz="6" w:space="0" w:color="000000"/>
            </w:tcBorders>
            <w:shd w:val="clear" w:color="auto" w:fill="2E3641"/>
            <w:tcMar>
              <w:top w:w="45" w:type="dxa"/>
              <w:left w:w="45" w:type="dxa"/>
              <w:bottom w:w="45" w:type="dxa"/>
              <w:right w:w="45" w:type="dxa"/>
            </w:tcMar>
          </w:tcPr>
          <w:p w:rsidR="00301550" w:rsidRDefault="00144D11">
            <w:pPr>
              <w:pStyle w:val="pTableTextDark1"/>
            </w:pPr>
            <w:r>
              <w:rPr>
                <w:noProof/>
              </w:rPr>
              <w:drawing>
                <wp:inline distT="0" distB="0" distL="0" distR="0">
                  <wp:extent cx="276225" cy="27622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6420" w:type="dxa"/>
            <w:tcBorders>
              <w:bottom w:val="single" w:sz="6" w:space="0" w:color="auto"/>
              <w:right w:val="single" w:sz="6" w:space="0" w:color="auto"/>
            </w:tcBorders>
            <w:tcMar>
              <w:top w:w="45" w:type="dxa"/>
              <w:left w:w="45" w:type="dxa"/>
              <w:bottom w:w="45" w:type="dxa"/>
              <w:right w:w="45" w:type="dxa"/>
            </w:tcMar>
            <w:vAlign w:val="center"/>
          </w:tcPr>
          <w:p w:rsidR="00301550" w:rsidRDefault="0004617B">
            <w:pPr>
              <w:pStyle w:val="pTableText"/>
            </w:pPr>
            <w:r>
              <w:t>Enter the vehicle scheduler (default)</w:t>
            </w:r>
          </w:p>
        </w:tc>
        <w:tc>
          <w:tcPr>
            <w:tcW w:w="6630" w:type="dxa"/>
            <w:vMerge w:val="restart"/>
            <w:tcBorders>
              <w:bottom w:val="single" w:sz="6" w:space="0" w:color="auto"/>
            </w:tcBorders>
            <w:tcMar>
              <w:top w:w="45" w:type="dxa"/>
              <w:left w:w="45" w:type="dxa"/>
              <w:bottom w:w="45" w:type="dxa"/>
              <w:right w:w="45" w:type="dxa"/>
            </w:tcMar>
            <w:vAlign w:val="center"/>
          </w:tcPr>
          <w:p w:rsidR="00301550" w:rsidRDefault="0004617B">
            <w:pPr>
              <w:pStyle w:val="pBodyText1"/>
            </w:pPr>
            <w:r>
              <w:rPr>
                <w:rStyle w:val="spanmcFormatColor"/>
              </w:rPr>
              <w:t>Switch Between Vehicle and Driver Schedules</w:t>
            </w:r>
          </w:p>
          <w:p w:rsidR="00301550" w:rsidRDefault="0004617B">
            <w:pPr>
              <w:pStyle w:val="pBodyText1"/>
            </w:pPr>
            <w:r>
              <w:t> </w:t>
            </w:r>
          </w:p>
        </w:tc>
      </w:tr>
      <w:tr w:rsidR="00301550">
        <w:trPr>
          <w:cantSplit/>
        </w:trPr>
        <w:tc>
          <w:tcPr>
            <w:tcW w:w="1695" w:type="dxa"/>
            <w:tcBorders>
              <w:right w:val="single" w:sz="6" w:space="0" w:color="000000"/>
            </w:tcBorders>
            <w:shd w:val="clear" w:color="auto" w:fill="2E3641"/>
            <w:tcMar>
              <w:top w:w="45" w:type="dxa"/>
              <w:left w:w="45" w:type="dxa"/>
              <w:bottom w:w="45" w:type="dxa"/>
              <w:right w:w="45" w:type="dxa"/>
            </w:tcMar>
          </w:tcPr>
          <w:p w:rsidR="00301550" w:rsidRDefault="00144D11">
            <w:pPr>
              <w:pStyle w:val="pTableTextDark1"/>
            </w:pPr>
            <w:r>
              <w:rPr>
                <w:noProof/>
              </w:rPr>
              <w:drawing>
                <wp:inline distT="0" distB="0" distL="0" distR="0">
                  <wp:extent cx="238125" cy="314325"/>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8125" cy="314325"/>
                          </a:xfrm>
                          <a:prstGeom prst="rect">
                            <a:avLst/>
                          </a:prstGeom>
                          <a:noFill/>
                          <a:ln>
                            <a:noFill/>
                          </a:ln>
                        </pic:spPr>
                      </pic:pic>
                    </a:graphicData>
                  </a:graphic>
                </wp:inline>
              </w:drawing>
            </w:r>
          </w:p>
        </w:tc>
        <w:tc>
          <w:tcPr>
            <w:tcW w:w="6420" w:type="dxa"/>
            <w:tcBorders>
              <w:right w:val="single" w:sz="6" w:space="0" w:color="auto"/>
            </w:tcBorders>
            <w:tcMar>
              <w:top w:w="45" w:type="dxa"/>
              <w:left w:w="45" w:type="dxa"/>
              <w:bottom w:w="45" w:type="dxa"/>
              <w:right w:w="45" w:type="dxa"/>
            </w:tcMar>
            <w:vAlign w:val="center"/>
          </w:tcPr>
          <w:p w:rsidR="00301550" w:rsidRDefault="0004617B">
            <w:pPr>
              <w:pStyle w:val="pTableText"/>
            </w:pPr>
            <w:r>
              <w:t>Enter the driver scheduler</w:t>
            </w:r>
          </w:p>
        </w:tc>
        <w:tc>
          <w:tcPr>
            <w:tcW w:w="360" w:type="dxa"/>
            <w:vMerge/>
            <w:tcBorders>
              <w:bottom w:val="single" w:sz="6" w:space="0" w:color="auto"/>
            </w:tcBorders>
          </w:tcPr>
          <w:p w:rsidR="00301550" w:rsidRDefault="00301550"/>
        </w:tc>
      </w:tr>
    </w:tbl>
    <w:p w:rsidR="00301550" w:rsidRDefault="0004617B">
      <w:pPr>
        <w:pStyle w:val="p"/>
      </w:pPr>
      <w:r>
        <w:t> </w:t>
      </w:r>
    </w:p>
    <w:p w:rsidR="00301550" w:rsidRDefault="0004617B">
      <w:pPr>
        <w:pStyle w:val="h3"/>
      </w:pPr>
      <w:bookmarkStart w:id="40" w:name="_Toc455593516"/>
      <w:r>
        <w:t>The Context Menu</w:t>
      </w:r>
      <w:bookmarkEnd w:id="40"/>
    </w:p>
    <w:p w:rsidR="00301550" w:rsidRDefault="0004617B">
      <w:pPr>
        <w:pStyle w:val="p"/>
      </w:pPr>
      <w:r>
        <w:t>Delete this text and replace it with your own content.</w:t>
      </w:r>
    </w:p>
    <w:p w:rsidR="00301550" w:rsidRDefault="0004617B">
      <w:pPr>
        <w:pStyle w:val="h3"/>
      </w:pPr>
      <w:bookmarkStart w:id="41" w:name="_Toc455593517"/>
      <w:r>
        <w:t>Schedule Updates</w:t>
      </w:r>
      <w:bookmarkEnd w:id="41"/>
    </w:p>
    <w:p w:rsidR="00301550" w:rsidRDefault="0004617B">
      <w:pPr>
        <w:pStyle w:val="p"/>
      </w:pPr>
      <w:r>
        <w:t>Delete this text and replace it with your own content.</w:t>
      </w:r>
    </w:p>
    <w:p w:rsidR="00301550" w:rsidRDefault="0004617B">
      <w:pPr>
        <w:pStyle w:val="h3"/>
      </w:pPr>
      <w:bookmarkStart w:id="42" w:name="_Toc455593518"/>
      <w:r>
        <w:t>Export Schedules</w:t>
      </w:r>
      <w:bookmarkEnd w:id="42"/>
    </w:p>
    <w:p w:rsidR="00301550" w:rsidRDefault="0004617B">
      <w:pPr>
        <w:pStyle w:val="p"/>
      </w:pPr>
      <w:r>
        <w:t>Delete this text and replace it with your own content.</w:t>
      </w:r>
    </w:p>
    <w:p w:rsidR="00301550" w:rsidRDefault="0004617B">
      <w:pPr>
        <w:pStyle w:val="h3"/>
      </w:pPr>
      <w:bookmarkStart w:id="43" w:name="_Toc455593519"/>
      <w:r>
        <w:t>Import Schedules</w:t>
      </w:r>
      <w:bookmarkEnd w:id="43"/>
    </w:p>
    <w:p w:rsidR="00301550" w:rsidRDefault="0004617B">
      <w:pPr>
        <w:pStyle w:val="p"/>
      </w:pPr>
      <w:r>
        <w:t>Delete this text and replace it with your own content.</w:t>
      </w:r>
    </w:p>
    <w:p w:rsidR="00301550" w:rsidRDefault="0004617B">
      <w:pPr>
        <w:pStyle w:val="h3"/>
      </w:pPr>
      <w:bookmarkStart w:id="44" w:name="_Toc455593520"/>
      <w:r>
        <w:t>Preferences</w:t>
      </w:r>
      <w:bookmarkEnd w:id="44"/>
    </w:p>
    <w:p w:rsidR="00301550" w:rsidRDefault="0004617B">
      <w:pPr>
        <w:pStyle w:val="p"/>
      </w:pPr>
      <w:r>
        <w:t>Delete this text and replace it with your own content.</w:t>
      </w:r>
    </w:p>
    <w:p w:rsidR="00301550" w:rsidRDefault="0004617B">
      <w:pPr>
        <w:pStyle w:val="h3"/>
      </w:pPr>
      <w:bookmarkStart w:id="45" w:name="_Toc455593521"/>
      <w:r>
        <w:t>Manual Scheduling</w:t>
      </w:r>
      <w:bookmarkEnd w:id="45"/>
    </w:p>
    <w:p w:rsidR="00301550" w:rsidRDefault="0004617B">
      <w:pPr>
        <w:pStyle w:val="p"/>
      </w:pPr>
      <w:r>
        <w:t>Delete this text and replace it with your own content.</w:t>
      </w:r>
    </w:p>
    <w:p w:rsidR="00301550" w:rsidRDefault="0004617B">
      <w:pPr>
        <w:pStyle w:val="h3"/>
      </w:pPr>
      <w:bookmarkStart w:id="46" w:name="_Toc455593522"/>
      <w:r>
        <w:t>Select a Day Within Current Week</w:t>
      </w:r>
      <w:bookmarkEnd w:id="46"/>
    </w:p>
    <w:p w:rsidR="00301550" w:rsidRDefault="0004617B">
      <w:pPr>
        <w:pStyle w:val="p"/>
      </w:pPr>
      <w:r>
        <w:t>Delete this text and replace it with your own content.</w:t>
      </w:r>
    </w:p>
    <w:p w:rsidR="00301550" w:rsidRDefault="0004617B">
      <w:pPr>
        <w:pStyle w:val="h3"/>
      </w:pPr>
      <w:bookmarkStart w:id="47" w:name="_Toc455593523"/>
      <w:r>
        <w:lastRenderedPageBreak/>
        <w:t>Switch Between Vehicle and Driver Schedules</w:t>
      </w:r>
      <w:bookmarkEnd w:id="47"/>
    </w:p>
    <w:p w:rsidR="00301550" w:rsidRDefault="0004617B">
      <w:pPr>
        <w:pStyle w:val="p"/>
      </w:pPr>
      <w:r>
        <w:t>Delete this text and replace it with your own content.</w:t>
      </w:r>
    </w:p>
    <w:p w:rsidR="00301550" w:rsidRDefault="0004617B">
      <w:pPr>
        <w:pStyle w:val="h2"/>
      </w:pPr>
      <w:bookmarkStart w:id="48" w:name="_Toc455593524"/>
      <w:r>
        <w:t>Optimization Tool Bar</w:t>
      </w:r>
      <w:bookmarkEnd w:id="48"/>
    </w:p>
    <w:p w:rsidR="00301550" w:rsidRDefault="0004617B">
      <w:pPr>
        <w:pStyle w:val="p"/>
      </w:pPr>
      <w:r>
        <w:t>The tool bar above the vehicle and driver Gantts is used for optimization and saving results:</w:t>
      </w:r>
    </w:p>
    <w:p w:rsidR="00301550" w:rsidRDefault="00144D11">
      <w:pPr>
        <w:pStyle w:val="p"/>
      </w:pPr>
      <w:r>
        <w:rPr>
          <w:noProof/>
        </w:rPr>
        <w:drawing>
          <wp:inline distT="0" distB="0" distL="0" distR="0">
            <wp:extent cx="5848350" cy="276225"/>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48350" cy="276225"/>
                    </a:xfrm>
                    <a:prstGeom prst="rect">
                      <a:avLst/>
                    </a:prstGeom>
                    <a:noFill/>
                    <a:ln>
                      <a:noFill/>
                    </a:ln>
                  </pic:spPr>
                </pic:pic>
              </a:graphicData>
            </a:graphic>
          </wp:inline>
        </w:drawing>
      </w:r>
    </w:p>
    <w:p w:rsidR="00301550" w:rsidRDefault="0004617B">
      <w:pPr>
        <w:pStyle w:val="pBodyText"/>
      </w:pPr>
      <w:r>
        <w:t>Following any editing change or optimization run, the tool bar changes to this:</w:t>
      </w:r>
    </w:p>
    <w:p w:rsidR="00301550" w:rsidRDefault="00144D11">
      <w:pPr>
        <w:pStyle w:val="pBodyText"/>
      </w:pPr>
      <w:r>
        <w:rPr>
          <w:noProof/>
        </w:rPr>
        <w:drawing>
          <wp:inline distT="0" distB="0" distL="0" distR="0">
            <wp:extent cx="5819775" cy="276225"/>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19775" cy="276225"/>
                    </a:xfrm>
                    <a:prstGeom prst="rect">
                      <a:avLst/>
                    </a:prstGeom>
                    <a:noFill/>
                    <a:ln>
                      <a:noFill/>
                    </a:ln>
                  </pic:spPr>
                </pic:pic>
              </a:graphicData>
            </a:graphic>
          </wp:inline>
        </w:drawing>
      </w:r>
    </w:p>
    <w:p w:rsidR="00301550" w:rsidRDefault="00301550">
      <w:pPr>
        <w:sectPr w:rsidR="00301550">
          <w:headerReference w:type="even" r:id="rId97"/>
          <w:headerReference w:type="default" r:id="rId98"/>
          <w:footerReference w:type="even" r:id="rId99"/>
          <w:footerReference w:type="default" r:id="rId100"/>
          <w:headerReference w:type="first" r:id="rId101"/>
          <w:footerReference w:type="first" r:id="rId102"/>
          <w:pgSz w:w="11910" w:h="16845"/>
          <w:pgMar w:top="3345" w:right="1290" w:bottom="1215" w:left="1290" w:header="405" w:footer="450" w:gutter="0"/>
          <w:cols w:space="720"/>
          <w:titlePg/>
        </w:sectPr>
      </w:pPr>
    </w:p>
    <w:p w:rsidR="00301550" w:rsidRDefault="0004617B">
      <w:pPr>
        <w:pStyle w:val="h2"/>
      </w:pPr>
      <w:bookmarkStart w:id="49" w:name="_Toc455593525"/>
      <w:r>
        <w:lastRenderedPageBreak/>
        <w:t>The Key Performance indicators (KPI) Window</w:t>
      </w:r>
      <w:bookmarkEnd w:id="49"/>
    </w:p>
    <w:p w:rsidR="00301550" w:rsidRDefault="0004617B">
      <w:pPr>
        <w:pStyle w:val="h3"/>
      </w:pPr>
      <w:bookmarkStart w:id="50" w:name="_Toc455593526"/>
      <w:r>
        <w:t>KPI Window Overview</w:t>
      </w:r>
      <w:bookmarkEnd w:id="50"/>
    </w:p>
    <w:p w:rsidR="00301550" w:rsidRDefault="0004617B">
      <w:pPr>
        <w:pStyle w:val="pBodyText"/>
      </w:pPr>
      <w:r>
        <w:t>In the main window (</w:t>
      </w:r>
      <w:r>
        <w:rPr>
          <w:rStyle w:val="xreffigurecaption"/>
        </w:rPr>
        <w:t>Figure 8-1</w:t>
      </w:r>
      <w:r>
        <w:t xml:space="preserve">), click the expand icon, </w:t>
      </w:r>
      <w:r w:rsidR="00144D11">
        <w:rPr>
          <w:noProof/>
        </w:rPr>
        <w:drawing>
          <wp:inline distT="0" distB="0" distL="0" distR="0">
            <wp:extent cx="266700" cy="1524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t>. The full KPI area opens:</w:t>
      </w:r>
    </w:p>
    <w:p w:rsidR="00301550" w:rsidRDefault="00144D11">
      <w:pPr>
        <w:pStyle w:val="p"/>
      </w:pPr>
      <w:r>
        <w:rPr>
          <w:noProof/>
        </w:rPr>
        <w:drawing>
          <wp:inline distT="0" distB="0" distL="0" distR="0">
            <wp:extent cx="5810250" cy="28956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10250" cy="2895600"/>
                    </a:xfrm>
                    <a:prstGeom prst="rect">
                      <a:avLst/>
                    </a:prstGeom>
                    <a:noFill/>
                    <a:ln>
                      <a:noFill/>
                    </a:ln>
                  </pic:spPr>
                </pic:pic>
              </a:graphicData>
            </a:graphic>
          </wp:inline>
        </w:drawing>
      </w:r>
    </w:p>
    <w:p w:rsidR="00301550" w:rsidRDefault="0004617B">
      <w:pPr>
        <w:pStyle w:val="pFigureCaption"/>
      </w:pPr>
      <w:bookmarkStart w:id="51" w:name="-46520448"/>
      <w:r>
        <w:t>Figure 8-2: The KPI window</w:t>
      </w:r>
    </w:p>
    <w:bookmarkEnd w:id="51"/>
    <w:p w:rsidR="00301550" w:rsidRDefault="0004617B">
      <w:pPr>
        <w:pStyle w:val="pBodyText"/>
      </w:pPr>
      <w:r>
        <w:t> </w:t>
      </w:r>
    </w:p>
    <w:p w:rsidR="00301550" w:rsidRDefault="0004617B">
      <w:pPr>
        <w:pStyle w:val="p"/>
      </w:pPr>
      <w:r>
        <w:t xml:space="preserve">Clicking the </w:t>
      </w:r>
      <w:r w:rsidR="00144D11">
        <w:rPr>
          <w:noProof/>
        </w:rPr>
        <w:drawing>
          <wp:inline distT="0" distB="0" distL="0" distR="0">
            <wp:extent cx="266700" cy="1524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t xml:space="preserve"> icon at the bottom of the window, reverts it.</w:t>
      </w:r>
    </w:p>
    <w:p w:rsidR="00301550" w:rsidRDefault="0004617B">
      <w:pPr>
        <w:pStyle w:val="pBodyText"/>
      </w:pPr>
      <w:r>
        <w:t>These indicators provide a projected performance summary for the schedule. It will of course change under manual editing and optimization.</w:t>
      </w:r>
    </w:p>
    <w:p w:rsidR="00301550" w:rsidRDefault="0004617B">
      <w:pPr>
        <w:pStyle w:val="h3"/>
      </w:pPr>
      <w:bookmarkStart w:id="52" w:name="_Toc455593527"/>
      <w:r>
        <w:t>Indicator Details</w:t>
      </w:r>
      <w:bookmarkEnd w:id="52"/>
    </w:p>
    <w:p w:rsidR="00301550" w:rsidRDefault="00301550">
      <w:pPr>
        <w:spacing w:before="120"/>
      </w:pPr>
    </w:p>
    <w:p w:rsidR="00301550" w:rsidRDefault="0004617B">
      <w:pPr>
        <w:pStyle w:val="captionTableCaption"/>
      </w:pPr>
      <w:bookmarkStart w:id="53" w:name="360940200"/>
      <w:r>
        <w:rPr>
          <w:sz w:val="24"/>
          <w:szCs w:val="24"/>
        </w:rPr>
        <w:t>Table 8-1: KPI details</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1341"/>
        <w:gridCol w:w="1692"/>
        <w:gridCol w:w="6402"/>
      </w:tblGrid>
      <w:tr w:rsidR="00301550">
        <w:trPr>
          <w:cantSplit/>
          <w:tblHeader/>
        </w:trPr>
        <w:tc>
          <w:tcPr>
            <w:tcW w:w="205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bookmarkEnd w:id="53"/>
          <w:p w:rsidR="00301550" w:rsidRDefault="0004617B">
            <w:pPr>
              <w:pStyle w:val="pTableHeadingLeft"/>
            </w:pPr>
            <w:r>
              <w:t>Item #</w:t>
            </w:r>
          </w:p>
        </w:tc>
        <w:tc>
          <w:tcPr>
            <w:tcW w:w="2610"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p w:rsidR="00301550" w:rsidRDefault="0004617B">
            <w:pPr>
              <w:pStyle w:val="pTableHeadingLeft"/>
            </w:pPr>
            <w:r>
              <w:t>Indicator</w:t>
            </w:r>
          </w:p>
        </w:tc>
        <w:tc>
          <w:tcPr>
            <w:tcW w:w="10050"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HeadingLeft"/>
            </w:pPr>
            <w:r>
              <w:t>Description</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301550">
            <w:pPr>
              <w:pStyle w:val="psequenceBegin"/>
            </w:pPr>
            <w:bookmarkStart w:id="54" w:name="355980806"/>
          </w:p>
        </w:tc>
        <w:bookmarkEnd w:id="54"/>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571500" cy="3810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Total number of driver duties</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t>2.   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457200" cy="3810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Total number of vehicles</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t>3.   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781050" cy="3810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referRelativeResize="0">
                            <a:picLocks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81050"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Vehicle efficiency: Ratio of total service trip distance to aggregate traveled distance for the day. The difference is the deadhead distance shown on the last line. The latter distance also includes Pull ins and Pull outs.</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lastRenderedPageBreak/>
              <w:t>4.   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600075" cy="3810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 xml:space="preserve">Crew efficiency: Ratio of driving time (item </w:t>
            </w:r>
            <w:r>
              <w:rPr>
                <w:rStyle w:val="variable3"/>
              </w:rPr>
              <w:t>13</w:t>
            </w:r>
            <w:r>
              <w:t xml:space="preserve">) to paid time (item </w:t>
            </w:r>
            <w:r>
              <w:rPr>
                <w:rStyle w:val="variable3"/>
              </w:rPr>
              <w:t>10</w:t>
            </w:r>
            <w:r>
              <w:t>).</w:t>
            </w:r>
          </w:p>
        </w:tc>
      </w:tr>
      <w:tr w:rsidR="00301550">
        <w:trPr>
          <w:cantSplit/>
        </w:trPr>
        <w:tc>
          <w:tcPr>
            <w:tcW w:w="2055" w:type="dxa"/>
            <w:tcBorders>
              <w:bottom w:val="single" w:sz="6" w:space="0" w:color="000000"/>
              <w:right w:val="single" w:sz="6" w:space="0" w:color="000000"/>
            </w:tcBorders>
            <w:tcMar>
              <w:top w:w="45" w:type="dxa"/>
              <w:left w:w="45" w:type="dxa"/>
              <w:bottom w:w="45" w:type="dxa"/>
              <w:right w:w="45" w:type="dxa"/>
            </w:tcMar>
          </w:tcPr>
          <w:p w:rsidR="00301550" w:rsidRDefault="0004617B">
            <w:pPr>
              <w:pStyle w:val="psequenceContinue"/>
            </w:pPr>
            <w:r>
              <w:t>5.   </w:t>
            </w:r>
          </w:p>
        </w:tc>
        <w:tc>
          <w:tcPr>
            <w:tcW w:w="2610" w:type="dxa"/>
            <w:tcBorders>
              <w:bottom w:val="single" w:sz="6" w:space="0" w:color="000000"/>
              <w:right w:val="single" w:sz="6" w:space="0" w:color="000000"/>
            </w:tcBorders>
            <w:tcMar>
              <w:top w:w="45" w:type="dxa"/>
              <w:left w:w="45" w:type="dxa"/>
              <w:bottom w:w="45" w:type="dxa"/>
              <w:right w:w="45" w:type="dxa"/>
            </w:tcMar>
          </w:tcPr>
          <w:p w:rsidR="00301550" w:rsidRDefault="00144D11">
            <w:pPr>
              <w:pStyle w:val="tdTableStyle-MenuDescription-BodyE-Column1-Body1"/>
            </w:pPr>
            <w:r>
              <w:rPr>
                <w:noProof/>
              </w:rPr>
              <w:drawing>
                <wp:inline distT="0" distB="0" distL="0" distR="0">
                  <wp:extent cx="542925" cy="3810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preferRelativeResize="0">
                            <a:picLocks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2925" cy="381000"/>
                          </a:xfrm>
                          <a:prstGeom prst="rect">
                            <a:avLst/>
                          </a:prstGeom>
                          <a:noFill/>
                          <a:ln>
                            <a:noFill/>
                          </a:ln>
                        </pic:spPr>
                      </pic:pic>
                    </a:graphicData>
                  </a:graphic>
                </wp:inline>
              </w:drawing>
            </w:r>
          </w:p>
        </w:tc>
        <w:tc>
          <w:tcPr>
            <w:tcW w:w="10050" w:type="dxa"/>
            <w:tcBorders>
              <w:bottom w:val="single" w:sz="6" w:space="0" w:color="000000"/>
            </w:tcBorders>
            <w:tcMar>
              <w:top w:w="45" w:type="dxa"/>
              <w:left w:w="45" w:type="dxa"/>
              <w:bottom w:w="45" w:type="dxa"/>
              <w:right w:w="45" w:type="dxa"/>
            </w:tcMar>
          </w:tcPr>
          <w:p w:rsidR="00301550" w:rsidRDefault="0004617B">
            <w:pPr>
              <w:pStyle w:val="pTableText"/>
            </w:pPr>
            <w:r>
              <w:t>Total cost for the day: Crew cost + vehicle costs (based on running cost and an overhead contribution. See TBD.)</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t>6.   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676275" cy="3810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76275"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This item shows the number of split duties, split time and the ratio of the number of split duties to the total number of duties</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t>7.   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647700" cy="3810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preferRelativeResize="0">
                            <a:picLocks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7700"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Total number of driver changeovers and the total number of driver changeovers during a split</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t>8.   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847725" cy="38100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47725"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 xml:space="preserve">Average driver duty time: Total work time (item </w:t>
            </w:r>
            <w:r>
              <w:rPr>
                <w:rStyle w:val="variable3"/>
              </w:rPr>
              <w:t>12</w:t>
            </w:r>
            <w:r>
              <w:t xml:space="preserve">) divided by the number of duties (item </w:t>
            </w:r>
            <w:r>
              <w:rPr>
                <w:rStyle w:val="variable3"/>
              </w:rPr>
              <w:t>1</w:t>
            </w:r>
            <w:r>
              <w:t xml:space="preserve">) in </w:t>
            </w:r>
            <w:proofErr w:type="spellStart"/>
            <w:r>
              <w:t>hours:minutes</w:t>
            </w:r>
            <w:proofErr w:type="spellEnd"/>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t xml:space="preserve">9.   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704850" cy="3810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preferRelativeResize="0">
                            <a:picLocks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04850"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Crew similarity: A measure of similarity between the current changed duties schedule to the previous one. See Preferences TBD.</w:t>
            </w:r>
          </w:p>
        </w:tc>
      </w:tr>
      <w:tr w:rsidR="00301550">
        <w:trPr>
          <w:cantSplit/>
        </w:trPr>
        <w:tc>
          <w:tcPr>
            <w:tcW w:w="2055" w:type="dxa"/>
            <w:tcBorders>
              <w:bottom w:val="single" w:sz="6" w:space="0" w:color="000000"/>
              <w:right w:val="single" w:sz="6" w:space="0" w:color="000000"/>
            </w:tcBorders>
            <w:tcMar>
              <w:top w:w="45" w:type="dxa"/>
              <w:left w:w="45" w:type="dxa"/>
              <w:bottom w:w="45" w:type="dxa"/>
              <w:right w:w="45" w:type="dxa"/>
            </w:tcMar>
          </w:tcPr>
          <w:p w:rsidR="00301550" w:rsidRDefault="00301550">
            <w:pPr>
              <w:pStyle w:val="psequenceContinue"/>
            </w:pPr>
            <w:bookmarkStart w:id="55" w:name="1592251910"/>
          </w:p>
        </w:tc>
        <w:bookmarkEnd w:id="55"/>
        <w:tc>
          <w:tcPr>
            <w:tcW w:w="2610" w:type="dxa"/>
            <w:tcBorders>
              <w:bottom w:val="single" w:sz="6" w:space="0" w:color="000000"/>
              <w:right w:val="single" w:sz="6" w:space="0" w:color="000000"/>
            </w:tcBorders>
            <w:tcMar>
              <w:top w:w="45" w:type="dxa"/>
              <w:left w:w="45" w:type="dxa"/>
              <w:bottom w:w="45" w:type="dxa"/>
              <w:right w:w="45" w:type="dxa"/>
            </w:tcMar>
          </w:tcPr>
          <w:p w:rsidR="00301550" w:rsidRDefault="00144D11">
            <w:pPr>
              <w:pStyle w:val="tdTableStyle-MenuDescription-BodyE-Column1-Body1"/>
            </w:pPr>
            <w:r>
              <w:rPr>
                <w:noProof/>
              </w:rPr>
              <w:drawing>
                <wp:inline distT="0" distB="0" distL="0" distR="0">
                  <wp:extent cx="819150" cy="3810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19150" cy="381000"/>
                          </a:xfrm>
                          <a:prstGeom prst="rect">
                            <a:avLst/>
                          </a:prstGeom>
                          <a:noFill/>
                          <a:ln>
                            <a:noFill/>
                          </a:ln>
                        </pic:spPr>
                      </pic:pic>
                    </a:graphicData>
                  </a:graphic>
                </wp:inline>
              </w:drawing>
            </w:r>
          </w:p>
        </w:tc>
        <w:tc>
          <w:tcPr>
            <w:tcW w:w="10050" w:type="dxa"/>
            <w:tcBorders>
              <w:bottom w:val="single" w:sz="6" w:space="0" w:color="000000"/>
            </w:tcBorders>
            <w:tcMar>
              <w:top w:w="45" w:type="dxa"/>
              <w:left w:w="45" w:type="dxa"/>
              <w:bottom w:w="45" w:type="dxa"/>
              <w:right w:w="45" w:type="dxa"/>
            </w:tcMar>
          </w:tcPr>
          <w:p w:rsidR="00301550" w:rsidRDefault="0004617B">
            <w:pPr>
              <w:pStyle w:val="pTableText"/>
            </w:pPr>
            <w:r>
              <w:t>Vehicle similarity: A measure of similarity between the current changed vehicles schedule to the previous one. See Preferences TBD.</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t>11.   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571500" cy="3810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preferRelativeResize="0">
                            <a:picLocks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Paid time consists of components defined by the Operator. It typically includes driving time and paid breaks and other paid elements.</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301550">
            <w:pPr>
              <w:pStyle w:val="psequenceContinue"/>
            </w:pPr>
            <w:bookmarkStart w:id="56" w:name="1974588934"/>
          </w:p>
        </w:tc>
        <w:bookmarkEnd w:id="56"/>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809625" cy="3810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09625"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Actual work time usually consists paid time and unpaid elements</w:t>
            </w:r>
            <w:ins w:id="57" w:author="may mordechay" w:date="2016-07-07T16:46:00Z">
              <w:r w:rsidR="00CF50A4">
                <w:t>, not including split time</w:t>
              </w:r>
            </w:ins>
            <w:del w:id="58" w:author="may mordechay" w:date="2016-07-07T16:46:00Z">
              <w:r w:rsidDel="00CF50A4">
                <w:delText>.</w:delText>
              </w:r>
            </w:del>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301550">
            <w:pPr>
              <w:pStyle w:val="psequenceContinue"/>
            </w:pPr>
            <w:bookmarkStart w:id="59" w:name="-364063226"/>
          </w:p>
        </w:tc>
        <w:bookmarkEnd w:id="59"/>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904875" cy="381000"/>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preferRelativeResize="0">
                            <a:picLocks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04875"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Driving time consists of all driving events, such as service trips, deadheads, pull ins and pull out.</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t>14.   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981075" cy="3810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preferRelativeResize="0">
                            <a:picLocks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Standby time consis</w:t>
            </w:r>
            <w:del w:id="60" w:author="may mordechay" w:date="2016-07-07T16:46:00Z">
              <w:r w:rsidDel="00CF50A4">
                <w:delText>s</w:delText>
              </w:r>
            </w:del>
            <w:r>
              <w:t>t of any time not occupied by an element in the Driver Gantt. (Split time is not included.)</w:t>
            </w:r>
          </w:p>
        </w:tc>
      </w:tr>
      <w:tr w:rsidR="00301550">
        <w:trPr>
          <w:cantSplit/>
        </w:trPr>
        <w:tc>
          <w:tcPr>
            <w:tcW w:w="2055" w:type="dxa"/>
            <w:tcBorders>
              <w:bottom w:val="single" w:sz="6" w:space="0" w:color="000000"/>
              <w:right w:val="single" w:sz="6" w:space="0" w:color="000000"/>
            </w:tcBorders>
            <w:tcMar>
              <w:top w:w="45" w:type="dxa"/>
              <w:left w:w="45" w:type="dxa"/>
              <w:bottom w:w="45" w:type="dxa"/>
              <w:right w:w="45" w:type="dxa"/>
            </w:tcMar>
          </w:tcPr>
          <w:p w:rsidR="00301550" w:rsidRDefault="0004617B">
            <w:pPr>
              <w:pStyle w:val="psequenceContinue"/>
            </w:pPr>
            <w:r>
              <w:t>15.   </w:t>
            </w:r>
          </w:p>
        </w:tc>
        <w:tc>
          <w:tcPr>
            <w:tcW w:w="2610" w:type="dxa"/>
            <w:tcBorders>
              <w:bottom w:val="single" w:sz="6" w:space="0" w:color="000000"/>
              <w:right w:val="single" w:sz="6" w:space="0" w:color="000000"/>
            </w:tcBorders>
            <w:tcMar>
              <w:top w:w="45" w:type="dxa"/>
              <w:left w:w="45" w:type="dxa"/>
              <w:bottom w:w="45" w:type="dxa"/>
              <w:right w:w="45" w:type="dxa"/>
            </w:tcMar>
          </w:tcPr>
          <w:p w:rsidR="00301550" w:rsidRDefault="00144D11">
            <w:pPr>
              <w:pStyle w:val="tdTableStyle-MenuDescription-BodyE-Column1-Body1"/>
            </w:pPr>
            <w:r>
              <w:rPr>
                <w:noProof/>
              </w:rPr>
              <w:drawing>
                <wp:inline distT="0" distB="0" distL="0" distR="0">
                  <wp:extent cx="819150" cy="381000"/>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preferRelativeResize="0">
                            <a:picLocks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19150" cy="381000"/>
                          </a:xfrm>
                          <a:prstGeom prst="rect">
                            <a:avLst/>
                          </a:prstGeom>
                          <a:noFill/>
                          <a:ln>
                            <a:noFill/>
                          </a:ln>
                        </pic:spPr>
                      </pic:pic>
                    </a:graphicData>
                  </a:graphic>
                </wp:inline>
              </w:drawing>
            </w:r>
          </w:p>
        </w:tc>
        <w:tc>
          <w:tcPr>
            <w:tcW w:w="10050" w:type="dxa"/>
            <w:tcBorders>
              <w:bottom w:val="single" w:sz="6" w:space="0" w:color="000000"/>
            </w:tcBorders>
            <w:tcMar>
              <w:top w:w="45" w:type="dxa"/>
              <w:left w:w="45" w:type="dxa"/>
              <w:bottom w:w="45" w:type="dxa"/>
              <w:right w:w="45" w:type="dxa"/>
            </w:tcMar>
          </w:tcPr>
          <w:p w:rsidR="00301550" w:rsidRDefault="0004617B">
            <w:pPr>
              <w:pStyle w:val="pTableText"/>
            </w:pPr>
            <w:r>
              <w:t xml:space="preserve">Taxi time and distance. Recall that When a driver completes a trip, he may be required to go to a different location for his next trip or even to take a break. To get there, he may require transport such as a </w:t>
            </w:r>
            <w:proofErr w:type="gramStart"/>
            <w:r>
              <w:t>taxi ,</w:t>
            </w:r>
            <w:proofErr w:type="gramEnd"/>
            <w:r>
              <w:t xml:space="preserve"> a shuttle or perhaps walk.</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t>16.   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857250" cy="38100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preferRelativeResize="0">
                            <a:picLocks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57250"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This is a hypothetical costing using theoretical "penalties" associated with Preferences. It provides an expert planner with a tool for assessing his choices.</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t>17.   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600075" cy="38100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preferRelativeResize="0">
                            <a:picLocks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 xml:space="preserve">Distribution of driver duties by duty type. See </w:t>
            </w:r>
            <w:r>
              <w:rPr>
                <w:rStyle w:val="xreffigurecaption"/>
              </w:rPr>
              <w:t>Figure 8-3</w:t>
            </w:r>
            <w:r>
              <w:t xml:space="preserve"> below.</w:t>
            </w:r>
          </w:p>
        </w:tc>
      </w:tr>
      <w:tr w:rsidR="00301550">
        <w:trPr>
          <w:cantSplit/>
        </w:trPr>
        <w:tc>
          <w:tcPr>
            <w:tcW w:w="20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sequenceContinue"/>
            </w:pPr>
            <w:r>
              <w:t>18.   </w:t>
            </w:r>
          </w:p>
        </w:tc>
        <w:tc>
          <w:tcPr>
            <w:tcW w:w="2610" w:type="dxa"/>
            <w:tcBorders>
              <w:bottom w:val="single" w:sz="6" w:space="0" w:color="auto"/>
              <w:right w:val="single" w:sz="6" w:space="0" w:color="000000"/>
            </w:tcBorders>
            <w:tcMar>
              <w:top w:w="45" w:type="dxa"/>
              <w:left w:w="45" w:type="dxa"/>
              <w:bottom w:w="45" w:type="dxa"/>
              <w:right w:w="45" w:type="dxa"/>
            </w:tcMar>
          </w:tcPr>
          <w:p w:rsidR="00301550" w:rsidRDefault="00144D11">
            <w:pPr>
              <w:pStyle w:val="tdTableStyle-MenuDescription-BodyH-Column1-Body1"/>
            </w:pPr>
            <w:r>
              <w:rPr>
                <w:noProof/>
              </w:rPr>
              <w:drawing>
                <wp:inline distT="0" distB="0" distL="0" distR="0">
                  <wp:extent cx="581025" cy="381000"/>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preferRelativeResize="0">
                            <a:picLocks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81025" cy="381000"/>
                          </a:xfrm>
                          <a:prstGeom prst="rect">
                            <a:avLst/>
                          </a:prstGeom>
                          <a:noFill/>
                          <a:ln>
                            <a:noFill/>
                          </a:ln>
                        </pic:spPr>
                      </pic:pic>
                    </a:graphicData>
                  </a:graphic>
                </wp:inline>
              </w:drawing>
            </w:r>
          </w:p>
        </w:tc>
        <w:tc>
          <w:tcPr>
            <w:tcW w:w="10050" w:type="dxa"/>
            <w:tcBorders>
              <w:bottom w:val="single" w:sz="6" w:space="0" w:color="auto"/>
            </w:tcBorders>
            <w:tcMar>
              <w:top w:w="45" w:type="dxa"/>
              <w:left w:w="45" w:type="dxa"/>
              <w:bottom w:w="45" w:type="dxa"/>
              <w:right w:w="45" w:type="dxa"/>
            </w:tcMar>
          </w:tcPr>
          <w:p w:rsidR="00301550" w:rsidRDefault="0004617B">
            <w:pPr>
              <w:pStyle w:val="pTableText"/>
            </w:pPr>
            <w:r>
              <w:t xml:space="preserve">Distribution of driver duties by duty paid time. See </w:t>
            </w:r>
            <w:r>
              <w:rPr>
                <w:rStyle w:val="xreffigurecaption"/>
              </w:rPr>
              <w:t>Figure 8-4</w:t>
            </w:r>
            <w:r>
              <w:t xml:space="preserve"> below.</w:t>
            </w:r>
          </w:p>
        </w:tc>
      </w:tr>
      <w:tr w:rsidR="00301550">
        <w:trPr>
          <w:cantSplit/>
        </w:trPr>
        <w:tc>
          <w:tcPr>
            <w:tcW w:w="2055" w:type="dxa"/>
            <w:tcBorders>
              <w:right w:val="single" w:sz="6" w:space="0" w:color="000000"/>
            </w:tcBorders>
            <w:tcMar>
              <w:top w:w="45" w:type="dxa"/>
              <w:left w:w="45" w:type="dxa"/>
              <w:bottom w:w="45" w:type="dxa"/>
              <w:right w:w="45" w:type="dxa"/>
            </w:tcMar>
          </w:tcPr>
          <w:p w:rsidR="00301550" w:rsidRDefault="0004617B">
            <w:pPr>
              <w:pStyle w:val="psequenceContinue"/>
            </w:pPr>
            <w:r>
              <w:lastRenderedPageBreak/>
              <w:t>19.   </w:t>
            </w:r>
          </w:p>
        </w:tc>
        <w:tc>
          <w:tcPr>
            <w:tcW w:w="2610" w:type="dxa"/>
            <w:tcBorders>
              <w:right w:val="single" w:sz="6" w:space="0" w:color="000000"/>
            </w:tcBorders>
            <w:tcMar>
              <w:top w:w="45" w:type="dxa"/>
              <w:left w:w="45" w:type="dxa"/>
              <w:bottom w:w="45" w:type="dxa"/>
              <w:right w:w="45" w:type="dxa"/>
            </w:tcMar>
          </w:tcPr>
          <w:p w:rsidR="00301550" w:rsidRDefault="00144D11">
            <w:pPr>
              <w:pStyle w:val="tdTableStyle-MenuDescription-BodyB-Column1-Body1"/>
            </w:pPr>
            <w:r>
              <w:rPr>
                <w:noProof/>
              </w:rPr>
              <w:drawing>
                <wp:inline distT="0" distB="0" distL="0" distR="0">
                  <wp:extent cx="581025" cy="381000"/>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preferRelativeResize="0">
                            <a:picLocks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81025" cy="381000"/>
                          </a:xfrm>
                          <a:prstGeom prst="rect">
                            <a:avLst/>
                          </a:prstGeom>
                          <a:noFill/>
                          <a:ln>
                            <a:noFill/>
                          </a:ln>
                        </pic:spPr>
                      </pic:pic>
                    </a:graphicData>
                  </a:graphic>
                </wp:inline>
              </w:drawing>
            </w:r>
          </w:p>
        </w:tc>
        <w:tc>
          <w:tcPr>
            <w:tcW w:w="10050" w:type="dxa"/>
            <w:tcMar>
              <w:top w:w="45" w:type="dxa"/>
              <w:left w:w="45" w:type="dxa"/>
              <w:bottom w:w="45" w:type="dxa"/>
              <w:right w:w="45" w:type="dxa"/>
            </w:tcMar>
          </w:tcPr>
          <w:p w:rsidR="00301550" w:rsidRDefault="0004617B">
            <w:pPr>
              <w:pStyle w:val="pTableText"/>
            </w:pPr>
            <w:r>
              <w:t xml:space="preserve">Distribution of driver duties across vehicle type. See </w:t>
            </w:r>
            <w:r>
              <w:rPr>
                <w:rStyle w:val="xreffigurecaption"/>
              </w:rPr>
              <w:t>Figure 8-5</w:t>
            </w:r>
            <w:r>
              <w:t xml:space="preserve"> below.</w:t>
            </w:r>
          </w:p>
        </w:tc>
      </w:tr>
    </w:tbl>
    <w:p w:rsidR="00301550" w:rsidRDefault="00301550">
      <w:pPr>
        <w:spacing w:after="120"/>
      </w:pPr>
    </w:p>
    <w:p w:rsidR="00301550" w:rsidRDefault="0004617B">
      <w:pPr>
        <w:pStyle w:val="h3"/>
      </w:pPr>
      <w:bookmarkStart w:id="61" w:name="_Toc455593528"/>
      <w:r>
        <w:t>Driver Duty Histograms</w:t>
      </w:r>
      <w:bookmarkEnd w:id="61"/>
    </w:p>
    <w:p w:rsidR="00301550" w:rsidRDefault="0004617B">
      <w:pPr>
        <w:pStyle w:val="pBodyText"/>
      </w:pPr>
      <w:r>
        <w:t xml:space="preserve">The last three items in </w:t>
      </w:r>
      <w:r>
        <w:rPr>
          <w:rStyle w:val="xreffigurecaption"/>
        </w:rPr>
        <w:t>Table 8-1</w:t>
      </w:r>
      <w:r>
        <w:t xml:space="preserve"> above expand into histograms. To see them, click the appropriate item in </w:t>
      </w:r>
      <w:r>
        <w:rPr>
          <w:rStyle w:val="xreffigurecaption"/>
        </w:rPr>
        <w:t>Figure 8-2</w:t>
      </w:r>
      <w:r>
        <w:t>.</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t>{b}Note: {/</w:t>
            </w:r>
            <w:proofErr w:type="gramStart"/>
            <w:r>
              <w:t>b}You</w:t>
            </w:r>
            <w:proofErr w:type="gramEnd"/>
            <w:r>
              <w:t xml:space="preserve"> can move between the histograms by clicking the &lt; and &gt; buttons on the sides of the displays.</w:t>
            </w:r>
          </w:p>
        </w:tc>
      </w:tr>
    </w:tbl>
    <w:p w:rsidR="00301550" w:rsidRDefault="0004617B">
      <w:pPr>
        <w:pStyle w:val="pBodyText"/>
      </w:pPr>
      <w:r>
        <w:t>The following three examples are drawn from several unrelated Datasets, purely for illustrative purposes:</w:t>
      </w:r>
    </w:p>
    <w:p w:rsidR="00301550" w:rsidRDefault="0004617B">
      <w:pPr>
        <w:pStyle w:val="h4"/>
      </w:pPr>
      <w:bookmarkStart w:id="62" w:name="_Toc455593529"/>
      <w:r>
        <w:t>Distribution of Driver Duties by Duty Type</w:t>
      </w:r>
      <w:bookmarkEnd w:id="62"/>
    </w:p>
    <w:p w:rsidR="00301550" w:rsidRDefault="00144D11">
      <w:pPr>
        <w:pStyle w:val="p"/>
      </w:pPr>
      <w:r>
        <w:rPr>
          <w:noProof/>
        </w:rPr>
        <w:drawing>
          <wp:inline distT="0" distB="0" distL="0" distR="0">
            <wp:extent cx="4981575" cy="3133725"/>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preferRelativeResize="0">
                      <a:picLocks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81575" cy="3133725"/>
                    </a:xfrm>
                    <a:prstGeom prst="rect">
                      <a:avLst/>
                    </a:prstGeom>
                    <a:noFill/>
                    <a:ln>
                      <a:noFill/>
                    </a:ln>
                  </pic:spPr>
                </pic:pic>
              </a:graphicData>
            </a:graphic>
          </wp:inline>
        </w:drawing>
      </w:r>
    </w:p>
    <w:p w:rsidR="00301550" w:rsidRDefault="0004617B">
      <w:pPr>
        <w:pStyle w:val="pFigureCaption"/>
      </w:pPr>
      <w:bookmarkStart w:id="63" w:name="120805723"/>
      <w:r>
        <w:t>Figure 8-3: Duty by Duty Type</w:t>
      </w:r>
    </w:p>
    <w:bookmarkEnd w:id="63"/>
    <w:p w:rsidR="00301550" w:rsidRDefault="0004617B">
      <w:pPr>
        <w:pStyle w:val="pBodyText"/>
      </w:pPr>
      <w:r>
        <w:t xml:space="preserve">Recall that the Duty Type is defined by the </w:t>
      </w:r>
      <w:proofErr w:type="spellStart"/>
      <w:r>
        <w:t>Operator.The</w:t>
      </w:r>
      <w:proofErr w:type="spellEnd"/>
      <w:r>
        <w:t xml:space="preserve"> chart shown the number of duties and the percentage of duties per Duty Type.</w:t>
      </w:r>
    </w:p>
    <w:p w:rsidR="00301550" w:rsidRDefault="0004617B">
      <w:pPr>
        <w:pStyle w:val="h4"/>
      </w:pPr>
      <w:bookmarkStart w:id="64" w:name="_Toc455593530"/>
      <w:r>
        <w:lastRenderedPageBreak/>
        <w:t>Distribution of Driver Duties by Duty Paid Time</w:t>
      </w:r>
      <w:bookmarkEnd w:id="64"/>
    </w:p>
    <w:p w:rsidR="00301550" w:rsidRDefault="00144D11">
      <w:pPr>
        <w:pStyle w:val="p"/>
      </w:pPr>
      <w:r>
        <w:rPr>
          <w:noProof/>
        </w:rPr>
        <w:drawing>
          <wp:inline distT="0" distB="0" distL="0" distR="0">
            <wp:extent cx="4981575" cy="3133725"/>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preferRelativeResize="0">
                      <a:picLocks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81575" cy="3133725"/>
                    </a:xfrm>
                    <a:prstGeom prst="rect">
                      <a:avLst/>
                    </a:prstGeom>
                    <a:noFill/>
                    <a:ln>
                      <a:noFill/>
                    </a:ln>
                  </pic:spPr>
                </pic:pic>
              </a:graphicData>
            </a:graphic>
          </wp:inline>
        </w:drawing>
      </w:r>
    </w:p>
    <w:p w:rsidR="00301550" w:rsidRDefault="0004617B">
      <w:pPr>
        <w:pStyle w:val="pFigureCaption"/>
      </w:pPr>
      <w:bookmarkStart w:id="65" w:name="121985371"/>
      <w:r>
        <w:t>Figure 8-4: Duty by Duty Paid Time</w:t>
      </w:r>
    </w:p>
    <w:bookmarkEnd w:id="65"/>
    <w:p w:rsidR="00301550" w:rsidRDefault="0004617B">
      <w:pPr>
        <w:pStyle w:val="pBodyText"/>
      </w:pPr>
      <w:r>
        <w:t>The duty paid time intervals for this histogram are grouped by the Operator. Again, the number of duties in each interval and the percentage are shown.</w:t>
      </w:r>
    </w:p>
    <w:p w:rsidR="00301550" w:rsidRDefault="0004617B">
      <w:pPr>
        <w:pStyle w:val="h4"/>
      </w:pPr>
      <w:bookmarkStart w:id="66" w:name="_Toc455593531"/>
      <w:r>
        <w:t>Distribution of Driver Duties Across Vehicle Type</w:t>
      </w:r>
      <w:bookmarkEnd w:id="66"/>
    </w:p>
    <w:p w:rsidR="00301550" w:rsidRDefault="00144D11">
      <w:pPr>
        <w:pStyle w:val="p"/>
      </w:pPr>
      <w:r>
        <w:rPr>
          <w:noProof/>
        </w:rPr>
        <w:drawing>
          <wp:inline distT="0" distB="0" distL="0" distR="0">
            <wp:extent cx="4981575" cy="3133725"/>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preferRelativeResize="0">
                      <a:picLocks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81575" cy="3133725"/>
                    </a:xfrm>
                    <a:prstGeom prst="rect">
                      <a:avLst/>
                    </a:prstGeom>
                    <a:noFill/>
                    <a:ln>
                      <a:noFill/>
                    </a:ln>
                  </pic:spPr>
                </pic:pic>
              </a:graphicData>
            </a:graphic>
          </wp:inline>
        </w:drawing>
      </w:r>
    </w:p>
    <w:p w:rsidR="00301550" w:rsidRDefault="0004617B">
      <w:pPr>
        <w:pStyle w:val="pFigureCaption"/>
      </w:pPr>
      <w:bookmarkStart w:id="67" w:name="121919835"/>
      <w:r>
        <w:t>Figure 8-5: Duty by Vehicle Type</w:t>
      </w:r>
    </w:p>
    <w:bookmarkEnd w:id="67"/>
    <w:p w:rsidR="00301550" w:rsidRDefault="0004617B" w:rsidP="0004070C">
      <w:pPr>
        <w:pStyle w:val="pBodyText"/>
      </w:pPr>
      <w:r>
        <w:t xml:space="preserve">The number of </w:t>
      </w:r>
      <w:del w:id="68" w:author="may mordechay" w:date="2016-07-07T17:42:00Z">
        <w:r w:rsidDel="0004070C">
          <w:delText xml:space="preserve">duties </w:delText>
        </w:r>
      </w:del>
      <w:ins w:id="69" w:author="may mordechay" w:date="2016-07-07T17:42:00Z">
        <w:r w:rsidR="0004070C">
          <w:t>vehicles</w:t>
        </w:r>
        <w:r w:rsidR="0004070C">
          <w:t xml:space="preserve"> </w:t>
        </w:r>
      </w:ins>
      <w:r>
        <w:t>and the</w:t>
      </w:r>
      <w:ins w:id="70" w:author="may mordechay" w:date="2016-07-07T17:43:00Z">
        <w:r w:rsidR="0004070C">
          <w:t xml:space="preserve"> vehicle</w:t>
        </w:r>
      </w:ins>
      <w:del w:id="71" w:author="may mordechay" w:date="2016-07-07T17:43:00Z">
        <w:r w:rsidDel="0004070C">
          <w:delText xml:space="preserve"> duty</w:delText>
        </w:r>
      </w:del>
      <w:r>
        <w:t xml:space="preserve"> percentages are shown by vehicle type. Vehicle types are defined by the Operator.</w:t>
      </w:r>
    </w:p>
    <w:p w:rsidR="00301550" w:rsidRDefault="0004617B">
      <w:pPr>
        <w:pStyle w:val="h2"/>
      </w:pPr>
      <w:bookmarkStart w:id="72" w:name="_Toc455593532"/>
      <w:r>
        <w:lastRenderedPageBreak/>
        <w:t>Vehicle Gantt</w:t>
      </w:r>
      <w:bookmarkEnd w:id="72"/>
    </w:p>
    <w:p w:rsidR="00301550" w:rsidRDefault="0004617B">
      <w:pPr>
        <w:pStyle w:val="h3"/>
      </w:pPr>
      <w:bookmarkStart w:id="73" w:name="_Toc455593533"/>
      <w:r>
        <w:t>Vehicle Gantt Overview</w:t>
      </w:r>
      <w:bookmarkEnd w:id="73"/>
    </w:p>
    <w:p w:rsidR="00301550" w:rsidRDefault="0004617B">
      <w:pPr>
        <w:pStyle w:val="pBodyText"/>
      </w:pPr>
      <w:r>
        <w:t>The Vehicle Gantt is opened by default. You can always return to it from the Driver Gantt by clicking the vehicle icon in the Options tool bar.</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t>{b}Note: {/</w:t>
            </w:r>
            <w:proofErr w:type="gramStart"/>
            <w:r>
              <w:t>b}If</w:t>
            </w:r>
            <w:proofErr w:type="gramEnd"/>
            <w:r>
              <w:t xml:space="preserve"> you need more space on your screen, you can hide the KPI by clicking the </w:t>
            </w:r>
            <w:r w:rsidR="00144D11">
              <w:rPr>
                <w:noProof/>
              </w:rPr>
              <w:drawing>
                <wp:inline distT="0" distB="0" distL="0" distR="0">
                  <wp:extent cx="285750" cy="28575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preferRelativeResize="0">
                            <a:picLocks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button. To restore the KPI, just click it again.</w:t>
            </w:r>
          </w:p>
        </w:tc>
      </w:tr>
    </w:tbl>
    <w:p w:rsidR="00301550" w:rsidRDefault="0004617B">
      <w:pPr>
        <w:pStyle w:val="pBodyText"/>
      </w:pPr>
      <w:r>
        <w:t>The window contains a vast amount of detail, but nevertheless, it is very easy to follow. For example:</w:t>
      </w:r>
    </w:p>
    <w:p w:rsidR="00301550" w:rsidRDefault="00144D11">
      <w:pPr>
        <w:pStyle w:val="pBodyText"/>
      </w:pPr>
      <w:r>
        <w:rPr>
          <w:noProof/>
        </w:rPr>
        <w:drawing>
          <wp:inline distT="0" distB="0" distL="0" distR="0">
            <wp:extent cx="5219700" cy="2305050"/>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preferRelativeResize="0">
                      <a:picLocks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19700" cy="2305050"/>
                    </a:xfrm>
                    <a:prstGeom prst="rect">
                      <a:avLst/>
                    </a:prstGeom>
                    <a:noFill/>
                    <a:ln>
                      <a:noFill/>
                    </a:ln>
                  </pic:spPr>
                </pic:pic>
              </a:graphicData>
            </a:graphic>
          </wp:inline>
        </w:drawing>
      </w:r>
    </w:p>
    <w:p w:rsidR="00301550" w:rsidRDefault="0004617B">
      <w:pPr>
        <w:pStyle w:val="pFigureCaption"/>
      </w:pPr>
      <w:r>
        <w:t>Figure 8-6: A typical Vehicle Gantt</w:t>
      </w:r>
    </w:p>
    <w:p w:rsidR="00301550" w:rsidRDefault="0004617B">
      <w:pPr>
        <w:pStyle w:val="pBodyText"/>
      </w:pPr>
      <w:r>
        <w:t>Each numbered row on the Gantt shows the day's itinerary of one vehicle. Take for example, row 1:</w:t>
      </w:r>
    </w:p>
    <w:p w:rsidR="00301550" w:rsidRDefault="00144D11">
      <w:pPr>
        <w:pStyle w:val="pBodyText"/>
      </w:pPr>
      <w:r>
        <w:rPr>
          <w:noProof/>
        </w:rPr>
        <w:drawing>
          <wp:inline distT="0" distB="0" distL="0" distR="0">
            <wp:extent cx="5210175" cy="238125"/>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preferRelativeResize="0">
                      <a:picLocks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10175" cy="238125"/>
                    </a:xfrm>
                    <a:prstGeom prst="rect">
                      <a:avLst/>
                    </a:prstGeom>
                    <a:noFill/>
                    <a:ln>
                      <a:noFill/>
                    </a:ln>
                  </pic:spPr>
                </pic:pic>
              </a:graphicData>
            </a:graphic>
          </wp:inline>
        </w:drawing>
      </w:r>
    </w:p>
    <w:p w:rsidR="00301550" w:rsidRDefault="0004617B">
      <w:pPr>
        <w:pStyle w:val="pBodyText"/>
      </w:pPr>
      <w:r>
        <w:t>First, you can see a quick row overview by left-clicking the row number:</w:t>
      </w:r>
    </w:p>
    <w:p w:rsidR="00301550" w:rsidRDefault="00144D11">
      <w:pPr>
        <w:pStyle w:val="pBodyText"/>
      </w:pPr>
      <w:r>
        <w:rPr>
          <w:noProof/>
        </w:rPr>
        <w:drawing>
          <wp:inline distT="0" distB="0" distL="0" distR="0">
            <wp:extent cx="3705225" cy="198120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preferRelativeResize="0">
                      <a:picLocks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05225" cy="1981200"/>
                    </a:xfrm>
                    <a:prstGeom prst="rect">
                      <a:avLst/>
                    </a:prstGeom>
                    <a:noFill/>
                    <a:ln>
                      <a:noFill/>
                    </a:ln>
                  </pic:spPr>
                </pic:pic>
              </a:graphicData>
            </a:graphic>
          </wp:inline>
        </w:drawing>
      </w:r>
    </w:p>
    <w:p w:rsidR="00301550" w:rsidRDefault="0004617B">
      <w:pPr>
        <w:pStyle w:val="pBodyText"/>
      </w:pPr>
      <w:r>
        <w:t>The start and end times relate to the day's work for the vehicle. The duration is also displayed.</w:t>
      </w:r>
    </w:p>
    <w:p w:rsidR="00301550" w:rsidRDefault="0004617B">
      <w:pPr>
        <w:pStyle w:val="p"/>
      </w:pPr>
      <w:r>
        <w:t xml:space="preserve">Let us return to the Gantt itself: </w:t>
      </w:r>
    </w:p>
    <w:p w:rsidR="00301550" w:rsidRDefault="0004617B">
      <w:pPr>
        <w:pStyle w:val="p"/>
      </w:pPr>
      <w:r>
        <w:lastRenderedPageBreak/>
        <w:t xml:space="preserve">The graphic shapes are called </w:t>
      </w:r>
      <w:r>
        <w:rPr>
          <w:rStyle w:val="b"/>
        </w:rPr>
        <w:t>elements</w:t>
      </w:r>
      <w:r>
        <w:t>.</w:t>
      </w:r>
    </w:p>
    <w:p w:rsidR="00301550" w:rsidRDefault="0004617B">
      <w:pPr>
        <w:pStyle w:val="pBodyText"/>
      </w:pPr>
      <w:r>
        <w:t>Each colored bullet shaped element represents a</w:t>
      </w:r>
      <w:r>
        <w:rPr>
          <w:rStyle w:val="b"/>
        </w:rPr>
        <w:t xml:space="preserve"> service trip</w:t>
      </w:r>
      <w:r>
        <w:t>.</w:t>
      </w:r>
    </w:p>
    <w:p w:rsidR="00301550" w:rsidRDefault="00144D11">
      <w:pPr>
        <w:pStyle w:val="pBodyText"/>
      </w:pPr>
      <w:r>
        <w:rPr>
          <w:noProof/>
        </w:rPr>
        <w:drawing>
          <wp:inline distT="0" distB="0" distL="0" distR="0">
            <wp:extent cx="1314450" cy="304800"/>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preferRelativeResize="0">
                      <a:picLocks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14450" cy="304800"/>
                    </a:xfrm>
                    <a:prstGeom prst="rect">
                      <a:avLst/>
                    </a:prstGeom>
                    <a:noFill/>
                    <a:ln>
                      <a:noFill/>
                    </a:ln>
                  </pic:spPr>
                </pic:pic>
              </a:graphicData>
            </a:graphic>
          </wp:inline>
        </w:drawing>
      </w:r>
    </w:p>
    <w:p w:rsidR="00301550" w:rsidRDefault="0004617B">
      <w:pPr>
        <w:pStyle w:val="pFigureCaption"/>
      </w:pPr>
      <w:bookmarkStart w:id="74" w:name="2142677846"/>
      <w:r>
        <w:t>Figure 8-7: Service trip element</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bookmarkEnd w:id="74"/>
          <w:p w:rsidR="00301550" w:rsidRDefault="0004617B">
            <w:pPr>
              <w:pStyle w:val="pnoteInDiv"/>
            </w:pPr>
            <w:r>
              <w:t>{b}Note: {/</w:t>
            </w:r>
            <w:proofErr w:type="gramStart"/>
            <w:r>
              <w:t>b}A</w:t>
            </w:r>
            <w:proofErr w:type="gramEnd"/>
            <w:r>
              <w:t xml:space="preserve"> service trip is a revenue-earning vehicle journey.</w:t>
            </w:r>
          </w:p>
        </w:tc>
      </w:tr>
    </w:tbl>
    <w:p w:rsidR="00301550" w:rsidRDefault="0004617B">
      <w:pPr>
        <w:pStyle w:val="pBodyText"/>
      </w:pPr>
      <w:r>
        <w:t xml:space="preserve"> The number is the route </w:t>
      </w:r>
      <w:r>
        <w:rPr>
          <w:rStyle w:val="b"/>
        </w:rPr>
        <w:t>sign</w:t>
      </w:r>
      <w:r>
        <w:t xml:space="preserve">. In the above </w:t>
      </w:r>
      <w:proofErr w:type="gramStart"/>
      <w:r>
        <w:t>example ,</w:t>
      </w:r>
      <w:proofErr w:type="gramEnd"/>
      <w:r>
        <w:t xml:space="preserve"> the route as seen by a passenger, is 2-1. The difference between a simple number and a hyphenated number such as 2-1 will be explained shortly. Looking at the Gantt, </w:t>
      </w:r>
      <w:proofErr w:type="gramStart"/>
      <w:r>
        <w:t>It's</w:t>
      </w:r>
      <w:proofErr w:type="gramEnd"/>
      <w:r>
        <w:t xml:space="preserve"> </w:t>
      </w:r>
      <w:r>
        <w:rPr>
          <w:rStyle w:val="b"/>
        </w:rPr>
        <w:t>row number</w:t>
      </w:r>
      <w:r>
        <w:t xml:space="preserve"> is the </w:t>
      </w:r>
      <w:r>
        <w:rPr>
          <w:rStyle w:val="b"/>
        </w:rPr>
        <w:t>vehicle ID</w:t>
      </w:r>
      <w:r>
        <w:t>. The position of the left end of the element is the time of the beginning of the trip and the position of right end is the time of completion. You can see the times precisely by moving the mouse horizontally along the row. A vertical cursor line indicates the time:</w:t>
      </w:r>
    </w:p>
    <w:p w:rsidR="00301550" w:rsidRDefault="00144D11">
      <w:pPr>
        <w:pStyle w:val="pBodyText"/>
      </w:pPr>
      <w:r>
        <w:rPr>
          <w:noProof/>
        </w:rPr>
        <w:drawing>
          <wp:inline distT="0" distB="0" distL="0" distR="0">
            <wp:extent cx="1095375" cy="226695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preferRelativeResize="0">
                      <a:picLocks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95375" cy="2266950"/>
                    </a:xfrm>
                    <a:prstGeom prst="rect">
                      <a:avLst/>
                    </a:prstGeom>
                    <a:noFill/>
                    <a:ln>
                      <a:noFill/>
                    </a:ln>
                  </pic:spPr>
                </pic:pic>
              </a:graphicData>
            </a:graphic>
          </wp:inline>
        </w:drawing>
      </w:r>
    </w:p>
    <w:p w:rsidR="00301550" w:rsidRDefault="0004617B">
      <w:pPr>
        <w:pStyle w:val="pBodyText"/>
      </w:pPr>
      <w:r>
        <w:t>Observe the vertical cursor line at 13:25 at the mouse position.</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t>{b}Note: {/</w:t>
            </w:r>
            <w:proofErr w:type="gramStart"/>
            <w:r>
              <w:t>b}The</w:t>
            </w:r>
            <w:proofErr w:type="gramEnd"/>
            <w:r>
              <w:t xml:space="preserve"> service trip coloring is determined by the system to make the display easy to understand. </w:t>
            </w:r>
            <w:r>
              <w:rPr>
                <w:rStyle w:val="spanbold"/>
              </w:rPr>
              <w:t>Each sign has its own color.</w:t>
            </w:r>
          </w:p>
        </w:tc>
      </w:tr>
    </w:tbl>
    <w:p w:rsidR="00301550" w:rsidRDefault="0004617B">
      <w:pPr>
        <w:pStyle w:val="pBodyText"/>
      </w:pPr>
      <w:r>
        <w:t xml:space="preserve">From the transport operator's perspective, a route has three parameters. Referring to </w:t>
      </w:r>
      <w:r>
        <w:rPr>
          <w:rStyle w:val="xreffigurecaption"/>
        </w:rPr>
        <w:t>Figure 8-7</w:t>
      </w:r>
      <w:r>
        <w:t xml:space="preserve"> above, they are:</w:t>
      </w:r>
    </w:p>
    <w:p w:rsidR="00301550" w:rsidRDefault="0004617B">
      <w:pPr>
        <w:pStyle w:val="li"/>
        <w:numPr>
          <w:ilvl w:val="0"/>
          <w:numId w:val="2"/>
        </w:numPr>
        <w:spacing w:before="80"/>
        <w:ind w:left="600"/>
      </w:pPr>
      <w:r>
        <w:t>A sign defining the service trip terminus points - in the example it is 2</w:t>
      </w:r>
    </w:p>
    <w:p w:rsidR="00301550" w:rsidRDefault="0004617B">
      <w:pPr>
        <w:pStyle w:val="li"/>
        <w:numPr>
          <w:ilvl w:val="0"/>
          <w:numId w:val="2"/>
        </w:numPr>
        <w:ind w:left="600"/>
      </w:pPr>
      <w:r>
        <w:t xml:space="preserve"> A direction - at which terminus the trip starts and which terminus the trip finishes determines the direction on the Gantt of the bullet shape</w:t>
      </w:r>
    </w:p>
    <w:p w:rsidR="00301550" w:rsidRDefault="0004617B">
      <w:pPr>
        <w:pStyle w:val="li"/>
        <w:numPr>
          <w:ilvl w:val="0"/>
          <w:numId w:val="2"/>
        </w:numPr>
        <w:spacing w:after="80"/>
        <w:ind w:left="600"/>
      </w:pPr>
      <w:r>
        <w:t>An alternate number indicating a route variant. A route variant for example may add or skip stops in the base route. In the example it is 1 and the passenger sees 2-1 as shown.</w:t>
      </w:r>
    </w:p>
    <w:p w:rsidR="00301550" w:rsidRDefault="0004617B">
      <w:pPr>
        <w:pStyle w:val="pBodyText"/>
      </w:pPr>
      <w:r>
        <w:t>Further information may be obtained by left-clicking an element. Let us take another example, left-clicking the third service trip element in row 1. An information box pops up:</w:t>
      </w:r>
    </w:p>
    <w:p w:rsidR="00301550" w:rsidRDefault="00144D11">
      <w:pPr>
        <w:pStyle w:val="p"/>
      </w:pPr>
      <w:r>
        <w:rPr>
          <w:noProof/>
        </w:rPr>
        <w:lastRenderedPageBreak/>
        <w:drawing>
          <wp:inline distT="0" distB="0" distL="0" distR="0">
            <wp:extent cx="3800475" cy="28575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preferRelativeResize="0">
                      <a:picLocks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00475" cy="2857500"/>
                    </a:xfrm>
                    <a:prstGeom prst="rect">
                      <a:avLst/>
                    </a:prstGeom>
                    <a:noFill/>
                    <a:ln>
                      <a:noFill/>
                    </a:ln>
                  </pic:spPr>
                </pic:pic>
              </a:graphicData>
            </a:graphic>
          </wp:inline>
        </w:drawing>
      </w:r>
    </w:p>
    <w:p w:rsidR="00301550" w:rsidRDefault="0004617B">
      <w:pPr>
        <w:pStyle w:val="pFigureCaption"/>
      </w:pPr>
      <w:bookmarkStart w:id="75" w:name="569209822"/>
      <w:r>
        <w:t>Figure 8-8: Element information box</w:t>
      </w:r>
    </w:p>
    <w:bookmarkEnd w:id="75"/>
    <w:p w:rsidR="00301550" w:rsidRDefault="0004617B">
      <w:pPr>
        <w:pStyle w:val="pBodyText"/>
      </w:pPr>
      <w:r>
        <w:t xml:space="preserve">Notice the </w:t>
      </w:r>
      <w:r>
        <w:rPr>
          <w:rStyle w:val="b"/>
        </w:rPr>
        <w:t>From: ... To: ...</w:t>
      </w:r>
      <w:r>
        <w:t xml:space="preserve"> locations. If you left click-the fourth item following, you will see that </w:t>
      </w:r>
      <w:proofErr w:type="gramStart"/>
      <w:r>
        <w:t xml:space="preserve">the </w:t>
      </w:r>
      <w:r>
        <w:rPr>
          <w:rStyle w:val="b"/>
        </w:rPr>
        <w:t xml:space="preserve"> From</w:t>
      </w:r>
      <w:proofErr w:type="gramEnd"/>
      <w:r>
        <w:rPr>
          <w:rStyle w:val="b"/>
        </w:rPr>
        <w:t>: ... To: ...</w:t>
      </w:r>
      <w:r>
        <w:t xml:space="preserve"> locations are reversed - the vehicle is scheduled for a return trip.</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t>{b}Note: {/</w:t>
            </w:r>
            <w:proofErr w:type="gramStart"/>
            <w:r>
              <w:t>b}Left</w:t>
            </w:r>
            <w:proofErr w:type="gramEnd"/>
            <w:r>
              <w:t xml:space="preserve">-clicking any active element in the display will open an information box describing it in detail. In most cases, the chosen element has a white border as seen in </w:t>
            </w:r>
            <w:r>
              <w:rPr>
                <w:rStyle w:val="xreffigurecaption"/>
              </w:rPr>
              <w:t>Figure 8-8</w:t>
            </w:r>
            <w:r>
              <w:t>.</w:t>
            </w:r>
          </w:p>
        </w:tc>
      </w:tr>
    </w:tbl>
    <w:p w:rsidR="00301550" w:rsidRDefault="0004617B">
      <w:pPr>
        <w:pStyle w:val="pBodyText"/>
      </w:pPr>
      <w:r>
        <w:t xml:space="preserve">We will return to the information box in detail below. </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t>{b}Note: {/</w:t>
            </w:r>
            <w:proofErr w:type="gramStart"/>
            <w:r>
              <w:t>b}Sometimes</w:t>
            </w:r>
            <w:proofErr w:type="gramEnd"/>
            <w:r>
              <w:t xml:space="preserve"> a trip icon may be an oblong shape instead of a bullet shape. It indicates a round-trip that starts and finishes at the same terminus.</w:t>
            </w:r>
          </w:p>
        </w:tc>
      </w:tr>
    </w:tbl>
    <w:p w:rsidR="00301550" w:rsidRDefault="0004617B">
      <w:pPr>
        <w:pStyle w:val="pBodyText"/>
      </w:pPr>
      <w:r>
        <w:t>To complete your understanding of the example, we will look at several other elements appearing on row 1.</w:t>
      </w:r>
    </w:p>
    <w:p w:rsidR="00301550" w:rsidRDefault="0004617B">
      <w:pPr>
        <w:pStyle w:val="pBodyText"/>
      </w:pPr>
      <w:r>
        <w:t xml:space="preserve">The row commences with the symbol </w:t>
      </w:r>
      <w:r w:rsidR="00144D11">
        <w:rPr>
          <w:noProof/>
        </w:rPr>
        <w:drawing>
          <wp:inline distT="0" distB="0" distL="0" distR="0">
            <wp:extent cx="180975" cy="32385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preferRelativeResize="0">
                      <a:picLocks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0975" cy="323850"/>
                    </a:xfrm>
                    <a:prstGeom prst="rect">
                      <a:avLst/>
                    </a:prstGeom>
                    <a:noFill/>
                    <a:ln>
                      <a:noFill/>
                    </a:ln>
                  </pic:spPr>
                </pic:pic>
              </a:graphicData>
            </a:graphic>
          </wp:inline>
        </w:drawing>
      </w:r>
      <w:r>
        <w:t>.Left clicking it opens an information box:</w:t>
      </w:r>
    </w:p>
    <w:p w:rsidR="00301550" w:rsidRDefault="00144D11">
      <w:pPr>
        <w:pStyle w:val="p"/>
      </w:pPr>
      <w:r>
        <w:rPr>
          <w:noProof/>
        </w:rPr>
        <w:lastRenderedPageBreak/>
        <w:drawing>
          <wp:inline distT="0" distB="0" distL="0" distR="0">
            <wp:extent cx="4800600" cy="2324100"/>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preferRelativeResize="0">
                      <a:picLocks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00600" cy="2324100"/>
                    </a:xfrm>
                    <a:prstGeom prst="rect">
                      <a:avLst/>
                    </a:prstGeom>
                    <a:noFill/>
                    <a:ln>
                      <a:noFill/>
                    </a:ln>
                  </pic:spPr>
                </pic:pic>
              </a:graphicData>
            </a:graphic>
          </wp:inline>
        </w:drawing>
      </w:r>
    </w:p>
    <w:p w:rsidR="00301550" w:rsidRDefault="0004617B">
      <w:pPr>
        <w:pStyle w:val="pBodyText"/>
      </w:pPr>
      <w:r>
        <w:t xml:space="preserve">The </w:t>
      </w:r>
      <w:r w:rsidR="00144D11">
        <w:rPr>
          <w:noProof/>
        </w:rPr>
        <w:drawing>
          <wp:inline distT="0" distB="0" distL="0" distR="0">
            <wp:extent cx="180975" cy="333375"/>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preferRelativeResize="0">
                      <a:picLocks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0975" cy="333375"/>
                    </a:xfrm>
                    <a:prstGeom prst="rect">
                      <a:avLst/>
                    </a:prstGeom>
                    <a:noFill/>
                    <a:ln>
                      <a:noFill/>
                    </a:ln>
                  </pic:spPr>
                </pic:pic>
              </a:graphicData>
            </a:graphic>
          </wp:inline>
        </w:drawing>
      </w:r>
      <w:r>
        <w:t xml:space="preserve"> symbol represents pre-trip activity. It may also show as </w:t>
      </w:r>
      <w:r>
        <w:rPr>
          <w:rStyle w:val="b"/>
        </w:rPr>
        <w:t>Vehicle Preparation</w:t>
      </w:r>
      <w:r>
        <w:t>. This is an Operator choice.</w:t>
      </w:r>
    </w:p>
    <w:p w:rsidR="00301550" w:rsidRDefault="0004617B">
      <w:pPr>
        <w:pStyle w:val="pBodyText"/>
      </w:pPr>
      <w:r>
        <w:t xml:space="preserve">The next graphic element looks like this: </w:t>
      </w:r>
      <w:r w:rsidR="00144D11">
        <w:rPr>
          <w:noProof/>
        </w:rPr>
        <w:drawing>
          <wp:inline distT="0" distB="0" distL="0" distR="0">
            <wp:extent cx="228600" cy="314325"/>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preferRelativeResize="0">
                      <a:picLocks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8600" cy="314325"/>
                    </a:xfrm>
                    <a:prstGeom prst="rect">
                      <a:avLst/>
                    </a:prstGeom>
                    <a:noFill/>
                    <a:ln>
                      <a:noFill/>
                    </a:ln>
                  </pic:spPr>
                </pic:pic>
              </a:graphicData>
            </a:graphic>
          </wp:inline>
        </w:drawing>
      </w:r>
      <w:r>
        <w:t xml:space="preserve"> Left clicking it shows a </w:t>
      </w:r>
      <w:r>
        <w:rPr>
          <w:rStyle w:val="b"/>
        </w:rPr>
        <w:t>Pull out</w:t>
      </w:r>
      <w:r>
        <w:t xml:space="preserve"> information box:</w:t>
      </w:r>
    </w:p>
    <w:p w:rsidR="00301550" w:rsidRDefault="00144D11">
      <w:pPr>
        <w:pStyle w:val="pBodyText"/>
      </w:pPr>
      <w:r>
        <w:rPr>
          <w:noProof/>
        </w:rPr>
        <w:drawing>
          <wp:inline distT="0" distB="0" distL="0" distR="0">
            <wp:extent cx="4505325" cy="2390775"/>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preferRelativeResize="0">
                      <a:picLocks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05325" cy="2390775"/>
                    </a:xfrm>
                    <a:prstGeom prst="rect">
                      <a:avLst/>
                    </a:prstGeom>
                    <a:noFill/>
                    <a:ln>
                      <a:noFill/>
                    </a:ln>
                  </pic:spPr>
                </pic:pic>
              </a:graphicData>
            </a:graphic>
          </wp:inline>
        </w:drawing>
      </w:r>
    </w:p>
    <w:p w:rsidR="00301550" w:rsidRDefault="0004617B">
      <w:pPr>
        <w:pStyle w:val="pBodyText"/>
      </w:pPr>
      <w:r>
        <w:t xml:space="preserve">The length of the Pull out graphic reflects the time required. The same graphic at the end of a trip or at the end of a day denotes a </w:t>
      </w:r>
      <w:r>
        <w:rPr>
          <w:rStyle w:val="b"/>
        </w:rPr>
        <w:t>Pull in</w:t>
      </w:r>
      <w:r>
        <w:t>.</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rPr>
                <w:rStyle w:val="spanbold"/>
              </w:rPr>
              <w:t>Pull out</w:t>
            </w:r>
            <w:r>
              <w:t xml:space="preserve">{b}Note: {/b} and </w:t>
            </w:r>
            <w:r>
              <w:rPr>
                <w:rStyle w:val="spanbold"/>
              </w:rPr>
              <w:t>Pull in</w:t>
            </w:r>
            <w:r>
              <w:t>: Moving a vehicle from a depot to the first stop of a service trip is called a Pull out. What is considered to be a "Depot" here, is determined by the Operator. In the opposite direction, a Pull in is moving a vehicle from the last terminus of a service trip back to the depot.</w:t>
            </w:r>
          </w:p>
        </w:tc>
      </w:tr>
    </w:tbl>
    <w:p w:rsidR="00301550" w:rsidRDefault="0004617B">
      <w:pPr>
        <w:pStyle w:val="pBodyText"/>
      </w:pPr>
      <w:r>
        <w:t xml:space="preserve">Once again, on the top row at about 18:13, there is a similar graphic with a black background, </w:t>
      </w:r>
      <w:r w:rsidR="00144D11">
        <w:rPr>
          <w:noProof/>
        </w:rPr>
        <w:drawing>
          <wp:inline distT="0" distB="0" distL="0" distR="0">
            <wp:extent cx="228600" cy="314325"/>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preferRelativeResize="0">
                      <a:picLocks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28600" cy="314325"/>
                    </a:xfrm>
                    <a:prstGeom prst="rect">
                      <a:avLst/>
                    </a:prstGeom>
                    <a:noFill/>
                    <a:ln>
                      <a:noFill/>
                    </a:ln>
                  </pic:spPr>
                </pic:pic>
              </a:graphicData>
            </a:graphic>
          </wp:inline>
        </w:drawing>
      </w:r>
      <w:r>
        <w:t xml:space="preserve">. Left-clicking it shows </w:t>
      </w:r>
      <w:r>
        <w:rPr>
          <w:rStyle w:val="b"/>
        </w:rPr>
        <w:t>Deadhead</w:t>
      </w:r>
      <w:r>
        <w:t xml:space="preserve"> information:</w:t>
      </w:r>
    </w:p>
    <w:p w:rsidR="00301550" w:rsidRDefault="00144D11">
      <w:pPr>
        <w:pStyle w:val="p"/>
      </w:pPr>
      <w:r>
        <w:rPr>
          <w:noProof/>
        </w:rPr>
        <w:lastRenderedPageBreak/>
        <w:drawing>
          <wp:inline distT="0" distB="0" distL="0" distR="0">
            <wp:extent cx="3810000" cy="2390775"/>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preferRelativeResize="0">
                      <a:picLocks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10000" cy="2390775"/>
                    </a:xfrm>
                    <a:prstGeom prst="rect">
                      <a:avLst/>
                    </a:prstGeom>
                    <a:noFill/>
                    <a:ln>
                      <a:noFill/>
                    </a:ln>
                  </pic:spPr>
                </pic:pic>
              </a:graphicData>
            </a:graphic>
          </wp:inline>
        </w:drawing>
      </w:r>
    </w:p>
    <w:p w:rsidR="00301550" w:rsidRDefault="0004617B">
      <w:pPr>
        <w:pStyle w:val="pBodyText"/>
      </w:pPr>
      <w:r>
        <w:t>Again, the length of the graphic reflects the time required for the deadhead trip.</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t>{b}Note: {/b}A deadhead is any non-revenue earning vehicle movement other than pull out and pull in.</w:t>
            </w:r>
          </w:p>
        </w:tc>
      </w:tr>
    </w:tbl>
    <w:p w:rsidR="00301550" w:rsidRDefault="00301550"/>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rsidP="0004070C">
            <w:pPr>
              <w:pStyle w:val="pnoteInDiv"/>
            </w:pPr>
            <w:r>
              <w:t>{b}Note: {/</w:t>
            </w:r>
            <w:proofErr w:type="gramStart"/>
            <w:r>
              <w:t>b}Deadhead</w:t>
            </w:r>
            <w:proofErr w:type="gramEnd"/>
            <w:r>
              <w:t xml:space="preserve">, pull out or pull in icons with a white dot in the center, for example like this, </w:t>
            </w:r>
            <w:r w:rsidR="00144D11">
              <w:rPr>
                <w:noProof/>
              </w:rPr>
              <w:drawing>
                <wp:inline distT="0" distB="0" distL="0" distR="0">
                  <wp:extent cx="314325" cy="4572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preferRelativeResize="0">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14325" cy="457200"/>
                          </a:xfrm>
                          <a:prstGeom prst="rect">
                            <a:avLst/>
                          </a:prstGeom>
                          <a:noFill/>
                          <a:ln>
                            <a:noFill/>
                          </a:ln>
                        </pic:spPr>
                      </pic:pic>
                    </a:graphicData>
                  </a:graphic>
                </wp:inline>
              </w:drawing>
            </w:r>
            <w:r>
              <w:t xml:space="preserve"> are auto-generated by the system. You </w:t>
            </w:r>
            <w:del w:id="76" w:author="may mordechay" w:date="2016-07-07T17:44:00Z">
              <w:r w:rsidDel="0004070C">
                <w:delText xml:space="preserve">may need to edit them in Manual mode (see TBD) or </w:delText>
              </w:r>
            </w:del>
            <w:ins w:id="77" w:author="may mordechay" w:date="2016-07-07T17:44:00Z">
              <w:r w:rsidR="0004070C">
                <w:t xml:space="preserve">can </w:t>
              </w:r>
            </w:ins>
            <w:del w:id="78" w:author="may mordechay" w:date="2016-07-07T17:44:00Z">
              <w:r w:rsidDel="0004070C">
                <w:delText xml:space="preserve">create / </w:delText>
              </w:r>
            </w:del>
            <w:r>
              <w:t xml:space="preserve">edit </w:t>
            </w:r>
            <w:ins w:id="79" w:author="may mordechay" w:date="2016-07-07T17:44:00Z">
              <w:r w:rsidR="0004070C">
                <w:t xml:space="preserve">them in the </w:t>
              </w:r>
            </w:ins>
            <w:del w:id="80" w:author="may mordechay" w:date="2016-07-07T17:44:00Z">
              <w:r w:rsidDel="0004070C">
                <w:delText>your</w:delText>
              </w:r>
            </w:del>
            <w:r>
              <w:t xml:space="preserve"> Deadhead Catalog (see TBD).</w:t>
            </w:r>
          </w:p>
        </w:tc>
      </w:tr>
    </w:tbl>
    <w:p w:rsidR="00301550" w:rsidRDefault="0004617B">
      <w:pPr>
        <w:pStyle w:val="pBodyText"/>
      </w:pPr>
      <w:r>
        <w:t>Look now, at the period between 14:00 and 15:15:</w:t>
      </w:r>
    </w:p>
    <w:p w:rsidR="00301550" w:rsidRDefault="00144D11">
      <w:pPr>
        <w:pStyle w:val="p"/>
      </w:pPr>
      <w:r>
        <w:rPr>
          <w:noProof/>
        </w:rPr>
        <w:drawing>
          <wp:inline distT="0" distB="0" distL="0" distR="0">
            <wp:extent cx="1181100" cy="771525"/>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preferRelativeResize="0">
                      <a:picLocks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81100" cy="771525"/>
                    </a:xfrm>
                    <a:prstGeom prst="rect">
                      <a:avLst/>
                    </a:prstGeom>
                    <a:noFill/>
                    <a:ln>
                      <a:noFill/>
                    </a:ln>
                  </pic:spPr>
                </pic:pic>
              </a:graphicData>
            </a:graphic>
          </wp:inline>
        </w:drawing>
      </w:r>
    </w:p>
    <w:p w:rsidR="00301550" w:rsidRDefault="0004617B">
      <w:pPr>
        <w:pStyle w:val="pBodyText"/>
      </w:pPr>
      <w:r>
        <w:t xml:space="preserve">The down arrow to the right of sign 6 indicates that the driver has left the vehicle (for example going off-duty or taking a break). The up arrow following indicates that a </w:t>
      </w:r>
      <w:r>
        <w:rPr>
          <w:rStyle w:val="b"/>
        </w:rPr>
        <w:t xml:space="preserve">different </w:t>
      </w:r>
      <w:r>
        <w:t xml:space="preserve">driver has </w:t>
      </w:r>
      <w:proofErr w:type="spellStart"/>
      <w:r>
        <w:t>takien</w:t>
      </w:r>
      <w:proofErr w:type="spellEnd"/>
      <w:r>
        <w:t xml:space="preserve"> the vehicle.</w:t>
      </w:r>
    </w:p>
    <w:p w:rsidR="00301550" w:rsidRDefault="0004617B">
      <w:pPr>
        <w:pStyle w:val="pBodyText"/>
      </w:pPr>
      <w:r>
        <w:t xml:space="preserve">Finally, at the end of row 1 is a post-trip symbol, </w:t>
      </w:r>
      <w:r w:rsidR="00144D11">
        <w:rPr>
          <w:noProof/>
        </w:rPr>
        <w:drawing>
          <wp:inline distT="0" distB="0" distL="0" distR="0">
            <wp:extent cx="180975" cy="333375"/>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preferRelativeResize="0">
                      <a:picLocks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0975" cy="333375"/>
                    </a:xfrm>
                    <a:prstGeom prst="rect">
                      <a:avLst/>
                    </a:prstGeom>
                    <a:noFill/>
                    <a:ln>
                      <a:noFill/>
                    </a:ln>
                  </pic:spPr>
                </pic:pic>
              </a:graphicData>
            </a:graphic>
          </wp:inline>
        </w:drawing>
      </w:r>
      <w:r>
        <w:t>. Left clicking it, displays post-trip activity:</w:t>
      </w:r>
    </w:p>
    <w:p w:rsidR="00301550" w:rsidRDefault="00144D11">
      <w:pPr>
        <w:pStyle w:val="p"/>
      </w:pPr>
      <w:r>
        <w:rPr>
          <w:noProof/>
        </w:rPr>
        <w:lastRenderedPageBreak/>
        <w:drawing>
          <wp:inline distT="0" distB="0" distL="0" distR="0">
            <wp:extent cx="4276725" cy="20955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preferRelativeResize="0">
                      <a:picLocks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76725" cy="2095500"/>
                    </a:xfrm>
                    <a:prstGeom prst="rect">
                      <a:avLst/>
                    </a:prstGeom>
                    <a:noFill/>
                    <a:ln>
                      <a:noFill/>
                    </a:ln>
                  </pic:spPr>
                </pic:pic>
              </a:graphicData>
            </a:graphic>
          </wp:inline>
        </w:drawing>
      </w:r>
    </w:p>
    <w:p w:rsidR="00301550" w:rsidRDefault="0004617B">
      <w:pPr>
        <w:pStyle w:val="h3"/>
      </w:pPr>
      <w:bookmarkStart w:id="81" w:name="_Toc455593534"/>
      <w:r>
        <w:t>The Vehicle Gantt in Detail</w:t>
      </w:r>
      <w:bookmarkEnd w:id="81"/>
    </w:p>
    <w:p w:rsidR="00301550" w:rsidRDefault="0004617B">
      <w:pPr>
        <w:pStyle w:val="pBodyText"/>
      </w:pPr>
      <w:r>
        <w:t xml:space="preserve">In this section we look at the information boxes in detail. </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t>{b}Note: {/</w:t>
            </w:r>
            <w:proofErr w:type="gramStart"/>
            <w:r>
              <w:t>b}The</w:t>
            </w:r>
            <w:proofErr w:type="gramEnd"/>
            <w:r>
              <w:t xml:space="preserve"> Vehicle Gantt information boxes become active data entry panels during Manual Vehicle-only Scheduling. See TBD.</w:t>
            </w:r>
          </w:p>
        </w:tc>
      </w:tr>
    </w:tbl>
    <w:p w:rsidR="00301550" w:rsidRDefault="00301550"/>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t>{b}Note: {/b}An open information box may be dismissed in three ways:</w:t>
            </w:r>
          </w:p>
          <w:p w:rsidR="00301550" w:rsidRDefault="0004617B">
            <w:pPr>
              <w:pStyle w:val="li1"/>
              <w:numPr>
                <w:ilvl w:val="0"/>
                <w:numId w:val="3"/>
              </w:numPr>
              <w:ind w:left="600"/>
            </w:pPr>
            <w:r>
              <w:t>Clicking the x in the top right corner of the box</w:t>
            </w:r>
          </w:p>
          <w:p w:rsidR="00301550" w:rsidRDefault="0004617B">
            <w:pPr>
              <w:pStyle w:val="li1"/>
              <w:numPr>
                <w:ilvl w:val="0"/>
                <w:numId w:val="3"/>
              </w:numPr>
              <w:ind w:left="600"/>
            </w:pPr>
            <w:r>
              <w:t>Opening another box</w:t>
            </w:r>
          </w:p>
          <w:p w:rsidR="00301550" w:rsidRDefault="0004617B">
            <w:pPr>
              <w:pStyle w:val="li1"/>
              <w:numPr>
                <w:ilvl w:val="0"/>
                <w:numId w:val="3"/>
              </w:numPr>
              <w:spacing w:after="80"/>
              <w:ind w:left="600"/>
            </w:pPr>
            <w:r>
              <w:t>Clicking an unused area on the display</w:t>
            </w:r>
          </w:p>
        </w:tc>
      </w:tr>
    </w:tbl>
    <w:p w:rsidR="00301550" w:rsidRDefault="0004617B">
      <w:pPr>
        <w:pStyle w:val="h4"/>
      </w:pPr>
      <w:r>
        <w:t xml:space="preserve"> </w:t>
      </w:r>
      <w:bookmarkStart w:id="82" w:name="_Toc455593535"/>
      <w:r>
        <w:t>Workday Overview for a Vehicle</w:t>
      </w:r>
      <w:bookmarkEnd w:id="82"/>
    </w:p>
    <w:p w:rsidR="00301550" w:rsidRDefault="0004617B">
      <w:pPr>
        <w:pStyle w:val="pBodyText"/>
      </w:pPr>
      <w:r>
        <w:t>Left-clicking a row number pops up a work day overview for the vehicle:</w:t>
      </w:r>
    </w:p>
    <w:p w:rsidR="00301550" w:rsidRDefault="00144D11">
      <w:pPr>
        <w:pStyle w:val="p"/>
        <w:jc w:val="center"/>
      </w:pPr>
      <w:r>
        <w:rPr>
          <w:noProof/>
        </w:rPr>
        <w:lastRenderedPageBreak/>
        <w:drawing>
          <wp:inline distT="0" distB="0" distL="0" distR="0">
            <wp:extent cx="4191000" cy="3343275"/>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preferRelativeResize="0">
                      <a:picLocks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91000" cy="3343275"/>
                    </a:xfrm>
                    <a:prstGeom prst="rect">
                      <a:avLst/>
                    </a:prstGeom>
                    <a:noFill/>
                    <a:ln>
                      <a:noFill/>
                    </a:ln>
                  </pic:spPr>
                </pic:pic>
              </a:graphicData>
            </a:graphic>
          </wp:inline>
        </w:drawing>
      </w:r>
    </w:p>
    <w:p w:rsidR="00301550" w:rsidRDefault="00301550">
      <w:pPr>
        <w:spacing w:before="120"/>
      </w:pPr>
    </w:p>
    <w:p w:rsidR="00301550" w:rsidRDefault="0004617B">
      <w:pPr>
        <w:pStyle w:val="captionTableCaption"/>
      </w:pPr>
      <w:r>
        <w:rPr>
          <w:sz w:val="24"/>
          <w:szCs w:val="24"/>
        </w:rPr>
        <w:t>Table 8-1: Row overview information box</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3060"/>
        <w:gridCol w:w="6375"/>
      </w:tblGrid>
      <w:tr w:rsidR="00301550">
        <w:trPr>
          <w:cantSplit/>
          <w:tblHeader/>
        </w:trPr>
        <w:tc>
          <w:tcPr>
            <w:tcW w:w="475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Information Box Item</w:t>
            </w:r>
          </w:p>
        </w:tc>
        <w:tc>
          <w:tcPr>
            <w:tcW w:w="9975"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Description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From:</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 xml:space="preserve">Start location at the beginning of the work day </w:t>
            </w:r>
          </w:p>
        </w:tc>
      </w:tr>
      <w:tr w:rsidR="00301550">
        <w:trPr>
          <w:cantSplit/>
        </w:trPr>
        <w:tc>
          <w:tcPr>
            <w:tcW w:w="4755" w:type="dxa"/>
            <w:tcBorders>
              <w:right w:val="single" w:sz="6" w:space="0" w:color="000000"/>
            </w:tcBorders>
            <w:tcMar>
              <w:top w:w="45" w:type="dxa"/>
              <w:left w:w="45" w:type="dxa"/>
              <w:bottom w:w="45" w:type="dxa"/>
              <w:right w:w="45" w:type="dxa"/>
            </w:tcMar>
          </w:tcPr>
          <w:p w:rsidR="00301550" w:rsidRDefault="0004617B">
            <w:pPr>
              <w:pStyle w:val="pTableText"/>
            </w:pPr>
            <w:r>
              <w:t>To:</w:t>
            </w:r>
          </w:p>
        </w:tc>
        <w:tc>
          <w:tcPr>
            <w:tcW w:w="9975" w:type="dxa"/>
            <w:tcMar>
              <w:top w:w="45" w:type="dxa"/>
              <w:left w:w="45" w:type="dxa"/>
              <w:bottom w:w="45" w:type="dxa"/>
              <w:right w:w="45" w:type="dxa"/>
            </w:tcMar>
          </w:tcPr>
          <w:p w:rsidR="00301550" w:rsidRDefault="0004617B">
            <w:pPr>
              <w:pStyle w:val="pTableText"/>
            </w:pPr>
            <w:r>
              <w:t>The final location of the vehicle at the end of the work day</w:t>
            </w:r>
          </w:p>
        </w:tc>
      </w:tr>
    </w:tbl>
    <w:p w:rsidR="00301550" w:rsidRDefault="00301550">
      <w:pPr>
        <w:spacing w:after="120"/>
      </w:pPr>
    </w:p>
    <w:p w:rsidR="00301550" w:rsidRDefault="0004617B">
      <w:pPr>
        <w:pStyle w:val="h4"/>
      </w:pPr>
      <w:bookmarkStart w:id="83" w:name="_Toc455593536"/>
      <w:r>
        <w:lastRenderedPageBreak/>
        <w:t>Service trip</w:t>
      </w:r>
      <w:bookmarkEnd w:id="83"/>
    </w:p>
    <w:p w:rsidR="00301550" w:rsidRDefault="00144D11">
      <w:pPr>
        <w:pStyle w:val="p"/>
      </w:pPr>
      <w:r>
        <w:rPr>
          <w:noProof/>
        </w:rPr>
        <w:drawing>
          <wp:inline distT="0" distB="0" distL="0" distR="0">
            <wp:extent cx="5629275" cy="4048125"/>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preferRelativeResize="0">
                      <a:picLocks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29275" cy="4048125"/>
                    </a:xfrm>
                    <a:prstGeom prst="rect">
                      <a:avLst/>
                    </a:prstGeom>
                    <a:noFill/>
                    <a:ln>
                      <a:noFill/>
                    </a:ln>
                  </pic:spPr>
                </pic:pic>
              </a:graphicData>
            </a:graphic>
          </wp:inline>
        </w:drawing>
      </w:r>
    </w:p>
    <w:p w:rsidR="00301550" w:rsidRDefault="0004617B">
      <w:pPr>
        <w:pStyle w:val="pBodyText"/>
      </w:pPr>
      <w:r>
        <w:t xml:space="preserve">The remaining items inside the gray area are described in </w:t>
      </w:r>
      <w:r>
        <w:rPr>
          <w:rStyle w:val="xreffigurecaption"/>
        </w:rPr>
        <w:t>UNRESOLVED CROSS-</w:t>
      </w:r>
      <w:proofErr w:type="spellStart"/>
      <w:r>
        <w:rPr>
          <w:rStyle w:val="xreffigurecaption"/>
        </w:rPr>
        <w:t>REFERENCE</w:t>
      </w:r>
      <w:r>
        <w:t>below</w:t>
      </w:r>
      <w:proofErr w:type="spellEnd"/>
      <w:r>
        <w:t>:</w:t>
      </w:r>
    </w:p>
    <w:p w:rsidR="00301550" w:rsidRDefault="00301550">
      <w:pPr>
        <w:spacing w:before="120"/>
      </w:pPr>
    </w:p>
    <w:p w:rsidR="00301550" w:rsidRDefault="0004617B">
      <w:pPr>
        <w:pStyle w:val="captionTableCaption"/>
      </w:pPr>
      <w:bookmarkStart w:id="84" w:name="1403046380"/>
      <w:r>
        <w:rPr>
          <w:sz w:val="24"/>
          <w:szCs w:val="24"/>
        </w:rPr>
        <w:t>Table 8-2: Service trip information box</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3060"/>
        <w:gridCol w:w="6375"/>
      </w:tblGrid>
      <w:tr w:rsidR="00301550">
        <w:trPr>
          <w:cantSplit/>
          <w:tblHeader/>
        </w:trPr>
        <w:tc>
          <w:tcPr>
            <w:tcW w:w="475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bookmarkEnd w:id="84"/>
          <w:p w:rsidR="00301550" w:rsidRDefault="0004617B">
            <w:pPr>
              <w:pStyle w:val="pTableTextDark"/>
            </w:pPr>
            <w:r>
              <w:t>Information Box Item</w:t>
            </w:r>
          </w:p>
        </w:tc>
        <w:tc>
          <w:tcPr>
            <w:tcW w:w="9975"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Description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Sign</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Route number as seen by the passengers</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Alt</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Alternative route: Used for route variations.  A variation for example, may skip or add some stops. An Alt is one of the following:</w:t>
            </w:r>
          </w:p>
          <w:p w:rsidR="00301550" w:rsidRDefault="0004617B">
            <w:pPr>
              <w:pStyle w:val="pTableText"/>
            </w:pPr>
            <w:r>
              <w:t>0 or # - indicates the base route</w:t>
            </w:r>
          </w:p>
          <w:p w:rsidR="00301550" w:rsidRDefault="0004617B">
            <w:pPr>
              <w:pStyle w:val="pTableText"/>
            </w:pPr>
            <w:r>
              <w:t>Anything else indicates an alternate route</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Trip ID</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Operator's trip ID. Every trip has its own unique ID</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V. Types</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Eligible vehicle types for this trip. Several types may be displayed.</w:t>
            </w:r>
          </w:p>
        </w:tc>
      </w:tr>
      <w:tr w:rsidR="00301550">
        <w:trPr>
          <w:cantSplit/>
        </w:trPr>
        <w:tc>
          <w:tcPr>
            <w:tcW w:w="4755" w:type="dxa"/>
            <w:tcBorders>
              <w:bottom w:val="single" w:sz="6" w:space="0" w:color="000000"/>
              <w:right w:val="single" w:sz="6" w:space="0" w:color="000000"/>
            </w:tcBorders>
            <w:tcMar>
              <w:top w:w="45" w:type="dxa"/>
              <w:left w:w="45" w:type="dxa"/>
              <w:bottom w:w="45" w:type="dxa"/>
              <w:right w:w="45" w:type="dxa"/>
            </w:tcMar>
          </w:tcPr>
          <w:p w:rsidR="00301550" w:rsidRDefault="0004617B">
            <w:pPr>
              <w:pStyle w:val="pTableText"/>
            </w:pPr>
            <w:r>
              <w:t>From:</w:t>
            </w:r>
          </w:p>
        </w:tc>
        <w:tc>
          <w:tcPr>
            <w:tcW w:w="9975" w:type="dxa"/>
            <w:tcBorders>
              <w:bottom w:val="single" w:sz="6" w:space="0" w:color="000000"/>
            </w:tcBorders>
            <w:tcMar>
              <w:top w:w="45" w:type="dxa"/>
              <w:left w:w="45" w:type="dxa"/>
              <w:bottom w:w="45" w:type="dxa"/>
              <w:right w:w="45" w:type="dxa"/>
            </w:tcMar>
          </w:tcPr>
          <w:p w:rsidR="00301550" w:rsidRDefault="0004617B">
            <w:pPr>
              <w:pStyle w:val="pTableText"/>
            </w:pPr>
            <w:r>
              <w:t>Service trip origin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To:</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Service trip destination</w:t>
            </w:r>
          </w:p>
        </w:tc>
      </w:tr>
      <w:tr w:rsidR="00301550">
        <w:trPr>
          <w:cantSplit/>
        </w:trPr>
        <w:tc>
          <w:tcPr>
            <w:tcW w:w="4755" w:type="dxa"/>
            <w:tcBorders>
              <w:right w:val="single" w:sz="6" w:space="0" w:color="000000"/>
            </w:tcBorders>
            <w:tcMar>
              <w:top w:w="45" w:type="dxa"/>
              <w:left w:w="45" w:type="dxa"/>
              <w:bottom w:w="45" w:type="dxa"/>
              <w:right w:w="45" w:type="dxa"/>
            </w:tcMar>
          </w:tcPr>
          <w:p w:rsidR="00301550" w:rsidRDefault="0004617B">
            <w:pPr>
              <w:pStyle w:val="pTableText"/>
            </w:pPr>
            <w:r>
              <w:lastRenderedPageBreak/>
              <w:t>Sorted by</w:t>
            </w:r>
          </w:p>
        </w:tc>
        <w:tc>
          <w:tcPr>
            <w:tcW w:w="9975" w:type="dxa"/>
            <w:tcMar>
              <w:top w:w="45" w:type="dxa"/>
              <w:left w:w="45" w:type="dxa"/>
              <w:bottom w:w="45" w:type="dxa"/>
              <w:right w:w="45" w:type="dxa"/>
            </w:tcMar>
          </w:tcPr>
          <w:p w:rsidR="00301550" w:rsidRDefault="0004617B">
            <w:pPr>
              <w:pStyle w:val="pTableText"/>
            </w:pPr>
            <w:r>
              <w:t xml:space="preserve">See section </w:t>
            </w:r>
            <w:r>
              <w:rPr>
                <w:rStyle w:val="spanmcFormatColor"/>
              </w:rPr>
              <w:t>Sorting the Vehicle Gantt</w:t>
            </w:r>
            <w:r>
              <w:t xml:space="preserve"> below.</w:t>
            </w:r>
          </w:p>
        </w:tc>
      </w:tr>
    </w:tbl>
    <w:p w:rsidR="00301550" w:rsidRDefault="00301550">
      <w:pPr>
        <w:spacing w:after="120"/>
      </w:pP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rPr>
                <w:rStyle w:val="spanoblique"/>
              </w:rPr>
              <w:t xml:space="preserve">About </w:t>
            </w:r>
            <w:proofErr w:type="gramStart"/>
            <w:r>
              <w:rPr>
                <w:rStyle w:val="spanoblique"/>
              </w:rPr>
              <w:t>direction:</w:t>
            </w:r>
            <w:r>
              <w:t>{</w:t>
            </w:r>
            <w:proofErr w:type="gramEnd"/>
            <w:r>
              <w:t xml:space="preserve">b}Note: {/b} The Operator distinguishes route direction for a service trip using the </w:t>
            </w:r>
            <w:r>
              <w:rPr>
                <w:rStyle w:val="spanbold"/>
              </w:rPr>
              <w:t>From:/To:</w:t>
            </w:r>
            <w:r>
              <w:t xml:space="preserve"> </w:t>
            </w:r>
            <w:proofErr w:type="spellStart"/>
            <w:r>
              <w:t>fields.Visually</w:t>
            </w:r>
            <w:proofErr w:type="spellEnd"/>
            <w:r>
              <w:t xml:space="preserve">, they determine the direction of the bullet shape on the Gantt. To show the opposite direction, you swap the </w:t>
            </w:r>
            <w:r>
              <w:rPr>
                <w:rStyle w:val="spanbold"/>
              </w:rPr>
              <w:t>From:/To:</w:t>
            </w:r>
            <w:r>
              <w:t xml:space="preserve"> locations and the resulting bullet shape points in the opposite direction.</w:t>
            </w:r>
          </w:p>
        </w:tc>
      </w:tr>
    </w:tbl>
    <w:p w:rsidR="00301550" w:rsidRDefault="0004617B">
      <w:pPr>
        <w:pStyle w:val="h4"/>
      </w:pPr>
      <w:bookmarkStart w:id="85" w:name="_Toc455593537"/>
      <w:r>
        <w:t>Deadhead</w:t>
      </w:r>
      <w:bookmarkEnd w:id="85"/>
    </w:p>
    <w:p w:rsidR="00301550" w:rsidRDefault="00144D11">
      <w:pPr>
        <w:pStyle w:val="p"/>
      </w:pPr>
      <w:r>
        <w:rPr>
          <w:noProof/>
        </w:rPr>
        <w:drawing>
          <wp:inline distT="0" distB="0" distL="0" distR="0">
            <wp:extent cx="5629275" cy="36957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preferRelativeResize="0">
                      <a:picLocks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29275" cy="3695700"/>
                    </a:xfrm>
                    <a:prstGeom prst="rect">
                      <a:avLst/>
                    </a:prstGeom>
                    <a:noFill/>
                    <a:ln>
                      <a:noFill/>
                    </a:ln>
                  </pic:spPr>
                </pic:pic>
              </a:graphicData>
            </a:graphic>
          </wp:inline>
        </w:drawing>
      </w:r>
    </w:p>
    <w:p w:rsidR="00301550" w:rsidRDefault="00301550">
      <w:pPr>
        <w:spacing w:before="120"/>
      </w:pPr>
    </w:p>
    <w:p w:rsidR="00301550" w:rsidRDefault="0004617B">
      <w:pPr>
        <w:pStyle w:val="captionTableCaption"/>
      </w:pPr>
      <w:r>
        <w:rPr>
          <w:sz w:val="24"/>
          <w:szCs w:val="24"/>
        </w:rPr>
        <w:t>Table 8-3: Deadhead information box</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3060"/>
        <w:gridCol w:w="6375"/>
      </w:tblGrid>
      <w:tr w:rsidR="00301550">
        <w:trPr>
          <w:cantSplit/>
          <w:tblHeader/>
        </w:trPr>
        <w:tc>
          <w:tcPr>
            <w:tcW w:w="475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Information Box Item</w:t>
            </w:r>
          </w:p>
        </w:tc>
        <w:tc>
          <w:tcPr>
            <w:tcW w:w="9975"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Description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Type</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Information box type - Deadhead</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From:</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 xml:space="preserve">Deadhead start - typically the end point of a service trip </w:t>
            </w:r>
          </w:p>
        </w:tc>
      </w:tr>
      <w:tr w:rsidR="00301550">
        <w:trPr>
          <w:cantSplit/>
        </w:trPr>
        <w:tc>
          <w:tcPr>
            <w:tcW w:w="4755" w:type="dxa"/>
            <w:tcBorders>
              <w:right w:val="single" w:sz="6" w:space="0" w:color="000000"/>
            </w:tcBorders>
            <w:tcMar>
              <w:top w:w="45" w:type="dxa"/>
              <w:left w:w="45" w:type="dxa"/>
              <w:bottom w:w="45" w:type="dxa"/>
              <w:right w:w="45" w:type="dxa"/>
            </w:tcMar>
          </w:tcPr>
          <w:p w:rsidR="00301550" w:rsidRDefault="0004617B">
            <w:pPr>
              <w:pStyle w:val="pTableText"/>
            </w:pPr>
            <w:r>
              <w:t>To:</w:t>
            </w:r>
          </w:p>
        </w:tc>
        <w:tc>
          <w:tcPr>
            <w:tcW w:w="9975" w:type="dxa"/>
            <w:tcMar>
              <w:top w:w="45" w:type="dxa"/>
              <w:left w:w="45" w:type="dxa"/>
              <w:bottom w:w="45" w:type="dxa"/>
              <w:right w:w="45" w:type="dxa"/>
            </w:tcMar>
          </w:tcPr>
          <w:p w:rsidR="00301550" w:rsidRDefault="0004617B">
            <w:pPr>
              <w:pStyle w:val="pTableText"/>
            </w:pPr>
            <w:r>
              <w:t>Deadhead end - typically the start point of a service trip</w:t>
            </w:r>
          </w:p>
        </w:tc>
      </w:tr>
    </w:tbl>
    <w:p w:rsidR="00301550" w:rsidRDefault="00301550">
      <w:pPr>
        <w:spacing w:after="120"/>
      </w:pPr>
    </w:p>
    <w:p w:rsidR="00301550" w:rsidRDefault="0004617B">
      <w:pPr>
        <w:pStyle w:val="h4"/>
      </w:pPr>
      <w:bookmarkStart w:id="86" w:name="_Toc455593538"/>
      <w:r>
        <w:lastRenderedPageBreak/>
        <w:t>Pull out</w:t>
      </w:r>
      <w:bookmarkEnd w:id="86"/>
    </w:p>
    <w:p w:rsidR="00301550" w:rsidRDefault="00144D11">
      <w:pPr>
        <w:pStyle w:val="p"/>
      </w:pPr>
      <w:r>
        <w:rPr>
          <w:noProof/>
        </w:rPr>
        <w:drawing>
          <wp:inline distT="0" distB="0" distL="0" distR="0">
            <wp:extent cx="5629275" cy="348615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preferRelativeResize="0">
                      <a:picLocks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29275" cy="3486150"/>
                    </a:xfrm>
                    <a:prstGeom prst="rect">
                      <a:avLst/>
                    </a:prstGeom>
                    <a:noFill/>
                    <a:ln>
                      <a:noFill/>
                    </a:ln>
                  </pic:spPr>
                </pic:pic>
              </a:graphicData>
            </a:graphic>
          </wp:inline>
        </w:drawing>
      </w:r>
    </w:p>
    <w:p w:rsidR="00301550" w:rsidRDefault="00301550">
      <w:pPr>
        <w:spacing w:before="120"/>
      </w:pPr>
    </w:p>
    <w:p w:rsidR="00301550" w:rsidRDefault="0004617B">
      <w:pPr>
        <w:pStyle w:val="captionTableCaption"/>
      </w:pPr>
      <w:r>
        <w:rPr>
          <w:sz w:val="24"/>
          <w:szCs w:val="24"/>
        </w:rPr>
        <w:t>Table 8-4: Pull out information box</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3060"/>
        <w:gridCol w:w="6375"/>
      </w:tblGrid>
      <w:tr w:rsidR="00301550">
        <w:trPr>
          <w:cantSplit/>
          <w:tblHeader/>
        </w:trPr>
        <w:tc>
          <w:tcPr>
            <w:tcW w:w="475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Information Box Item</w:t>
            </w:r>
          </w:p>
        </w:tc>
        <w:tc>
          <w:tcPr>
            <w:tcW w:w="9975"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Description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Type</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Information box type - Pull out</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From:</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Pull out location - typically a depot</w:t>
            </w:r>
          </w:p>
        </w:tc>
      </w:tr>
      <w:tr w:rsidR="00301550">
        <w:trPr>
          <w:cantSplit/>
        </w:trPr>
        <w:tc>
          <w:tcPr>
            <w:tcW w:w="4755" w:type="dxa"/>
            <w:tcBorders>
              <w:right w:val="single" w:sz="6" w:space="0" w:color="000000"/>
            </w:tcBorders>
            <w:tcMar>
              <w:top w:w="45" w:type="dxa"/>
              <w:left w:w="45" w:type="dxa"/>
              <w:bottom w:w="45" w:type="dxa"/>
              <w:right w:w="45" w:type="dxa"/>
            </w:tcMar>
          </w:tcPr>
          <w:p w:rsidR="00301550" w:rsidRDefault="0004617B">
            <w:pPr>
              <w:pStyle w:val="pTableText"/>
            </w:pPr>
            <w:r>
              <w:t>To:</w:t>
            </w:r>
          </w:p>
        </w:tc>
        <w:tc>
          <w:tcPr>
            <w:tcW w:w="9975" w:type="dxa"/>
            <w:tcMar>
              <w:top w:w="45" w:type="dxa"/>
              <w:left w:w="45" w:type="dxa"/>
              <w:bottom w:w="45" w:type="dxa"/>
              <w:right w:w="45" w:type="dxa"/>
            </w:tcMar>
          </w:tcPr>
          <w:p w:rsidR="00301550" w:rsidRDefault="0004617B">
            <w:pPr>
              <w:pStyle w:val="pTableText"/>
            </w:pPr>
            <w:r>
              <w:t>Origin of first service trip</w:t>
            </w:r>
          </w:p>
        </w:tc>
      </w:tr>
    </w:tbl>
    <w:p w:rsidR="00301550" w:rsidRDefault="00301550">
      <w:pPr>
        <w:spacing w:after="120"/>
      </w:pPr>
    </w:p>
    <w:p w:rsidR="00301550" w:rsidRDefault="0004617B">
      <w:pPr>
        <w:pStyle w:val="h4"/>
      </w:pPr>
      <w:bookmarkStart w:id="87" w:name="_Toc455593539"/>
      <w:r>
        <w:lastRenderedPageBreak/>
        <w:t>Pull in</w:t>
      </w:r>
      <w:bookmarkEnd w:id="87"/>
    </w:p>
    <w:p w:rsidR="00301550" w:rsidRDefault="00144D11">
      <w:pPr>
        <w:pStyle w:val="p"/>
      </w:pPr>
      <w:r>
        <w:rPr>
          <w:noProof/>
        </w:rPr>
        <w:drawing>
          <wp:inline distT="0" distB="0" distL="0" distR="0">
            <wp:extent cx="5629275" cy="3476625"/>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preferRelativeResize="0">
                      <a:picLocks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29275" cy="3476625"/>
                    </a:xfrm>
                    <a:prstGeom prst="rect">
                      <a:avLst/>
                    </a:prstGeom>
                    <a:noFill/>
                    <a:ln>
                      <a:noFill/>
                    </a:ln>
                  </pic:spPr>
                </pic:pic>
              </a:graphicData>
            </a:graphic>
          </wp:inline>
        </w:drawing>
      </w:r>
    </w:p>
    <w:p w:rsidR="00301550" w:rsidRDefault="00301550">
      <w:pPr>
        <w:spacing w:before="120"/>
      </w:pPr>
    </w:p>
    <w:p w:rsidR="00301550" w:rsidRDefault="0004617B">
      <w:pPr>
        <w:pStyle w:val="captionTableCaption"/>
      </w:pPr>
      <w:r>
        <w:rPr>
          <w:sz w:val="24"/>
          <w:szCs w:val="24"/>
        </w:rPr>
        <w:t>Table 8-5: Pull in information box</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3060"/>
        <w:gridCol w:w="6375"/>
      </w:tblGrid>
      <w:tr w:rsidR="00301550">
        <w:trPr>
          <w:cantSplit/>
          <w:tblHeader/>
        </w:trPr>
        <w:tc>
          <w:tcPr>
            <w:tcW w:w="475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Information Box Item</w:t>
            </w:r>
          </w:p>
        </w:tc>
        <w:tc>
          <w:tcPr>
            <w:tcW w:w="9975"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Description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Type</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Information box type - Pull in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From:</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 xml:space="preserve">Pull in location - typically the end point of a service trip </w:t>
            </w:r>
          </w:p>
        </w:tc>
      </w:tr>
      <w:tr w:rsidR="00301550">
        <w:trPr>
          <w:cantSplit/>
        </w:trPr>
        <w:tc>
          <w:tcPr>
            <w:tcW w:w="4755" w:type="dxa"/>
            <w:tcBorders>
              <w:right w:val="single" w:sz="6" w:space="0" w:color="000000"/>
            </w:tcBorders>
            <w:tcMar>
              <w:top w:w="45" w:type="dxa"/>
              <w:left w:w="45" w:type="dxa"/>
              <w:bottom w:w="45" w:type="dxa"/>
              <w:right w:w="45" w:type="dxa"/>
            </w:tcMar>
          </w:tcPr>
          <w:p w:rsidR="00301550" w:rsidRDefault="0004617B">
            <w:pPr>
              <w:pStyle w:val="pTableText"/>
            </w:pPr>
            <w:r>
              <w:t>To:</w:t>
            </w:r>
          </w:p>
        </w:tc>
        <w:tc>
          <w:tcPr>
            <w:tcW w:w="9975" w:type="dxa"/>
            <w:tcMar>
              <w:top w:w="45" w:type="dxa"/>
              <w:left w:w="45" w:type="dxa"/>
              <w:bottom w:w="45" w:type="dxa"/>
              <w:right w:w="45" w:type="dxa"/>
            </w:tcMar>
          </w:tcPr>
          <w:p w:rsidR="00301550" w:rsidRDefault="0004617B">
            <w:pPr>
              <w:pStyle w:val="pTableText"/>
            </w:pPr>
            <w:r>
              <w:t>The final location of the vehicle at the end of the day, typically a depot.</w:t>
            </w:r>
          </w:p>
        </w:tc>
      </w:tr>
    </w:tbl>
    <w:p w:rsidR="00301550" w:rsidRDefault="00301550">
      <w:pPr>
        <w:spacing w:after="120"/>
      </w:pPr>
    </w:p>
    <w:p w:rsidR="00301550" w:rsidRDefault="0004617B">
      <w:pPr>
        <w:pStyle w:val="h4"/>
      </w:pPr>
      <w:bookmarkStart w:id="88" w:name="_Toc455593540"/>
      <w:r>
        <w:t>Pre-trip</w:t>
      </w:r>
      <w:bookmarkEnd w:id="88"/>
    </w:p>
    <w:p w:rsidR="00301550" w:rsidRDefault="0004617B">
      <w:pPr>
        <w:pStyle w:val="pBodyText"/>
      </w:pPr>
      <w:r>
        <w:t>The Pre-trip element only appears at the beginning of a vehicle work day. It provides for all required vehicle preparation by the driver before he moves the vehicle.</w:t>
      </w:r>
    </w:p>
    <w:p w:rsidR="00301550" w:rsidRDefault="00144D11">
      <w:pPr>
        <w:pStyle w:val="p"/>
      </w:pPr>
      <w:r>
        <w:rPr>
          <w:noProof/>
        </w:rPr>
        <w:lastRenderedPageBreak/>
        <w:drawing>
          <wp:inline distT="0" distB="0" distL="0" distR="0">
            <wp:extent cx="5295900" cy="3133725"/>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preferRelativeResize="0">
                      <a:picLocks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95900" cy="3133725"/>
                    </a:xfrm>
                    <a:prstGeom prst="rect">
                      <a:avLst/>
                    </a:prstGeom>
                    <a:noFill/>
                    <a:ln>
                      <a:noFill/>
                    </a:ln>
                  </pic:spPr>
                </pic:pic>
              </a:graphicData>
            </a:graphic>
          </wp:inline>
        </w:drawing>
      </w:r>
    </w:p>
    <w:p w:rsidR="00301550" w:rsidRDefault="00301550">
      <w:pPr>
        <w:spacing w:before="120"/>
      </w:pPr>
    </w:p>
    <w:p w:rsidR="00301550" w:rsidRDefault="0004617B">
      <w:pPr>
        <w:pStyle w:val="captionTableCaption"/>
      </w:pPr>
      <w:r>
        <w:rPr>
          <w:sz w:val="24"/>
          <w:szCs w:val="24"/>
        </w:rPr>
        <w:t>Table 8-6: Pre-trip information box</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3060"/>
        <w:gridCol w:w="6375"/>
      </w:tblGrid>
      <w:tr w:rsidR="00301550">
        <w:trPr>
          <w:cantSplit/>
          <w:tblHeader/>
        </w:trPr>
        <w:tc>
          <w:tcPr>
            <w:tcW w:w="475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Information Box Item</w:t>
            </w:r>
          </w:p>
        </w:tc>
        <w:tc>
          <w:tcPr>
            <w:tcW w:w="9975"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Description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Type</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Information box type - Pre trip</w:t>
            </w:r>
          </w:p>
        </w:tc>
      </w:tr>
      <w:tr w:rsidR="00301550">
        <w:trPr>
          <w:cantSplit/>
        </w:trPr>
        <w:tc>
          <w:tcPr>
            <w:tcW w:w="4755" w:type="dxa"/>
            <w:tcBorders>
              <w:right w:val="single" w:sz="6" w:space="0" w:color="000000"/>
            </w:tcBorders>
            <w:tcMar>
              <w:top w:w="45" w:type="dxa"/>
              <w:left w:w="45" w:type="dxa"/>
              <w:bottom w:w="45" w:type="dxa"/>
              <w:right w:w="45" w:type="dxa"/>
            </w:tcMar>
          </w:tcPr>
          <w:p w:rsidR="00301550" w:rsidRDefault="0004617B">
            <w:pPr>
              <w:pStyle w:val="pTableText"/>
            </w:pPr>
            <w:r>
              <w:t>Location</w:t>
            </w:r>
          </w:p>
        </w:tc>
        <w:tc>
          <w:tcPr>
            <w:tcW w:w="9975" w:type="dxa"/>
            <w:tcMar>
              <w:top w:w="45" w:type="dxa"/>
              <w:left w:w="45" w:type="dxa"/>
              <w:bottom w:w="45" w:type="dxa"/>
              <w:right w:w="45" w:type="dxa"/>
            </w:tcMar>
          </w:tcPr>
          <w:p w:rsidR="00301550" w:rsidRDefault="0004617B">
            <w:pPr>
              <w:pStyle w:val="pTableText"/>
            </w:pPr>
            <w:r>
              <w:t>Work day departure point, typically a depot</w:t>
            </w:r>
          </w:p>
        </w:tc>
      </w:tr>
    </w:tbl>
    <w:p w:rsidR="00301550" w:rsidRDefault="00301550">
      <w:pPr>
        <w:spacing w:after="120"/>
      </w:pPr>
    </w:p>
    <w:p w:rsidR="00301550" w:rsidRDefault="0004617B">
      <w:pPr>
        <w:pStyle w:val="h4"/>
      </w:pPr>
      <w:bookmarkStart w:id="89" w:name="_Toc455593541"/>
      <w:r>
        <w:t>Post-trip</w:t>
      </w:r>
      <w:bookmarkEnd w:id="89"/>
    </w:p>
    <w:p w:rsidR="00301550" w:rsidRDefault="0004617B">
      <w:pPr>
        <w:pStyle w:val="pBodyText"/>
      </w:pPr>
      <w:r>
        <w:t>The Post-trip element appears at the end of a vehicle work day. It provides for all required vehicle activities by the driver after parking the vehicle and before going off-duty.</w:t>
      </w:r>
    </w:p>
    <w:p w:rsidR="00301550" w:rsidRDefault="00144D11">
      <w:pPr>
        <w:pStyle w:val="pBodyText"/>
      </w:pPr>
      <w:r>
        <w:rPr>
          <w:noProof/>
        </w:rPr>
        <w:lastRenderedPageBreak/>
        <w:drawing>
          <wp:inline distT="0" distB="0" distL="0" distR="0">
            <wp:extent cx="5295900" cy="3171825"/>
            <wp:effectExtent l="0" t="0" r="0"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preferRelativeResize="0">
                      <a:picLocks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95900" cy="3171825"/>
                    </a:xfrm>
                    <a:prstGeom prst="rect">
                      <a:avLst/>
                    </a:prstGeom>
                    <a:noFill/>
                    <a:ln>
                      <a:noFill/>
                    </a:ln>
                  </pic:spPr>
                </pic:pic>
              </a:graphicData>
            </a:graphic>
          </wp:inline>
        </w:drawing>
      </w:r>
    </w:p>
    <w:p w:rsidR="00301550" w:rsidRDefault="00301550">
      <w:pPr>
        <w:spacing w:before="120"/>
      </w:pPr>
    </w:p>
    <w:p w:rsidR="00301550" w:rsidRDefault="0004617B">
      <w:pPr>
        <w:pStyle w:val="captionTableCaption"/>
      </w:pPr>
      <w:r>
        <w:rPr>
          <w:sz w:val="24"/>
          <w:szCs w:val="24"/>
        </w:rPr>
        <w:t>Table 8-7: Post-trip information box</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3060"/>
        <w:gridCol w:w="6375"/>
      </w:tblGrid>
      <w:tr w:rsidR="00301550">
        <w:trPr>
          <w:cantSplit/>
          <w:tblHeader/>
        </w:trPr>
        <w:tc>
          <w:tcPr>
            <w:tcW w:w="475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Information Box Item</w:t>
            </w:r>
          </w:p>
        </w:tc>
        <w:tc>
          <w:tcPr>
            <w:tcW w:w="9975"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Description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Type</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Information box type - Post trip</w:t>
            </w:r>
          </w:p>
        </w:tc>
      </w:tr>
      <w:tr w:rsidR="00301550">
        <w:trPr>
          <w:cantSplit/>
        </w:trPr>
        <w:tc>
          <w:tcPr>
            <w:tcW w:w="4755" w:type="dxa"/>
            <w:tcBorders>
              <w:right w:val="single" w:sz="6" w:space="0" w:color="000000"/>
            </w:tcBorders>
            <w:tcMar>
              <w:top w:w="45" w:type="dxa"/>
              <w:left w:w="45" w:type="dxa"/>
              <w:bottom w:w="45" w:type="dxa"/>
              <w:right w:w="45" w:type="dxa"/>
            </w:tcMar>
          </w:tcPr>
          <w:p w:rsidR="00301550" w:rsidRDefault="0004617B">
            <w:pPr>
              <w:pStyle w:val="pTableText"/>
            </w:pPr>
            <w:r>
              <w:t>Location</w:t>
            </w:r>
          </w:p>
        </w:tc>
        <w:tc>
          <w:tcPr>
            <w:tcW w:w="9975" w:type="dxa"/>
            <w:tcMar>
              <w:top w:w="45" w:type="dxa"/>
              <w:left w:w="45" w:type="dxa"/>
              <w:bottom w:w="45" w:type="dxa"/>
              <w:right w:w="45" w:type="dxa"/>
            </w:tcMar>
          </w:tcPr>
          <w:p w:rsidR="00301550" w:rsidRDefault="0004617B">
            <w:pPr>
              <w:pStyle w:val="pTableText"/>
            </w:pPr>
            <w:r>
              <w:t>Work day termination point, typically a depot</w:t>
            </w:r>
          </w:p>
        </w:tc>
      </w:tr>
    </w:tbl>
    <w:p w:rsidR="00301550" w:rsidRDefault="00301550">
      <w:pPr>
        <w:spacing w:after="120"/>
      </w:pPr>
    </w:p>
    <w:p w:rsidR="00301550" w:rsidRDefault="0004617B">
      <w:pPr>
        <w:pStyle w:val="h3"/>
      </w:pPr>
      <w:bookmarkStart w:id="90" w:name="_Toc455593542"/>
      <w:bookmarkStart w:id="91" w:name="-449576247"/>
      <w:r>
        <w:t>Sorting the Vehicle Gantt</w:t>
      </w:r>
      <w:bookmarkEnd w:id="90"/>
    </w:p>
    <w:bookmarkEnd w:id="91"/>
    <w:p w:rsidR="00301550" w:rsidRDefault="0004617B">
      <w:pPr>
        <w:pStyle w:val="pBodyText"/>
      </w:pPr>
      <w:r>
        <w:t>Recall the service trip information box:</w:t>
      </w:r>
    </w:p>
    <w:p w:rsidR="00301550" w:rsidRDefault="00144D11">
      <w:pPr>
        <w:pStyle w:val="pBodyText"/>
      </w:pPr>
      <w:r>
        <w:rPr>
          <w:noProof/>
        </w:rPr>
        <w:drawing>
          <wp:inline distT="0" distB="0" distL="0" distR="0">
            <wp:extent cx="3800475" cy="2857500"/>
            <wp:effectExtent l="0" t="0" r="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preferRelativeResize="0">
                      <a:picLocks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00475" cy="2857500"/>
                    </a:xfrm>
                    <a:prstGeom prst="rect">
                      <a:avLst/>
                    </a:prstGeom>
                    <a:noFill/>
                    <a:ln>
                      <a:noFill/>
                    </a:ln>
                  </pic:spPr>
                </pic:pic>
              </a:graphicData>
            </a:graphic>
          </wp:inline>
        </w:drawing>
      </w:r>
    </w:p>
    <w:p w:rsidR="00301550" w:rsidRDefault="0004617B">
      <w:pPr>
        <w:pStyle w:val="pBodyText"/>
      </w:pPr>
      <w:r>
        <w:t xml:space="preserve">Clicking the </w:t>
      </w:r>
      <w:r>
        <w:rPr>
          <w:rStyle w:val="b"/>
        </w:rPr>
        <w:t xml:space="preserve">Sorted By </w:t>
      </w:r>
      <w:r>
        <w:t>button opens the following pick list:</w:t>
      </w:r>
    </w:p>
    <w:p w:rsidR="00301550" w:rsidRDefault="00144D11">
      <w:pPr>
        <w:pStyle w:val="p"/>
      </w:pPr>
      <w:r>
        <w:rPr>
          <w:noProof/>
        </w:rPr>
        <w:lastRenderedPageBreak/>
        <w:drawing>
          <wp:inline distT="0" distB="0" distL="0" distR="0">
            <wp:extent cx="1876425" cy="2857500"/>
            <wp:effectExtent l="0" t="0" r="0"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76425" cy="2857500"/>
                    </a:xfrm>
                    <a:prstGeom prst="rect">
                      <a:avLst/>
                    </a:prstGeom>
                    <a:noFill/>
                    <a:ln>
                      <a:noFill/>
                    </a:ln>
                  </pic:spPr>
                </pic:pic>
              </a:graphicData>
            </a:graphic>
          </wp:inline>
        </w:drawing>
      </w:r>
    </w:p>
    <w:p w:rsidR="00301550" w:rsidRDefault="0004617B">
      <w:pPr>
        <w:pStyle w:val="pFigureCaption"/>
      </w:pPr>
      <w:r>
        <w:t>Figure 8-9: Display sort options</w:t>
      </w:r>
    </w:p>
    <w:p w:rsidR="00301550" w:rsidRDefault="0004617B">
      <w:pPr>
        <w:pStyle w:val="pBodyText"/>
      </w:pPr>
      <w:r>
        <w:rPr>
          <w:rStyle w:val="span"/>
        </w:rPr>
        <w:t>Explanation ...TBD</w:t>
      </w:r>
    </w:p>
    <w:p w:rsidR="00301550" w:rsidRDefault="0004617B">
      <w:pPr>
        <w:pStyle w:val="h2"/>
      </w:pPr>
      <w:bookmarkStart w:id="92" w:name="_Toc455593543"/>
      <w:r>
        <w:t>Driver Gantt</w:t>
      </w:r>
      <w:bookmarkEnd w:id="92"/>
    </w:p>
    <w:p w:rsidR="00301550" w:rsidRDefault="0004617B">
      <w:pPr>
        <w:pStyle w:val="h3"/>
      </w:pPr>
      <w:bookmarkStart w:id="93" w:name="_Toc455593544"/>
      <w:r>
        <w:t>Driver Gantt Overview</w:t>
      </w:r>
      <w:bookmarkEnd w:id="93"/>
    </w:p>
    <w:p w:rsidR="00301550" w:rsidRDefault="0004617B">
      <w:pPr>
        <w:pStyle w:val="pBodyText"/>
      </w:pPr>
      <w:r>
        <w:t>Like the Vehicle Gantt, the Driver Gantt also contains a vast amount of information. We start with an example:</w:t>
      </w:r>
    </w:p>
    <w:p w:rsidR="00301550" w:rsidRDefault="00144D11">
      <w:pPr>
        <w:pStyle w:val="pBodyText"/>
      </w:pPr>
      <w:r>
        <w:rPr>
          <w:noProof/>
        </w:rPr>
        <w:drawing>
          <wp:inline distT="0" distB="0" distL="0" distR="0">
            <wp:extent cx="5295900" cy="2419350"/>
            <wp:effectExtent l="0" t="0" r="0"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preferRelativeResize="0">
                      <a:picLocks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95900" cy="2419350"/>
                    </a:xfrm>
                    <a:prstGeom prst="rect">
                      <a:avLst/>
                    </a:prstGeom>
                    <a:noFill/>
                    <a:ln>
                      <a:noFill/>
                    </a:ln>
                  </pic:spPr>
                </pic:pic>
              </a:graphicData>
            </a:graphic>
          </wp:inline>
        </w:drawing>
      </w:r>
    </w:p>
    <w:p w:rsidR="00301550" w:rsidRDefault="0004617B">
      <w:pPr>
        <w:pStyle w:val="pFigureCaption"/>
      </w:pPr>
      <w:r>
        <w:t>Figure 8-10: A typical Driver Gantt</w:t>
      </w:r>
    </w:p>
    <w:p w:rsidR="00301550" w:rsidRDefault="0004617B">
      <w:pPr>
        <w:pStyle w:val="pBodyText"/>
      </w:pPr>
      <w:r>
        <w:t xml:space="preserve">For the Driver Gantt, the left hand numbering is for drivers. Thus, each numbered row on the Gantt shows the work day for one driver. otherwise the graphic elements are very similar to those used in the Vehicle Gantt. The emphasis in this section will be on the element specific to the Driver Gantt or elements having a different meaning. </w:t>
      </w:r>
    </w:p>
    <w:p w:rsidR="00301550" w:rsidRDefault="0004617B">
      <w:pPr>
        <w:pStyle w:val="pBodyText"/>
      </w:pPr>
      <w:r>
        <w:t>The following graphic elements are the same as those for the Vehicle Gantt:</w:t>
      </w:r>
    </w:p>
    <w:p w:rsidR="00301550" w:rsidRDefault="0004617B">
      <w:pPr>
        <w:pStyle w:val="li"/>
        <w:numPr>
          <w:ilvl w:val="0"/>
          <w:numId w:val="4"/>
        </w:numPr>
        <w:spacing w:before="80"/>
        <w:ind w:left="600"/>
      </w:pPr>
      <w:r>
        <w:t>Service trip</w:t>
      </w:r>
    </w:p>
    <w:p w:rsidR="00301550" w:rsidRDefault="0004617B">
      <w:pPr>
        <w:pStyle w:val="li"/>
        <w:numPr>
          <w:ilvl w:val="0"/>
          <w:numId w:val="4"/>
        </w:numPr>
        <w:ind w:left="600"/>
      </w:pPr>
      <w:r>
        <w:lastRenderedPageBreak/>
        <w:t>Pre-trip and Post-trip</w:t>
      </w:r>
    </w:p>
    <w:p w:rsidR="00301550" w:rsidRDefault="0004617B">
      <w:pPr>
        <w:pStyle w:val="li"/>
        <w:numPr>
          <w:ilvl w:val="0"/>
          <w:numId w:val="4"/>
        </w:numPr>
        <w:ind w:left="600"/>
      </w:pPr>
      <w:r>
        <w:t>Pull out and Pull in</w:t>
      </w:r>
    </w:p>
    <w:p w:rsidR="00301550" w:rsidRDefault="0004617B">
      <w:pPr>
        <w:pStyle w:val="li"/>
        <w:numPr>
          <w:ilvl w:val="0"/>
          <w:numId w:val="4"/>
        </w:numPr>
        <w:spacing w:after="80"/>
        <w:ind w:left="600"/>
      </w:pPr>
      <w:r>
        <w:t>Deadhead</w:t>
      </w:r>
    </w:p>
    <w:p w:rsidR="0004070C" w:rsidRDefault="0004070C">
      <w:pPr>
        <w:pStyle w:val="pBodyText"/>
        <w:rPr>
          <w:ins w:id="94" w:author="may mordechay" w:date="2016-07-07T17:46:00Z"/>
        </w:rPr>
      </w:pPr>
      <w:ins w:id="95" w:author="may mordechay" w:date="2016-07-07T17:46:00Z">
        <w:r>
          <w:t xml:space="preserve">A picture for the changeover </w:t>
        </w:r>
        <w:proofErr w:type="spellStart"/>
        <w:r>
          <w:t>elemnt</w:t>
        </w:r>
        <w:proofErr w:type="spellEnd"/>
        <w:r>
          <w:t xml:space="preserve"> is missing…</w:t>
        </w:r>
      </w:ins>
    </w:p>
    <w:p w:rsidR="00301550" w:rsidRDefault="0004617B">
      <w:pPr>
        <w:pStyle w:val="pBodyText"/>
      </w:pPr>
      <w:r>
        <w:t xml:space="preserve">Up and down arrows have a different meaning in the Driver Gantt: Here they indicate a </w:t>
      </w:r>
      <w:r>
        <w:rPr>
          <w:rStyle w:val="b"/>
        </w:rPr>
        <w:t>vehicle changeover</w:t>
      </w:r>
      <w:r>
        <w:t xml:space="preserve"> for the same driver. The changeover may be separated by other events, as we will see below.</w:t>
      </w:r>
    </w:p>
    <w:p w:rsidR="00301550" w:rsidRDefault="0004617B">
      <w:pPr>
        <w:pStyle w:val="pBodyText"/>
      </w:pPr>
      <w:r>
        <w:t>There are two additional elements:</w:t>
      </w:r>
    </w:p>
    <w:p w:rsidR="00301550" w:rsidRDefault="0004617B">
      <w:pPr>
        <w:pStyle w:val="pBodyText"/>
      </w:pPr>
      <w:r>
        <w:t>When a driver completes a service trip, he may be required to leave his vehicle and then go to a different location for his next trip or even to take a break. To get there, he may require transport such as a taxi or a shuttle.</w:t>
      </w:r>
    </w:p>
    <w:p w:rsidR="00301550" w:rsidRDefault="0004617B">
      <w:pPr>
        <w:pStyle w:val="pBodyText"/>
      </w:pPr>
      <w:r>
        <w:t xml:space="preserve">The </w:t>
      </w:r>
      <w:r>
        <w:rPr>
          <w:rStyle w:val="b"/>
        </w:rPr>
        <w:t xml:space="preserve">Taxi </w:t>
      </w:r>
      <w:r>
        <w:t xml:space="preserve">icon </w:t>
      </w:r>
      <w:r w:rsidR="00144D11">
        <w:rPr>
          <w:noProof/>
        </w:rPr>
        <w:drawing>
          <wp:inline distT="0" distB="0" distL="0" distR="0">
            <wp:extent cx="285750" cy="333375"/>
            <wp:effectExtent l="0" t="0" r="0"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preferRelativeResize="0">
                      <a:picLocks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r>
        <w:t xml:space="preserve"> denotes the driver movement. It looks similar to a Deadhead icon but it has a thin yellow frame. Left clicking it opens its information box:</w:t>
      </w:r>
    </w:p>
    <w:p w:rsidR="00301550" w:rsidRDefault="00144D11">
      <w:pPr>
        <w:pStyle w:val="pBodyText"/>
      </w:pPr>
      <w:r>
        <w:rPr>
          <w:noProof/>
        </w:rPr>
        <w:drawing>
          <wp:inline distT="0" distB="0" distL="0" distR="0">
            <wp:extent cx="3781425" cy="2381250"/>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preferRelativeResize="0">
                      <a:picLocks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781425" cy="2381250"/>
                    </a:xfrm>
                    <a:prstGeom prst="rect">
                      <a:avLst/>
                    </a:prstGeom>
                    <a:noFill/>
                    <a:ln>
                      <a:noFill/>
                    </a:ln>
                  </pic:spPr>
                </pic:pic>
              </a:graphicData>
            </a:graphic>
          </wp:inline>
        </w:drawing>
      </w:r>
    </w:p>
    <w:p w:rsidR="00301550" w:rsidRDefault="0004617B">
      <w:pPr>
        <w:pStyle w:val="pBodyText"/>
      </w:pPr>
      <w:r>
        <w:t>The box indicates that a taxi or a shuttle is required.</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t>{b}Note: {/</w:t>
            </w:r>
            <w:proofErr w:type="gramStart"/>
            <w:r>
              <w:t>b}The</w:t>
            </w:r>
            <w:proofErr w:type="gramEnd"/>
            <w:r>
              <w:t xml:space="preserve"> use or otherwise, of Taxi icons is determined in the Preferences. See TBD.</w:t>
            </w:r>
          </w:p>
        </w:tc>
      </w:tr>
    </w:tbl>
    <w:p w:rsidR="00301550" w:rsidRDefault="0004617B">
      <w:pPr>
        <w:pStyle w:val="pBodyText"/>
      </w:pPr>
      <w:r>
        <w:t xml:space="preserve">The second additional graphic describes a </w:t>
      </w:r>
      <w:r>
        <w:rPr>
          <w:rStyle w:val="b"/>
        </w:rPr>
        <w:t>Split</w:t>
      </w:r>
      <w:r>
        <w:t>:</w:t>
      </w:r>
    </w:p>
    <w:p w:rsidR="00301550" w:rsidRDefault="00144D11">
      <w:pPr>
        <w:pStyle w:val="p"/>
      </w:pPr>
      <w:r>
        <w:rPr>
          <w:noProof/>
        </w:rPr>
        <w:drawing>
          <wp:inline distT="0" distB="0" distL="0" distR="0">
            <wp:extent cx="2400300" cy="295275"/>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preferRelativeResize="0">
                      <a:picLocks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00300" cy="295275"/>
                    </a:xfrm>
                    <a:prstGeom prst="rect">
                      <a:avLst/>
                    </a:prstGeom>
                    <a:noFill/>
                    <a:ln>
                      <a:noFill/>
                    </a:ln>
                  </pic:spPr>
                </pic:pic>
              </a:graphicData>
            </a:graphic>
          </wp:inline>
        </w:drawing>
      </w:r>
    </w:p>
    <w:p w:rsidR="00301550" w:rsidRDefault="0004617B">
      <w:pPr>
        <w:pStyle w:val="pFigureCaption"/>
      </w:pPr>
      <w:bookmarkStart w:id="96" w:name="2094833385"/>
      <w:r>
        <w:t>Figure 8-11: Split example</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bookmarkEnd w:id="96"/>
          <w:p w:rsidR="00301550" w:rsidRDefault="0004617B">
            <w:pPr>
              <w:pStyle w:val="pnoteInDiv"/>
            </w:pPr>
            <w:r>
              <w:t>{b}Note: {/</w:t>
            </w:r>
            <w:proofErr w:type="gramStart"/>
            <w:r>
              <w:t>b}The</w:t>
            </w:r>
            <w:proofErr w:type="gramEnd"/>
            <w:r>
              <w:t xml:space="preserve"> part of the driver's duty before a split is called his </w:t>
            </w:r>
            <w:r>
              <w:rPr>
                <w:rStyle w:val="spanbold"/>
              </w:rPr>
              <w:t>first stretch</w:t>
            </w:r>
            <w:r>
              <w:t xml:space="preserve"> and the duty following the split, his </w:t>
            </w:r>
            <w:r>
              <w:rPr>
                <w:rStyle w:val="spanbold"/>
              </w:rPr>
              <w:t>second stretch</w:t>
            </w:r>
            <w:r>
              <w:t>.</w:t>
            </w:r>
          </w:p>
        </w:tc>
      </w:tr>
    </w:tbl>
    <w:p w:rsidR="00301550" w:rsidRDefault="0004617B">
      <w:pPr>
        <w:pStyle w:val="pBodyText"/>
      </w:pPr>
      <w:r>
        <w:lastRenderedPageBreak/>
        <w:t xml:space="preserve">To follow the narrative of </w:t>
      </w:r>
      <w:r>
        <w:rPr>
          <w:rStyle w:val="xreffigurecaption"/>
        </w:rPr>
        <w:t>Figure 8-11</w:t>
      </w:r>
      <w:r>
        <w:t>, we need to open the information box of each constituent element in order from left to right:</w:t>
      </w:r>
    </w:p>
    <w:p w:rsidR="00301550" w:rsidRDefault="00144D11">
      <w:pPr>
        <w:pStyle w:val="pBodyText"/>
      </w:pPr>
      <w:r>
        <w:rPr>
          <w:noProof/>
        </w:rPr>
        <w:drawing>
          <wp:inline distT="0" distB="0" distL="0" distR="0">
            <wp:extent cx="3800475" cy="2867025"/>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preferRelativeResize="0">
                      <a:picLocks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800475" cy="2867025"/>
                    </a:xfrm>
                    <a:prstGeom prst="rect">
                      <a:avLst/>
                    </a:prstGeom>
                    <a:noFill/>
                    <a:ln>
                      <a:noFill/>
                    </a:ln>
                  </pic:spPr>
                </pic:pic>
              </a:graphicData>
            </a:graphic>
          </wp:inline>
        </w:drawing>
      </w:r>
    </w:p>
    <w:p w:rsidR="00301550" w:rsidRDefault="0004617B">
      <w:pPr>
        <w:pStyle w:val="pFigureCaption"/>
      </w:pPr>
      <w:bookmarkStart w:id="97" w:name="1895498427"/>
      <w:r>
        <w:t>Figure 8-12: Last service trip of first stretch completed prior to split</w:t>
      </w:r>
    </w:p>
    <w:bookmarkEnd w:id="97"/>
    <w:p w:rsidR="00301550" w:rsidRDefault="0004617B">
      <w:pPr>
        <w:pStyle w:val="pBodyText"/>
      </w:pPr>
      <w:r>
        <w:t xml:space="preserve">The driver with ID as shown, has completed the service trip of </w:t>
      </w:r>
      <w:r>
        <w:rPr>
          <w:rStyle w:val="xreffigurecaption"/>
        </w:rPr>
        <w:t>Figure 8-12</w:t>
      </w:r>
      <w:r>
        <w:t xml:space="preserve">. In </w:t>
      </w:r>
      <w:r>
        <w:rPr>
          <w:rStyle w:val="xreffigurecaption"/>
        </w:rPr>
        <w:t>Figure 8-11</w:t>
      </w:r>
      <w:r>
        <w:t xml:space="preserve">, following the service trip element there is a down arrow. The driver has left the vehicle as first part of a changeover. The next element is a Taxi icon showing that the driver requires transport as shown in </w:t>
      </w:r>
      <w:r>
        <w:rPr>
          <w:rStyle w:val="xreffigurecaption"/>
        </w:rPr>
        <w:t>Figure 8-13</w:t>
      </w:r>
      <w:r>
        <w:t>:</w:t>
      </w:r>
    </w:p>
    <w:p w:rsidR="00301550" w:rsidRDefault="00144D11">
      <w:pPr>
        <w:pStyle w:val="pBodyText"/>
      </w:pPr>
      <w:r>
        <w:rPr>
          <w:noProof/>
        </w:rPr>
        <w:drawing>
          <wp:inline distT="0" distB="0" distL="0" distR="0">
            <wp:extent cx="3790950" cy="2381250"/>
            <wp:effectExtent l="0" t="0" r="0"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preferRelativeResize="0">
                      <a:picLocks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790950" cy="2381250"/>
                    </a:xfrm>
                    <a:prstGeom prst="rect">
                      <a:avLst/>
                    </a:prstGeom>
                    <a:noFill/>
                    <a:ln>
                      <a:noFill/>
                    </a:ln>
                  </pic:spPr>
                </pic:pic>
              </a:graphicData>
            </a:graphic>
          </wp:inline>
        </w:drawing>
      </w:r>
    </w:p>
    <w:p w:rsidR="00301550" w:rsidRDefault="0004617B">
      <w:pPr>
        <w:pStyle w:val="pFigureCaption"/>
      </w:pPr>
      <w:bookmarkStart w:id="98" w:name="-575296371"/>
      <w:r>
        <w:t>Figure 8-13: Taxi taken before split</w:t>
      </w:r>
    </w:p>
    <w:bookmarkEnd w:id="98"/>
    <w:p w:rsidR="00301550" w:rsidRDefault="0004617B">
      <w:pPr>
        <w:pStyle w:val="pBodyText"/>
      </w:pPr>
      <w:r>
        <w:t xml:space="preserve">Having arrived at the </w:t>
      </w:r>
      <w:proofErr w:type="gramStart"/>
      <w:r>
        <w:rPr>
          <w:rStyle w:val="b"/>
        </w:rPr>
        <w:t>To</w:t>
      </w:r>
      <w:proofErr w:type="gramEnd"/>
      <w:r>
        <w:rPr>
          <w:rStyle w:val="b"/>
        </w:rPr>
        <w:t>:</w:t>
      </w:r>
      <w:r>
        <w:t xml:space="preserve"> location, the driver goes off duty as shown in the split break. The driver's split break details are shown in the split break information box:</w:t>
      </w:r>
    </w:p>
    <w:p w:rsidR="00301550" w:rsidRDefault="00144D11">
      <w:pPr>
        <w:pStyle w:val="pBodyText"/>
      </w:pPr>
      <w:r>
        <w:rPr>
          <w:noProof/>
        </w:rPr>
        <w:lastRenderedPageBreak/>
        <w:drawing>
          <wp:inline distT="0" distB="0" distL="0" distR="0">
            <wp:extent cx="3819525" cy="2038350"/>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preferRelativeResize="0">
                      <a:picLocks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819525" cy="2038350"/>
                    </a:xfrm>
                    <a:prstGeom prst="rect">
                      <a:avLst/>
                    </a:prstGeom>
                    <a:noFill/>
                    <a:ln>
                      <a:noFill/>
                    </a:ln>
                  </pic:spPr>
                </pic:pic>
              </a:graphicData>
            </a:graphic>
          </wp:inline>
        </w:drawing>
      </w:r>
    </w:p>
    <w:p w:rsidR="00301550" w:rsidRDefault="0004617B">
      <w:pPr>
        <w:pStyle w:val="pFigureCaption"/>
      </w:pPr>
      <w:bookmarkStart w:id="99" w:name="1616525808"/>
      <w:r>
        <w:t>Figure 8-14: Split break information box</w:t>
      </w:r>
    </w:p>
    <w:bookmarkEnd w:id="99"/>
    <w:p w:rsidR="00301550" w:rsidRDefault="0004617B">
      <w:pPr>
        <w:pStyle w:val="pBodyText"/>
      </w:pPr>
      <w:r>
        <w:t xml:space="preserve">At the end of the break shown at the bottom of </w:t>
      </w:r>
      <w:r>
        <w:rPr>
          <w:rStyle w:val="xreffigurecaption"/>
        </w:rPr>
        <w:t>Figure 8-14</w:t>
      </w:r>
      <w:r>
        <w:t>, another Taxi icon is displayed indicating a requirement for transport to take the driver to his next duty trip. An up arrow shows the driver taking over the vehicle for the next service trip, the second part of his changeover. At this point, the procedure flow should be evident and we will not show all of the information boxes.</w:t>
      </w:r>
    </w:p>
    <w:p w:rsidR="00301550" w:rsidRDefault="0004617B">
      <w:pPr>
        <w:pStyle w:val="pBodyText"/>
      </w:pPr>
      <w:r>
        <w:t>As for the Vehicle Gantt, each row number in the Driver Gantt has an information box. For drivers there is a difference. Left-clicking row 1 shows the following information box:</w:t>
      </w:r>
    </w:p>
    <w:p w:rsidR="00301550" w:rsidRDefault="00144D11">
      <w:pPr>
        <w:pStyle w:val="pBodyText"/>
      </w:pPr>
      <w:r>
        <w:rPr>
          <w:noProof/>
        </w:rPr>
        <w:drawing>
          <wp:inline distT="0" distB="0" distL="0" distR="0">
            <wp:extent cx="3676650" cy="2124075"/>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preferRelativeResize="0">
                      <a:picLocks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676650" cy="2124075"/>
                    </a:xfrm>
                    <a:prstGeom prst="rect">
                      <a:avLst/>
                    </a:prstGeom>
                    <a:noFill/>
                    <a:ln>
                      <a:noFill/>
                    </a:ln>
                  </pic:spPr>
                </pic:pic>
              </a:graphicData>
            </a:graphic>
          </wp:inline>
        </w:drawing>
      </w:r>
    </w:p>
    <w:p w:rsidR="00301550" w:rsidRDefault="0004617B">
      <w:pPr>
        <w:pStyle w:val="pBodyText"/>
      </w:pPr>
      <w:r>
        <w:t xml:space="preserve">The only new item is the No Splits indicator, showing that the duty in the line above is continuous. </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t>{b}Note: {/</w:t>
            </w:r>
            <w:proofErr w:type="gramStart"/>
            <w:r>
              <w:t>b}The</w:t>
            </w:r>
            <w:proofErr w:type="gramEnd"/>
            <w:r>
              <w:t xml:space="preserve"> </w:t>
            </w:r>
            <w:r>
              <w:rPr>
                <w:rStyle w:val="spanbold"/>
              </w:rPr>
              <w:t>Duty Type</w:t>
            </w:r>
            <w:r>
              <w:t xml:space="preserve"> shown is Operator defined.</w:t>
            </w:r>
          </w:p>
        </w:tc>
      </w:tr>
    </w:tbl>
    <w:p w:rsidR="00301550" w:rsidRDefault="0004617B">
      <w:pPr>
        <w:pStyle w:val="pBodyText"/>
      </w:pPr>
      <w:r>
        <w:t>If we left-click row 3, which has a split, the information box is different:</w:t>
      </w:r>
    </w:p>
    <w:p w:rsidR="00301550" w:rsidRDefault="00144D11">
      <w:pPr>
        <w:pStyle w:val="pBodyText"/>
      </w:pPr>
      <w:r>
        <w:rPr>
          <w:noProof/>
        </w:rPr>
        <w:lastRenderedPageBreak/>
        <w:drawing>
          <wp:inline distT="0" distB="0" distL="0" distR="0">
            <wp:extent cx="3676650" cy="281940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preferRelativeResize="0">
                      <a:picLocks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676650" cy="2819400"/>
                    </a:xfrm>
                    <a:prstGeom prst="rect">
                      <a:avLst/>
                    </a:prstGeom>
                    <a:noFill/>
                    <a:ln>
                      <a:noFill/>
                    </a:ln>
                  </pic:spPr>
                </pic:pic>
              </a:graphicData>
            </a:graphic>
          </wp:inline>
        </w:drawing>
      </w:r>
    </w:p>
    <w:p w:rsidR="00301550" w:rsidRDefault="0004617B">
      <w:pPr>
        <w:pStyle w:val="pBodyText"/>
      </w:pPr>
      <w:r>
        <w:t xml:space="preserve">We have already encountered the contents of this box in the split narrative above: The driver comes on duty at the </w:t>
      </w:r>
      <w:proofErr w:type="gramStart"/>
      <w:r>
        <w:rPr>
          <w:rStyle w:val="b"/>
        </w:rPr>
        <w:t>From</w:t>
      </w:r>
      <w:proofErr w:type="gramEnd"/>
      <w:r>
        <w:rPr>
          <w:rStyle w:val="b"/>
        </w:rPr>
        <w:t>:</w:t>
      </w:r>
      <w:r>
        <w:t xml:space="preserve"> location and finishes his day at the </w:t>
      </w:r>
      <w:r>
        <w:rPr>
          <w:rStyle w:val="b"/>
        </w:rPr>
        <w:t>To:</w:t>
      </w:r>
      <w:r>
        <w:t xml:space="preserve"> location (often the same), starting and finishing as shown:</w:t>
      </w:r>
    </w:p>
    <w:p w:rsidR="00301550" w:rsidRDefault="00144D11">
      <w:pPr>
        <w:pStyle w:val="p"/>
      </w:pPr>
      <w:r>
        <w:rPr>
          <w:noProof/>
        </w:rPr>
        <w:drawing>
          <wp:inline distT="0" distB="0" distL="0" distR="0">
            <wp:extent cx="1685925" cy="276225"/>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preferRelativeResize="0">
                      <a:picLocks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685925" cy="276225"/>
                    </a:xfrm>
                    <a:prstGeom prst="rect">
                      <a:avLst/>
                    </a:prstGeom>
                    <a:noFill/>
                    <a:ln>
                      <a:noFill/>
                    </a:ln>
                  </pic:spPr>
                </pic:pic>
              </a:graphicData>
            </a:graphic>
          </wp:inline>
        </w:drawing>
      </w:r>
    </w:p>
    <w:p w:rsidR="00301550" w:rsidRDefault="0004617B">
      <w:pPr>
        <w:pStyle w:val="pBodyText"/>
      </w:pPr>
      <w:r>
        <w:t xml:space="preserve">The worked hours shown in the middle are total worked hours less the </w:t>
      </w:r>
      <w:proofErr w:type="spellStart"/>
      <w:r>
        <w:t>spli</w:t>
      </w:r>
      <w:proofErr w:type="spellEnd"/>
      <w:r>
        <w:t xml:space="preserve"> hours.</w:t>
      </w:r>
    </w:p>
    <w:p w:rsidR="00301550" w:rsidRDefault="0004617B">
      <w:pPr>
        <w:pStyle w:val="pBodyText"/>
      </w:pPr>
      <w:r>
        <w:t xml:space="preserve">The lower </w:t>
      </w:r>
      <w:r>
        <w:rPr>
          <w:rStyle w:val="b"/>
        </w:rPr>
        <w:t>Split from: / Split to:</w:t>
      </w:r>
      <w:r>
        <w:t xml:space="preserve"> section shows the split break period only:</w:t>
      </w:r>
    </w:p>
    <w:p w:rsidR="00301550" w:rsidRDefault="00144D11">
      <w:pPr>
        <w:pStyle w:val="pBodyText"/>
      </w:pPr>
      <w:r>
        <w:rPr>
          <w:noProof/>
        </w:rPr>
        <w:drawing>
          <wp:inline distT="0" distB="0" distL="0" distR="0">
            <wp:extent cx="1838325" cy="276225"/>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preferRelativeResize="0">
                      <a:picLocks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38325" cy="276225"/>
                    </a:xfrm>
                    <a:prstGeom prst="rect">
                      <a:avLst/>
                    </a:prstGeom>
                    <a:noFill/>
                    <a:ln>
                      <a:noFill/>
                    </a:ln>
                  </pic:spPr>
                </pic:pic>
              </a:graphicData>
            </a:graphic>
          </wp:inline>
        </w:drawing>
      </w:r>
    </w:p>
    <w:p w:rsidR="00301550" w:rsidRDefault="0004617B">
      <w:pPr>
        <w:pStyle w:val="pBodyText"/>
      </w:pPr>
      <w:r>
        <w:t xml:space="preserve">At this point, it is quite straight forward to follow the work day on the Driver Gantt for any driver. </w:t>
      </w:r>
    </w:p>
    <w:p w:rsidR="00301550" w:rsidRDefault="0004617B">
      <w:pPr>
        <w:pStyle w:val="h3"/>
      </w:pPr>
      <w:bookmarkStart w:id="100" w:name="_Toc455593545"/>
      <w:r>
        <w:t>The Driver Gantt in Detail</w:t>
      </w:r>
      <w:bookmarkEnd w:id="100"/>
    </w:p>
    <w:p w:rsidR="00301550" w:rsidRDefault="0004617B">
      <w:pPr>
        <w:pStyle w:val="pBodyText"/>
      </w:pPr>
      <w:r>
        <w:t xml:space="preserve">In this section we look at the driver specific information boxes in detail. </w:t>
      </w:r>
    </w:p>
    <w:p w:rsidR="00301550" w:rsidRDefault="0004617B">
      <w:pPr>
        <w:pStyle w:val="h4"/>
      </w:pPr>
      <w:r>
        <w:t xml:space="preserve"> </w:t>
      </w:r>
      <w:bookmarkStart w:id="101" w:name="_Toc455593546"/>
      <w:r>
        <w:t>Workday Overview for a Driver</w:t>
      </w:r>
      <w:bookmarkEnd w:id="101"/>
    </w:p>
    <w:p w:rsidR="00301550" w:rsidRDefault="0004617B">
      <w:pPr>
        <w:pStyle w:val="pBodyText"/>
      </w:pPr>
      <w:r>
        <w:t>Left-clicking a row number pops up a work day overview for the driver:</w:t>
      </w:r>
    </w:p>
    <w:p w:rsidR="00301550" w:rsidRDefault="00144D11">
      <w:pPr>
        <w:pStyle w:val="pBodyText"/>
        <w:jc w:val="center"/>
      </w:pPr>
      <w:r>
        <w:rPr>
          <w:noProof/>
        </w:rPr>
        <w:lastRenderedPageBreak/>
        <w:drawing>
          <wp:inline distT="0" distB="0" distL="0" distR="0">
            <wp:extent cx="3867150" cy="3800475"/>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preferRelativeResize="0">
                      <a:picLocks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867150" cy="3800475"/>
                    </a:xfrm>
                    <a:prstGeom prst="rect">
                      <a:avLst/>
                    </a:prstGeom>
                    <a:noFill/>
                    <a:ln>
                      <a:noFill/>
                    </a:ln>
                  </pic:spPr>
                </pic:pic>
              </a:graphicData>
            </a:graphic>
          </wp:inline>
        </w:drawing>
      </w:r>
    </w:p>
    <w:p w:rsidR="00301550" w:rsidRDefault="0004617B">
      <w:pPr>
        <w:pStyle w:val="pFigureCaptionCenter"/>
      </w:pPr>
      <w:r>
        <w:t>Figure 8-15: Workday Overview - no splits</w:t>
      </w:r>
    </w:p>
    <w:tbl>
      <w:tblPr>
        <w:tblW w:w="5000" w:type="pct"/>
        <w:tblBorders>
          <w:top w:val="single" w:sz="6" w:space="7" w:color="404040"/>
          <w:left w:val="single" w:sz="6" w:space="30" w:color="404040"/>
          <w:bottom w:val="single" w:sz="6" w:space="15" w:color="404040"/>
          <w:right w:val="single" w:sz="6" w:space="7" w:color="404040"/>
        </w:tblBorders>
        <w:shd w:val="clear" w:color="auto" w:fill="FFFFFF"/>
        <w:tblCellMar>
          <w:top w:w="150" w:type="dxa"/>
          <w:left w:w="600" w:type="dxa"/>
          <w:bottom w:w="300" w:type="dxa"/>
          <w:right w:w="150" w:type="dxa"/>
        </w:tblCellMar>
        <w:tblLook w:val="04A0" w:firstRow="1" w:lastRow="0" w:firstColumn="1" w:lastColumn="0" w:noHBand="0" w:noVBand="1"/>
      </w:tblPr>
      <w:tblGrid>
        <w:gridCol w:w="8959"/>
      </w:tblGrid>
      <w:tr w:rsidR="00301550">
        <w:trPr>
          <w:cantSplit/>
        </w:trPr>
        <w:tc>
          <w:tcPr>
            <w:tcW w:w="0" w:type="auto"/>
            <w:tcBorders>
              <w:top w:val="single" w:sz="6" w:space="7" w:color="404040"/>
              <w:left w:val="single" w:sz="6" w:space="30" w:color="404040"/>
            </w:tcBorders>
            <w:shd w:val="clear" w:color="auto" w:fill="FFFFFF"/>
            <w:tcMar>
              <w:top w:w="150" w:type="dxa"/>
              <w:left w:w="600" w:type="dxa"/>
              <w:bottom w:w="300" w:type="dxa"/>
              <w:right w:w="150" w:type="dxa"/>
            </w:tcMar>
          </w:tcPr>
          <w:p w:rsidR="00301550" w:rsidRDefault="0004617B">
            <w:pPr>
              <w:pStyle w:val="pnoteInDiv"/>
            </w:pPr>
            <w:r>
              <w:t>{b}Note: {/</w:t>
            </w:r>
            <w:proofErr w:type="gramStart"/>
            <w:r>
              <w:t>b}The</w:t>
            </w:r>
            <w:proofErr w:type="gramEnd"/>
            <w:r>
              <w:t xml:space="preserve"> </w:t>
            </w:r>
            <w:r>
              <w:rPr>
                <w:rStyle w:val="spanbold"/>
              </w:rPr>
              <w:t>Duty Type</w:t>
            </w:r>
            <w:r>
              <w:t xml:space="preserve"> is Operator defined.</w:t>
            </w:r>
          </w:p>
        </w:tc>
      </w:tr>
    </w:tbl>
    <w:p w:rsidR="00301550" w:rsidRDefault="0004617B">
      <w:pPr>
        <w:pStyle w:val="pBodyText"/>
      </w:pPr>
      <w:r>
        <w:t>If the day's work is split by a rest period, the information box has extra details:</w:t>
      </w:r>
    </w:p>
    <w:p w:rsidR="00301550" w:rsidRDefault="0004617B">
      <w:pPr>
        <w:pStyle w:val="p"/>
        <w:jc w:val="center"/>
      </w:pPr>
      <w:r>
        <w:lastRenderedPageBreak/>
        <w:t xml:space="preserve"> </w:t>
      </w:r>
      <w:r w:rsidR="00144D11">
        <w:rPr>
          <w:noProof/>
        </w:rPr>
        <w:drawing>
          <wp:inline distT="0" distB="0" distL="0" distR="0">
            <wp:extent cx="5381625" cy="4314825"/>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preferRelativeResize="0">
                      <a:picLocks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81625" cy="4314825"/>
                    </a:xfrm>
                    <a:prstGeom prst="rect">
                      <a:avLst/>
                    </a:prstGeom>
                    <a:noFill/>
                    <a:ln>
                      <a:noFill/>
                    </a:ln>
                  </pic:spPr>
                </pic:pic>
              </a:graphicData>
            </a:graphic>
          </wp:inline>
        </w:drawing>
      </w:r>
    </w:p>
    <w:p w:rsidR="00301550" w:rsidRDefault="0004617B">
      <w:pPr>
        <w:pStyle w:val="pFigureCaptionCenter"/>
      </w:pPr>
      <w:r>
        <w:t>Figure 8-16: Split workday Overview</w:t>
      </w:r>
    </w:p>
    <w:p w:rsidR="00301550" w:rsidRDefault="003B2717">
      <w:pPr>
        <w:spacing w:before="120"/>
      </w:pPr>
      <w:ins w:id="102" w:author="may mordechay" w:date="2016-07-07T17:56:00Z">
        <w:r>
          <w:t xml:space="preserve">In the box “Duty duration” needs to change to </w:t>
        </w:r>
      </w:ins>
      <w:ins w:id="103" w:author="may mordechay" w:date="2016-07-07T17:57:00Z">
        <w:r>
          <w:t>“</w:t>
        </w:r>
      </w:ins>
      <w:ins w:id="104" w:author="may mordechay" w:date="2016-07-07T17:56:00Z">
        <w:r>
          <w:t>duty length</w:t>
        </w:r>
      </w:ins>
      <w:ins w:id="105" w:author="may mordechay" w:date="2016-07-07T17:57:00Z">
        <w:r>
          <w:t>” (terminology wise)</w:t>
        </w:r>
      </w:ins>
    </w:p>
    <w:p w:rsidR="00301550" w:rsidRDefault="0004617B">
      <w:pPr>
        <w:pStyle w:val="captionTableCaption"/>
      </w:pPr>
      <w:r>
        <w:rPr>
          <w:sz w:val="24"/>
          <w:szCs w:val="24"/>
        </w:rPr>
        <w:t>Table 8-1: Row overview information box</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3060"/>
        <w:gridCol w:w="6375"/>
      </w:tblGrid>
      <w:tr w:rsidR="00301550">
        <w:trPr>
          <w:cantSplit/>
          <w:tblHeader/>
        </w:trPr>
        <w:tc>
          <w:tcPr>
            <w:tcW w:w="475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Information Box Item</w:t>
            </w:r>
          </w:p>
        </w:tc>
        <w:tc>
          <w:tcPr>
            <w:tcW w:w="9975"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Description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From:</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 xml:space="preserve">Start location of the driver at the beginning of the work day </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To:</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The final location of the driver at the end of the work day</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Split from:</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Split start location</w:t>
            </w:r>
          </w:p>
        </w:tc>
      </w:tr>
      <w:tr w:rsidR="00301550">
        <w:trPr>
          <w:cantSplit/>
        </w:trPr>
        <w:tc>
          <w:tcPr>
            <w:tcW w:w="4755" w:type="dxa"/>
            <w:tcBorders>
              <w:right w:val="single" w:sz="6" w:space="0" w:color="000000"/>
            </w:tcBorders>
            <w:tcMar>
              <w:top w:w="45" w:type="dxa"/>
              <w:left w:w="45" w:type="dxa"/>
              <w:bottom w:w="45" w:type="dxa"/>
              <w:right w:w="45" w:type="dxa"/>
            </w:tcMar>
          </w:tcPr>
          <w:p w:rsidR="00301550" w:rsidRDefault="0004617B">
            <w:pPr>
              <w:pStyle w:val="pTableText"/>
            </w:pPr>
            <w:r>
              <w:t>Split to:</w:t>
            </w:r>
          </w:p>
        </w:tc>
        <w:tc>
          <w:tcPr>
            <w:tcW w:w="9975" w:type="dxa"/>
            <w:tcMar>
              <w:top w:w="45" w:type="dxa"/>
              <w:left w:w="45" w:type="dxa"/>
              <w:bottom w:w="45" w:type="dxa"/>
              <w:right w:w="45" w:type="dxa"/>
            </w:tcMar>
          </w:tcPr>
          <w:p w:rsidR="00301550" w:rsidRDefault="0004617B">
            <w:pPr>
              <w:pStyle w:val="pTableText"/>
            </w:pPr>
            <w:r>
              <w:t>Split end location</w:t>
            </w:r>
          </w:p>
        </w:tc>
      </w:tr>
    </w:tbl>
    <w:p w:rsidR="00301550" w:rsidRDefault="00301550">
      <w:pPr>
        <w:spacing w:after="120"/>
      </w:pPr>
    </w:p>
    <w:p w:rsidR="00301550" w:rsidRDefault="0004617B">
      <w:pPr>
        <w:pStyle w:val="h4"/>
      </w:pPr>
      <w:bookmarkStart w:id="106" w:name="_Toc455593547"/>
      <w:r>
        <w:lastRenderedPageBreak/>
        <w:t>Split Information Box</w:t>
      </w:r>
      <w:bookmarkEnd w:id="106"/>
    </w:p>
    <w:p w:rsidR="00301550" w:rsidRDefault="00144D11">
      <w:pPr>
        <w:pStyle w:val="p"/>
      </w:pPr>
      <w:r>
        <w:rPr>
          <w:noProof/>
        </w:rPr>
        <w:drawing>
          <wp:inline distT="0" distB="0" distL="0" distR="0">
            <wp:extent cx="4086225" cy="3800475"/>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preferRelativeResize="0">
                      <a:picLocks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086225" cy="3800475"/>
                    </a:xfrm>
                    <a:prstGeom prst="rect">
                      <a:avLst/>
                    </a:prstGeom>
                    <a:noFill/>
                    <a:ln>
                      <a:noFill/>
                    </a:ln>
                  </pic:spPr>
                </pic:pic>
              </a:graphicData>
            </a:graphic>
          </wp:inline>
        </w:drawing>
      </w:r>
    </w:p>
    <w:p w:rsidR="00301550" w:rsidRDefault="00301550">
      <w:pPr>
        <w:spacing w:before="120"/>
      </w:pPr>
    </w:p>
    <w:p w:rsidR="00301550" w:rsidRDefault="0004617B">
      <w:pPr>
        <w:pStyle w:val="captionTableCaption"/>
      </w:pPr>
      <w:r>
        <w:rPr>
          <w:sz w:val="24"/>
          <w:szCs w:val="24"/>
        </w:rPr>
        <w:t>Table 8-2: Split information box</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3060"/>
        <w:gridCol w:w="6375"/>
      </w:tblGrid>
      <w:tr w:rsidR="00301550">
        <w:trPr>
          <w:cantSplit/>
          <w:tblHeader/>
        </w:trPr>
        <w:tc>
          <w:tcPr>
            <w:tcW w:w="475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Information Box Item</w:t>
            </w:r>
          </w:p>
        </w:tc>
        <w:tc>
          <w:tcPr>
            <w:tcW w:w="9975"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Description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Type</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Information box type</w:t>
            </w:r>
          </w:p>
        </w:tc>
      </w:tr>
      <w:tr w:rsidR="00301550">
        <w:trPr>
          <w:cantSplit/>
        </w:trPr>
        <w:tc>
          <w:tcPr>
            <w:tcW w:w="4755" w:type="dxa"/>
            <w:tcBorders>
              <w:right w:val="single" w:sz="6" w:space="0" w:color="000000"/>
            </w:tcBorders>
            <w:tcMar>
              <w:top w:w="45" w:type="dxa"/>
              <w:left w:w="45" w:type="dxa"/>
              <w:bottom w:w="45" w:type="dxa"/>
              <w:right w:w="45" w:type="dxa"/>
            </w:tcMar>
          </w:tcPr>
          <w:p w:rsidR="00301550" w:rsidRDefault="0004617B">
            <w:pPr>
              <w:pStyle w:val="pTableText"/>
            </w:pPr>
            <w:r>
              <w:t>Location:</w:t>
            </w:r>
          </w:p>
        </w:tc>
        <w:tc>
          <w:tcPr>
            <w:tcW w:w="9975" w:type="dxa"/>
            <w:tcMar>
              <w:top w:w="45" w:type="dxa"/>
              <w:left w:w="45" w:type="dxa"/>
              <w:bottom w:w="45" w:type="dxa"/>
              <w:right w:w="45" w:type="dxa"/>
            </w:tcMar>
          </w:tcPr>
          <w:p w:rsidR="00301550" w:rsidRDefault="0004617B">
            <w:pPr>
              <w:pStyle w:val="pTableText"/>
            </w:pPr>
            <w:r>
              <w:t>Split location - typically break location</w:t>
            </w:r>
          </w:p>
        </w:tc>
      </w:tr>
    </w:tbl>
    <w:p w:rsidR="00301550" w:rsidRDefault="00301550">
      <w:pPr>
        <w:spacing w:after="120"/>
      </w:pPr>
    </w:p>
    <w:p w:rsidR="00301550" w:rsidRDefault="0004617B">
      <w:pPr>
        <w:pStyle w:val="h4"/>
      </w:pPr>
      <w:bookmarkStart w:id="107" w:name="_Toc455593548"/>
      <w:r>
        <w:t>Taxi</w:t>
      </w:r>
      <w:bookmarkEnd w:id="107"/>
    </w:p>
    <w:p w:rsidR="00301550" w:rsidRDefault="0004617B">
      <w:pPr>
        <w:pStyle w:val="pBodyText"/>
      </w:pPr>
      <w:r>
        <w:t>Recall that, when a driver completes a service trip, he may be required to leave his vehicle and then go to a different location for his next trip or even to take a break. To get there, he may require transport such as a taxi or a shuttle.</w:t>
      </w:r>
    </w:p>
    <w:p w:rsidR="00301550" w:rsidRDefault="0004617B">
      <w:pPr>
        <w:pStyle w:val="pBodyText"/>
      </w:pPr>
      <w:r>
        <w:t xml:space="preserve">The taxi icon is used to represent this driver movement. </w:t>
      </w:r>
      <w:bookmarkStart w:id="108" w:name="_GoBack"/>
      <w:bookmarkEnd w:id="108"/>
    </w:p>
    <w:p w:rsidR="00301550" w:rsidRDefault="00144D11">
      <w:pPr>
        <w:pStyle w:val="pBodyText"/>
        <w:jc w:val="center"/>
      </w:pPr>
      <w:r>
        <w:rPr>
          <w:noProof/>
        </w:rPr>
        <w:lastRenderedPageBreak/>
        <w:drawing>
          <wp:inline distT="0" distB="0" distL="0" distR="0">
            <wp:extent cx="5629275" cy="3695700"/>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preferRelativeResize="0">
                      <a:picLocks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629275" cy="3695700"/>
                    </a:xfrm>
                    <a:prstGeom prst="rect">
                      <a:avLst/>
                    </a:prstGeom>
                    <a:noFill/>
                    <a:ln>
                      <a:noFill/>
                    </a:ln>
                  </pic:spPr>
                </pic:pic>
              </a:graphicData>
            </a:graphic>
          </wp:inline>
        </w:drawing>
      </w:r>
    </w:p>
    <w:p w:rsidR="00301550" w:rsidRDefault="00301550">
      <w:pPr>
        <w:spacing w:before="120"/>
      </w:pPr>
    </w:p>
    <w:p w:rsidR="00301550" w:rsidRDefault="0004617B">
      <w:pPr>
        <w:pStyle w:val="captionTableCaption"/>
      </w:pPr>
      <w:r>
        <w:rPr>
          <w:sz w:val="24"/>
          <w:szCs w:val="24"/>
        </w:rPr>
        <w:t>Table 8-3: Taxi information box</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10" w:type="dxa"/>
          <w:right w:w="10" w:type="dxa"/>
        </w:tblCellMar>
        <w:tblLook w:val="04A0" w:firstRow="1" w:lastRow="0" w:firstColumn="1" w:lastColumn="0" w:noHBand="0" w:noVBand="1"/>
      </w:tblPr>
      <w:tblGrid>
        <w:gridCol w:w="3060"/>
        <w:gridCol w:w="6375"/>
      </w:tblGrid>
      <w:tr w:rsidR="00301550">
        <w:trPr>
          <w:cantSplit/>
          <w:tblHeader/>
        </w:trPr>
        <w:tc>
          <w:tcPr>
            <w:tcW w:w="4755" w:type="dxa"/>
            <w:tcBorders>
              <w:bottom w:val="single" w:sz="6" w:space="0" w:color="000000"/>
              <w:right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Information Box Item</w:t>
            </w:r>
          </w:p>
        </w:tc>
        <w:tc>
          <w:tcPr>
            <w:tcW w:w="9975" w:type="dxa"/>
            <w:tcBorders>
              <w:bottom w:val="single" w:sz="6" w:space="0" w:color="000000"/>
            </w:tcBorders>
            <w:shd w:val="clear" w:color="auto" w:fill="ADD8E6"/>
            <w:tcMar>
              <w:top w:w="45" w:type="dxa"/>
              <w:left w:w="45" w:type="dxa"/>
              <w:bottom w:w="45" w:type="dxa"/>
              <w:right w:w="45" w:type="dxa"/>
            </w:tcMar>
            <w:vAlign w:val="center"/>
          </w:tcPr>
          <w:p w:rsidR="00301550" w:rsidRDefault="0004617B">
            <w:pPr>
              <w:pStyle w:val="pTableTextDark"/>
            </w:pPr>
            <w:r>
              <w:t>Description</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Type</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Information box type -Taxi</w:t>
            </w:r>
          </w:p>
        </w:tc>
      </w:tr>
      <w:tr w:rsidR="00301550">
        <w:trPr>
          <w:cantSplit/>
        </w:trPr>
        <w:tc>
          <w:tcPr>
            <w:tcW w:w="4755" w:type="dxa"/>
            <w:tcBorders>
              <w:bottom w:val="single" w:sz="6" w:space="0" w:color="auto"/>
              <w:right w:val="single" w:sz="6" w:space="0" w:color="000000"/>
            </w:tcBorders>
            <w:tcMar>
              <w:top w:w="45" w:type="dxa"/>
              <w:left w:w="45" w:type="dxa"/>
              <w:bottom w:w="45" w:type="dxa"/>
              <w:right w:w="45" w:type="dxa"/>
            </w:tcMar>
          </w:tcPr>
          <w:p w:rsidR="00301550" w:rsidRDefault="0004617B">
            <w:pPr>
              <w:pStyle w:val="pTableText"/>
            </w:pPr>
            <w:r>
              <w:t>From:</w:t>
            </w:r>
          </w:p>
        </w:tc>
        <w:tc>
          <w:tcPr>
            <w:tcW w:w="9975" w:type="dxa"/>
            <w:tcBorders>
              <w:bottom w:val="single" w:sz="6" w:space="0" w:color="auto"/>
            </w:tcBorders>
            <w:tcMar>
              <w:top w:w="45" w:type="dxa"/>
              <w:left w:w="45" w:type="dxa"/>
              <w:bottom w:w="45" w:type="dxa"/>
              <w:right w:w="45" w:type="dxa"/>
            </w:tcMar>
          </w:tcPr>
          <w:p w:rsidR="00301550" w:rsidRDefault="0004617B">
            <w:pPr>
              <w:pStyle w:val="pTableText"/>
            </w:pPr>
            <w:r>
              <w:t>Taxi start location</w:t>
            </w:r>
          </w:p>
        </w:tc>
      </w:tr>
      <w:tr w:rsidR="00301550">
        <w:trPr>
          <w:cantSplit/>
        </w:trPr>
        <w:tc>
          <w:tcPr>
            <w:tcW w:w="4755" w:type="dxa"/>
            <w:tcBorders>
              <w:right w:val="single" w:sz="6" w:space="0" w:color="000000"/>
            </w:tcBorders>
            <w:tcMar>
              <w:top w:w="45" w:type="dxa"/>
              <w:left w:w="45" w:type="dxa"/>
              <w:bottom w:w="45" w:type="dxa"/>
              <w:right w:w="45" w:type="dxa"/>
            </w:tcMar>
          </w:tcPr>
          <w:p w:rsidR="00301550" w:rsidRDefault="0004617B">
            <w:pPr>
              <w:pStyle w:val="pTableText"/>
            </w:pPr>
            <w:r>
              <w:t>To:</w:t>
            </w:r>
          </w:p>
        </w:tc>
        <w:tc>
          <w:tcPr>
            <w:tcW w:w="9975" w:type="dxa"/>
            <w:tcMar>
              <w:top w:w="45" w:type="dxa"/>
              <w:left w:w="45" w:type="dxa"/>
              <w:bottom w:w="45" w:type="dxa"/>
              <w:right w:w="45" w:type="dxa"/>
            </w:tcMar>
          </w:tcPr>
          <w:p w:rsidR="00301550" w:rsidRDefault="0004617B">
            <w:pPr>
              <w:pStyle w:val="pTableText"/>
            </w:pPr>
            <w:r>
              <w:t>Taxi end location</w:t>
            </w:r>
          </w:p>
        </w:tc>
      </w:tr>
    </w:tbl>
    <w:p w:rsidR="00301550" w:rsidRDefault="00301550">
      <w:pPr>
        <w:spacing w:after="120"/>
      </w:pPr>
    </w:p>
    <w:p w:rsidR="00301550" w:rsidRDefault="0004617B">
      <w:pPr>
        <w:pStyle w:val="p"/>
      </w:pPr>
      <w:r>
        <w:t> </w:t>
      </w:r>
    </w:p>
    <w:p w:rsidR="00301550" w:rsidRDefault="00301550">
      <w:pPr>
        <w:sectPr w:rsidR="00301550">
          <w:headerReference w:type="even" r:id="rId169"/>
          <w:headerReference w:type="default" r:id="rId170"/>
          <w:footerReference w:type="even" r:id="rId171"/>
          <w:footerReference w:type="default" r:id="rId172"/>
          <w:pgSz w:w="11910" w:h="16845"/>
          <w:pgMar w:top="1710" w:right="1290" w:bottom="1725" w:left="1275" w:header="405" w:footer="450" w:gutter="0"/>
          <w:cols w:space="720"/>
        </w:sectPr>
      </w:pPr>
    </w:p>
    <w:p w:rsidR="00301550" w:rsidRDefault="0004617B">
      <w:pPr>
        <w:pStyle w:val="h1Chapter"/>
      </w:pPr>
      <w:bookmarkStart w:id="109" w:name="_Toc455593549"/>
      <w:r>
        <w:rPr>
          <w:rFonts w:ascii="Calibri" w:hAnsi="Calibri" w:cs="Calibri"/>
        </w:rPr>
        <w:lastRenderedPageBreak/>
        <w:t xml:space="preserve">Chapter 9: </w:t>
      </w:r>
      <w:r>
        <w:t>Input Data Formats</w:t>
      </w:r>
      <w:bookmarkEnd w:id="109"/>
    </w:p>
    <w:p w:rsidR="00301550" w:rsidRDefault="0004617B">
      <w:pPr>
        <w:pStyle w:val="p"/>
      </w:pPr>
      <w:r>
        <w:t>Delete this text and replace it with your own content.</w:t>
      </w:r>
    </w:p>
    <w:p w:rsidR="00301550" w:rsidRDefault="0004617B">
      <w:pPr>
        <w:pStyle w:val="h1"/>
      </w:pPr>
      <w:bookmarkStart w:id="110" w:name="_Toc455593550"/>
      <w:r>
        <w:rPr>
          <w:sz w:val="24"/>
          <w:szCs w:val="24"/>
        </w:rPr>
        <w:lastRenderedPageBreak/>
        <w:t>Glossary</w:t>
      </w:r>
      <w:bookmarkEnd w:id="110"/>
    </w:p>
    <w:p w:rsidR="00301550" w:rsidRDefault="0004617B">
      <w:pPr>
        <w:pStyle w:val="GlossaryPageHeading"/>
      </w:pPr>
      <w:r>
        <w:t>M</w:t>
      </w:r>
    </w:p>
    <w:p w:rsidR="00301550" w:rsidRDefault="0004617B">
      <w:pPr>
        <w:pStyle w:val="GlossaryPageTerm"/>
      </w:pPr>
      <w:proofErr w:type="spellStart"/>
      <w:r>
        <w:t>MyTerm</w:t>
      </w:r>
      <w:proofErr w:type="spellEnd"/>
    </w:p>
    <w:p w:rsidR="00301550" w:rsidRDefault="00301550">
      <w:pPr>
        <w:pStyle w:val="GlossaryPageDefinition"/>
      </w:pPr>
    </w:p>
    <w:p w:rsidR="00301550" w:rsidRDefault="00301550">
      <w:pPr>
        <w:sectPr w:rsidR="00301550">
          <w:headerReference w:type="even" r:id="rId173"/>
          <w:headerReference w:type="default" r:id="rId174"/>
          <w:footerReference w:type="even" r:id="rId175"/>
          <w:footerReference w:type="default" r:id="rId176"/>
          <w:headerReference w:type="first" r:id="rId177"/>
          <w:footerReference w:type="first" r:id="rId178"/>
          <w:pgSz w:w="11910" w:h="16845"/>
          <w:pgMar w:top="3345" w:right="1290" w:bottom="1215" w:left="1290" w:header="405" w:footer="450" w:gutter="0"/>
          <w:cols w:space="720"/>
          <w:titlePg/>
        </w:sectPr>
      </w:pPr>
    </w:p>
    <w:p w:rsidR="00301550" w:rsidRDefault="0004617B">
      <w:pPr>
        <w:pStyle w:val="pIndexPrintHead"/>
      </w:pPr>
      <w:bookmarkStart w:id="111" w:name="_Toc455593551"/>
      <w:r>
        <w:lastRenderedPageBreak/>
        <w:t>INDEX</w:t>
      </w:r>
      <w:bookmarkEnd w:id="111"/>
    </w:p>
    <w:p w:rsidR="00301550" w:rsidRDefault="00B11068">
      <w:r>
        <w:fldChar w:fldCharType="begin"/>
      </w:r>
      <w:r w:rsidR="0004617B">
        <w:instrText xml:space="preserve"> INDEX \h "A" \c "2" \z "1033"</w:instrText>
      </w:r>
      <w:r>
        <w:fldChar w:fldCharType="separate"/>
      </w:r>
      <w:r w:rsidR="00833AB2">
        <w:rPr>
          <w:b/>
          <w:bCs/>
          <w:noProof/>
        </w:rPr>
        <w:t>No index entries found.</w:t>
      </w:r>
      <w:r>
        <w:fldChar w:fldCharType="end"/>
      </w:r>
    </w:p>
    <w:p w:rsidR="00301550" w:rsidRDefault="00301550">
      <w:pPr>
        <w:sectPr w:rsidR="00301550">
          <w:headerReference w:type="even" r:id="rId179"/>
          <w:headerReference w:type="default" r:id="rId180"/>
          <w:footerReference w:type="even" r:id="rId181"/>
          <w:footerReference w:type="default" r:id="rId182"/>
          <w:headerReference w:type="first" r:id="rId183"/>
          <w:footerReference w:type="first" r:id="rId184"/>
          <w:pgSz w:w="11910" w:h="16845"/>
          <w:pgMar w:top="3990" w:right="1440" w:bottom="2520" w:left="2160" w:header="405" w:footer="1440" w:gutter="0"/>
          <w:cols w:space="720"/>
          <w:titlePg/>
        </w:sectPr>
      </w:pPr>
    </w:p>
    <w:p w:rsidR="00301550" w:rsidRDefault="0004617B">
      <w:pPr>
        <w:pStyle w:val="h1"/>
      </w:pPr>
      <w:bookmarkStart w:id="112" w:name="_Toc455593552"/>
      <w:r>
        <w:rPr>
          <w:sz w:val="24"/>
          <w:szCs w:val="24"/>
        </w:rPr>
        <w:lastRenderedPageBreak/>
        <w:t>Customer Response</w:t>
      </w:r>
      <w:bookmarkEnd w:id="112"/>
    </w:p>
    <w:p w:rsidR="00301550" w:rsidRDefault="0004617B">
      <w:pPr>
        <w:pStyle w:val="p"/>
      </w:pPr>
      <w:r>
        <w:t>Delete this text and replace it with your own content.</w:t>
      </w:r>
    </w:p>
    <w:p w:rsidR="00301550" w:rsidRDefault="00301550">
      <w:pPr>
        <w:sectPr w:rsidR="00301550">
          <w:headerReference w:type="even" r:id="rId185"/>
          <w:headerReference w:type="default" r:id="rId186"/>
          <w:footerReference w:type="even" r:id="rId187"/>
          <w:footerReference w:type="default" r:id="rId188"/>
          <w:pgSz w:w="11910" w:h="16845"/>
          <w:pgMar w:top="1710" w:right="1290" w:bottom="1725" w:left="1275" w:header="405" w:footer="450" w:gutter="0"/>
          <w:cols w:space="720"/>
        </w:sectPr>
      </w:pPr>
    </w:p>
    <w:p w:rsidR="00301550" w:rsidRDefault="0004617B">
      <w:pPr>
        <w:pStyle w:val="pBodyText"/>
      </w:pPr>
      <w:r>
        <w:lastRenderedPageBreak/>
        <w:t>End Page</w:t>
      </w:r>
    </w:p>
    <w:p w:rsidR="00301550" w:rsidRDefault="0004617B">
      <w:pPr>
        <w:pStyle w:val="pBodyText"/>
      </w:pPr>
      <w:r>
        <w:t>Delete this text and replace it with your own content.</w:t>
      </w:r>
    </w:p>
    <w:sectPr w:rsidR="00301550" w:rsidSect="00301550">
      <w:headerReference w:type="even" r:id="rId189"/>
      <w:headerReference w:type="default" r:id="rId190"/>
      <w:footerReference w:type="even" r:id="rId191"/>
      <w:footerReference w:type="default" r:id="rId192"/>
      <w:pgSz w:w="11910" w:h="16845"/>
      <w:pgMar w:top="1710" w:right="1290" w:bottom="1725" w:left="1275" w:header="405" w:footer="4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6A8F" w:rsidRDefault="00666A8F" w:rsidP="00301550">
      <w:r>
        <w:separator/>
      </w:r>
    </w:p>
  </w:endnote>
  <w:endnote w:type="continuationSeparator" w:id="0">
    <w:p w:rsidR="00666A8F" w:rsidRDefault="00666A8F" w:rsidP="00301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 Sans">
    <w:altName w:val="Tahoma"/>
    <w:charset w:val="00"/>
    <w:family w:val="swiss"/>
    <w:pitch w:val="variable"/>
    <w:sig w:usb0="00000001" w:usb1="4000205B" w:usb2="00000028"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6A8F" w:rsidRDefault="00666A8F" w:rsidP="00301550">
      <w:r>
        <w:separator/>
      </w:r>
    </w:p>
  </w:footnote>
  <w:footnote w:type="continuationSeparator" w:id="0">
    <w:p w:rsidR="00666A8F" w:rsidRDefault="00666A8F" w:rsidP="003015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pPr>
      <w:pStyle w:val="p"/>
    </w:pPr>
    <w:r>
      <w: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r>
      <w:cr/>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A4" w:rsidRDefault="00CF50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41553"/>
    <w:multiLevelType w:val="multilevel"/>
    <w:tmpl w:val="99B68216"/>
    <w:lvl w:ilvl="0">
      <w:numFmt w:val="bullet"/>
      <w:lvlText w:val=""/>
      <w:lvlJc w:val="right"/>
      <w:pPr>
        <w:tabs>
          <w:tab w:val="num" w:pos="0"/>
        </w:tabs>
        <w:spacing w:line="280" w:lineRule="atLeast"/>
        <w:ind w:left="0" w:hanging="210"/>
      </w:pPr>
      <w:rPr>
        <w:rFonts w:ascii="Open Sans" w:hAnsi="Symbol"/>
        <w:color w:val="40404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A0906D4"/>
    <w:multiLevelType w:val="multilevel"/>
    <w:tmpl w:val="4D9CE362"/>
    <w:lvl w:ilvl="0">
      <w:numFmt w:val="bullet"/>
      <w:lvlText w:val=""/>
      <w:lvlJc w:val="right"/>
      <w:pPr>
        <w:tabs>
          <w:tab w:val="num" w:pos="0"/>
        </w:tabs>
        <w:spacing w:line="280" w:lineRule="atLeast"/>
        <w:ind w:left="0" w:hanging="210"/>
      </w:pPr>
      <w:rPr>
        <w:rFonts w:ascii="Open Sans" w:hAnsi="Symbol"/>
        <w:color w:val="40404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6147E05"/>
    <w:multiLevelType w:val="multilevel"/>
    <w:tmpl w:val="A2FE5962"/>
    <w:lvl w:ilvl="0">
      <w:numFmt w:val="bullet"/>
      <w:lvlText w:val=""/>
      <w:lvlJc w:val="right"/>
      <w:pPr>
        <w:tabs>
          <w:tab w:val="num" w:pos="0"/>
        </w:tabs>
        <w:spacing w:line="280" w:lineRule="atLeast"/>
        <w:ind w:left="0" w:hanging="210"/>
      </w:pPr>
      <w:rPr>
        <w:rFonts w:ascii="Open Sans" w:hAnsi="Wingdings"/>
        <w:color w:val="40404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6CD273CB"/>
    <w:multiLevelType w:val="multilevel"/>
    <w:tmpl w:val="FA0054E6"/>
    <w:lvl w:ilvl="0">
      <w:numFmt w:val="bullet"/>
      <w:lvlText w:val=""/>
      <w:lvlJc w:val="right"/>
      <w:pPr>
        <w:tabs>
          <w:tab w:val="num" w:pos="0"/>
        </w:tabs>
        <w:spacing w:line="280" w:lineRule="atLeast"/>
        <w:ind w:left="0" w:hanging="210"/>
      </w:pPr>
      <w:rPr>
        <w:rFonts w:ascii="Open Sans" w:hAnsi="Symbol"/>
        <w:color w:val="000000"/>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y mordechay">
    <w15:presenceInfo w15:providerId="Windows Live" w15:userId="d35b78c80f3494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550"/>
    <w:rsid w:val="0004070C"/>
    <w:rsid w:val="0004617B"/>
    <w:rsid w:val="00144D11"/>
    <w:rsid w:val="00301550"/>
    <w:rsid w:val="003B2717"/>
    <w:rsid w:val="00666A8F"/>
    <w:rsid w:val="00833AB2"/>
    <w:rsid w:val="00956649"/>
    <w:rsid w:val="00B11068"/>
    <w:rsid w:val="00BE013C"/>
    <w:rsid w:val="00CF50A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C1848"/>
  <w15:docId w15:val="{DBFDB385-1A49-4FB7-B945-1A8D133ED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he-IL"/>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11068"/>
  </w:style>
  <w:style w:type="paragraph" w:styleId="Heading1">
    <w:name w:val="heading 1"/>
    <w:qFormat/>
    <w:rsid w:val="00301550"/>
    <w:pPr>
      <w:outlineLvl w:val="0"/>
    </w:pPr>
  </w:style>
  <w:style w:type="paragraph" w:styleId="Heading2">
    <w:name w:val="heading 2"/>
    <w:qFormat/>
    <w:rsid w:val="00301550"/>
    <w:pPr>
      <w:outlineLvl w:val="1"/>
    </w:pPr>
  </w:style>
  <w:style w:type="paragraph" w:styleId="Heading3">
    <w:name w:val="heading 3"/>
    <w:qFormat/>
    <w:rsid w:val="00301550"/>
    <w:pPr>
      <w:outlineLvl w:val="2"/>
    </w:pPr>
  </w:style>
  <w:style w:type="paragraph" w:styleId="Heading4">
    <w:name w:val="heading 4"/>
    <w:qFormat/>
    <w:rsid w:val="00301550"/>
    <w:pPr>
      <w:outlineLvl w:val="3"/>
    </w:pPr>
  </w:style>
  <w:style w:type="paragraph" w:styleId="Heading5">
    <w:name w:val="heading 5"/>
    <w:qFormat/>
    <w:rsid w:val="00301550"/>
    <w:pPr>
      <w:outlineLvl w:val="4"/>
    </w:pPr>
  </w:style>
  <w:style w:type="paragraph" w:styleId="Heading6">
    <w:name w:val="heading 6"/>
    <w:qFormat/>
    <w:rsid w:val="00301550"/>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ManualTitle1">
    <w:name w:val="p_ManualTitle1"/>
    <w:rsid w:val="00301550"/>
    <w:pPr>
      <w:spacing w:before="80" w:after="80" w:line="0" w:lineRule="atLeast"/>
      <w:ind w:left="1440"/>
    </w:pPr>
    <w:rPr>
      <w:rFonts w:ascii="Open Sans" w:hAnsi="Open Sans" w:cs="Open Sans"/>
      <w:color w:val="404040"/>
      <w:sz w:val="24"/>
      <w:szCs w:val="24"/>
    </w:rPr>
  </w:style>
  <w:style w:type="character" w:customStyle="1" w:styleId="variable">
    <w:name w:val="variable"/>
    <w:rsid w:val="00301550"/>
    <w:rPr>
      <w:color w:val="404040"/>
      <w:sz w:val="24"/>
      <w:szCs w:val="24"/>
    </w:rPr>
  </w:style>
  <w:style w:type="paragraph" w:customStyle="1" w:styleId="pManualTitle2">
    <w:name w:val="p_ManualTitle2"/>
    <w:basedOn w:val="Heading1"/>
    <w:rsid w:val="00301550"/>
    <w:pPr>
      <w:spacing w:before="80" w:after="80" w:line="0" w:lineRule="atLeast"/>
      <w:ind w:left="1440"/>
    </w:pPr>
    <w:rPr>
      <w:rFonts w:ascii="Open Sans" w:hAnsi="Open Sans" w:cs="Open Sans"/>
      <w:color w:val="4169E1"/>
      <w:sz w:val="48"/>
      <w:szCs w:val="48"/>
    </w:rPr>
  </w:style>
  <w:style w:type="character" w:customStyle="1" w:styleId="variable1">
    <w:name w:val="variable_1"/>
    <w:rsid w:val="00301550"/>
    <w:rPr>
      <w:color w:val="4169E1"/>
      <w:sz w:val="48"/>
      <w:szCs w:val="48"/>
    </w:rPr>
  </w:style>
  <w:style w:type="paragraph" w:customStyle="1" w:styleId="pManualVersionNumber">
    <w:name w:val="p_ManualVersionNumber"/>
    <w:rsid w:val="00301550"/>
    <w:pPr>
      <w:spacing w:before="240" w:after="80" w:line="0" w:lineRule="atLeast"/>
      <w:ind w:left="1440"/>
    </w:pPr>
    <w:rPr>
      <w:rFonts w:ascii="Open Sans" w:hAnsi="Open Sans" w:cs="Open Sans"/>
      <w:color w:val="B3B3B3"/>
      <w:sz w:val="24"/>
      <w:szCs w:val="24"/>
    </w:rPr>
  </w:style>
  <w:style w:type="character" w:customStyle="1" w:styleId="variable2">
    <w:name w:val="variable_2"/>
    <w:rsid w:val="00301550"/>
    <w:rPr>
      <w:color w:val="B3B3B3"/>
      <w:sz w:val="24"/>
      <w:szCs w:val="24"/>
    </w:rPr>
  </w:style>
  <w:style w:type="paragraph" w:customStyle="1" w:styleId="pCopyrightNote">
    <w:name w:val="p_CopyrightNote"/>
    <w:basedOn w:val="Heading1"/>
    <w:rsid w:val="00301550"/>
    <w:pPr>
      <w:spacing w:before="120" w:after="120"/>
    </w:pPr>
    <w:rPr>
      <w:rFonts w:ascii="Open Sans" w:hAnsi="Open Sans" w:cs="Open Sans"/>
      <w:b/>
      <w:bCs/>
      <w:color w:val="000000"/>
      <w:sz w:val="28"/>
      <w:szCs w:val="28"/>
    </w:rPr>
  </w:style>
  <w:style w:type="paragraph" w:customStyle="1" w:styleId="pCopyrightHeading">
    <w:name w:val="p_CopyrightHeading"/>
    <w:rsid w:val="00301550"/>
    <w:pPr>
      <w:spacing w:before="80" w:after="80"/>
    </w:pPr>
    <w:rPr>
      <w:rFonts w:ascii="Open Sans" w:hAnsi="Open Sans" w:cs="Open Sans"/>
      <w:color w:val="404040"/>
      <w:sz w:val="22"/>
      <w:szCs w:val="22"/>
    </w:rPr>
  </w:style>
  <w:style w:type="character" w:customStyle="1" w:styleId="variable3">
    <w:name w:val="variable_3"/>
    <w:rsid w:val="00301550"/>
    <w:rPr>
      <w:color w:val="404040"/>
      <w:sz w:val="22"/>
      <w:szCs w:val="22"/>
    </w:rPr>
  </w:style>
  <w:style w:type="paragraph" w:customStyle="1" w:styleId="pCopyright">
    <w:name w:val="p_Copyright"/>
    <w:rsid w:val="00301550"/>
    <w:pPr>
      <w:spacing w:before="120" w:after="120"/>
    </w:pPr>
    <w:rPr>
      <w:rFonts w:ascii="Open Sans" w:hAnsi="Open Sans" w:cs="Open Sans"/>
      <w:color w:val="404040"/>
      <w:sz w:val="22"/>
      <w:szCs w:val="22"/>
    </w:rPr>
  </w:style>
  <w:style w:type="paragraph" w:customStyle="1" w:styleId="pCopyrightAddress">
    <w:name w:val="p_CopyrightAddress"/>
    <w:rsid w:val="00301550"/>
    <w:rPr>
      <w:rFonts w:ascii="Open Sans" w:hAnsi="Open Sans" w:cs="Open Sans"/>
      <w:color w:val="404040"/>
      <w:sz w:val="22"/>
      <w:szCs w:val="22"/>
    </w:rPr>
  </w:style>
  <w:style w:type="paragraph" w:customStyle="1" w:styleId="pTOCHeading">
    <w:name w:val="p_TOCHeading"/>
    <w:basedOn w:val="Heading1"/>
    <w:rsid w:val="00301550"/>
    <w:rPr>
      <w:rFonts w:ascii="Open Sans" w:hAnsi="Open Sans" w:cs="Open Sans"/>
      <w:b/>
      <w:bCs/>
      <w:smallCaps/>
      <w:color w:val="000000"/>
      <w:sz w:val="48"/>
      <w:szCs w:val="48"/>
    </w:rPr>
  </w:style>
  <w:style w:type="paragraph" w:styleId="TOC1">
    <w:name w:val="toc 1"/>
    <w:rsid w:val="00301550"/>
    <w:pPr>
      <w:keepNext/>
      <w:tabs>
        <w:tab w:val="right" w:pos="7645"/>
      </w:tabs>
      <w:spacing w:before="180" w:after="90"/>
    </w:pPr>
    <w:rPr>
      <w:rFonts w:ascii="Open Sans" w:hAnsi="Open Sans" w:cs="Open Sans"/>
      <w:color w:val="000000"/>
      <w:sz w:val="26"/>
      <w:szCs w:val="26"/>
    </w:rPr>
  </w:style>
  <w:style w:type="paragraph" w:styleId="TOC2">
    <w:name w:val="toc 2"/>
    <w:rsid w:val="00301550"/>
    <w:pPr>
      <w:tabs>
        <w:tab w:val="right" w:leader="dot" w:pos="7645"/>
      </w:tabs>
      <w:spacing w:before="30" w:after="30"/>
      <w:ind w:left="360"/>
    </w:pPr>
    <w:rPr>
      <w:rFonts w:ascii="Open Sans" w:hAnsi="Open Sans" w:cs="Open Sans"/>
      <w:color w:val="000000"/>
    </w:rPr>
  </w:style>
  <w:style w:type="paragraph" w:styleId="TOC3">
    <w:name w:val="toc 3"/>
    <w:rsid w:val="00301550"/>
    <w:pPr>
      <w:tabs>
        <w:tab w:val="right" w:leader="dot" w:pos="7645"/>
      </w:tabs>
      <w:spacing w:before="30" w:after="30"/>
      <w:ind w:left="503"/>
    </w:pPr>
    <w:rPr>
      <w:rFonts w:ascii="Open Sans" w:hAnsi="Open Sans" w:cs="Open Sans"/>
      <w:color w:val="000000"/>
      <w:sz w:val="18"/>
      <w:szCs w:val="18"/>
    </w:rPr>
  </w:style>
  <w:style w:type="paragraph" w:styleId="TOC4">
    <w:name w:val="toc 4"/>
    <w:rsid w:val="00301550"/>
    <w:pPr>
      <w:tabs>
        <w:tab w:val="right" w:leader="dot" w:pos="7645"/>
      </w:tabs>
      <w:spacing w:before="180" w:after="90"/>
    </w:pPr>
    <w:rPr>
      <w:rFonts w:ascii="Open Sans" w:hAnsi="Open Sans" w:cs="Open Sans"/>
      <w:color w:val="000000"/>
      <w:sz w:val="16"/>
      <w:szCs w:val="16"/>
    </w:rPr>
  </w:style>
  <w:style w:type="paragraph" w:styleId="TOC5">
    <w:name w:val="toc 5"/>
    <w:rsid w:val="00301550"/>
    <w:pPr>
      <w:tabs>
        <w:tab w:val="right" w:leader="dot" w:pos="7645"/>
      </w:tabs>
      <w:spacing w:before="120" w:after="120"/>
      <w:ind w:left="800"/>
    </w:pPr>
    <w:rPr>
      <w:rFonts w:ascii="Open Sans" w:hAnsi="Open Sans" w:cs="Open Sans"/>
      <w:sz w:val="22"/>
      <w:szCs w:val="22"/>
    </w:rPr>
  </w:style>
  <w:style w:type="paragraph" w:styleId="TOC6">
    <w:name w:val="toc 6"/>
    <w:rsid w:val="00301550"/>
    <w:pPr>
      <w:tabs>
        <w:tab w:val="right" w:leader="dot" w:pos="7645"/>
      </w:tabs>
      <w:spacing w:before="120" w:after="120"/>
      <w:ind w:left="1000"/>
    </w:pPr>
    <w:rPr>
      <w:rFonts w:ascii="Open Sans" w:hAnsi="Open Sans" w:cs="Open Sans"/>
      <w:sz w:val="22"/>
      <w:szCs w:val="22"/>
    </w:rPr>
  </w:style>
  <w:style w:type="paragraph" w:styleId="TOC7">
    <w:name w:val="toc 7"/>
    <w:rsid w:val="00301550"/>
    <w:pPr>
      <w:tabs>
        <w:tab w:val="right" w:leader="dot" w:pos="7645"/>
      </w:tabs>
      <w:spacing w:before="120" w:after="120"/>
      <w:ind w:left="1200"/>
    </w:pPr>
    <w:rPr>
      <w:rFonts w:ascii="Open Sans" w:hAnsi="Open Sans" w:cs="Open Sans"/>
      <w:sz w:val="22"/>
      <w:szCs w:val="22"/>
    </w:rPr>
  </w:style>
  <w:style w:type="paragraph" w:styleId="TOC8">
    <w:name w:val="toc 8"/>
    <w:rsid w:val="00301550"/>
    <w:pPr>
      <w:tabs>
        <w:tab w:val="right" w:leader="dot" w:pos="7645"/>
      </w:tabs>
      <w:spacing w:before="120" w:after="120"/>
      <w:ind w:left="1400"/>
    </w:pPr>
    <w:rPr>
      <w:rFonts w:ascii="Open Sans" w:hAnsi="Open Sans" w:cs="Open Sans"/>
      <w:sz w:val="22"/>
      <w:szCs w:val="22"/>
    </w:rPr>
  </w:style>
  <w:style w:type="paragraph" w:styleId="TOC9">
    <w:name w:val="toc 9"/>
    <w:rsid w:val="00301550"/>
    <w:pPr>
      <w:tabs>
        <w:tab w:val="right" w:leader="dot" w:pos="7645"/>
      </w:tabs>
      <w:spacing w:before="120" w:after="120"/>
      <w:ind w:left="1600"/>
    </w:pPr>
    <w:rPr>
      <w:rFonts w:ascii="Open Sans" w:hAnsi="Open Sans" w:cs="Open Sans"/>
      <w:sz w:val="22"/>
      <w:szCs w:val="22"/>
    </w:rPr>
  </w:style>
  <w:style w:type="paragraph" w:customStyle="1" w:styleId="p">
    <w:name w:val="p"/>
    <w:rsid w:val="00301550"/>
    <w:pPr>
      <w:spacing w:before="120" w:after="120"/>
    </w:pPr>
    <w:rPr>
      <w:rFonts w:ascii="Open Sans" w:hAnsi="Open Sans" w:cs="Open Sans"/>
      <w:color w:val="404040"/>
      <w:sz w:val="22"/>
      <w:szCs w:val="22"/>
    </w:rPr>
  </w:style>
  <w:style w:type="paragraph" w:customStyle="1" w:styleId="h1SectionTitle">
    <w:name w:val="h1_SectionTitle"/>
    <w:basedOn w:val="Heading1"/>
    <w:rsid w:val="00301550"/>
    <w:pPr>
      <w:keepNext/>
      <w:keepLines/>
      <w:pageBreakBefore/>
      <w:spacing w:before="450" w:after="300"/>
    </w:pPr>
    <w:rPr>
      <w:rFonts w:ascii="Open Sans" w:hAnsi="Open Sans" w:cs="Open Sans"/>
      <w:b/>
      <w:bCs/>
      <w:color w:val="6633CC"/>
      <w:sz w:val="40"/>
      <w:szCs w:val="40"/>
    </w:rPr>
  </w:style>
  <w:style w:type="paragraph" w:customStyle="1" w:styleId="h1Chapter">
    <w:name w:val="h1_Chapter"/>
    <w:basedOn w:val="Heading1"/>
    <w:rsid w:val="00301550"/>
    <w:pPr>
      <w:keepNext/>
      <w:keepLines/>
      <w:pageBreakBefore/>
      <w:spacing w:before="120" w:after="90"/>
    </w:pPr>
    <w:rPr>
      <w:rFonts w:ascii="Open Sans" w:hAnsi="Open Sans" w:cs="Open Sans"/>
      <w:b/>
      <w:bCs/>
      <w:color w:val="1F497D"/>
      <w:sz w:val="32"/>
      <w:szCs w:val="32"/>
    </w:rPr>
  </w:style>
  <w:style w:type="paragraph" w:customStyle="1" w:styleId="h2">
    <w:name w:val="h2"/>
    <w:basedOn w:val="Heading2"/>
    <w:rsid w:val="00301550"/>
    <w:pPr>
      <w:keepNext/>
      <w:keepLines/>
      <w:spacing w:before="300" w:after="60"/>
    </w:pPr>
    <w:rPr>
      <w:rFonts w:ascii="Open Sans" w:hAnsi="Open Sans" w:cs="Open Sans"/>
      <w:b/>
      <w:bCs/>
      <w:color w:val="17365D"/>
      <w:sz w:val="26"/>
      <w:szCs w:val="26"/>
    </w:rPr>
  </w:style>
  <w:style w:type="character" w:customStyle="1" w:styleId="variable4">
    <w:name w:val="variable_4"/>
    <w:rsid w:val="00301550"/>
    <w:rPr>
      <w:color w:val="1F497D"/>
      <w:sz w:val="32"/>
      <w:szCs w:val="32"/>
    </w:rPr>
  </w:style>
  <w:style w:type="paragraph" w:customStyle="1" w:styleId="h2Chapter">
    <w:name w:val="h2_Chapter"/>
    <w:basedOn w:val="Heading2"/>
    <w:rsid w:val="00301550"/>
    <w:pPr>
      <w:keepNext/>
      <w:keepLines/>
      <w:spacing w:before="300" w:after="60"/>
    </w:pPr>
    <w:rPr>
      <w:rFonts w:ascii="Open Sans" w:hAnsi="Open Sans" w:cs="Open Sans"/>
      <w:b/>
      <w:bCs/>
      <w:color w:val="17365D"/>
      <w:sz w:val="26"/>
      <w:szCs w:val="26"/>
    </w:rPr>
  </w:style>
  <w:style w:type="character" w:customStyle="1" w:styleId="xreffigurecaption">
    <w:name w:val="xref_figure_caption"/>
    <w:rsid w:val="00301550"/>
    <w:rPr>
      <w:b/>
      <w:bCs/>
      <w:color w:val="191970"/>
      <w:sz w:val="22"/>
      <w:szCs w:val="22"/>
    </w:rPr>
  </w:style>
  <w:style w:type="paragraph" w:customStyle="1" w:styleId="pFigureCaption">
    <w:name w:val="p_FigureCaption"/>
    <w:rsid w:val="00301550"/>
    <w:pPr>
      <w:spacing w:before="120" w:after="120"/>
    </w:pPr>
    <w:rPr>
      <w:rFonts w:ascii="Open Sans" w:hAnsi="Open Sans" w:cs="Open Sans"/>
      <w:i/>
      <w:iCs/>
      <w:color w:val="000000"/>
      <w:sz w:val="22"/>
      <w:szCs w:val="22"/>
    </w:rPr>
  </w:style>
  <w:style w:type="character" w:customStyle="1" w:styleId="variable5">
    <w:name w:val="variable_5"/>
    <w:rsid w:val="00301550"/>
    <w:rPr>
      <w:color w:val="000000"/>
      <w:sz w:val="22"/>
      <w:szCs w:val="22"/>
    </w:rPr>
  </w:style>
  <w:style w:type="paragraph" w:customStyle="1" w:styleId="pBodyText">
    <w:name w:val="p_BodyText"/>
    <w:rsid w:val="00301550"/>
    <w:pPr>
      <w:spacing w:before="45" w:after="45" w:line="280" w:lineRule="atLeast"/>
    </w:pPr>
    <w:rPr>
      <w:rFonts w:ascii="Open Sans" w:hAnsi="Open Sans" w:cs="Open Sans"/>
      <w:color w:val="404040"/>
      <w:sz w:val="22"/>
      <w:szCs w:val="22"/>
    </w:rPr>
  </w:style>
  <w:style w:type="paragraph" w:customStyle="1" w:styleId="li">
    <w:name w:val="li"/>
    <w:rsid w:val="00301550"/>
    <w:pPr>
      <w:spacing w:line="280" w:lineRule="atLeast"/>
      <w:ind w:left="600"/>
    </w:pPr>
    <w:rPr>
      <w:rFonts w:ascii="Open Sans" w:hAnsi="Open Sans" w:cs="Open Sans"/>
      <w:color w:val="404040"/>
      <w:sz w:val="22"/>
      <w:szCs w:val="22"/>
    </w:rPr>
  </w:style>
  <w:style w:type="paragraph" w:customStyle="1" w:styleId="captionTableCaption">
    <w:name w:val="caption_TableCaption"/>
    <w:rsid w:val="00301550"/>
    <w:pPr>
      <w:keepNext/>
      <w:spacing w:before="45" w:after="120"/>
    </w:pPr>
    <w:rPr>
      <w:rFonts w:ascii="Open Sans" w:hAnsi="Open Sans" w:cs="Open Sans"/>
      <w:i/>
      <w:iCs/>
      <w:color w:val="000000"/>
      <w:sz w:val="22"/>
      <w:szCs w:val="22"/>
    </w:rPr>
  </w:style>
  <w:style w:type="paragraph" w:customStyle="1" w:styleId="pTableTextDark">
    <w:name w:val="p_TableTextDark"/>
    <w:rsid w:val="00301550"/>
    <w:pPr>
      <w:spacing w:before="120" w:after="30"/>
    </w:pPr>
    <w:rPr>
      <w:rFonts w:ascii="Open Sans" w:hAnsi="Open Sans" w:cs="Open Sans"/>
      <w:b/>
      <w:bCs/>
      <w:color w:val="000000"/>
      <w:sz w:val="22"/>
      <w:szCs w:val="22"/>
    </w:rPr>
  </w:style>
  <w:style w:type="paragraph" w:customStyle="1" w:styleId="pTableText">
    <w:name w:val="p_TableText"/>
    <w:rsid w:val="00301550"/>
    <w:pPr>
      <w:spacing w:before="45" w:after="45" w:line="280" w:lineRule="atLeast"/>
    </w:pPr>
    <w:rPr>
      <w:rFonts w:ascii="Open Sans" w:hAnsi="Open Sans" w:cs="Open Sans"/>
      <w:color w:val="000000"/>
      <w:sz w:val="22"/>
      <w:szCs w:val="22"/>
    </w:rPr>
  </w:style>
  <w:style w:type="character" w:customStyle="1" w:styleId="b">
    <w:name w:val="b"/>
    <w:rsid w:val="00301550"/>
    <w:rPr>
      <w:b/>
      <w:bCs/>
      <w:color w:val="404040"/>
      <w:sz w:val="22"/>
      <w:szCs w:val="22"/>
    </w:rPr>
  </w:style>
  <w:style w:type="character" w:customStyle="1" w:styleId="spanmcFormatColor">
    <w:name w:val="span_mcFormatColor"/>
    <w:rsid w:val="00301550"/>
    <w:rPr>
      <w:color w:val="0000FF"/>
      <w:sz w:val="22"/>
      <w:szCs w:val="22"/>
    </w:rPr>
  </w:style>
  <w:style w:type="paragraph" w:customStyle="1" w:styleId="pTableTextDark1">
    <w:name w:val="p_TableTextDark_1"/>
    <w:rsid w:val="00301550"/>
    <w:pPr>
      <w:spacing w:before="120" w:after="30"/>
    </w:pPr>
    <w:rPr>
      <w:rFonts w:ascii="Open Sans" w:hAnsi="Open Sans" w:cs="Open Sans"/>
      <w:color w:val="000000"/>
      <w:sz w:val="22"/>
      <w:szCs w:val="22"/>
    </w:rPr>
  </w:style>
  <w:style w:type="paragraph" w:customStyle="1" w:styleId="pBodyText1">
    <w:name w:val="p_BodyText_1"/>
    <w:rsid w:val="00301550"/>
    <w:pPr>
      <w:spacing w:before="45" w:after="45" w:line="280" w:lineRule="atLeast"/>
    </w:pPr>
    <w:rPr>
      <w:rFonts w:ascii="Open Sans" w:hAnsi="Open Sans" w:cs="Open Sans"/>
      <w:color w:val="000000"/>
      <w:sz w:val="22"/>
      <w:szCs w:val="22"/>
    </w:rPr>
  </w:style>
  <w:style w:type="paragraph" w:customStyle="1" w:styleId="h3">
    <w:name w:val="h3"/>
    <w:basedOn w:val="Heading3"/>
    <w:rsid w:val="00301550"/>
    <w:pPr>
      <w:keepNext/>
      <w:keepLines/>
      <w:spacing w:before="240" w:after="60" w:line="240" w:lineRule="atLeast"/>
    </w:pPr>
    <w:rPr>
      <w:rFonts w:ascii="Open Sans" w:hAnsi="Open Sans" w:cs="Open Sans"/>
      <w:b/>
      <w:bCs/>
      <w:color w:val="4F81BD"/>
      <w:sz w:val="24"/>
      <w:szCs w:val="24"/>
    </w:rPr>
  </w:style>
  <w:style w:type="paragraph" w:customStyle="1" w:styleId="pTableHeadingLeft">
    <w:name w:val="p_TableHeadingLeft"/>
    <w:rsid w:val="00301550"/>
    <w:pPr>
      <w:spacing w:before="120" w:after="120"/>
    </w:pPr>
    <w:rPr>
      <w:rFonts w:ascii="Open Sans" w:hAnsi="Open Sans" w:cs="Open Sans"/>
      <w:b/>
      <w:bCs/>
      <w:color w:val="000000"/>
      <w:sz w:val="22"/>
      <w:szCs w:val="22"/>
    </w:rPr>
  </w:style>
  <w:style w:type="paragraph" w:customStyle="1" w:styleId="psequenceBegin">
    <w:name w:val="p_sequenceBegin"/>
    <w:rsid w:val="00301550"/>
    <w:pPr>
      <w:spacing w:before="120" w:after="120"/>
    </w:pPr>
    <w:rPr>
      <w:rFonts w:ascii="Open Sans" w:hAnsi="Open Sans" w:cs="Open Sans"/>
      <w:color w:val="404040"/>
      <w:sz w:val="22"/>
      <w:szCs w:val="22"/>
    </w:rPr>
  </w:style>
  <w:style w:type="paragraph" w:customStyle="1" w:styleId="tdTableStyle-MenuDescription-BodyH-Column1-Body1">
    <w:name w:val="td_TableStyle-Menu_Description-BodyH-Column1-Body1"/>
    <w:rsid w:val="00301550"/>
    <w:rPr>
      <w:color w:val="404040"/>
      <w:sz w:val="16"/>
      <w:szCs w:val="16"/>
    </w:rPr>
  </w:style>
  <w:style w:type="paragraph" w:customStyle="1" w:styleId="psequenceContinue">
    <w:name w:val="p_sequenceContinue"/>
    <w:rsid w:val="00301550"/>
    <w:pPr>
      <w:spacing w:before="120" w:after="120"/>
    </w:pPr>
    <w:rPr>
      <w:rFonts w:ascii="Open Sans" w:hAnsi="Open Sans" w:cs="Open Sans"/>
      <w:color w:val="404040"/>
      <w:sz w:val="22"/>
      <w:szCs w:val="22"/>
    </w:rPr>
  </w:style>
  <w:style w:type="paragraph" w:customStyle="1" w:styleId="tdTableStyle-MenuDescription-BodyE-Column1-Body1">
    <w:name w:val="td_TableStyle-Menu_Description-BodyE-Column1-Body1"/>
    <w:rsid w:val="00301550"/>
    <w:rPr>
      <w:color w:val="404040"/>
      <w:sz w:val="16"/>
      <w:szCs w:val="16"/>
    </w:rPr>
  </w:style>
  <w:style w:type="paragraph" w:customStyle="1" w:styleId="tdTableStyle-MenuDescription-BodyB-Column1-Body1">
    <w:name w:val="td_TableStyle-Menu_Description-BodyB-Column1-Body1"/>
    <w:rsid w:val="00301550"/>
    <w:rPr>
      <w:color w:val="404040"/>
      <w:sz w:val="16"/>
      <w:szCs w:val="16"/>
    </w:rPr>
  </w:style>
  <w:style w:type="paragraph" w:customStyle="1" w:styleId="pnoteInDiv">
    <w:name w:val="p_noteInDiv"/>
    <w:rsid w:val="00301550"/>
    <w:pPr>
      <w:keepLines/>
      <w:spacing w:before="45" w:after="45" w:line="280" w:lineRule="atLeast"/>
    </w:pPr>
    <w:rPr>
      <w:rFonts w:ascii="Open Sans" w:hAnsi="Open Sans" w:cs="Open Sans"/>
      <w:color w:val="000000"/>
      <w:sz w:val="22"/>
      <w:szCs w:val="22"/>
    </w:rPr>
  </w:style>
  <w:style w:type="paragraph" w:customStyle="1" w:styleId="h4">
    <w:name w:val="h4"/>
    <w:basedOn w:val="Heading4"/>
    <w:rsid w:val="00301550"/>
    <w:pPr>
      <w:keepNext/>
      <w:keepLines/>
      <w:spacing w:before="268" w:after="268" w:line="220" w:lineRule="atLeast"/>
    </w:pPr>
    <w:rPr>
      <w:b/>
      <w:bCs/>
      <w:i/>
      <w:iCs/>
      <w:color w:val="004DDD"/>
      <w:sz w:val="24"/>
      <w:szCs w:val="24"/>
    </w:rPr>
  </w:style>
  <w:style w:type="character" w:customStyle="1" w:styleId="spanbold">
    <w:name w:val="span_bold"/>
    <w:rsid w:val="00301550"/>
    <w:rPr>
      <w:b/>
      <w:bCs/>
      <w:color w:val="000000"/>
      <w:sz w:val="22"/>
      <w:szCs w:val="22"/>
    </w:rPr>
  </w:style>
  <w:style w:type="paragraph" w:customStyle="1" w:styleId="li1">
    <w:name w:val="li_1"/>
    <w:rsid w:val="00301550"/>
    <w:pPr>
      <w:spacing w:line="280" w:lineRule="atLeast"/>
      <w:ind w:left="600"/>
    </w:pPr>
    <w:rPr>
      <w:rFonts w:ascii="Open Sans" w:hAnsi="Open Sans" w:cs="Open Sans"/>
      <w:color w:val="000000"/>
      <w:sz w:val="22"/>
      <w:szCs w:val="22"/>
    </w:rPr>
  </w:style>
  <w:style w:type="character" w:customStyle="1" w:styleId="spanoblique">
    <w:name w:val="span_oblique"/>
    <w:rsid w:val="00301550"/>
    <w:rPr>
      <w:i/>
      <w:iCs/>
      <w:color w:val="000000"/>
      <w:sz w:val="22"/>
      <w:szCs w:val="22"/>
    </w:rPr>
  </w:style>
  <w:style w:type="character" w:customStyle="1" w:styleId="span">
    <w:name w:val="span"/>
    <w:rsid w:val="00301550"/>
    <w:rPr>
      <w:color w:val="FFFF00"/>
      <w:sz w:val="22"/>
      <w:szCs w:val="22"/>
      <w:shd w:val="clear" w:color="auto" w:fill="FF0000"/>
    </w:rPr>
  </w:style>
  <w:style w:type="paragraph" w:customStyle="1" w:styleId="pFigureCaptionCenter">
    <w:name w:val="p_FigureCaptionCenter"/>
    <w:rsid w:val="00301550"/>
    <w:pPr>
      <w:spacing w:before="120" w:after="120"/>
      <w:jc w:val="center"/>
    </w:pPr>
    <w:rPr>
      <w:rFonts w:ascii="Open Sans" w:hAnsi="Open Sans" w:cs="Open Sans"/>
      <w:i/>
      <w:iCs/>
      <w:color w:val="000000"/>
      <w:sz w:val="22"/>
      <w:szCs w:val="22"/>
    </w:rPr>
  </w:style>
  <w:style w:type="paragraph" w:customStyle="1" w:styleId="h1">
    <w:name w:val="h1"/>
    <w:basedOn w:val="Heading1"/>
    <w:rsid w:val="00301550"/>
    <w:pPr>
      <w:keepNext/>
      <w:keepLines/>
      <w:pageBreakBefore/>
      <w:spacing w:before="450" w:after="300"/>
    </w:pPr>
    <w:rPr>
      <w:rFonts w:ascii="Open Sans" w:hAnsi="Open Sans" w:cs="Open Sans"/>
      <w:b/>
      <w:bCs/>
      <w:color w:val="404040"/>
      <w:sz w:val="48"/>
      <w:szCs w:val="48"/>
    </w:rPr>
  </w:style>
  <w:style w:type="paragraph" w:customStyle="1" w:styleId="GlossaryPageTerm">
    <w:name w:val="GlossaryPageTerm"/>
    <w:rsid w:val="00301550"/>
    <w:pPr>
      <w:keepNext/>
    </w:pPr>
    <w:rPr>
      <w:b/>
      <w:bCs/>
      <w:color w:val="BED230"/>
    </w:rPr>
  </w:style>
  <w:style w:type="paragraph" w:customStyle="1" w:styleId="GlossaryPageDefinition">
    <w:name w:val="GlossaryPageDefinition"/>
    <w:rsid w:val="00301550"/>
    <w:pPr>
      <w:ind w:left="480"/>
    </w:pPr>
    <w:rPr>
      <w:sz w:val="18"/>
      <w:szCs w:val="18"/>
    </w:rPr>
  </w:style>
  <w:style w:type="paragraph" w:customStyle="1" w:styleId="GlossaryPageHeading">
    <w:name w:val="GlossaryPageHeading"/>
    <w:rsid w:val="00301550"/>
    <w:pPr>
      <w:keepNext/>
      <w:pBdr>
        <w:bottom w:val="single" w:sz="6" w:space="0" w:color="BED230"/>
      </w:pBdr>
      <w:spacing w:before="400" w:after="200"/>
    </w:pPr>
    <w:rPr>
      <w:b/>
      <w:bCs/>
      <w:color w:val="BED230"/>
      <w:sz w:val="22"/>
      <w:szCs w:val="22"/>
    </w:rPr>
  </w:style>
  <w:style w:type="paragraph" w:customStyle="1" w:styleId="pIndexPrintHead">
    <w:name w:val="p_IndexPrintHead"/>
    <w:basedOn w:val="Heading1"/>
    <w:rsid w:val="00301550"/>
    <w:pPr>
      <w:pageBreakBefore/>
      <w:spacing w:before="120" w:after="120"/>
      <w:jc w:val="right"/>
    </w:pPr>
    <w:rPr>
      <w:rFonts w:ascii="Calibri" w:hAnsi="Calibri" w:cs="Calibri"/>
      <w:color w:val="3E3E3E"/>
      <w:spacing w:val="-15"/>
      <w:sz w:val="40"/>
      <w:szCs w:val="40"/>
    </w:rPr>
  </w:style>
  <w:style w:type="paragraph" w:styleId="IndexHeading">
    <w:name w:val="index heading"/>
    <w:rsid w:val="00301550"/>
    <w:pPr>
      <w:keepNext/>
      <w:spacing w:before="400" w:after="200"/>
    </w:pPr>
    <w:rPr>
      <w:rFonts w:ascii="Open Sans" w:hAnsi="Open Sans" w:cs="Open Sans"/>
      <w:b/>
      <w:bCs/>
      <w:sz w:val="22"/>
      <w:szCs w:val="22"/>
    </w:rPr>
  </w:style>
  <w:style w:type="paragraph" w:styleId="Index1">
    <w:name w:val="index 1"/>
    <w:rsid w:val="00301550"/>
    <w:pPr>
      <w:spacing w:before="120" w:after="120"/>
    </w:pPr>
    <w:rPr>
      <w:rFonts w:ascii="Open Sans" w:hAnsi="Open Sans" w:cs="Open Sans"/>
      <w:sz w:val="22"/>
      <w:szCs w:val="22"/>
    </w:rPr>
  </w:style>
  <w:style w:type="paragraph" w:styleId="Index2">
    <w:name w:val="index 2"/>
    <w:rsid w:val="00301550"/>
    <w:pPr>
      <w:spacing w:before="120" w:after="120"/>
      <w:ind w:left="288"/>
    </w:pPr>
    <w:rPr>
      <w:rFonts w:ascii="Open Sans" w:hAnsi="Open Sans" w:cs="Open Sans"/>
      <w:sz w:val="22"/>
      <w:szCs w:val="22"/>
    </w:rPr>
  </w:style>
  <w:style w:type="paragraph" w:styleId="Index3">
    <w:name w:val="index 3"/>
    <w:rsid w:val="00301550"/>
    <w:pPr>
      <w:spacing w:before="120" w:after="120"/>
      <w:ind w:left="576"/>
    </w:pPr>
    <w:rPr>
      <w:rFonts w:ascii="Open Sans" w:hAnsi="Open Sans" w:cs="Open Sans"/>
      <w:sz w:val="22"/>
      <w:szCs w:val="22"/>
    </w:rPr>
  </w:style>
  <w:style w:type="paragraph" w:styleId="Index4">
    <w:name w:val="index 4"/>
    <w:rsid w:val="00301550"/>
    <w:pPr>
      <w:spacing w:before="120" w:after="120"/>
      <w:ind w:left="864"/>
    </w:pPr>
    <w:rPr>
      <w:rFonts w:ascii="Open Sans" w:hAnsi="Open Sans" w:cs="Open Sans"/>
      <w:sz w:val="22"/>
      <w:szCs w:val="22"/>
    </w:rPr>
  </w:style>
  <w:style w:type="paragraph" w:styleId="Index5">
    <w:name w:val="index 5"/>
    <w:rsid w:val="00301550"/>
    <w:pPr>
      <w:spacing w:before="120" w:after="120"/>
      <w:ind w:left="1152"/>
    </w:pPr>
    <w:rPr>
      <w:rFonts w:ascii="Open Sans" w:hAnsi="Open Sans" w:cs="Open Sans"/>
      <w:sz w:val="22"/>
      <w:szCs w:val="22"/>
    </w:rPr>
  </w:style>
  <w:style w:type="paragraph" w:styleId="Index6">
    <w:name w:val="index 6"/>
    <w:rsid w:val="00301550"/>
    <w:pPr>
      <w:spacing w:before="120" w:after="120"/>
      <w:ind w:left="1440"/>
    </w:pPr>
    <w:rPr>
      <w:rFonts w:ascii="Open Sans" w:hAnsi="Open Sans" w:cs="Open Sans"/>
      <w:sz w:val="22"/>
      <w:szCs w:val="22"/>
    </w:rPr>
  </w:style>
  <w:style w:type="paragraph" w:styleId="Index7">
    <w:name w:val="index 7"/>
    <w:rsid w:val="00301550"/>
    <w:pPr>
      <w:spacing w:before="120" w:after="120"/>
      <w:ind w:left="1728"/>
    </w:pPr>
    <w:rPr>
      <w:rFonts w:ascii="Open Sans" w:hAnsi="Open Sans" w:cs="Open Sans"/>
      <w:sz w:val="22"/>
      <w:szCs w:val="22"/>
    </w:rPr>
  </w:style>
  <w:style w:type="paragraph" w:styleId="Index8">
    <w:name w:val="index 8"/>
    <w:rsid w:val="00301550"/>
    <w:pPr>
      <w:spacing w:before="120" w:after="120"/>
      <w:ind w:left="2015"/>
    </w:pPr>
    <w:rPr>
      <w:rFonts w:ascii="Open Sans" w:hAnsi="Open Sans" w:cs="Open Sans"/>
      <w:sz w:val="22"/>
      <w:szCs w:val="22"/>
    </w:rPr>
  </w:style>
  <w:style w:type="paragraph" w:styleId="Index9">
    <w:name w:val="index 9"/>
    <w:rsid w:val="00301550"/>
    <w:pPr>
      <w:spacing w:before="120" w:after="120"/>
      <w:ind w:left="2304"/>
    </w:pPr>
    <w:rPr>
      <w:rFonts w:ascii="Open Sans" w:hAnsi="Open Sans" w:cs="Open Sans"/>
      <w:sz w:val="22"/>
      <w:szCs w:val="22"/>
    </w:rPr>
  </w:style>
  <w:style w:type="paragraph" w:styleId="Header">
    <w:name w:val="header"/>
    <w:basedOn w:val="Normal"/>
    <w:link w:val="HeaderChar"/>
    <w:rsid w:val="00833AB2"/>
    <w:pPr>
      <w:tabs>
        <w:tab w:val="center" w:pos="4320"/>
        <w:tab w:val="right" w:pos="8640"/>
      </w:tabs>
    </w:pPr>
  </w:style>
  <w:style w:type="character" w:customStyle="1" w:styleId="HeaderChar">
    <w:name w:val="Header Char"/>
    <w:basedOn w:val="DefaultParagraphFont"/>
    <w:link w:val="Header"/>
    <w:rsid w:val="00833AB2"/>
  </w:style>
  <w:style w:type="paragraph" w:styleId="Footer">
    <w:name w:val="footer"/>
    <w:basedOn w:val="Normal"/>
    <w:link w:val="FooterChar"/>
    <w:rsid w:val="00833AB2"/>
    <w:pPr>
      <w:tabs>
        <w:tab w:val="center" w:pos="4320"/>
        <w:tab w:val="right" w:pos="8640"/>
      </w:tabs>
    </w:pPr>
  </w:style>
  <w:style w:type="character" w:customStyle="1" w:styleId="FooterChar">
    <w:name w:val="Footer Char"/>
    <w:basedOn w:val="DefaultParagraphFont"/>
    <w:link w:val="Footer"/>
    <w:rsid w:val="00833AB2"/>
  </w:style>
  <w:style w:type="character" w:styleId="Hyperlink">
    <w:name w:val="Hyperlink"/>
    <w:rsid w:val="00833AB2"/>
    <w:rPr>
      <w:color w:val="0000FF"/>
      <w:u w:val="single"/>
    </w:rPr>
  </w:style>
  <w:style w:type="paragraph" w:styleId="BalloonText">
    <w:name w:val="Balloon Text"/>
    <w:basedOn w:val="Normal"/>
    <w:link w:val="BalloonTextChar"/>
    <w:semiHidden/>
    <w:unhideWhenUsed/>
    <w:rsid w:val="0004070C"/>
    <w:rPr>
      <w:rFonts w:ascii="Segoe UI" w:hAnsi="Segoe UI" w:cs="Segoe UI"/>
      <w:sz w:val="18"/>
      <w:szCs w:val="18"/>
    </w:rPr>
  </w:style>
  <w:style w:type="character" w:customStyle="1" w:styleId="BalloonTextChar">
    <w:name w:val="Balloon Text Char"/>
    <w:basedOn w:val="DefaultParagraphFont"/>
    <w:link w:val="BalloonText"/>
    <w:semiHidden/>
    <w:rsid w:val="000407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29.png"/><Relationship Id="rId21" Type="http://schemas.openxmlformats.org/officeDocument/2006/relationships/header" Target="header8.xml"/><Relationship Id="rId42" Type="http://schemas.openxmlformats.org/officeDocument/2006/relationships/header" Target="header19.xml"/><Relationship Id="rId47" Type="http://schemas.openxmlformats.org/officeDocument/2006/relationships/header" Target="header21.xml"/><Relationship Id="rId63" Type="http://schemas.openxmlformats.org/officeDocument/2006/relationships/footer" Target="footer28.xml"/><Relationship Id="rId68" Type="http://schemas.openxmlformats.org/officeDocument/2006/relationships/header" Target="header32.xml"/><Relationship Id="rId84" Type="http://schemas.openxmlformats.org/officeDocument/2006/relationships/image" Target="media/image2.png"/><Relationship Id="rId89" Type="http://schemas.openxmlformats.org/officeDocument/2006/relationships/image" Target="media/image7.png"/><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image" Target="media/image66.png"/><Relationship Id="rId159" Type="http://schemas.openxmlformats.org/officeDocument/2006/relationships/image" Target="media/image71.png"/><Relationship Id="rId175" Type="http://schemas.openxmlformats.org/officeDocument/2006/relationships/footer" Target="footer44.xml"/><Relationship Id="rId170" Type="http://schemas.openxmlformats.org/officeDocument/2006/relationships/header" Target="header43.xml"/><Relationship Id="rId191" Type="http://schemas.openxmlformats.org/officeDocument/2006/relationships/footer" Target="footer52.xml"/><Relationship Id="rId16" Type="http://schemas.openxmlformats.org/officeDocument/2006/relationships/footer" Target="footer5.xml"/><Relationship Id="rId107" Type="http://schemas.openxmlformats.org/officeDocument/2006/relationships/image" Target="media/image19.png"/><Relationship Id="rId11" Type="http://schemas.openxmlformats.org/officeDocument/2006/relationships/header" Target="header3.xml"/><Relationship Id="rId32" Type="http://schemas.openxmlformats.org/officeDocument/2006/relationships/footer" Target="footer13.xml"/><Relationship Id="rId37" Type="http://schemas.openxmlformats.org/officeDocument/2006/relationships/footer" Target="footer15.xml"/><Relationship Id="rId53" Type="http://schemas.openxmlformats.org/officeDocument/2006/relationships/footer" Target="footer23.xml"/><Relationship Id="rId58" Type="http://schemas.openxmlformats.org/officeDocument/2006/relationships/header" Target="header27.xml"/><Relationship Id="rId74" Type="http://schemas.openxmlformats.org/officeDocument/2006/relationships/footer" Target="footer34.xml"/><Relationship Id="rId79" Type="http://schemas.openxmlformats.org/officeDocument/2006/relationships/footer" Target="footer36.xml"/><Relationship Id="rId102" Type="http://schemas.openxmlformats.org/officeDocument/2006/relationships/footer" Target="footer41.xml"/><Relationship Id="rId123" Type="http://schemas.openxmlformats.org/officeDocument/2006/relationships/image" Target="media/image35.png"/><Relationship Id="rId128" Type="http://schemas.openxmlformats.org/officeDocument/2006/relationships/image" Target="media/image40.png"/><Relationship Id="rId144" Type="http://schemas.openxmlformats.org/officeDocument/2006/relationships/image" Target="media/image56.png"/><Relationship Id="rId149" Type="http://schemas.openxmlformats.org/officeDocument/2006/relationships/image" Target="media/image61.png"/><Relationship Id="rId5" Type="http://schemas.openxmlformats.org/officeDocument/2006/relationships/footnotes" Target="footnotes.xml"/><Relationship Id="rId90" Type="http://schemas.openxmlformats.org/officeDocument/2006/relationships/image" Target="media/image8.png"/><Relationship Id="rId95" Type="http://schemas.openxmlformats.org/officeDocument/2006/relationships/image" Target="media/image13.png"/><Relationship Id="rId160" Type="http://schemas.openxmlformats.org/officeDocument/2006/relationships/image" Target="media/image72.png"/><Relationship Id="rId165" Type="http://schemas.openxmlformats.org/officeDocument/2006/relationships/image" Target="media/image77.png"/><Relationship Id="rId181" Type="http://schemas.openxmlformats.org/officeDocument/2006/relationships/footer" Target="footer47.xml"/><Relationship Id="rId186" Type="http://schemas.openxmlformats.org/officeDocument/2006/relationships/header" Target="header51.xml"/><Relationship Id="rId22" Type="http://schemas.openxmlformats.org/officeDocument/2006/relationships/header" Target="header9.xml"/><Relationship Id="rId27" Type="http://schemas.openxmlformats.org/officeDocument/2006/relationships/footer" Target="footer10.xml"/><Relationship Id="rId43" Type="http://schemas.openxmlformats.org/officeDocument/2006/relationships/footer" Target="footer18.xml"/><Relationship Id="rId48" Type="http://schemas.openxmlformats.org/officeDocument/2006/relationships/header" Target="header22.xml"/><Relationship Id="rId64" Type="http://schemas.openxmlformats.org/officeDocument/2006/relationships/footer" Target="footer29.xml"/><Relationship Id="rId69" Type="http://schemas.openxmlformats.org/officeDocument/2006/relationships/footer" Target="footer31.xm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footer" Target="footer37.xml"/><Relationship Id="rId85" Type="http://schemas.openxmlformats.org/officeDocument/2006/relationships/image" Target="media/image3.png"/><Relationship Id="rId150" Type="http://schemas.openxmlformats.org/officeDocument/2006/relationships/image" Target="media/image62.png"/><Relationship Id="rId155" Type="http://schemas.openxmlformats.org/officeDocument/2006/relationships/image" Target="media/image67.png"/><Relationship Id="rId171" Type="http://schemas.openxmlformats.org/officeDocument/2006/relationships/footer" Target="footer42.xml"/><Relationship Id="rId176" Type="http://schemas.openxmlformats.org/officeDocument/2006/relationships/footer" Target="footer45.xml"/><Relationship Id="rId192" Type="http://schemas.openxmlformats.org/officeDocument/2006/relationships/footer" Target="footer53.xml"/><Relationship Id="rId12" Type="http://schemas.openxmlformats.org/officeDocument/2006/relationships/footer" Target="foot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6.xml"/><Relationship Id="rId59" Type="http://schemas.openxmlformats.org/officeDocument/2006/relationships/footer" Target="footer26.xml"/><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6.png"/><Relationship Id="rId129" Type="http://schemas.openxmlformats.org/officeDocument/2006/relationships/image" Target="media/image41.png"/><Relationship Id="rId54" Type="http://schemas.openxmlformats.org/officeDocument/2006/relationships/footer" Target="footer24.xml"/><Relationship Id="rId70" Type="http://schemas.openxmlformats.org/officeDocument/2006/relationships/footer" Target="footer32.xml"/><Relationship Id="rId75" Type="http://schemas.openxmlformats.org/officeDocument/2006/relationships/header" Target="header35.xml"/><Relationship Id="rId91" Type="http://schemas.openxmlformats.org/officeDocument/2006/relationships/image" Target="media/image9.png"/><Relationship Id="rId96" Type="http://schemas.openxmlformats.org/officeDocument/2006/relationships/image" Target="media/image14.png"/><Relationship Id="rId140" Type="http://schemas.openxmlformats.org/officeDocument/2006/relationships/image" Target="media/image52.png"/><Relationship Id="rId145" Type="http://schemas.openxmlformats.org/officeDocument/2006/relationships/image" Target="media/image57.png"/><Relationship Id="rId161" Type="http://schemas.openxmlformats.org/officeDocument/2006/relationships/image" Target="media/image73.png"/><Relationship Id="rId166" Type="http://schemas.openxmlformats.org/officeDocument/2006/relationships/image" Target="media/image78.png"/><Relationship Id="rId182" Type="http://schemas.openxmlformats.org/officeDocument/2006/relationships/footer" Target="footer48.xml"/><Relationship Id="rId187" Type="http://schemas.openxmlformats.org/officeDocument/2006/relationships/footer" Target="footer50.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8.xml"/><Relationship Id="rId28" Type="http://schemas.openxmlformats.org/officeDocument/2006/relationships/footer" Target="footer11.xml"/><Relationship Id="rId49" Type="http://schemas.openxmlformats.org/officeDocument/2006/relationships/footer" Target="footer21.xml"/><Relationship Id="rId114" Type="http://schemas.openxmlformats.org/officeDocument/2006/relationships/image" Target="media/image26.png"/><Relationship Id="rId119" Type="http://schemas.openxmlformats.org/officeDocument/2006/relationships/image" Target="media/image31.png"/><Relationship Id="rId44" Type="http://schemas.openxmlformats.org/officeDocument/2006/relationships/footer" Target="footer19.xml"/><Relationship Id="rId60" Type="http://schemas.openxmlformats.org/officeDocument/2006/relationships/footer" Target="footer27.xml"/><Relationship Id="rId65" Type="http://schemas.openxmlformats.org/officeDocument/2006/relationships/header" Target="header30.xml"/><Relationship Id="rId81" Type="http://schemas.openxmlformats.org/officeDocument/2006/relationships/header" Target="header38.xml"/><Relationship Id="rId86" Type="http://schemas.openxmlformats.org/officeDocument/2006/relationships/image" Target="media/image4.png"/><Relationship Id="rId130" Type="http://schemas.openxmlformats.org/officeDocument/2006/relationships/image" Target="media/image42.png"/><Relationship Id="rId135" Type="http://schemas.openxmlformats.org/officeDocument/2006/relationships/image" Target="media/image47.png"/><Relationship Id="rId151" Type="http://schemas.openxmlformats.org/officeDocument/2006/relationships/image" Target="media/image63.png"/><Relationship Id="rId156" Type="http://schemas.openxmlformats.org/officeDocument/2006/relationships/image" Target="media/image68.png"/><Relationship Id="rId177" Type="http://schemas.openxmlformats.org/officeDocument/2006/relationships/header" Target="header46.xml"/><Relationship Id="rId172" Type="http://schemas.openxmlformats.org/officeDocument/2006/relationships/footer" Target="footer43.xml"/><Relationship Id="rId193" Type="http://schemas.openxmlformats.org/officeDocument/2006/relationships/fontTable" Target="fontTable.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header" Target="header17.xml"/><Relationship Id="rId109" Type="http://schemas.openxmlformats.org/officeDocument/2006/relationships/image" Target="media/image21.png"/><Relationship Id="rId34" Type="http://schemas.openxmlformats.org/officeDocument/2006/relationships/footer" Target="footer14.xml"/><Relationship Id="rId50" Type="http://schemas.openxmlformats.org/officeDocument/2006/relationships/footer" Target="footer22.xml"/><Relationship Id="rId55" Type="http://schemas.openxmlformats.org/officeDocument/2006/relationships/header" Target="header25.xml"/><Relationship Id="rId76" Type="http://schemas.openxmlformats.org/officeDocument/2006/relationships/footer" Target="footer35.xml"/><Relationship Id="rId97" Type="http://schemas.openxmlformats.org/officeDocument/2006/relationships/header" Target="header39.xml"/><Relationship Id="rId104" Type="http://schemas.openxmlformats.org/officeDocument/2006/relationships/image" Target="media/image16.png"/><Relationship Id="rId120" Type="http://schemas.openxmlformats.org/officeDocument/2006/relationships/image" Target="media/image32.png"/><Relationship Id="rId125" Type="http://schemas.openxmlformats.org/officeDocument/2006/relationships/image" Target="media/image37.png"/><Relationship Id="rId141" Type="http://schemas.openxmlformats.org/officeDocument/2006/relationships/image" Target="media/image53.png"/><Relationship Id="rId146" Type="http://schemas.openxmlformats.org/officeDocument/2006/relationships/image" Target="media/image58.png"/><Relationship Id="rId167" Type="http://schemas.openxmlformats.org/officeDocument/2006/relationships/image" Target="media/image79.png"/><Relationship Id="rId188" Type="http://schemas.openxmlformats.org/officeDocument/2006/relationships/footer" Target="footer51.xml"/><Relationship Id="rId7" Type="http://schemas.openxmlformats.org/officeDocument/2006/relationships/header" Target="header1.xml"/><Relationship Id="rId71" Type="http://schemas.openxmlformats.org/officeDocument/2006/relationships/header" Target="header33.xml"/><Relationship Id="rId92" Type="http://schemas.openxmlformats.org/officeDocument/2006/relationships/image" Target="media/image10.png"/><Relationship Id="rId162" Type="http://schemas.openxmlformats.org/officeDocument/2006/relationships/image" Target="media/image74.png"/><Relationship Id="rId183" Type="http://schemas.openxmlformats.org/officeDocument/2006/relationships/header" Target="header49.xml"/><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footer" Target="footer9.xml"/><Relationship Id="rId40" Type="http://schemas.openxmlformats.org/officeDocument/2006/relationships/footer" Target="footer17.xml"/><Relationship Id="rId45" Type="http://schemas.openxmlformats.org/officeDocument/2006/relationships/header" Target="header20.xml"/><Relationship Id="rId66" Type="http://schemas.openxmlformats.org/officeDocument/2006/relationships/footer" Target="footer30.xml"/><Relationship Id="rId87" Type="http://schemas.openxmlformats.org/officeDocument/2006/relationships/image" Target="media/image5.png"/><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png"/><Relationship Id="rId136" Type="http://schemas.openxmlformats.org/officeDocument/2006/relationships/image" Target="media/image48.png"/><Relationship Id="rId157" Type="http://schemas.openxmlformats.org/officeDocument/2006/relationships/image" Target="media/image69.png"/><Relationship Id="rId178" Type="http://schemas.openxmlformats.org/officeDocument/2006/relationships/footer" Target="footer46.xml"/><Relationship Id="rId61" Type="http://schemas.openxmlformats.org/officeDocument/2006/relationships/header" Target="header28.xml"/><Relationship Id="rId82" Type="http://schemas.openxmlformats.org/officeDocument/2006/relationships/footer" Target="footer38.xml"/><Relationship Id="rId152" Type="http://schemas.openxmlformats.org/officeDocument/2006/relationships/image" Target="media/image64.png"/><Relationship Id="rId173" Type="http://schemas.openxmlformats.org/officeDocument/2006/relationships/header" Target="header44.xml"/><Relationship Id="rId194" Type="http://schemas.microsoft.com/office/2011/relationships/people" Target="people.xml"/><Relationship Id="rId19" Type="http://schemas.openxmlformats.org/officeDocument/2006/relationships/footer" Target="footer6.xml"/><Relationship Id="rId14" Type="http://schemas.openxmlformats.org/officeDocument/2006/relationships/header" Target="header5.xml"/><Relationship Id="rId30" Type="http://schemas.openxmlformats.org/officeDocument/2006/relationships/header" Target="header13.xml"/><Relationship Id="rId35" Type="http://schemas.openxmlformats.org/officeDocument/2006/relationships/header" Target="header15.xml"/><Relationship Id="rId56" Type="http://schemas.openxmlformats.org/officeDocument/2006/relationships/footer" Target="footer25.xml"/><Relationship Id="rId77" Type="http://schemas.openxmlformats.org/officeDocument/2006/relationships/header" Target="header36.xml"/><Relationship Id="rId100" Type="http://schemas.openxmlformats.org/officeDocument/2006/relationships/footer" Target="footer40.xml"/><Relationship Id="rId105" Type="http://schemas.openxmlformats.org/officeDocument/2006/relationships/image" Target="media/image17.png"/><Relationship Id="rId126" Type="http://schemas.openxmlformats.org/officeDocument/2006/relationships/image" Target="media/image38.png"/><Relationship Id="rId147" Type="http://schemas.openxmlformats.org/officeDocument/2006/relationships/image" Target="media/image59.png"/><Relationship Id="rId168" Type="http://schemas.openxmlformats.org/officeDocument/2006/relationships/image" Target="media/image80.png"/><Relationship Id="rId8" Type="http://schemas.openxmlformats.org/officeDocument/2006/relationships/header" Target="header2.xml"/><Relationship Id="rId51" Type="http://schemas.openxmlformats.org/officeDocument/2006/relationships/header" Target="header23.xml"/><Relationship Id="rId72" Type="http://schemas.openxmlformats.org/officeDocument/2006/relationships/header" Target="header34.xml"/><Relationship Id="rId93" Type="http://schemas.openxmlformats.org/officeDocument/2006/relationships/image" Target="media/image11.png"/><Relationship Id="rId98" Type="http://schemas.openxmlformats.org/officeDocument/2006/relationships/header" Target="header40.xml"/><Relationship Id="rId121" Type="http://schemas.openxmlformats.org/officeDocument/2006/relationships/image" Target="media/image33.png"/><Relationship Id="rId142" Type="http://schemas.openxmlformats.org/officeDocument/2006/relationships/image" Target="media/image54.png"/><Relationship Id="rId163" Type="http://schemas.openxmlformats.org/officeDocument/2006/relationships/image" Target="media/image75.png"/><Relationship Id="rId184" Type="http://schemas.openxmlformats.org/officeDocument/2006/relationships/footer" Target="footer49.xml"/><Relationship Id="rId189" Type="http://schemas.openxmlformats.org/officeDocument/2006/relationships/header" Target="header52.xml"/><Relationship Id="rId3" Type="http://schemas.openxmlformats.org/officeDocument/2006/relationships/settings" Target="settings.xml"/><Relationship Id="rId25" Type="http://schemas.openxmlformats.org/officeDocument/2006/relationships/header" Target="header10.xml"/><Relationship Id="rId46" Type="http://schemas.openxmlformats.org/officeDocument/2006/relationships/footer" Target="footer20.xml"/><Relationship Id="rId67" Type="http://schemas.openxmlformats.org/officeDocument/2006/relationships/header" Target="header31.xm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image" Target="media/image70.png"/><Relationship Id="rId20" Type="http://schemas.openxmlformats.org/officeDocument/2006/relationships/footer" Target="footer7.xml"/><Relationship Id="rId41" Type="http://schemas.openxmlformats.org/officeDocument/2006/relationships/header" Target="header18.xml"/><Relationship Id="rId62" Type="http://schemas.openxmlformats.org/officeDocument/2006/relationships/header" Target="header29.xml"/><Relationship Id="rId83" Type="http://schemas.openxmlformats.org/officeDocument/2006/relationships/image" Target="media/image1.png"/><Relationship Id="rId88" Type="http://schemas.openxmlformats.org/officeDocument/2006/relationships/image" Target="media/image6.png"/><Relationship Id="rId111" Type="http://schemas.openxmlformats.org/officeDocument/2006/relationships/image" Target="media/image23.png"/><Relationship Id="rId132" Type="http://schemas.openxmlformats.org/officeDocument/2006/relationships/image" Target="media/image44.png"/><Relationship Id="rId153" Type="http://schemas.openxmlformats.org/officeDocument/2006/relationships/image" Target="media/image65.png"/><Relationship Id="rId174" Type="http://schemas.openxmlformats.org/officeDocument/2006/relationships/header" Target="header45.xml"/><Relationship Id="rId179" Type="http://schemas.openxmlformats.org/officeDocument/2006/relationships/header" Target="header47.xml"/><Relationship Id="rId195" Type="http://schemas.openxmlformats.org/officeDocument/2006/relationships/theme" Target="theme/theme1.xml"/><Relationship Id="rId190" Type="http://schemas.openxmlformats.org/officeDocument/2006/relationships/header" Target="header53.xml"/><Relationship Id="rId15" Type="http://schemas.openxmlformats.org/officeDocument/2006/relationships/footer" Target="footer4.xml"/><Relationship Id="rId36" Type="http://schemas.openxmlformats.org/officeDocument/2006/relationships/header" Target="header16.xml"/><Relationship Id="rId57" Type="http://schemas.openxmlformats.org/officeDocument/2006/relationships/header" Target="header26.xml"/><Relationship Id="rId106" Type="http://schemas.openxmlformats.org/officeDocument/2006/relationships/image" Target="media/image18.png"/><Relationship Id="rId12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header" Target="header24.xml"/><Relationship Id="rId73" Type="http://schemas.openxmlformats.org/officeDocument/2006/relationships/footer" Target="footer33.xml"/><Relationship Id="rId78" Type="http://schemas.openxmlformats.org/officeDocument/2006/relationships/header" Target="header37.xml"/><Relationship Id="rId94" Type="http://schemas.openxmlformats.org/officeDocument/2006/relationships/image" Target="media/image12.png"/><Relationship Id="rId99" Type="http://schemas.openxmlformats.org/officeDocument/2006/relationships/footer" Target="footer39.xml"/><Relationship Id="rId101" Type="http://schemas.openxmlformats.org/officeDocument/2006/relationships/header" Target="header41.xml"/><Relationship Id="rId122" Type="http://schemas.openxmlformats.org/officeDocument/2006/relationships/image" Target="media/image34.png"/><Relationship Id="rId143" Type="http://schemas.openxmlformats.org/officeDocument/2006/relationships/image" Target="media/image55.png"/><Relationship Id="rId148" Type="http://schemas.openxmlformats.org/officeDocument/2006/relationships/image" Target="media/image60.png"/><Relationship Id="rId164" Type="http://schemas.openxmlformats.org/officeDocument/2006/relationships/image" Target="media/image76.png"/><Relationship Id="rId169" Type="http://schemas.openxmlformats.org/officeDocument/2006/relationships/header" Target="header42.xml"/><Relationship Id="rId185" Type="http://schemas.openxmlformats.org/officeDocument/2006/relationships/header" Target="header50.xm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eader" Target="header48.xml"/><Relationship Id="rId26"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51</Pages>
  <Words>4348</Words>
  <Characters>24789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Title</vt:lpstr>
    </vt:vector>
  </TitlesOfParts>
  <Company>MadCap Software</Company>
  <LinksUpToDate>false</LinksUpToDate>
  <CharactersWithSpaces>29079</CharactersWithSpaces>
  <SharedDoc>false</SharedDoc>
  <HLinks>
    <vt:vector size="456" baseType="variant">
      <vt:variant>
        <vt:i4>1114173</vt:i4>
      </vt:variant>
      <vt:variant>
        <vt:i4>452</vt:i4>
      </vt:variant>
      <vt:variant>
        <vt:i4>0</vt:i4>
      </vt:variant>
      <vt:variant>
        <vt:i4>5</vt:i4>
      </vt:variant>
      <vt:variant>
        <vt:lpwstr/>
      </vt:variant>
      <vt:variant>
        <vt:lpwstr>_Toc455593552</vt:lpwstr>
      </vt:variant>
      <vt:variant>
        <vt:i4>1114173</vt:i4>
      </vt:variant>
      <vt:variant>
        <vt:i4>446</vt:i4>
      </vt:variant>
      <vt:variant>
        <vt:i4>0</vt:i4>
      </vt:variant>
      <vt:variant>
        <vt:i4>5</vt:i4>
      </vt:variant>
      <vt:variant>
        <vt:lpwstr/>
      </vt:variant>
      <vt:variant>
        <vt:lpwstr>_Toc455593551</vt:lpwstr>
      </vt:variant>
      <vt:variant>
        <vt:i4>1114173</vt:i4>
      </vt:variant>
      <vt:variant>
        <vt:i4>440</vt:i4>
      </vt:variant>
      <vt:variant>
        <vt:i4>0</vt:i4>
      </vt:variant>
      <vt:variant>
        <vt:i4>5</vt:i4>
      </vt:variant>
      <vt:variant>
        <vt:lpwstr/>
      </vt:variant>
      <vt:variant>
        <vt:lpwstr>_Toc455593550</vt:lpwstr>
      </vt:variant>
      <vt:variant>
        <vt:i4>1048637</vt:i4>
      </vt:variant>
      <vt:variant>
        <vt:i4>434</vt:i4>
      </vt:variant>
      <vt:variant>
        <vt:i4>0</vt:i4>
      </vt:variant>
      <vt:variant>
        <vt:i4>5</vt:i4>
      </vt:variant>
      <vt:variant>
        <vt:lpwstr/>
      </vt:variant>
      <vt:variant>
        <vt:lpwstr>_Toc455593549</vt:lpwstr>
      </vt:variant>
      <vt:variant>
        <vt:i4>1048637</vt:i4>
      </vt:variant>
      <vt:variant>
        <vt:i4>428</vt:i4>
      </vt:variant>
      <vt:variant>
        <vt:i4>0</vt:i4>
      </vt:variant>
      <vt:variant>
        <vt:i4>5</vt:i4>
      </vt:variant>
      <vt:variant>
        <vt:lpwstr/>
      </vt:variant>
      <vt:variant>
        <vt:lpwstr>_Toc455593548</vt:lpwstr>
      </vt:variant>
      <vt:variant>
        <vt:i4>1048637</vt:i4>
      </vt:variant>
      <vt:variant>
        <vt:i4>422</vt:i4>
      </vt:variant>
      <vt:variant>
        <vt:i4>0</vt:i4>
      </vt:variant>
      <vt:variant>
        <vt:i4>5</vt:i4>
      </vt:variant>
      <vt:variant>
        <vt:lpwstr/>
      </vt:variant>
      <vt:variant>
        <vt:lpwstr>_Toc455593547</vt:lpwstr>
      </vt:variant>
      <vt:variant>
        <vt:i4>1048637</vt:i4>
      </vt:variant>
      <vt:variant>
        <vt:i4>416</vt:i4>
      </vt:variant>
      <vt:variant>
        <vt:i4>0</vt:i4>
      </vt:variant>
      <vt:variant>
        <vt:i4>5</vt:i4>
      </vt:variant>
      <vt:variant>
        <vt:lpwstr/>
      </vt:variant>
      <vt:variant>
        <vt:lpwstr>_Toc455593546</vt:lpwstr>
      </vt:variant>
      <vt:variant>
        <vt:i4>1048637</vt:i4>
      </vt:variant>
      <vt:variant>
        <vt:i4>410</vt:i4>
      </vt:variant>
      <vt:variant>
        <vt:i4>0</vt:i4>
      </vt:variant>
      <vt:variant>
        <vt:i4>5</vt:i4>
      </vt:variant>
      <vt:variant>
        <vt:lpwstr/>
      </vt:variant>
      <vt:variant>
        <vt:lpwstr>_Toc455593545</vt:lpwstr>
      </vt:variant>
      <vt:variant>
        <vt:i4>1048637</vt:i4>
      </vt:variant>
      <vt:variant>
        <vt:i4>404</vt:i4>
      </vt:variant>
      <vt:variant>
        <vt:i4>0</vt:i4>
      </vt:variant>
      <vt:variant>
        <vt:i4>5</vt:i4>
      </vt:variant>
      <vt:variant>
        <vt:lpwstr/>
      </vt:variant>
      <vt:variant>
        <vt:lpwstr>_Toc455593544</vt:lpwstr>
      </vt:variant>
      <vt:variant>
        <vt:i4>1048637</vt:i4>
      </vt:variant>
      <vt:variant>
        <vt:i4>398</vt:i4>
      </vt:variant>
      <vt:variant>
        <vt:i4>0</vt:i4>
      </vt:variant>
      <vt:variant>
        <vt:i4>5</vt:i4>
      </vt:variant>
      <vt:variant>
        <vt:lpwstr/>
      </vt:variant>
      <vt:variant>
        <vt:lpwstr>_Toc455593543</vt:lpwstr>
      </vt:variant>
      <vt:variant>
        <vt:i4>1048637</vt:i4>
      </vt:variant>
      <vt:variant>
        <vt:i4>392</vt:i4>
      </vt:variant>
      <vt:variant>
        <vt:i4>0</vt:i4>
      </vt:variant>
      <vt:variant>
        <vt:i4>5</vt:i4>
      </vt:variant>
      <vt:variant>
        <vt:lpwstr/>
      </vt:variant>
      <vt:variant>
        <vt:lpwstr>_Toc455593542</vt:lpwstr>
      </vt:variant>
      <vt:variant>
        <vt:i4>1048637</vt:i4>
      </vt:variant>
      <vt:variant>
        <vt:i4>386</vt:i4>
      </vt:variant>
      <vt:variant>
        <vt:i4>0</vt:i4>
      </vt:variant>
      <vt:variant>
        <vt:i4>5</vt:i4>
      </vt:variant>
      <vt:variant>
        <vt:lpwstr/>
      </vt:variant>
      <vt:variant>
        <vt:lpwstr>_Toc455593541</vt:lpwstr>
      </vt:variant>
      <vt:variant>
        <vt:i4>1048637</vt:i4>
      </vt:variant>
      <vt:variant>
        <vt:i4>380</vt:i4>
      </vt:variant>
      <vt:variant>
        <vt:i4>0</vt:i4>
      </vt:variant>
      <vt:variant>
        <vt:i4>5</vt:i4>
      </vt:variant>
      <vt:variant>
        <vt:lpwstr/>
      </vt:variant>
      <vt:variant>
        <vt:lpwstr>_Toc455593540</vt:lpwstr>
      </vt:variant>
      <vt:variant>
        <vt:i4>1507389</vt:i4>
      </vt:variant>
      <vt:variant>
        <vt:i4>374</vt:i4>
      </vt:variant>
      <vt:variant>
        <vt:i4>0</vt:i4>
      </vt:variant>
      <vt:variant>
        <vt:i4>5</vt:i4>
      </vt:variant>
      <vt:variant>
        <vt:lpwstr/>
      </vt:variant>
      <vt:variant>
        <vt:lpwstr>_Toc455593539</vt:lpwstr>
      </vt:variant>
      <vt:variant>
        <vt:i4>1507389</vt:i4>
      </vt:variant>
      <vt:variant>
        <vt:i4>368</vt:i4>
      </vt:variant>
      <vt:variant>
        <vt:i4>0</vt:i4>
      </vt:variant>
      <vt:variant>
        <vt:i4>5</vt:i4>
      </vt:variant>
      <vt:variant>
        <vt:lpwstr/>
      </vt:variant>
      <vt:variant>
        <vt:lpwstr>_Toc455593538</vt:lpwstr>
      </vt:variant>
      <vt:variant>
        <vt:i4>1507389</vt:i4>
      </vt:variant>
      <vt:variant>
        <vt:i4>362</vt:i4>
      </vt:variant>
      <vt:variant>
        <vt:i4>0</vt:i4>
      </vt:variant>
      <vt:variant>
        <vt:i4>5</vt:i4>
      </vt:variant>
      <vt:variant>
        <vt:lpwstr/>
      </vt:variant>
      <vt:variant>
        <vt:lpwstr>_Toc455593537</vt:lpwstr>
      </vt:variant>
      <vt:variant>
        <vt:i4>1507389</vt:i4>
      </vt:variant>
      <vt:variant>
        <vt:i4>356</vt:i4>
      </vt:variant>
      <vt:variant>
        <vt:i4>0</vt:i4>
      </vt:variant>
      <vt:variant>
        <vt:i4>5</vt:i4>
      </vt:variant>
      <vt:variant>
        <vt:lpwstr/>
      </vt:variant>
      <vt:variant>
        <vt:lpwstr>_Toc455593536</vt:lpwstr>
      </vt:variant>
      <vt:variant>
        <vt:i4>1507389</vt:i4>
      </vt:variant>
      <vt:variant>
        <vt:i4>350</vt:i4>
      </vt:variant>
      <vt:variant>
        <vt:i4>0</vt:i4>
      </vt:variant>
      <vt:variant>
        <vt:i4>5</vt:i4>
      </vt:variant>
      <vt:variant>
        <vt:lpwstr/>
      </vt:variant>
      <vt:variant>
        <vt:lpwstr>_Toc455593535</vt:lpwstr>
      </vt:variant>
      <vt:variant>
        <vt:i4>1507389</vt:i4>
      </vt:variant>
      <vt:variant>
        <vt:i4>344</vt:i4>
      </vt:variant>
      <vt:variant>
        <vt:i4>0</vt:i4>
      </vt:variant>
      <vt:variant>
        <vt:i4>5</vt:i4>
      </vt:variant>
      <vt:variant>
        <vt:lpwstr/>
      </vt:variant>
      <vt:variant>
        <vt:lpwstr>_Toc455593534</vt:lpwstr>
      </vt:variant>
      <vt:variant>
        <vt:i4>1507389</vt:i4>
      </vt:variant>
      <vt:variant>
        <vt:i4>338</vt:i4>
      </vt:variant>
      <vt:variant>
        <vt:i4>0</vt:i4>
      </vt:variant>
      <vt:variant>
        <vt:i4>5</vt:i4>
      </vt:variant>
      <vt:variant>
        <vt:lpwstr/>
      </vt:variant>
      <vt:variant>
        <vt:lpwstr>_Toc455593533</vt:lpwstr>
      </vt:variant>
      <vt:variant>
        <vt:i4>1507389</vt:i4>
      </vt:variant>
      <vt:variant>
        <vt:i4>332</vt:i4>
      </vt:variant>
      <vt:variant>
        <vt:i4>0</vt:i4>
      </vt:variant>
      <vt:variant>
        <vt:i4>5</vt:i4>
      </vt:variant>
      <vt:variant>
        <vt:lpwstr/>
      </vt:variant>
      <vt:variant>
        <vt:lpwstr>_Toc455593532</vt:lpwstr>
      </vt:variant>
      <vt:variant>
        <vt:i4>1507389</vt:i4>
      </vt:variant>
      <vt:variant>
        <vt:i4>326</vt:i4>
      </vt:variant>
      <vt:variant>
        <vt:i4>0</vt:i4>
      </vt:variant>
      <vt:variant>
        <vt:i4>5</vt:i4>
      </vt:variant>
      <vt:variant>
        <vt:lpwstr/>
      </vt:variant>
      <vt:variant>
        <vt:lpwstr>_Toc455593531</vt:lpwstr>
      </vt:variant>
      <vt:variant>
        <vt:i4>1507389</vt:i4>
      </vt:variant>
      <vt:variant>
        <vt:i4>320</vt:i4>
      </vt:variant>
      <vt:variant>
        <vt:i4>0</vt:i4>
      </vt:variant>
      <vt:variant>
        <vt:i4>5</vt:i4>
      </vt:variant>
      <vt:variant>
        <vt:lpwstr/>
      </vt:variant>
      <vt:variant>
        <vt:lpwstr>_Toc455593530</vt:lpwstr>
      </vt:variant>
      <vt:variant>
        <vt:i4>1441853</vt:i4>
      </vt:variant>
      <vt:variant>
        <vt:i4>314</vt:i4>
      </vt:variant>
      <vt:variant>
        <vt:i4>0</vt:i4>
      </vt:variant>
      <vt:variant>
        <vt:i4>5</vt:i4>
      </vt:variant>
      <vt:variant>
        <vt:lpwstr/>
      </vt:variant>
      <vt:variant>
        <vt:lpwstr>_Toc455593529</vt:lpwstr>
      </vt:variant>
      <vt:variant>
        <vt:i4>1441853</vt:i4>
      </vt:variant>
      <vt:variant>
        <vt:i4>308</vt:i4>
      </vt:variant>
      <vt:variant>
        <vt:i4>0</vt:i4>
      </vt:variant>
      <vt:variant>
        <vt:i4>5</vt:i4>
      </vt:variant>
      <vt:variant>
        <vt:lpwstr/>
      </vt:variant>
      <vt:variant>
        <vt:lpwstr>_Toc455593528</vt:lpwstr>
      </vt:variant>
      <vt:variant>
        <vt:i4>1441853</vt:i4>
      </vt:variant>
      <vt:variant>
        <vt:i4>302</vt:i4>
      </vt:variant>
      <vt:variant>
        <vt:i4>0</vt:i4>
      </vt:variant>
      <vt:variant>
        <vt:i4>5</vt:i4>
      </vt:variant>
      <vt:variant>
        <vt:lpwstr/>
      </vt:variant>
      <vt:variant>
        <vt:lpwstr>_Toc455593527</vt:lpwstr>
      </vt:variant>
      <vt:variant>
        <vt:i4>1441853</vt:i4>
      </vt:variant>
      <vt:variant>
        <vt:i4>296</vt:i4>
      </vt:variant>
      <vt:variant>
        <vt:i4>0</vt:i4>
      </vt:variant>
      <vt:variant>
        <vt:i4>5</vt:i4>
      </vt:variant>
      <vt:variant>
        <vt:lpwstr/>
      </vt:variant>
      <vt:variant>
        <vt:lpwstr>_Toc455593526</vt:lpwstr>
      </vt:variant>
      <vt:variant>
        <vt:i4>1441853</vt:i4>
      </vt:variant>
      <vt:variant>
        <vt:i4>290</vt:i4>
      </vt:variant>
      <vt:variant>
        <vt:i4>0</vt:i4>
      </vt:variant>
      <vt:variant>
        <vt:i4>5</vt:i4>
      </vt:variant>
      <vt:variant>
        <vt:lpwstr/>
      </vt:variant>
      <vt:variant>
        <vt:lpwstr>_Toc455593525</vt:lpwstr>
      </vt:variant>
      <vt:variant>
        <vt:i4>1441853</vt:i4>
      </vt:variant>
      <vt:variant>
        <vt:i4>284</vt:i4>
      </vt:variant>
      <vt:variant>
        <vt:i4>0</vt:i4>
      </vt:variant>
      <vt:variant>
        <vt:i4>5</vt:i4>
      </vt:variant>
      <vt:variant>
        <vt:lpwstr/>
      </vt:variant>
      <vt:variant>
        <vt:lpwstr>_Toc455593524</vt:lpwstr>
      </vt:variant>
      <vt:variant>
        <vt:i4>1441853</vt:i4>
      </vt:variant>
      <vt:variant>
        <vt:i4>278</vt:i4>
      </vt:variant>
      <vt:variant>
        <vt:i4>0</vt:i4>
      </vt:variant>
      <vt:variant>
        <vt:i4>5</vt:i4>
      </vt:variant>
      <vt:variant>
        <vt:lpwstr/>
      </vt:variant>
      <vt:variant>
        <vt:lpwstr>_Toc455593523</vt:lpwstr>
      </vt:variant>
      <vt:variant>
        <vt:i4>1441853</vt:i4>
      </vt:variant>
      <vt:variant>
        <vt:i4>272</vt:i4>
      </vt:variant>
      <vt:variant>
        <vt:i4>0</vt:i4>
      </vt:variant>
      <vt:variant>
        <vt:i4>5</vt:i4>
      </vt:variant>
      <vt:variant>
        <vt:lpwstr/>
      </vt:variant>
      <vt:variant>
        <vt:lpwstr>_Toc455593522</vt:lpwstr>
      </vt:variant>
      <vt:variant>
        <vt:i4>1441853</vt:i4>
      </vt:variant>
      <vt:variant>
        <vt:i4>266</vt:i4>
      </vt:variant>
      <vt:variant>
        <vt:i4>0</vt:i4>
      </vt:variant>
      <vt:variant>
        <vt:i4>5</vt:i4>
      </vt:variant>
      <vt:variant>
        <vt:lpwstr/>
      </vt:variant>
      <vt:variant>
        <vt:lpwstr>_Toc455593521</vt:lpwstr>
      </vt:variant>
      <vt:variant>
        <vt:i4>1441853</vt:i4>
      </vt:variant>
      <vt:variant>
        <vt:i4>260</vt:i4>
      </vt:variant>
      <vt:variant>
        <vt:i4>0</vt:i4>
      </vt:variant>
      <vt:variant>
        <vt:i4>5</vt:i4>
      </vt:variant>
      <vt:variant>
        <vt:lpwstr/>
      </vt:variant>
      <vt:variant>
        <vt:lpwstr>_Toc455593520</vt:lpwstr>
      </vt:variant>
      <vt:variant>
        <vt:i4>1376317</vt:i4>
      </vt:variant>
      <vt:variant>
        <vt:i4>254</vt:i4>
      </vt:variant>
      <vt:variant>
        <vt:i4>0</vt:i4>
      </vt:variant>
      <vt:variant>
        <vt:i4>5</vt:i4>
      </vt:variant>
      <vt:variant>
        <vt:lpwstr/>
      </vt:variant>
      <vt:variant>
        <vt:lpwstr>_Toc455593519</vt:lpwstr>
      </vt:variant>
      <vt:variant>
        <vt:i4>1376317</vt:i4>
      </vt:variant>
      <vt:variant>
        <vt:i4>248</vt:i4>
      </vt:variant>
      <vt:variant>
        <vt:i4>0</vt:i4>
      </vt:variant>
      <vt:variant>
        <vt:i4>5</vt:i4>
      </vt:variant>
      <vt:variant>
        <vt:lpwstr/>
      </vt:variant>
      <vt:variant>
        <vt:lpwstr>_Toc455593518</vt:lpwstr>
      </vt:variant>
      <vt:variant>
        <vt:i4>1376317</vt:i4>
      </vt:variant>
      <vt:variant>
        <vt:i4>242</vt:i4>
      </vt:variant>
      <vt:variant>
        <vt:i4>0</vt:i4>
      </vt:variant>
      <vt:variant>
        <vt:i4>5</vt:i4>
      </vt:variant>
      <vt:variant>
        <vt:lpwstr/>
      </vt:variant>
      <vt:variant>
        <vt:lpwstr>_Toc455593517</vt:lpwstr>
      </vt:variant>
      <vt:variant>
        <vt:i4>1376317</vt:i4>
      </vt:variant>
      <vt:variant>
        <vt:i4>236</vt:i4>
      </vt:variant>
      <vt:variant>
        <vt:i4>0</vt:i4>
      </vt:variant>
      <vt:variant>
        <vt:i4>5</vt:i4>
      </vt:variant>
      <vt:variant>
        <vt:lpwstr/>
      </vt:variant>
      <vt:variant>
        <vt:lpwstr>_Toc455593516</vt:lpwstr>
      </vt:variant>
      <vt:variant>
        <vt:i4>1376317</vt:i4>
      </vt:variant>
      <vt:variant>
        <vt:i4>230</vt:i4>
      </vt:variant>
      <vt:variant>
        <vt:i4>0</vt:i4>
      </vt:variant>
      <vt:variant>
        <vt:i4>5</vt:i4>
      </vt:variant>
      <vt:variant>
        <vt:lpwstr/>
      </vt:variant>
      <vt:variant>
        <vt:lpwstr>_Toc455593515</vt:lpwstr>
      </vt:variant>
      <vt:variant>
        <vt:i4>1376317</vt:i4>
      </vt:variant>
      <vt:variant>
        <vt:i4>224</vt:i4>
      </vt:variant>
      <vt:variant>
        <vt:i4>0</vt:i4>
      </vt:variant>
      <vt:variant>
        <vt:i4>5</vt:i4>
      </vt:variant>
      <vt:variant>
        <vt:lpwstr/>
      </vt:variant>
      <vt:variant>
        <vt:lpwstr>_Toc455593514</vt:lpwstr>
      </vt:variant>
      <vt:variant>
        <vt:i4>1376317</vt:i4>
      </vt:variant>
      <vt:variant>
        <vt:i4>218</vt:i4>
      </vt:variant>
      <vt:variant>
        <vt:i4>0</vt:i4>
      </vt:variant>
      <vt:variant>
        <vt:i4>5</vt:i4>
      </vt:variant>
      <vt:variant>
        <vt:lpwstr/>
      </vt:variant>
      <vt:variant>
        <vt:lpwstr>_Toc455593513</vt:lpwstr>
      </vt:variant>
      <vt:variant>
        <vt:i4>1376317</vt:i4>
      </vt:variant>
      <vt:variant>
        <vt:i4>212</vt:i4>
      </vt:variant>
      <vt:variant>
        <vt:i4>0</vt:i4>
      </vt:variant>
      <vt:variant>
        <vt:i4>5</vt:i4>
      </vt:variant>
      <vt:variant>
        <vt:lpwstr/>
      </vt:variant>
      <vt:variant>
        <vt:lpwstr>_Toc455593512</vt:lpwstr>
      </vt:variant>
      <vt:variant>
        <vt:i4>1376317</vt:i4>
      </vt:variant>
      <vt:variant>
        <vt:i4>206</vt:i4>
      </vt:variant>
      <vt:variant>
        <vt:i4>0</vt:i4>
      </vt:variant>
      <vt:variant>
        <vt:i4>5</vt:i4>
      </vt:variant>
      <vt:variant>
        <vt:lpwstr/>
      </vt:variant>
      <vt:variant>
        <vt:lpwstr>_Toc455593511</vt:lpwstr>
      </vt:variant>
      <vt:variant>
        <vt:i4>1376317</vt:i4>
      </vt:variant>
      <vt:variant>
        <vt:i4>200</vt:i4>
      </vt:variant>
      <vt:variant>
        <vt:i4>0</vt:i4>
      </vt:variant>
      <vt:variant>
        <vt:i4>5</vt:i4>
      </vt:variant>
      <vt:variant>
        <vt:lpwstr/>
      </vt:variant>
      <vt:variant>
        <vt:lpwstr>_Toc455593510</vt:lpwstr>
      </vt:variant>
      <vt:variant>
        <vt:i4>1310781</vt:i4>
      </vt:variant>
      <vt:variant>
        <vt:i4>194</vt:i4>
      </vt:variant>
      <vt:variant>
        <vt:i4>0</vt:i4>
      </vt:variant>
      <vt:variant>
        <vt:i4>5</vt:i4>
      </vt:variant>
      <vt:variant>
        <vt:lpwstr/>
      </vt:variant>
      <vt:variant>
        <vt:lpwstr>_Toc455593509</vt:lpwstr>
      </vt:variant>
      <vt:variant>
        <vt:i4>1310781</vt:i4>
      </vt:variant>
      <vt:variant>
        <vt:i4>188</vt:i4>
      </vt:variant>
      <vt:variant>
        <vt:i4>0</vt:i4>
      </vt:variant>
      <vt:variant>
        <vt:i4>5</vt:i4>
      </vt:variant>
      <vt:variant>
        <vt:lpwstr/>
      </vt:variant>
      <vt:variant>
        <vt:lpwstr>_Toc455593508</vt:lpwstr>
      </vt:variant>
      <vt:variant>
        <vt:i4>1310781</vt:i4>
      </vt:variant>
      <vt:variant>
        <vt:i4>182</vt:i4>
      </vt:variant>
      <vt:variant>
        <vt:i4>0</vt:i4>
      </vt:variant>
      <vt:variant>
        <vt:i4>5</vt:i4>
      </vt:variant>
      <vt:variant>
        <vt:lpwstr/>
      </vt:variant>
      <vt:variant>
        <vt:lpwstr>_Toc455593507</vt:lpwstr>
      </vt:variant>
      <vt:variant>
        <vt:i4>1310781</vt:i4>
      </vt:variant>
      <vt:variant>
        <vt:i4>176</vt:i4>
      </vt:variant>
      <vt:variant>
        <vt:i4>0</vt:i4>
      </vt:variant>
      <vt:variant>
        <vt:i4>5</vt:i4>
      </vt:variant>
      <vt:variant>
        <vt:lpwstr/>
      </vt:variant>
      <vt:variant>
        <vt:lpwstr>_Toc455593506</vt:lpwstr>
      </vt:variant>
      <vt:variant>
        <vt:i4>1310781</vt:i4>
      </vt:variant>
      <vt:variant>
        <vt:i4>170</vt:i4>
      </vt:variant>
      <vt:variant>
        <vt:i4>0</vt:i4>
      </vt:variant>
      <vt:variant>
        <vt:i4>5</vt:i4>
      </vt:variant>
      <vt:variant>
        <vt:lpwstr/>
      </vt:variant>
      <vt:variant>
        <vt:lpwstr>_Toc455593505</vt:lpwstr>
      </vt:variant>
      <vt:variant>
        <vt:i4>1310781</vt:i4>
      </vt:variant>
      <vt:variant>
        <vt:i4>164</vt:i4>
      </vt:variant>
      <vt:variant>
        <vt:i4>0</vt:i4>
      </vt:variant>
      <vt:variant>
        <vt:i4>5</vt:i4>
      </vt:variant>
      <vt:variant>
        <vt:lpwstr/>
      </vt:variant>
      <vt:variant>
        <vt:lpwstr>_Toc455593504</vt:lpwstr>
      </vt:variant>
      <vt:variant>
        <vt:i4>1310781</vt:i4>
      </vt:variant>
      <vt:variant>
        <vt:i4>158</vt:i4>
      </vt:variant>
      <vt:variant>
        <vt:i4>0</vt:i4>
      </vt:variant>
      <vt:variant>
        <vt:i4>5</vt:i4>
      </vt:variant>
      <vt:variant>
        <vt:lpwstr/>
      </vt:variant>
      <vt:variant>
        <vt:lpwstr>_Toc455593503</vt:lpwstr>
      </vt:variant>
      <vt:variant>
        <vt:i4>1310781</vt:i4>
      </vt:variant>
      <vt:variant>
        <vt:i4>152</vt:i4>
      </vt:variant>
      <vt:variant>
        <vt:i4>0</vt:i4>
      </vt:variant>
      <vt:variant>
        <vt:i4>5</vt:i4>
      </vt:variant>
      <vt:variant>
        <vt:lpwstr/>
      </vt:variant>
      <vt:variant>
        <vt:lpwstr>_Toc455593502</vt:lpwstr>
      </vt:variant>
      <vt:variant>
        <vt:i4>1310781</vt:i4>
      </vt:variant>
      <vt:variant>
        <vt:i4>146</vt:i4>
      </vt:variant>
      <vt:variant>
        <vt:i4>0</vt:i4>
      </vt:variant>
      <vt:variant>
        <vt:i4>5</vt:i4>
      </vt:variant>
      <vt:variant>
        <vt:lpwstr/>
      </vt:variant>
      <vt:variant>
        <vt:lpwstr>_Toc455593501</vt:lpwstr>
      </vt:variant>
      <vt:variant>
        <vt:i4>1310781</vt:i4>
      </vt:variant>
      <vt:variant>
        <vt:i4>140</vt:i4>
      </vt:variant>
      <vt:variant>
        <vt:i4>0</vt:i4>
      </vt:variant>
      <vt:variant>
        <vt:i4>5</vt:i4>
      </vt:variant>
      <vt:variant>
        <vt:lpwstr/>
      </vt:variant>
      <vt:variant>
        <vt:lpwstr>_Toc455593500</vt:lpwstr>
      </vt:variant>
      <vt:variant>
        <vt:i4>1900604</vt:i4>
      </vt:variant>
      <vt:variant>
        <vt:i4>134</vt:i4>
      </vt:variant>
      <vt:variant>
        <vt:i4>0</vt:i4>
      </vt:variant>
      <vt:variant>
        <vt:i4>5</vt:i4>
      </vt:variant>
      <vt:variant>
        <vt:lpwstr/>
      </vt:variant>
      <vt:variant>
        <vt:lpwstr>_Toc455593499</vt:lpwstr>
      </vt:variant>
      <vt:variant>
        <vt:i4>1900604</vt:i4>
      </vt:variant>
      <vt:variant>
        <vt:i4>128</vt:i4>
      </vt:variant>
      <vt:variant>
        <vt:i4>0</vt:i4>
      </vt:variant>
      <vt:variant>
        <vt:i4>5</vt:i4>
      </vt:variant>
      <vt:variant>
        <vt:lpwstr/>
      </vt:variant>
      <vt:variant>
        <vt:lpwstr>_Toc455593498</vt:lpwstr>
      </vt:variant>
      <vt:variant>
        <vt:i4>1900604</vt:i4>
      </vt:variant>
      <vt:variant>
        <vt:i4>122</vt:i4>
      </vt:variant>
      <vt:variant>
        <vt:i4>0</vt:i4>
      </vt:variant>
      <vt:variant>
        <vt:i4>5</vt:i4>
      </vt:variant>
      <vt:variant>
        <vt:lpwstr/>
      </vt:variant>
      <vt:variant>
        <vt:lpwstr>_Toc455593497</vt:lpwstr>
      </vt:variant>
      <vt:variant>
        <vt:i4>1900604</vt:i4>
      </vt:variant>
      <vt:variant>
        <vt:i4>116</vt:i4>
      </vt:variant>
      <vt:variant>
        <vt:i4>0</vt:i4>
      </vt:variant>
      <vt:variant>
        <vt:i4>5</vt:i4>
      </vt:variant>
      <vt:variant>
        <vt:lpwstr/>
      </vt:variant>
      <vt:variant>
        <vt:lpwstr>_Toc455593496</vt:lpwstr>
      </vt:variant>
      <vt:variant>
        <vt:i4>1900604</vt:i4>
      </vt:variant>
      <vt:variant>
        <vt:i4>110</vt:i4>
      </vt:variant>
      <vt:variant>
        <vt:i4>0</vt:i4>
      </vt:variant>
      <vt:variant>
        <vt:i4>5</vt:i4>
      </vt:variant>
      <vt:variant>
        <vt:lpwstr/>
      </vt:variant>
      <vt:variant>
        <vt:lpwstr>_Toc455593495</vt:lpwstr>
      </vt:variant>
      <vt:variant>
        <vt:i4>1900604</vt:i4>
      </vt:variant>
      <vt:variant>
        <vt:i4>104</vt:i4>
      </vt:variant>
      <vt:variant>
        <vt:i4>0</vt:i4>
      </vt:variant>
      <vt:variant>
        <vt:i4>5</vt:i4>
      </vt:variant>
      <vt:variant>
        <vt:lpwstr/>
      </vt:variant>
      <vt:variant>
        <vt:lpwstr>_Toc455593494</vt:lpwstr>
      </vt:variant>
      <vt:variant>
        <vt:i4>1900604</vt:i4>
      </vt:variant>
      <vt:variant>
        <vt:i4>98</vt:i4>
      </vt:variant>
      <vt:variant>
        <vt:i4>0</vt:i4>
      </vt:variant>
      <vt:variant>
        <vt:i4>5</vt:i4>
      </vt:variant>
      <vt:variant>
        <vt:lpwstr/>
      </vt:variant>
      <vt:variant>
        <vt:lpwstr>_Toc455593493</vt:lpwstr>
      </vt:variant>
      <vt:variant>
        <vt:i4>1900604</vt:i4>
      </vt:variant>
      <vt:variant>
        <vt:i4>92</vt:i4>
      </vt:variant>
      <vt:variant>
        <vt:i4>0</vt:i4>
      </vt:variant>
      <vt:variant>
        <vt:i4>5</vt:i4>
      </vt:variant>
      <vt:variant>
        <vt:lpwstr/>
      </vt:variant>
      <vt:variant>
        <vt:lpwstr>_Toc455593492</vt:lpwstr>
      </vt:variant>
      <vt:variant>
        <vt:i4>1900604</vt:i4>
      </vt:variant>
      <vt:variant>
        <vt:i4>86</vt:i4>
      </vt:variant>
      <vt:variant>
        <vt:i4>0</vt:i4>
      </vt:variant>
      <vt:variant>
        <vt:i4>5</vt:i4>
      </vt:variant>
      <vt:variant>
        <vt:lpwstr/>
      </vt:variant>
      <vt:variant>
        <vt:lpwstr>_Toc455593491</vt:lpwstr>
      </vt:variant>
      <vt:variant>
        <vt:i4>1900604</vt:i4>
      </vt:variant>
      <vt:variant>
        <vt:i4>80</vt:i4>
      </vt:variant>
      <vt:variant>
        <vt:i4>0</vt:i4>
      </vt:variant>
      <vt:variant>
        <vt:i4>5</vt:i4>
      </vt:variant>
      <vt:variant>
        <vt:lpwstr/>
      </vt:variant>
      <vt:variant>
        <vt:lpwstr>_Toc455593490</vt:lpwstr>
      </vt:variant>
      <vt:variant>
        <vt:i4>1835068</vt:i4>
      </vt:variant>
      <vt:variant>
        <vt:i4>74</vt:i4>
      </vt:variant>
      <vt:variant>
        <vt:i4>0</vt:i4>
      </vt:variant>
      <vt:variant>
        <vt:i4>5</vt:i4>
      </vt:variant>
      <vt:variant>
        <vt:lpwstr/>
      </vt:variant>
      <vt:variant>
        <vt:lpwstr>_Toc455593489</vt:lpwstr>
      </vt:variant>
      <vt:variant>
        <vt:i4>1835068</vt:i4>
      </vt:variant>
      <vt:variant>
        <vt:i4>68</vt:i4>
      </vt:variant>
      <vt:variant>
        <vt:i4>0</vt:i4>
      </vt:variant>
      <vt:variant>
        <vt:i4>5</vt:i4>
      </vt:variant>
      <vt:variant>
        <vt:lpwstr/>
      </vt:variant>
      <vt:variant>
        <vt:lpwstr>_Toc455593488</vt:lpwstr>
      </vt:variant>
      <vt:variant>
        <vt:i4>1835068</vt:i4>
      </vt:variant>
      <vt:variant>
        <vt:i4>62</vt:i4>
      </vt:variant>
      <vt:variant>
        <vt:i4>0</vt:i4>
      </vt:variant>
      <vt:variant>
        <vt:i4>5</vt:i4>
      </vt:variant>
      <vt:variant>
        <vt:lpwstr/>
      </vt:variant>
      <vt:variant>
        <vt:lpwstr>_Toc455593487</vt:lpwstr>
      </vt:variant>
      <vt:variant>
        <vt:i4>1835068</vt:i4>
      </vt:variant>
      <vt:variant>
        <vt:i4>56</vt:i4>
      </vt:variant>
      <vt:variant>
        <vt:i4>0</vt:i4>
      </vt:variant>
      <vt:variant>
        <vt:i4>5</vt:i4>
      </vt:variant>
      <vt:variant>
        <vt:lpwstr/>
      </vt:variant>
      <vt:variant>
        <vt:lpwstr>_Toc455593486</vt:lpwstr>
      </vt:variant>
      <vt:variant>
        <vt:i4>1835068</vt:i4>
      </vt:variant>
      <vt:variant>
        <vt:i4>50</vt:i4>
      </vt:variant>
      <vt:variant>
        <vt:i4>0</vt:i4>
      </vt:variant>
      <vt:variant>
        <vt:i4>5</vt:i4>
      </vt:variant>
      <vt:variant>
        <vt:lpwstr/>
      </vt:variant>
      <vt:variant>
        <vt:lpwstr>_Toc455593485</vt:lpwstr>
      </vt:variant>
      <vt:variant>
        <vt:i4>1835068</vt:i4>
      </vt:variant>
      <vt:variant>
        <vt:i4>44</vt:i4>
      </vt:variant>
      <vt:variant>
        <vt:i4>0</vt:i4>
      </vt:variant>
      <vt:variant>
        <vt:i4>5</vt:i4>
      </vt:variant>
      <vt:variant>
        <vt:lpwstr/>
      </vt:variant>
      <vt:variant>
        <vt:lpwstr>_Toc455593484</vt:lpwstr>
      </vt:variant>
      <vt:variant>
        <vt:i4>1835068</vt:i4>
      </vt:variant>
      <vt:variant>
        <vt:i4>38</vt:i4>
      </vt:variant>
      <vt:variant>
        <vt:i4>0</vt:i4>
      </vt:variant>
      <vt:variant>
        <vt:i4>5</vt:i4>
      </vt:variant>
      <vt:variant>
        <vt:lpwstr/>
      </vt:variant>
      <vt:variant>
        <vt:lpwstr>_Toc455593483</vt:lpwstr>
      </vt:variant>
      <vt:variant>
        <vt:i4>1835068</vt:i4>
      </vt:variant>
      <vt:variant>
        <vt:i4>32</vt:i4>
      </vt:variant>
      <vt:variant>
        <vt:i4>0</vt:i4>
      </vt:variant>
      <vt:variant>
        <vt:i4>5</vt:i4>
      </vt:variant>
      <vt:variant>
        <vt:lpwstr/>
      </vt:variant>
      <vt:variant>
        <vt:lpwstr>_Toc455593482</vt:lpwstr>
      </vt:variant>
      <vt:variant>
        <vt:i4>1835068</vt:i4>
      </vt:variant>
      <vt:variant>
        <vt:i4>26</vt:i4>
      </vt:variant>
      <vt:variant>
        <vt:i4>0</vt:i4>
      </vt:variant>
      <vt:variant>
        <vt:i4>5</vt:i4>
      </vt:variant>
      <vt:variant>
        <vt:lpwstr/>
      </vt:variant>
      <vt:variant>
        <vt:lpwstr>_Toc455593481</vt:lpwstr>
      </vt:variant>
      <vt:variant>
        <vt:i4>1835068</vt:i4>
      </vt:variant>
      <vt:variant>
        <vt:i4>20</vt:i4>
      </vt:variant>
      <vt:variant>
        <vt:i4>0</vt:i4>
      </vt:variant>
      <vt:variant>
        <vt:i4>5</vt:i4>
      </vt:variant>
      <vt:variant>
        <vt:lpwstr/>
      </vt:variant>
      <vt:variant>
        <vt:lpwstr>_Toc455593480</vt:lpwstr>
      </vt:variant>
      <vt:variant>
        <vt:i4>1245244</vt:i4>
      </vt:variant>
      <vt:variant>
        <vt:i4>14</vt:i4>
      </vt:variant>
      <vt:variant>
        <vt:i4>0</vt:i4>
      </vt:variant>
      <vt:variant>
        <vt:i4>5</vt:i4>
      </vt:variant>
      <vt:variant>
        <vt:lpwstr/>
      </vt:variant>
      <vt:variant>
        <vt:lpwstr>_Toc455593479</vt:lpwstr>
      </vt:variant>
      <vt:variant>
        <vt:i4>1245244</vt:i4>
      </vt:variant>
      <vt:variant>
        <vt:i4>8</vt:i4>
      </vt:variant>
      <vt:variant>
        <vt:i4>0</vt:i4>
      </vt:variant>
      <vt:variant>
        <vt:i4>5</vt:i4>
      </vt:variant>
      <vt:variant>
        <vt:lpwstr/>
      </vt:variant>
      <vt:variant>
        <vt:lpwstr>_Toc455593478</vt:lpwstr>
      </vt:variant>
      <vt:variant>
        <vt:i4>1245244</vt:i4>
      </vt:variant>
      <vt:variant>
        <vt:i4>2</vt:i4>
      </vt:variant>
      <vt:variant>
        <vt:i4>0</vt:i4>
      </vt:variant>
      <vt:variant>
        <vt:i4>5</vt:i4>
      </vt:variant>
      <vt:variant>
        <vt:lpwstr/>
      </vt:variant>
      <vt:variant>
        <vt:lpwstr>_Toc455593477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MadCap Software</dc:creator>
  <cp:keywords/>
  <dc:description/>
  <cp:lastModifiedBy>may mordechay</cp:lastModifiedBy>
  <cp:revision>2</cp:revision>
  <dcterms:created xsi:type="dcterms:W3CDTF">2016-07-07T14:58:00Z</dcterms:created>
  <dcterms:modified xsi:type="dcterms:W3CDTF">2016-07-07T14:58:00Z</dcterms:modified>
</cp:coreProperties>
</file>