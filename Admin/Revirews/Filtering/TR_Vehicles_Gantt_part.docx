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012C" w:rsidRDefault="003A012C">
      <w:pPr>
        <w:spacing w:before="16" w:after="0" w:line="260" w:lineRule="exact"/>
        <w:rPr>
          <w:sz w:val="26"/>
          <w:szCs w:val="26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F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il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8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8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V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t</w:t>
      </w:r>
    </w:p>
    <w:p w:rsidR="003A012C" w:rsidRDefault="004C2E4A">
      <w:pPr>
        <w:spacing w:before="39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ill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rs:</w:t>
      </w:r>
    </w:p>
    <w:p w:rsidR="003A012C" w:rsidRDefault="003A012C">
      <w:pPr>
        <w:spacing w:before="1" w:after="0" w:line="100" w:lineRule="exact"/>
        <w:rPr>
          <w:sz w:val="10"/>
          <w:szCs w:val="10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810250" cy="2905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4C2E4A">
      <w:pPr>
        <w:spacing w:before="49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4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</w:rPr>
        <w:t>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s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1"/>
        </w:rPr>
        <w:t>G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t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o</w:t>
      </w:r>
      <w:r>
        <w:rPr>
          <w:rFonts w:ascii="Open Sans" w:eastAsia="Open Sans" w:hAnsi="Open Sans" w:cs="Open Sans"/>
          <w:i/>
          <w:spacing w:val="-1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ill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-4"/>
        </w:rPr>
        <w:t>s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5"/>
        </w:rPr>
        <w:t xml:space="preserve"> 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4"/>
        </w:rPr>
        <w:t>ilt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s</w:t>
      </w:r>
    </w:p>
    <w:p w:rsidR="003A012C" w:rsidRDefault="003A012C">
      <w:pPr>
        <w:spacing w:after="0"/>
        <w:sectPr w:rsidR="003A012C">
          <w:headerReference w:type="default" r:id="rId7"/>
          <w:footerReference w:type="default" r:id="rId8"/>
          <w:pgSz w:w="11920" w:h="16840"/>
          <w:pgMar w:top="1560" w:right="1260" w:bottom="280" w:left="1280" w:header="0" w:footer="0" w:gutter="0"/>
          <w:cols w:space="720"/>
        </w:sectPr>
      </w:pPr>
    </w:p>
    <w:p w:rsidR="003A012C" w:rsidRDefault="003A012C">
      <w:pPr>
        <w:spacing w:before="8" w:after="0" w:line="160" w:lineRule="exact"/>
        <w:rPr>
          <w:sz w:val="16"/>
          <w:szCs w:val="16"/>
        </w:rPr>
      </w:pPr>
    </w:p>
    <w:p w:rsidR="003A012C" w:rsidRDefault="004C2E4A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ki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5"/>
          <w:position w:val="1"/>
        </w:rPr>
        <w:t>il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bu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ns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5"/>
          <w:position w:val="1"/>
        </w:rPr>
        <w:t>il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nd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:</w:t>
      </w:r>
    </w:p>
    <w:p w:rsidR="003A012C" w:rsidRDefault="003A012C">
      <w:pPr>
        <w:spacing w:before="2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ragraph">
                  <wp:posOffset>3957320</wp:posOffset>
                </wp:positionV>
                <wp:extent cx="5791200" cy="609600"/>
                <wp:effectExtent l="0" t="4445" r="0" b="0"/>
                <wp:wrapNone/>
                <wp:docPr id="1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609600"/>
                          <a:chOff x="1388" y="6233"/>
                          <a:chExt cx="9120" cy="960"/>
                        </a:xfrm>
                      </wpg:grpSpPr>
                      <pic:pic xmlns:pic="http://schemas.openxmlformats.org/drawingml/2006/picture">
                        <pic:nvPicPr>
                          <pic:cNvPr id="1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6240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4" name="Group 35"/>
                        <wpg:cNvGrpSpPr>
                          <a:grpSpLocks/>
                        </wpg:cNvGrpSpPr>
                        <wpg:grpSpPr bwMode="auto">
                          <a:xfrm>
                            <a:off x="1395" y="6240"/>
                            <a:ext cx="9082" cy="945"/>
                            <a:chOff x="1395" y="6240"/>
                            <a:chExt cx="9082" cy="945"/>
                          </a:xfrm>
                        </wpg:grpSpPr>
                        <wps:wsp>
                          <wps:cNvPr id="35" name="Freeform 36"/>
                          <wps:cNvSpPr>
                            <a:spLocks/>
                          </wps:cNvSpPr>
                          <wps:spPr bwMode="auto">
                            <a:xfrm>
                              <a:off x="1395" y="6240"/>
                              <a:ext cx="9082" cy="9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6240 6240"/>
                                <a:gd name="T3" fmla="*/ 6240 h 945"/>
                                <a:gd name="T4" fmla="+- 0 1477 1395"/>
                                <a:gd name="T5" fmla="*/ T4 w 9082"/>
                                <a:gd name="T6" fmla="+- 0 6240 6240"/>
                                <a:gd name="T7" fmla="*/ 6240 h 945"/>
                                <a:gd name="T8" fmla="+- 0 1419 1395"/>
                                <a:gd name="T9" fmla="*/ T8 w 9082"/>
                                <a:gd name="T10" fmla="+- 0 6269 6240"/>
                                <a:gd name="T11" fmla="*/ 6269 h 945"/>
                                <a:gd name="T12" fmla="+- 0 1395 1395"/>
                                <a:gd name="T13" fmla="*/ T12 w 9082"/>
                                <a:gd name="T14" fmla="+- 0 6330 6240"/>
                                <a:gd name="T15" fmla="*/ 6330 h 945"/>
                                <a:gd name="T16" fmla="+- 0 1395 1395"/>
                                <a:gd name="T17" fmla="*/ T16 w 9082"/>
                                <a:gd name="T18" fmla="+- 0 7103 6240"/>
                                <a:gd name="T19" fmla="*/ 7103 h 945"/>
                                <a:gd name="T20" fmla="+- 0 1424 1395"/>
                                <a:gd name="T21" fmla="*/ T20 w 9082"/>
                                <a:gd name="T22" fmla="+- 0 7161 6240"/>
                                <a:gd name="T23" fmla="*/ 7161 h 945"/>
                                <a:gd name="T24" fmla="+- 0 1485 1395"/>
                                <a:gd name="T25" fmla="*/ T24 w 9082"/>
                                <a:gd name="T26" fmla="+- 0 7185 6240"/>
                                <a:gd name="T27" fmla="*/ 7185 h 945"/>
                                <a:gd name="T28" fmla="+- 0 10418 1395"/>
                                <a:gd name="T29" fmla="*/ T28 w 9082"/>
                                <a:gd name="T30" fmla="+- 0 7185 6240"/>
                                <a:gd name="T31" fmla="*/ 7185 h 945"/>
                                <a:gd name="T32" fmla="+- 0 10440 1395"/>
                                <a:gd name="T33" fmla="*/ T32 w 9082"/>
                                <a:gd name="T34" fmla="+- 0 7180 6240"/>
                                <a:gd name="T35" fmla="*/ 7180 h 945"/>
                                <a:gd name="T36" fmla="+- 0 10460 1395"/>
                                <a:gd name="T37" fmla="*/ T36 w 9082"/>
                                <a:gd name="T38" fmla="+- 0 7170 6240"/>
                                <a:gd name="T39" fmla="*/ 7170 h 945"/>
                                <a:gd name="T40" fmla="+- 0 10476 1395"/>
                                <a:gd name="T41" fmla="*/ T40 w 9082"/>
                                <a:gd name="T42" fmla="+- 0 7156 6240"/>
                                <a:gd name="T43" fmla="*/ 7156 h 945"/>
                                <a:gd name="T44" fmla="+- 0 10477 1395"/>
                                <a:gd name="T45" fmla="*/ T44 w 9082"/>
                                <a:gd name="T46" fmla="+- 0 7155 6240"/>
                                <a:gd name="T47" fmla="*/ 7155 h 945"/>
                                <a:gd name="T48" fmla="+- 0 1479 1395"/>
                                <a:gd name="T49" fmla="*/ T48 w 9082"/>
                                <a:gd name="T50" fmla="+- 0 7155 6240"/>
                                <a:gd name="T51" fmla="*/ 7155 h 945"/>
                                <a:gd name="T52" fmla="+- 0 1458 1395"/>
                                <a:gd name="T53" fmla="*/ T52 w 9082"/>
                                <a:gd name="T54" fmla="+- 0 7149 6240"/>
                                <a:gd name="T55" fmla="*/ 7149 h 945"/>
                                <a:gd name="T56" fmla="+- 0 1441 1395"/>
                                <a:gd name="T57" fmla="*/ T56 w 9082"/>
                                <a:gd name="T58" fmla="+- 0 7136 6240"/>
                                <a:gd name="T59" fmla="*/ 7136 h 945"/>
                                <a:gd name="T60" fmla="+- 0 1429 1395"/>
                                <a:gd name="T61" fmla="*/ T60 w 9082"/>
                                <a:gd name="T62" fmla="+- 0 7117 6240"/>
                                <a:gd name="T63" fmla="*/ 7117 h 945"/>
                                <a:gd name="T64" fmla="+- 0 1425 1395"/>
                                <a:gd name="T65" fmla="*/ T64 w 9082"/>
                                <a:gd name="T66" fmla="+- 0 7095 6240"/>
                                <a:gd name="T67" fmla="*/ 7095 h 945"/>
                                <a:gd name="T68" fmla="+- 0 1425 1395"/>
                                <a:gd name="T69" fmla="*/ T68 w 9082"/>
                                <a:gd name="T70" fmla="+- 0 6324 6240"/>
                                <a:gd name="T71" fmla="*/ 6324 h 945"/>
                                <a:gd name="T72" fmla="+- 0 1431 1395"/>
                                <a:gd name="T73" fmla="*/ T72 w 9082"/>
                                <a:gd name="T74" fmla="+- 0 6303 6240"/>
                                <a:gd name="T75" fmla="*/ 6303 h 945"/>
                                <a:gd name="T76" fmla="+- 0 1444 1395"/>
                                <a:gd name="T77" fmla="*/ T76 w 9082"/>
                                <a:gd name="T78" fmla="+- 0 6286 6240"/>
                                <a:gd name="T79" fmla="*/ 6286 h 945"/>
                                <a:gd name="T80" fmla="+- 0 1463 1395"/>
                                <a:gd name="T81" fmla="*/ T80 w 9082"/>
                                <a:gd name="T82" fmla="+- 0 6274 6240"/>
                                <a:gd name="T83" fmla="*/ 6274 h 945"/>
                                <a:gd name="T84" fmla="+- 0 1485 1395"/>
                                <a:gd name="T85" fmla="*/ T84 w 9082"/>
                                <a:gd name="T86" fmla="+- 0 6270 6240"/>
                                <a:gd name="T87" fmla="*/ 6270 h 945"/>
                                <a:gd name="T88" fmla="+- 0 10476 1395"/>
                                <a:gd name="T89" fmla="*/ T88 w 9082"/>
                                <a:gd name="T90" fmla="+- 0 6270 6240"/>
                                <a:gd name="T91" fmla="*/ 6270 h 945"/>
                                <a:gd name="T92" fmla="+- 0 10471 1395"/>
                                <a:gd name="T93" fmla="*/ T92 w 9082"/>
                                <a:gd name="T94" fmla="+- 0 6264 6240"/>
                                <a:gd name="T95" fmla="*/ 6264 h 945"/>
                                <a:gd name="T96" fmla="+- 0 10453 1395"/>
                                <a:gd name="T97" fmla="*/ T96 w 9082"/>
                                <a:gd name="T98" fmla="+- 0 6251 6240"/>
                                <a:gd name="T99" fmla="*/ 6251 h 945"/>
                                <a:gd name="T100" fmla="+- 0 10433 1395"/>
                                <a:gd name="T101" fmla="*/ T100 w 9082"/>
                                <a:gd name="T102" fmla="+- 0 6243 6240"/>
                                <a:gd name="T103" fmla="*/ 6243 h 945"/>
                                <a:gd name="T104" fmla="+- 0 10410 1395"/>
                                <a:gd name="T105" fmla="*/ T104 w 9082"/>
                                <a:gd name="T106" fmla="+- 0 6240 6240"/>
                                <a:gd name="T107" fmla="*/ 6240 h 9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9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863"/>
                                  </a:lnTo>
                                  <a:lnTo>
                                    <a:pt x="29" y="921"/>
                                  </a:lnTo>
                                  <a:lnTo>
                                    <a:pt x="90" y="945"/>
                                  </a:lnTo>
                                  <a:lnTo>
                                    <a:pt x="9023" y="945"/>
                                  </a:lnTo>
                                  <a:lnTo>
                                    <a:pt x="9045" y="940"/>
                                  </a:lnTo>
                                  <a:lnTo>
                                    <a:pt x="9065" y="930"/>
                                  </a:lnTo>
                                  <a:lnTo>
                                    <a:pt x="9081" y="916"/>
                                  </a:lnTo>
                                  <a:lnTo>
                                    <a:pt x="9082" y="915"/>
                                  </a:lnTo>
                                  <a:lnTo>
                                    <a:pt x="84" y="915"/>
                                  </a:lnTo>
                                  <a:lnTo>
                                    <a:pt x="63" y="909"/>
                                  </a:lnTo>
                                  <a:lnTo>
                                    <a:pt x="46" y="896"/>
                                  </a:lnTo>
                                  <a:lnTo>
                                    <a:pt x="34" y="877"/>
                                  </a:lnTo>
                                  <a:lnTo>
                                    <a:pt x="30" y="8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" name="Group 33"/>
                        <wpg:cNvGrpSpPr>
                          <a:grpSpLocks/>
                        </wpg:cNvGrpSpPr>
                        <wpg:grpSpPr bwMode="auto">
                          <a:xfrm>
                            <a:off x="1485" y="6270"/>
                            <a:ext cx="9015" cy="885"/>
                            <a:chOff x="1485" y="6270"/>
                            <a:chExt cx="9015" cy="885"/>
                          </a:xfrm>
                        </wpg:grpSpPr>
                        <wps:wsp>
                          <wps:cNvPr id="37" name="Freeform 34"/>
                          <wps:cNvSpPr>
                            <a:spLocks/>
                          </wps:cNvSpPr>
                          <wps:spPr bwMode="auto">
                            <a:xfrm>
                              <a:off x="1485" y="6270"/>
                              <a:ext cx="9015" cy="8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6270 6270"/>
                                <a:gd name="T3" fmla="*/ 6270 h 885"/>
                                <a:gd name="T4" fmla="+- 0 1485 1485"/>
                                <a:gd name="T5" fmla="*/ T4 w 9015"/>
                                <a:gd name="T6" fmla="+- 0 6270 6270"/>
                                <a:gd name="T7" fmla="*/ 6270 h 885"/>
                                <a:gd name="T8" fmla="+- 0 10416 1485"/>
                                <a:gd name="T9" fmla="*/ T8 w 9015"/>
                                <a:gd name="T10" fmla="+- 0 6270 6270"/>
                                <a:gd name="T11" fmla="*/ 6270 h 885"/>
                                <a:gd name="T12" fmla="+- 0 10437 1485"/>
                                <a:gd name="T13" fmla="*/ T12 w 9015"/>
                                <a:gd name="T14" fmla="+- 0 6276 6270"/>
                                <a:gd name="T15" fmla="*/ 6276 h 885"/>
                                <a:gd name="T16" fmla="+- 0 10454 1485"/>
                                <a:gd name="T17" fmla="*/ T16 w 9015"/>
                                <a:gd name="T18" fmla="+- 0 6289 6270"/>
                                <a:gd name="T19" fmla="*/ 6289 h 885"/>
                                <a:gd name="T20" fmla="+- 0 10466 1485"/>
                                <a:gd name="T21" fmla="*/ T20 w 9015"/>
                                <a:gd name="T22" fmla="+- 0 6308 6270"/>
                                <a:gd name="T23" fmla="*/ 6308 h 885"/>
                                <a:gd name="T24" fmla="+- 0 10470 1485"/>
                                <a:gd name="T25" fmla="*/ T24 w 9015"/>
                                <a:gd name="T26" fmla="+- 0 6330 6270"/>
                                <a:gd name="T27" fmla="*/ 6330 h 885"/>
                                <a:gd name="T28" fmla="+- 0 10470 1485"/>
                                <a:gd name="T29" fmla="*/ T28 w 9015"/>
                                <a:gd name="T30" fmla="+- 0 7101 6270"/>
                                <a:gd name="T31" fmla="*/ 7101 h 885"/>
                                <a:gd name="T32" fmla="+- 0 10464 1485"/>
                                <a:gd name="T33" fmla="*/ T32 w 9015"/>
                                <a:gd name="T34" fmla="+- 0 7122 6270"/>
                                <a:gd name="T35" fmla="*/ 7122 h 885"/>
                                <a:gd name="T36" fmla="+- 0 10451 1485"/>
                                <a:gd name="T37" fmla="*/ T36 w 9015"/>
                                <a:gd name="T38" fmla="+- 0 7139 6270"/>
                                <a:gd name="T39" fmla="*/ 7139 h 885"/>
                                <a:gd name="T40" fmla="+- 0 10432 1485"/>
                                <a:gd name="T41" fmla="*/ T40 w 9015"/>
                                <a:gd name="T42" fmla="+- 0 7151 6270"/>
                                <a:gd name="T43" fmla="*/ 7151 h 885"/>
                                <a:gd name="T44" fmla="+- 0 10410 1485"/>
                                <a:gd name="T45" fmla="*/ T44 w 9015"/>
                                <a:gd name="T46" fmla="+- 0 7155 6270"/>
                                <a:gd name="T47" fmla="*/ 7155 h 885"/>
                                <a:gd name="T48" fmla="+- 0 10477 1485"/>
                                <a:gd name="T49" fmla="*/ T48 w 9015"/>
                                <a:gd name="T50" fmla="+- 0 7155 6270"/>
                                <a:gd name="T51" fmla="*/ 7155 h 885"/>
                                <a:gd name="T52" fmla="+- 0 10489 1485"/>
                                <a:gd name="T53" fmla="*/ T52 w 9015"/>
                                <a:gd name="T54" fmla="+- 0 7138 6270"/>
                                <a:gd name="T55" fmla="*/ 7138 h 885"/>
                                <a:gd name="T56" fmla="+- 0 10497 1485"/>
                                <a:gd name="T57" fmla="*/ T56 w 9015"/>
                                <a:gd name="T58" fmla="+- 0 7118 6270"/>
                                <a:gd name="T59" fmla="*/ 7118 h 885"/>
                                <a:gd name="T60" fmla="+- 0 10500 1485"/>
                                <a:gd name="T61" fmla="*/ T60 w 9015"/>
                                <a:gd name="T62" fmla="+- 0 7095 6270"/>
                                <a:gd name="T63" fmla="*/ 7095 h 885"/>
                                <a:gd name="T64" fmla="+- 0 10500 1485"/>
                                <a:gd name="T65" fmla="*/ T64 w 9015"/>
                                <a:gd name="T66" fmla="+- 0 6322 6270"/>
                                <a:gd name="T67" fmla="*/ 6322 h 885"/>
                                <a:gd name="T68" fmla="+- 0 10495 1485"/>
                                <a:gd name="T69" fmla="*/ T68 w 9015"/>
                                <a:gd name="T70" fmla="+- 0 6300 6270"/>
                                <a:gd name="T71" fmla="*/ 6300 h 885"/>
                                <a:gd name="T72" fmla="+- 0 10485 1485"/>
                                <a:gd name="T73" fmla="*/ T72 w 9015"/>
                                <a:gd name="T74" fmla="+- 0 6280 6270"/>
                                <a:gd name="T75" fmla="*/ 6280 h 885"/>
                                <a:gd name="T76" fmla="+- 0 10476 1485"/>
                                <a:gd name="T77" fmla="*/ T76 w 9015"/>
                                <a:gd name="T78" fmla="+- 0 6270 6270"/>
                                <a:gd name="T79" fmla="*/ 6270 h 8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8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831"/>
                                  </a:lnTo>
                                  <a:lnTo>
                                    <a:pt x="8979" y="852"/>
                                  </a:lnTo>
                                  <a:lnTo>
                                    <a:pt x="8966" y="869"/>
                                  </a:lnTo>
                                  <a:lnTo>
                                    <a:pt x="8947" y="881"/>
                                  </a:lnTo>
                                  <a:lnTo>
                                    <a:pt x="8925" y="885"/>
                                  </a:lnTo>
                                  <a:lnTo>
                                    <a:pt x="8992" y="885"/>
                                  </a:lnTo>
                                  <a:lnTo>
                                    <a:pt x="9004" y="868"/>
                                  </a:lnTo>
                                  <a:lnTo>
                                    <a:pt x="9012" y="848"/>
                                  </a:lnTo>
                                  <a:lnTo>
                                    <a:pt x="9015" y="8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11F819" id="Group 32" o:spid="_x0000_s1026" style="position:absolute;margin-left:69.4pt;margin-top:311.6pt;width:456pt;height:48pt;z-index:-251656192;mso-position-horizontal-relative:page" coordorigin="1388,6233" coordsize="9120,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27" type="#_x0000_t75" style="position:absolute;left:1395;top:6240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">
                  <v:imagedata r:id="rId10" o:title=""/>
                </v:shape>
                <v:group id="Group 35" o:spid="_x0000_s1028" style="position:absolute;left:1395;top:6240;width:9082;height:945" coordorigin="1395,6240" coordsize="9082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Freeform 36" o:spid="_x0000_s1029" style="position:absolute;left:1395;top:6240;width:9082;height:945;visibility:visible;mso-wrap-style:square;v-text-anchor:top" coordsize="9082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" path="m9015,l82,,24,29,,90,,863r29,58l90,945r8933,l9045,940r20,-10l9081,916r1,-1l84,915,63,909,46,896,34,877,30,855,30,84,36,63,49,46,68,34,90,30r8991,l9076,24,9058,11,9038,3,9015,e" fillcolor="#1ab654" stroked="f">
                    <v:path arrowok="t" o:connecttype="custom" o:connectlocs="9015,6240;82,6240;24,6269;0,6330;0,7103;29,7161;90,7185;9023,7185;9045,7180;9065,7170;9081,7156;9082,7155;84,7155;63,7149;46,7136;34,7117;30,7095;30,6324;36,6303;49,6286;68,6274;90,6270;9081,6270;9076,6264;9058,6251;9038,6243;9015,6240" o:connectangles="0,0,0,0,0,0,0,0,0,0,0,0,0,0,0,0,0,0,0,0,0,0,0,0,0,0,0"/>
                  </v:shape>
                </v:group>
                <v:group id="Group 33" o:spid="_x0000_s1030" style="position:absolute;left:1485;top:6270;width:9015;height:885" coordorigin="1485,6270" coordsize="9015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Freeform 34" o:spid="_x0000_s1031" style="position:absolute;left:1485;top:6270;width:9015;height:885;visibility:visible;mso-wrap-style:square;v-text-anchor:top" coordsize="9015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" path="m8991,l,,8931,r21,6l8969,19r12,19l8985,60r,771l8979,852r-13,17l8947,881r-22,4l8992,885r12,-17l9012,848r3,-23l9015,52r-5,-22l9000,10,8991,e" fillcolor="#1ab654" stroked="f">
                    <v:path arrowok="t" o:connecttype="custom" o:connectlocs="8991,6270;0,6270;8931,6270;8952,6276;8969,6289;8981,6308;8985,6330;8985,7101;8979,7122;8966,7139;8947,7151;8925,7155;8992,7155;9004,7138;9012,7118;9015,7095;9015,6322;9010,6300;9000,6280;8991,6270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bidi="he-IL"/>
        </w:rPr>
        <w:drawing>
          <wp:inline distT="0" distB="0" distL="0" distR="0">
            <wp:extent cx="5819775" cy="3848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10" w:after="0" w:line="190" w:lineRule="exact"/>
        <w:rPr>
          <w:sz w:val="19"/>
          <w:szCs w:val="19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4C2E4A">
      <w:pPr>
        <w:spacing w:after="0" w:line="282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  <w:position w:val="-1"/>
        </w:rPr>
        <w:t>W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-5"/>
          <w:position w:val="-1"/>
        </w:rPr>
        <w:t>v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spacing w:val="-6"/>
          <w:position w:val="-1"/>
        </w:rPr>
        <w:t>y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u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ch</w:t>
      </w:r>
      <w:r>
        <w:rPr>
          <w:rFonts w:ascii="Open Sans" w:eastAsia="Open Sans" w:hAnsi="Open Sans" w:cs="Open Sans"/>
          <w:spacing w:val="2"/>
          <w:position w:val="-1"/>
        </w:rPr>
        <w:t>oo</w:t>
      </w:r>
      <w:r>
        <w:rPr>
          <w:rFonts w:ascii="Open Sans" w:eastAsia="Open Sans" w:hAnsi="Open Sans" w:cs="Open Sans"/>
          <w:position w:val="-1"/>
        </w:rPr>
        <w:t>se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 xml:space="preserve">a </w:t>
      </w:r>
      <w:r>
        <w:rPr>
          <w:rFonts w:ascii="Open Sans" w:eastAsia="Open Sans" w:hAnsi="Open Sans" w:cs="Open Sans"/>
          <w:spacing w:val="1"/>
          <w:position w:val="-1"/>
        </w:rPr>
        <w:t>f</w:t>
      </w:r>
      <w:r>
        <w:rPr>
          <w:rFonts w:ascii="Open Sans" w:eastAsia="Open Sans" w:hAnsi="Open Sans" w:cs="Open Sans"/>
          <w:spacing w:val="5"/>
          <w:position w:val="-1"/>
        </w:rPr>
        <w:t>il</w:t>
      </w:r>
      <w:r>
        <w:rPr>
          <w:rFonts w:ascii="Open Sans" w:eastAsia="Open Sans" w:hAnsi="Open Sans" w:cs="Open Sans"/>
          <w:spacing w:val="-3"/>
          <w:position w:val="-1"/>
        </w:rPr>
        <w:t>te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li</w:t>
      </w:r>
      <w:r>
        <w:rPr>
          <w:rFonts w:ascii="Open Sans" w:eastAsia="Open Sans" w:hAnsi="Open Sans" w:cs="Open Sans"/>
          <w:position w:val="-1"/>
        </w:rPr>
        <w:t>ck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-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pp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position w:val="-1"/>
        </w:rPr>
        <w:t>y</w:t>
      </w:r>
      <w:r>
        <w:rPr>
          <w:rFonts w:ascii="Open Sans" w:eastAsia="Open Sans" w:hAnsi="Open Sans" w:cs="Open Sans"/>
          <w:b/>
          <w:bCs/>
          <w:spacing w:val="-8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o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put</w:t>
      </w:r>
      <w:r>
        <w:rPr>
          <w:rFonts w:ascii="Open Sans" w:eastAsia="Open Sans" w:hAnsi="Open Sans" w:cs="Open Sans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t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o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1"/>
          <w:position w:val="-1"/>
        </w:rPr>
        <w:t>ff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.</w:t>
      </w: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before="5" w:after="0" w:line="280" w:lineRule="exact"/>
        <w:rPr>
          <w:sz w:val="28"/>
          <w:szCs w:val="28"/>
        </w:rPr>
      </w:pPr>
    </w:p>
    <w:p w:rsidR="003A012C" w:rsidRDefault="004C2E4A">
      <w:pPr>
        <w:spacing w:after="0" w:line="448" w:lineRule="exact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F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il</w:t>
      </w:r>
      <w:r>
        <w:rPr>
          <w:rFonts w:ascii="Open Sans" w:eastAsia="Open Sans" w:hAnsi="Open Sans" w:cs="Open Sans"/>
          <w:b/>
          <w:bCs/>
          <w:color w:val="4E80BD"/>
          <w:spacing w:val="-6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9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position w:val="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y</w:t>
      </w:r>
      <w:r>
        <w:rPr>
          <w:rFonts w:ascii="Open Sans" w:eastAsia="Open Sans" w:hAnsi="Open Sans" w:cs="Open Sans"/>
          <w:b/>
          <w:bCs/>
          <w:color w:val="4E80BD"/>
          <w:spacing w:val="13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6"/>
          <w:position w:val="2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icl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4"/>
          <w:position w:val="2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7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6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1"/>
          <w:position w:val="2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6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ic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s</w:t>
      </w:r>
    </w:p>
    <w:p w:rsidR="003A012C" w:rsidRDefault="003A012C">
      <w:pPr>
        <w:spacing w:before="4" w:after="0" w:line="170" w:lineRule="exact"/>
        <w:rPr>
          <w:sz w:val="17"/>
          <w:szCs w:val="17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l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y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</w:p>
    <w:p w:rsidR="003A012C" w:rsidRDefault="004C2E4A">
      <w:pPr>
        <w:spacing w:before="87" w:after="0" w:line="240" w:lineRule="auto"/>
        <w:ind w:left="115" w:right="13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s,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:rsidR="003A012C" w:rsidRDefault="003A012C">
      <w:pPr>
        <w:spacing w:after="0" w:line="120" w:lineRule="exact"/>
        <w:rPr>
          <w:sz w:val="12"/>
          <w:szCs w:val="12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del w:id="0" w:author="Meital Waltman" w:date="2016-09-27T12:54:00Z">
        <w:r w:rsidDel="00FF7280">
          <w:rPr>
            <w:rFonts w:ascii="Open Sans" w:eastAsia="Open Sans" w:hAnsi="Open Sans" w:cs="Open Sans"/>
            <w:spacing w:val="-3"/>
          </w:rPr>
          <w:delText>e</w:delText>
        </w:r>
        <w:r w:rsidDel="00FF7280">
          <w:rPr>
            <w:rFonts w:ascii="Open Sans" w:eastAsia="Open Sans" w:hAnsi="Open Sans" w:cs="Open Sans"/>
            <w:spacing w:val="-2"/>
          </w:rPr>
          <w:delText>a</w:delText>
        </w:r>
        <w:r w:rsidDel="00FF7280">
          <w:rPr>
            <w:rFonts w:ascii="Open Sans" w:eastAsia="Open Sans" w:hAnsi="Open Sans" w:cs="Open Sans"/>
            <w:spacing w:val="5"/>
          </w:rPr>
          <w:delText>m</w:delText>
        </w:r>
        <w:r w:rsidDel="00FF7280">
          <w:rPr>
            <w:rFonts w:ascii="Open Sans" w:eastAsia="Open Sans" w:hAnsi="Open Sans" w:cs="Open Sans"/>
          </w:rPr>
          <w:delText>p</w:delText>
        </w:r>
        <w:r w:rsidDel="00FF7280">
          <w:rPr>
            <w:rFonts w:ascii="Open Sans" w:eastAsia="Open Sans" w:hAnsi="Open Sans" w:cs="Open Sans"/>
            <w:spacing w:val="5"/>
          </w:rPr>
          <w:delText>l</w:delText>
        </w:r>
        <w:r w:rsidDel="00FF7280">
          <w:rPr>
            <w:rFonts w:ascii="Open Sans" w:eastAsia="Open Sans" w:hAnsi="Open Sans" w:cs="Open Sans"/>
            <w:spacing w:val="-3"/>
          </w:rPr>
          <w:delText>e</w:delText>
        </w:r>
      </w:del>
      <w:ins w:id="1" w:author="Meital Waltman" w:date="2016-09-27T12:54:00Z">
        <w:r w:rsidR="00FF7280">
          <w:rPr>
            <w:rFonts w:ascii="Open Sans" w:eastAsia="Open Sans" w:hAnsi="Open Sans" w:cs="Open Sans"/>
            <w:spacing w:val="-3"/>
          </w:rPr>
          <w:t>e</w:t>
        </w:r>
        <w:r w:rsidR="00FF7280">
          <w:rPr>
            <w:rFonts w:ascii="Open Sans" w:eastAsia="Open Sans" w:hAnsi="Open Sans" w:cs="Open Sans"/>
            <w:spacing w:val="-2"/>
          </w:rPr>
          <w:t>x</w:t>
        </w:r>
        <w:r w:rsidR="00FF7280">
          <w:rPr>
            <w:rFonts w:ascii="Open Sans" w:eastAsia="Open Sans" w:hAnsi="Open Sans" w:cs="Open Sans"/>
            <w:spacing w:val="5"/>
          </w:rPr>
          <w:t>a</w:t>
        </w:r>
        <w:r w:rsidR="00FF7280">
          <w:rPr>
            <w:rFonts w:ascii="Open Sans" w:eastAsia="Open Sans" w:hAnsi="Open Sans" w:cs="Open Sans"/>
          </w:rPr>
          <w:t>m</w:t>
        </w:r>
        <w:r w:rsidR="00FF7280">
          <w:rPr>
            <w:rFonts w:ascii="Open Sans" w:eastAsia="Open Sans" w:hAnsi="Open Sans" w:cs="Open Sans"/>
            <w:spacing w:val="5"/>
          </w:rPr>
          <w:t>p</w:t>
        </w:r>
        <w:r w:rsidR="00FF7280">
          <w:rPr>
            <w:rFonts w:ascii="Open Sans" w:eastAsia="Open Sans" w:hAnsi="Open Sans" w:cs="Open Sans"/>
            <w:spacing w:val="-3"/>
          </w:rPr>
          <w:t>le</w:t>
        </w:r>
      </w:ins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U</w:t>
      </w:r>
      <w:r>
        <w:rPr>
          <w:rFonts w:ascii="Open Sans" w:eastAsia="Open Sans" w:hAnsi="Open Sans" w:cs="Open Sans"/>
        </w:rPr>
        <w:t>rb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</w:rPr>
        <w:t>4</w:t>
      </w:r>
      <w:r>
        <w:rPr>
          <w:rFonts w:ascii="Open Sans" w:eastAsia="Open Sans" w:hAnsi="Open Sans" w:cs="Open Sans"/>
          <w:b/>
          <w:bCs/>
          <w:color w:val="191970"/>
          <w:spacing w:val="-6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2"/>
        </w:rPr>
        <w:t>oo</w:t>
      </w:r>
      <w:r>
        <w:rPr>
          <w:rFonts w:ascii="Open Sans" w:eastAsia="Open Sans" w:hAnsi="Open Sans" w:cs="Open Sans"/>
          <w:color w:val="000000"/>
          <w:spacing w:val="5"/>
        </w:rPr>
        <w:t>k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lik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3"/>
        </w:rPr>
        <w:t xml:space="preserve"> t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s:</w:t>
      </w:r>
    </w:p>
    <w:p w:rsidR="003A012C" w:rsidRDefault="003A012C">
      <w:pPr>
        <w:spacing w:after="0"/>
        <w:sectPr w:rsidR="003A012C">
          <w:headerReference w:type="default" r:id="rId12"/>
          <w:footerReference w:type="default" r:id="rId13"/>
          <w:pgSz w:w="11920" w:h="16840"/>
          <w:pgMar w:top="1560" w:right="1260" w:bottom="280" w:left="1280" w:header="0" w:footer="0" w:gutter="0"/>
          <w:cols w:space="720"/>
        </w:sectPr>
      </w:pPr>
    </w:p>
    <w:p w:rsidR="003A012C" w:rsidRDefault="003A012C">
      <w:pPr>
        <w:spacing w:before="7" w:after="0" w:line="170" w:lineRule="exact"/>
        <w:rPr>
          <w:sz w:val="17"/>
          <w:szCs w:val="17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810250" cy="2952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10" w:after="0" w:line="180" w:lineRule="exact"/>
        <w:rPr>
          <w:sz w:val="18"/>
          <w:szCs w:val="18"/>
        </w:rPr>
      </w:pPr>
    </w:p>
    <w:p w:rsidR="003A012C" w:rsidRDefault="004C2E4A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U</w:t>
      </w:r>
      <w:r>
        <w:rPr>
          <w:rFonts w:ascii="Open Sans" w:eastAsia="Open Sans" w:hAnsi="Open Sans" w:cs="Open Sans"/>
          <w:position w:val="1"/>
        </w:rPr>
        <w:t>rb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n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k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by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x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ny</w:t>
      </w: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.</w:t>
      </w:r>
    </w:p>
    <w:p w:rsidR="003A012C" w:rsidRDefault="003A012C">
      <w:pPr>
        <w:spacing w:before="5" w:after="0" w:line="220" w:lineRule="exact"/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7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s</w:t>
      </w:r>
    </w:p>
    <w:p w:rsidR="003A012C" w:rsidRDefault="004C2E4A">
      <w:pPr>
        <w:spacing w:before="87" w:after="0" w:line="240" w:lineRule="auto"/>
        <w:ind w:left="115" w:right="35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2"/>
        </w:rPr>
        <w:t>D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-4"/>
        </w:rPr>
        <w:t>p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 a 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p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</w:t>
      </w:r>
      <w:ins w:id="2" w:author="Meital Waltman" w:date="2016-09-27T12:59:00Z">
        <w:r w:rsidR="00FF7280">
          <w:rPr>
            <w:rFonts w:ascii="Open Sans" w:eastAsia="Open Sans" w:hAnsi="Open Sans" w:cs="Open Sans"/>
          </w:rPr>
          <w:t>t</w:t>
        </w:r>
      </w:ins>
      <w:r>
        <w:rPr>
          <w:rFonts w:ascii="Open Sans" w:eastAsia="Open Sans" w:hAnsi="Open Sans" w:cs="Open Sans"/>
        </w:rPr>
        <w:t>:</w:t>
      </w:r>
    </w:p>
    <w:p w:rsidR="003A012C" w:rsidRDefault="003A012C">
      <w:pPr>
        <w:spacing w:before="2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857625" cy="828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4" w:after="0" w:line="150" w:lineRule="exact"/>
        <w:rPr>
          <w:sz w:val="15"/>
          <w:szCs w:val="15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:rsidR="003A012C" w:rsidRDefault="003A012C">
      <w:pPr>
        <w:spacing w:before="4" w:after="0" w:line="170" w:lineRule="exact"/>
        <w:rPr>
          <w:sz w:val="17"/>
          <w:szCs w:val="17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F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il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9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y</w:t>
      </w:r>
      <w:r>
        <w:rPr>
          <w:rFonts w:ascii="Open Sans" w:eastAsia="Open Sans" w:hAnsi="Open Sans" w:cs="Open Sans"/>
          <w:b/>
          <w:bCs/>
          <w:color w:val="4E80BD"/>
          <w:spacing w:val="1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Tr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A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:rsidR="003A012C" w:rsidRDefault="003A012C">
      <w:pPr>
        <w:spacing w:before="4" w:after="0" w:line="170" w:lineRule="exact"/>
        <w:rPr>
          <w:sz w:val="17"/>
          <w:szCs w:val="17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n</w:t>
      </w:r>
    </w:p>
    <w:p w:rsidR="003A012C" w:rsidRDefault="004C2E4A">
      <w:pPr>
        <w:spacing w:before="87" w:after="0" w:line="240" w:lineRule="auto"/>
        <w:ind w:left="115" w:right="22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6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 a 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p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gns.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re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:rsidR="003A012C" w:rsidRDefault="003A012C">
      <w:pPr>
        <w:spacing w:after="0"/>
        <w:sectPr w:rsidR="003A012C">
          <w:headerReference w:type="default" r:id="rId16"/>
          <w:footerReference w:type="default" r:id="rId17"/>
          <w:pgSz w:w="11920" w:h="16840"/>
          <w:pgMar w:top="1560" w:right="1260" w:bottom="280" w:left="1280" w:header="0" w:footer="0" w:gutter="0"/>
          <w:cols w:space="720"/>
        </w:sectPr>
      </w:pPr>
    </w:p>
    <w:p w:rsidR="003A012C" w:rsidRDefault="003A012C">
      <w:pPr>
        <w:spacing w:before="7" w:after="0" w:line="170" w:lineRule="exact"/>
        <w:rPr>
          <w:sz w:val="17"/>
          <w:szCs w:val="17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2809875" cy="1647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1" w:after="0" w:line="110" w:lineRule="exact"/>
        <w:rPr>
          <w:sz w:val="11"/>
          <w:szCs w:val="11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4C2E4A">
      <w:pPr>
        <w:spacing w:after="0" w:line="383" w:lineRule="exact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-2"/>
          <w:position w:val="1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position w:val="1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position w:val="1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position w:val="1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p</w:t>
      </w:r>
    </w:p>
    <w:p w:rsidR="003A012C" w:rsidRDefault="004C2E4A">
      <w:pPr>
        <w:spacing w:before="87" w:after="0" w:line="240" w:lineRule="auto"/>
        <w:ind w:left="115" w:right="23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5"/>
        </w:rPr>
        <w:t>u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spacing w:val="6"/>
        </w:rPr>
        <w:t>G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5"/>
        </w:rPr>
        <w:t>u</w:t>
      </w:r>
      <w:r>
        <w:rPr>
          <w:rFonts w:ascii="Open Sans" w:eastAsia="Open Sans" w:hAnsi="Open Sans" w:cs="Open Sans"/>
          <w:b/>
          <w:bCs/>
        </w:rPr>
        <w:t>p</w:t>
      </w:r>
      <w:r>
        <w:rPr>
          <w:rFonts w:ascii="Open Sans" w:eastAsia="Open Sans" w:hAnsi="Open Sans" w:cs="Open Sans"/>
          <w:b/>
          <w:bCs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 a 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p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gr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ups.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ne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:rsidR="003A012C" w:rsidRDefault="003A012C">
      <w:pPr>
        <w:spacing w:before="2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667125" cy="1276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3" w:after="0" w:line="180" w:lineRule="exact"/>
        <w:rPr>
          <w:sz w:val="18"/>
          <w:szCs w:val="18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-3"/>
        </w:rPr>
        <w:t>P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5"/>
        </w:rPr>
        <w:t>n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3"/>
        </w:rPr>
        <w:t xml:space="preserve"> 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</w:rPr>
        <w:t>o</w:t>
      </w:r>
      <w:r>
        <w:rPr>
          <w:rFonts w:ascii="Open Sans" w:eastAsia="Open Sans" w:hAnsi="Open Sans" w:cs="Open Sans"/>
          <w:b/>
          <w:bCs/>
          <w:spacing w:val="2"/>
        </w:rPr>
        <w:t xml:space="preserve"> </w:t>
      </w:r>
      <w:r>
        <w:rPr>
          <w:rFonts w:ascii="Open Sans" w:eastAsia="Open Sans" w:hAnsi="Open Sans" w:cs="Open Sans"/>
          <w:b/>
          <w:bCs/>
          <w:spacing w:val="5"/>
        </w:rPr>
        <w:t>n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:</w:t>
      </w:r>
    </w:p>
    <w:p w:rsidR="003A012C" w:rsidRDefault="003A012C">
      <w:pPr>
        <w:spacing w:before="5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1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spacing w:val="-4"/>
        </w:rPr>
        <w:t>A</w:t>
      </w:r>
      <w:r w:rsidR="004C2E4A">
        <w:rPr>
          <w:rFonts w:ascii="Open Sans" w:eastAsia="Open Sans" w:hAnsi="Open Sans" w:cs="Open Sans"/>
        </w:rPr>
        <w:t>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  <w:spacing w:val="1"/>
        </w:rPr>
        <w:t>f</w:t>
      </w:r>
      <w:r w:rsidR="004C2E4A">
        <w:rPr>
          <w:rFonts w:ascii="Open Sans" w:eastAsia="Open Sans" w:hAnsi="Open Sans" w:cs="Open Sans"/>
        </w:rPr>
        <w:t>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rn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2"/>
        </w:rPr>
        <w:t xml:space="preserve"> o</w:t>
      </w:r>
      <w:r w:rsidR="004C2E4A">
        <w:rPr>
          <w:rFonts w:ascii="Open Sans" w:eastAsia="Open Sans" w:hAnsi="Open Sans" w:cs="Open Sans"/>
        </w:rPr>
        <w:t>f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6"/>
        </w:rPr>
        <w:t>w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nd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w</w:t>
      </w:r>
      <w:r w:rsidR="004C2E4A">
        <w:rPr>
          <w:rFonts w:ascii="Open Sans" w:eastAsia="Open Sans" w:hAnsi="Open Sans" w:cs="Open Sans"/>
          <w:spacing w:val="-10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re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</w:rPr>
        <w:t xml:space="preserve">a </w:t>
      </w:r>
      <w:r w:rsidR="004C2E4A">
        <w:rPr>
          <w:rFonts w:ascii="Open Sans" w:eastAsia="Open Sans" w:hAnsi="Open Sans" w:cs="Open Sans"/>
          <w:spacing w:val="1"/>
        </w:rPr>
        <w:t>f</w:t>
      </w:r>
      <w:r w:rsidR="004C2E4A">
        <w:rPr>
          <w:rFonts w:ascii="Open Sans" w:eastAsia="Open Sans" w:hAnsi="Open Sans" w:cs="Open Sans"/>
          <w:spacing w:val="5"/>
        </w:rPr>
        <w:t>il</w:t>
      </w:r>
      <w:r w:rsidR="004C2E4A">
        <w:rPr>
          <w:rFonts w:ascii="Open Sans" w:eastAsia="Open Sans" w:hAnsi="Open Sans" w:cs="Open Sans"/>
          <w:spacing w:val="-3"/>
        </w:rPr>
        <w:t>te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nd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-5"/>
        </w:rPr>
        <w:t>(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d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ng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  <w:spacing w:val="-5"/>
        </w:rPr>
        <w:t>)</w:t>
      </w:r>
      <w:r w:rsidR="004C2E4A">
        <w:rPr>
          <w:rFonts w:ascii="Open Sans" w:eastAsia="Open Sans" w:hAnsi="Open Sans" w:cs="Open Sans"/>
        </w:rPr>
        <w:t>:</w:t>
      </w:r>
    </w:p>
    <w:p w:rsidR="003A012C" w:rsidRDefault="00B05FCA">
      <w:pPr>
        <w:spacing w:before="87" w:after="0" w:line="240" w:lineRule="auto"/>
        <w:ind w:left="4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2190750" cy="1085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8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spacing w:val="-4"/>
        </w:rPr>
        <w:t>A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rt</w:t>
      </w:r>
      <w:r w:rsidR="004C2E4A">
        <w:rPr>
          <w:rFonts w:ascii="Open Sans" w:eastAsia="Open Sans" w:hAnsi="Open Sans" w:cs="Open Sans"/>
          <w:spacing w:val="-3"/>
        </w:rPr>
        <w:t xml:space="preserve"> </w:t>
      </w:r>
      <w:r w:rsidR="004C2E4A">
        <w:rPr>
          <w:rFonts w:ascii="Open Sans" w:eastAsia="Open Sans" w:hAnsi="Open Sans" w:cs="Open Sans"/>
          <w:spacing w:val="1"/>
        </w:rPr>
        <w:t>f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m</w:t>
      </w:r>
      <w:r w:rsidR="004C2E4A">
        <w:rPr>
          <w:rFonts w:ascii="Open Sans" w:eastAsia="Open Sans" w:hAnsi="Open Sans" w:cs="Open Sans"/>
          <w:spacing w:val="7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te</w:t>
      </w:r>
      <w:r w:rsidR="004C2E4A">
        <w:rPr>
          <w:rFonts w:ascii="Open Sans" w:eastAsia="Open Sans" w:hAnsi="Open Sans" w:cs="Open Sans"/>
          <w:spacing w:val="5"/>
        </w:rPr>
        <w:t>lli</w:t>
      </w:r>
      <w:r w:rsidR="004C2E4A">
        <w:rPr>
          <w:rFonts w:ascii="Open Sans" w:eastAsia="Open Sans" w:hAnsi="Open Sans" w:cs="Open Sans"/>
        </w:rPr>
        <w:t>ng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6"/>
        </w:rPr>
        <w:t>y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u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  <w:spacing w:val="-6"/>
        </w:rPr>
        <w:t>w</w:t>
      </w:r>
      <w:r w:rsidR="004C2E4A">
        <w:rPr>
          <w:rFonts w:ascii="Open Sans" w:eastAsia="Open Sans" w:hAnsi="Open Sans" w:cs="Open Sans"/>
        </w:rPr>
        <w:t>h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t</w:t>
      </w:r>
      <w:r w:rsidR="004C2E4A">
        <w:rPr>
          <w:rFonts w:ascii="Open Sans" w:eastAsia="Open Sans" w:hAnsi="Open Sans" w:cs="Open Sans"/>
          <w:spacing w:val="-3"/>
        </w:rPr>
        <w:t xml:space="preserve"> </w:t>
      </w:r>
      <w:r w:rsidR="004C2E4A">
        <w:rPr>
          <w:rFonts w:ascii="Open Sans" w:eastAsia="Open Sans" w:hAnsi="Open Sans" w:cs="Open Sans"/>
          <w:spacing w:val="1"/>
        </w:rPr>
        <w:t>f</w:t>
      </w:r>
      <w:r w:rsidR="004C2E4A">
        <w:rPr>
          <w:rFonts w:ascii="Open Sans" w:eastAsia="Open Sans" w:hAnsi="Open Sans" w:cs="Open Sans"/>
          <w:spacing w:val="5"/>
        </w:rPr>
        <w:t>il</w:t>
      </w:r>
      <w:r w:rsidR="004C2E4A">
        <w:rPr>
          <w:rFonts w:ascii="Open Sans" w:eastAsia="Open Sans" w:hAnsi="Open Sans" w:cs="Open Sans"/>
          <w:spacing w:val="-3"/>
        </w:rPr>
        <w:t>te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5"/>
        </w:rPr>
        <w:t>(</w:t>
      </w:r>
      <w:r w:rsidR="004C2E4A">
        <w:rPr>
          <w:rFonts w:ascii="Open Sans" w:eastAsia="Open Sans" w:hAnsi="Open Sans" w:cs="Open Sans"/>
        </w:rPr>
        <w:t>s)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re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</w:rPr>
        <w:t>us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,</w:t>
      </w:r>
      <w:r w:rsidR="004C2E4A">
        <w:rPr>
          <w:rFonts w:ascii="Open Sans" w:eastAsia="Open Sans" w:hAnsi="Open Sans" w:cs="Open Sans"/>
          <w:spacing w:val="8"/>
        </w:rPr>
        <w:t xml:space="preserve"> </w:t>
      </w:r>
      <w:r w:rsidR="004C2E4A">
        <w:rPr>
          <w:rFonts w:ascii="Open Sans" w:eastAsia="Open Sans" w:hAnsi="Open Sans" w:cs="Open Sans"/>
          <w:spacing w:val="-6"/>
        </w:rPr>
        <w:t>y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u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5"/>
        </w:rPr>
        <w:t>li</w:t>
      </w:r>
      <w:r w:rsidR="004C2E4A">
        <w:rPr>
          <w:rFonts w:ascii="Open Sans" w:eastAsia="Open Sans" w:hAnsi="Open Sans" w:cs="Open Sans"/>
        </w:rPr>
        <w:t>ck</w:t>
      </w:r>
      <w:r w:rsidR="004C2E4A">
        <w:rPr>
          <w:rFonts w:ascii="Open Sans" w:eastAsia="Open Sans" w:hAnsi="Open Sans" w:cs="Open Sans"/>
          <w:spacing w:val="5"/>
        </w:rPr>
        <w:t xml:space="preserve"> i</w:t>
      </w:r>
      <w:r w:rsidR="004C2E4A">
        <w:rPr>
          <w:rFonts w:ascii="Open Sans" w:eastAsia="Open Sans" w:hAnsi="Open Sans" w:cs="Open Sans"/>
        </w:rPr>
        <w:t>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o</w:t>
      </w:r>
      <w:r w:rsidR="004C2E4A">
        <w:rPr>
          <w:rFonts w:ascii="Open Sans" w:eastAsia="Open Sans" w:hAnsi="Open Sans" w:cs="Open Sans"/>
          <w:spacing w:val="5"/>
        </w:rPr>
        <w:t xml:space="preserve"> 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nc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l</w:t>
      </w:r>
      <w:r w:rsidR="004C2E4A">
        <w:rPr>
          <w:rFonts w:ascii="Open Sans" w:eastAsia="Open Sans" w:hAnsi="Open Sans" w:cs="Open Sans"/>
          <w:spacing w:val="5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1"/>
        </w:rPr>
        <w:t>f</w:t>
      </w:r>
      <w:r w:rsidR="004C2E4A">
        <w:rPr>
          <w:rFonts w:ascii="Open Sans" w:eastAsia="Open Sans" w:hAnsi="Open Sans" w:cs="Open Sans"/>
          <w:spacing w:val="5"/>
        </w:rPr>
        <w:t>il</w:t>
      </w:r>
      <w:r w:rsidR="004C2E4A">
        <w:rPr>
          <w:rFonts w:ascii="Open Sans" w:eastAsia="Open Sans" w:hAnsi="Open Sans" w:cs="Open Sans"/>
          <w:spacing w:val="-3"/>
        </w:rPr>
        <w:t>te</w:t>
      </w:r>
      <w:r w:rsidR="004C2E4A">
        <w:rPr>
          <w:rFonts w:ascii="Open Sans" w:eastAsia="Open Sans" w:hAnsi="Open Sans" w:cs="Open Sans"/>
        </w:rPr>
        <w:t>r</w:t>
      </w:r>
    </w:p>
    <w:p w:rsidR="003A012C" w:rsidRDefault="00B05FCA">
      <w:pPr>
        <w:spacing w:before="75" w:after="0" w:line="240" w:lineRule="auto"/>
        <w:ind w:left="415" w:right="46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spacing w:val="6"/>
        </w:rPr>
        <w:t>F</w:t>
      </w:r>
      <w:r w:rsidR="004C2E4A">
        <w:rPr>
          <w:rFonts w:ascii="Open Sans" w:eastAsia="Open Sans" w:hAnsi="Open Sans" w:cs="Open Sans"/>
          <w:spacing w:val="5"/>
        </w:rPr>
        <w:t>il</w:t>
      </w:r>
      <w:r w:rsidR="004C2E4A">
        <w:rPr>
          <w:rFonts w:ascii="Open Sans" w:eastAsia="Open Sans" w:hAnsi="Open Sans" w:cs="Open Sans"/>
          <w:spacing w:val="-3"/>
        </w:rPr>
        <w:t>te</w:t>
      </w:r>
      <w:r w:rsidR="004C2E4A">
        <w:rPr>
          <w:rFonts w:ascii="Open Sans" w:eastAsia="Open Sans" w:hAnsi="Open Sans" w:cs="Open Sans"/>
        </w:rPr>
        <w:t>rs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re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cu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u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-5"/>
        </w:rPr>
        <w:t>v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:</w:t>
      </w:r>
      <w:r w:rsidR="004C2E4A">
        <w:rPr>
          <w:rFonts w:ascii="Open Sans" w:eastAsia="Open Sans" w:hAnsi="Open Sans" w:cs="Open Sans"/>
          <w:spacing w:val="-1"/>
        </w:rPr>
        <w:t xml:space="preserve"> I</w:t>
      </w:r>
      <w:r w:rsidR="004C2E4A">
        <w:rPr>
          <w:rFonts w:ascii="Open Sans" w:eastAsia="Open Sans" w:hAnsi="Open Sans" w:cs="Open Sans"/>
        </w:rPr>
        <w:t>f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6"/>
        </w:rPr>
        <w:t>y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u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oo</w:t>
      </w:r>
      <w:r w:rsidR="004C2E4A">
        <w:rPr>
          <w:rFonts w:ascii="Open Sans" w:eastAsia="Open Sans" w:hAnsi="Open Sans" w:cs="Open Sans"/>
        </w:rPr>
        <w:t>se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5"/>
        </w:rPr>
        <w:t>U</w:t>
      </w:r>
      <w:r w:rsidR="004C2E4A">
        <w:rPr>
          <w:rFonts w:ascii="Open Sans" w:eastAsia="Open Sans" w:hAnsi="Open Sans" w:cs="Open Sans"/>
        </w:rPr>
        <w:t>rb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5"/>
        </w:rPr>
        <w:t>v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h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</w:rPr>
        <w:t>e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-6"/>
        </w:rPr>
        <w:t>y</w:t>
      </w:r>
      <w:r w:rsidR="004C2E4A">
        <w:rPr>
          <w:rFonts w:ascii="Open Sans" w:eastAsia="Open Sans" w:hAnsi="Open Sans" w:cs="Open Sans"/>
        </w:rPr>
        <w:t>pe</w:t>
      </w:r>
      <w:r w:rsidR="004C2E4A">
        <w:rPr>
          <w:rFonts w:ascii="Open Sans" w:eastAsia="Open Sans" w:hAnsi="Open Sans" w:cs="Open Sans"/>
          <w:spacing w:val="-3"/>
        </w:rPr>
        <w:t xml:space="preserve"> 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 xml:space="preserve">nd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f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1"/>
        </w:rPr>
        <w:t>f</w:t>
      </w:r>
      <w:r w:rsidR="004C2E4A">
        <w:rPr>
          <w:rFonts w:ascii="Open Sans" w:eastAsia="Open Sans" w:hAnsi="Open Sans" w:cs="Open Sans"/>
          <w:spacing w:val="5"/>
        </w:rPr>
        <w:t>il</w:t>
      </w:r>
      <w:r w:rsidR="004C2E4A">
        <w:rPr>
          <w:rFonts w:ascii="Open Sans" w:eastAsia="Open Sans" w:hAnsi="Open Sans" w:cs="Open Sans"/>
          <w:spacing w:val="-3"/>
        </w:rPr>
        <w:t>te</w:t>
      </w:r>
      <w:r w:rsidR="004C2E4A">
        <w:rPr>
          <w:rFonts w:ascii="Open Sans" w:eastAsia="Open Sans" w:hAnsi="Open Sans" w:cs="Open Sans"/>
        </w:rPr>
        <w:t>rs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proofErr w:type="spellStart"/>
      <w:r w:rsidR="004C2E4A">
        <w:rPr>
          <w:rFonts w:ascii="Open Sans" w:eastAsia="Open Sans" w:hAnsi="Open Sans" w:cs="Open Sans"/>
          <w:spacing w:val="1"/>
        </w:rPr>
        <w:t>f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  <w:spacing w:val="4"/>
        </w:rPr>
        <w:t>l</w:t>
      </w:r>
      <w:proofErr w:type="spellEnd"/>
      <w:r w:rsidR="004C2E4A">
        <w:rPr>
          <w:rFonts w:ascii="Open Sans" w:eastAsia="Open Sans" w:hAnsi="Open Sans" w:cs="Open Sans"/>
        </w:rPr>
        <w:t xml:space="preserve">- 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  <w:spacing w:val="-6"/>
        </w:rPr>
        <w:t>w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ng,</w:t>
      </w:r>
      <w:r w:rsidR="004C2E4A">
        <w:rPr>
          <w:rFonts w:ascii="Open Sans" w:eastAsia="Open Sans" w:hAnsi="Open Sans" w:cs="Open Sans"/>
          <w:spacing w:val="4"/>
        </w:rPr>
        <w:t xml:space="preserve"> </w:t>
      </w:r>
      <w:r w:rsidR="004C2E4A">
        <w:rPr>
          <w:rFonts w:ascii="Open Sans" w:eastAsia="Open Sans" w:hAnsi="Open Sans" w:cs="Open Sans"/>
          <w:spacing w:val="1"/>
        </w:rPr>
        <w:t>f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  <w:spacing w:val="5"/>
        </w:rPr>
        <w:t>x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</w:rPr>
        <w:t>e</w:t>
      </w:r>
      <w:r w:rsidR="004C2E4A">
        <w:rPr>
          <w:rFonts w:ascii="Open Sans" w:eastAsia="Open Sans" w:hAnsi="Open Sans" w:cs="Open Sans"/>
          <w:spacing w:val="-4"/>
        </w:rPr>
        <w:t xml:space="preserve"> 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u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gr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up,</w:t>
      </w:r>
      <w:r w:rsidR="004C2E4A">
        <w:rPr>
          <w:rFonts w:ascii="Open Sans" w:eastAsia="Open Sans" w:hAnsi="Open Sans" w:cs="Open Sans"/>
          <w:spacing w:val="5"/>
        </w:rPr>
        <w:t xml:space="preserve"> </w:t>
      </w:r>
      <w:r w:rsidR="004C2E4A">
        <w:rPr>
          <w:rFonts w:ascii="Open Sans" w:eastAsia="Open Sans" w:hAnsi="Open Sans" w:cs="Open Sans"/>
          <w:spacing w:val="-6"/>
        </w:rPr>
        <w:t>y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u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  <w:spacing w:val="-6"/>
        </w:rPr>
        <w:t>w</w:t>
      </w:r>
      <w:r w:rsidR="004C2E4A">
        <w:rPr>
          <w:rFonts w:ascii="Open Sans" w:eastAsia="Open Sans" w:hAnsi="Open Sans" w:cs="Open Sans"/>
          <w:spacing w:val="5"/>
        </w:rPr>
        <w:t>il</w:t>
      </w:r>
      <w:r w:rsidR="004C2E4A">
        <w:rPr>
          <w:rFonts w:ascii="Open Sans" w:eastAsia="Open Sans" w:hAnsi="Open Sans" w:cs="Open Sans"/>
        </w:rPr>
        <w:t>l</w:t>
      </w:r>
      <w:r w:rsidR="004C2E4A">
        <w:rPr>
          <w:rFonts w:ascii="Open Sans" w:eastAsia="Open Sans" w:hAnsi="Open Sans" w:cs="Open Sans"/>
          <w:spacing w:val="4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</w:rPr>
        <w:t>y</w:t>
      </w:r>
      <w:r w:rsidR="004C2E4A">
        <w:rPr>
          <w:rFonts w:ascii="Open Sans" w:eastAsia="Open Sans" w:hAnsi="Open Sans" w:cs="Open Sans"/>
          <w:spacing w:val="-6"/>
        </w:rPr>
        <w:t xml:space="preserve"> 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e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5"/>
        </w:rPr>
        <w:t>U</w:t>
      </w:r>
      <w:r w:rsidR="004C2E4A">
        <w:rPr>
          <w:rFonts w:ascii="Open Sans" w:eastAsia="Open Sans" w:hAnsi="Open Sans" w:cs="Open Sans"/>
        </w:rPr>
        <w:t>rb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5"/>
        </w:rPr>
        <w:t>v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h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f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u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gr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 xml:space="preserve">ups </w:t>
      </w:r>
      <w:r w:rsidR="004C2E4A">
        <w:rPr>
          <w:rFonts w:ascii="Open Sans" w:eastAsia="Open Sans" w:hAnsi="Open Sans" w:cs="Open Sans"/>
          <w:spacing w:val="-5"/>
        </w:rPr>
        <w:t>(</w:t>
      </w:r>
      <w:r w:rsidR="004C2E4A">
        <w:rPr>
          <w:rFonts w:ascii="Open Sans" w:eastAsia="Open Sans" w:hAnsi="Open Sans" w:cs="Open Sans"/>
        </w:rPr>
        <w:t>s)</w:t>
      </w:r>
      <w:r w:rsidR="004C2E4A">
        <w:rPr>
          <w:rFonts w:ascii="Open Sans" w:eastAsia="Open Sans" w:hAnsi="Open Sans" w:cs="Open Sans"/>
          <w:spacing w:val="-3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n.</w:t>
      </w:r>
    </w:p>
    <w:p w:rsidR="003A012C" w:rsidRDefault="003A012C">
      <w:pPr>
        <w:spacing w:before="13" w:after="0" w:line="260" w:lineRule="exact"/>
        <w:rPr>
          <w:sz w:val="26"/>
          <w:szCs w:val="26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11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8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V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t</w:t>
      </w:r>
    </w:p>
    <w:p w:rsidR="003A012C" w:rsidRDefault="004C2E4A">
      <w:pPr>
        <w:spacing w:before="83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:rsidR="003A012C" w:rsidRDefault="003A012C">
      <w:pPr>
        <w:spacing w:after="0"/>
        <w:sectPr w:rsidR="003A012C">
          <w:headerReference w:type="default" r:id="rId22"/>
          <w:footerReference w:type="default" r:id="rId23"/>
          <w:pgSz w:w="11920" w:h="16840"/>
          <w:pgMar w:top="1560" w:right="1340" w:bottom="280" w:left="1280" w:header="0" w:footer="0" w:gutter="0"/>
          <w:cols w:space="720"/>
        </w:sectPr>
      </w:pPr>
    </w:p>
    <w:p w:rsidR="003A012C" w:rsidRDefault="003A012C">
      <w:pPr>
        <w:spacing w:before="7" w:after="0" w:line="170" w:lineRule="exact"/>
        <w:rPr>
          <w:sz w:val="17"/>
          <w:szCs w:val="17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800475" cy="2857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6" w:after="0" w:line="180" w:lineRule="exact"/>
        <w:rPr>
          <w:sz w:val="18"/>
          <w:szCs w:val="18"/>
        </w:rPr>
      </w:pPr>
    </w:p>
    <w:p w:rsidR="003A012C" w:rsidRDefault="004C2E4A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ki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  <w:position w:val="1"/>
        </w:rPr>
        <w:t>So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r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>t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spacing w:val="2"/>
          <w:position w:val="1"/>
        </w:rPr>
        <w:t>B</w:t>
      </w:r>
      <w:r>
        <w:rPr>
          <w:rFonts w:ascii="Open Sans" w:eastAsia="Open Sans" w:hAnsi="Open Sans" w:cs="Open Sans"/>
          <w:b/>
          <w:bCs/>
          <w:position w:val="1"/>
        </w:rPr>
        <w:t>y</w:t>
      </w:r>
      <w:proofErr w:type="gramEnd"/>
      <w:r>
        <w:rPr>
          <w:rFonts w:ascii="Open Sans" w:eastAsia="Open Sans" w:hAnsi="Open Sans" w:cs="Open Sans"/>
          <w:b/>
          <w:bCs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bu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ns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ll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:</w:t>
      </w:r>
    </w:p>
    <w:p w:rsidR="003A012C" w:rsidRDefault="003A012C">
      <w:pPr>
        <w:spacing w:before="2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1876425" cy="2857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4" w:after="0" w:line="150" w:lineRule="exact"/>
        <w:rPr>
          <w:sz w:val="15"/>
          <w:szCs w:val="15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5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D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4"/>
        </w:rPr>
        <w:t>s</w:t>
      </w:r>
      <w:r>
        <w:rPr>
          <w:rFonts w:ascii="Open Sans" w:eastAsia="Open Sans" w:hAnsi="Open Sans" w:cs="Open Sans"/>
          <w:i/>
          <w:spacing w:val="-7"/>
        </w:rPr>
        <w:t>p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</w:rPr>
        <w:t>y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  <w:spacing w:val="-4"/>
        </w:rPr>
        <w:t>s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t</w:t>
      </w:r>
      <w:r>
        <w:rPr>
          <w:rFonts w:ascii="Open Sans" w:eastAsia="Open Sans" w:hAnsi="Open Sans" w:cs="Open Sans"/>
          <w:i/>
          <w:spacing w:val="5"/>
        </w:rPr>
        <w:t xml:space="preserve"> 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-7"/>
        </w:rPr>
        <w:t>p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s</w:t>
      </w:r>
    </w:p>
    <w:p w:rsidR="003A012C" w:rsidRDefault="003A012C">
      <w:pPr>
        <w:spacing w:before="4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b/>
          <w:bCs/>
          <w:spacing w:val="-1"/>
        </w:rPr>
        <w:t>S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  <w:spacing w:val="-4"/>
        </w:rPr>
        <w:t>g</w:t>
      </w:r>
      <w:r w:rsidR="004C2E4A">
        <w:rPr>
          <w:rFonts w:ascii="Open Sans" w:eastAsia="Open Sans" w:hAnsi="Open Sans" w:cs="Open Sans"/>
          <w:b/>
          <w:bCs/>
        </w:rPr>
        <w:t>n</w:t>
      </w:r>
      <w:r w:rsidR="004C2E4A">
        <w:rPr>
          <w:rFonts w:ascii="Open Sans" w:eastAsia="Open Sans" w:hAnsi="Open Sans" w:cs="Open Sans"/>
          <w:b/>
          <w:bCs/>
          <w:spacing w:val="6"/>
        </w:rPr>
        <w:t xml:space="preserve"> </w:t>
      </w:r>
      <w:r w:rsidR="004C2E4A">
        <w:rPr>
          <w:rFonts w:ascii="Open Sans" w:eastAsia="Open Sans" w:hAnsi="Open Sans" w:cs="Open Sans"/>
        </w:rPr>
        <w:t>–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1"/>
        </w:rPr>
        <w:t>S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by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gn nu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b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r</w:t>
      </w:r>
    </w:p>
    <w:p w:rsidR="003A012C" w:rsidRDefault="00B05FCA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b/>
          <w:bCs/>
          <w:spacing w:val="-1"/>
        </w:rPr>
        <w:t>S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  <w:spacing w:val="-4"/>
        </w:rPr>
        <w:t>g</w:t>
      </w:r>
      <w:r w:rsidR="004C2E4A">
        <w:rPr>
          <w:rFonts w:ascii="Open Sans" w:eastAsia="Open Sans" w:hAnsi="Open Sans" w:cs="Open Sans"/>
          <w:b/>
          <w:bCs/>
        </w:rPr>
        <w:t>n</w:t>
      </w:r>
      <w:r w:rsidR="004C2E4A">
        <w:rPr>
          <w:rFonts w:ascii="Open Sans" w:eastAsia="Open Sans" w:hAnsi="Open Sans" w:cs="Open Sans"/>
          <w:b/>
          <w:bCs/>
          <w:spacing w:val="6"/>
        </w:rPr>
        <w:t xml:space="preserve"> </w:t>
      </w:r>
      <w:r w:rsidR="004C2E4A">
        <w:rPr>
          <w:rFonts w:ascii="Open Sans" w:eastAsia="Open Sans" w:hAnsi="Open Sans" w:cs="Open Sans"/>
          <w:b/>
          <w:bCs/>
        </w:rPr>
        <w:t>&amp;</w:t>
      </w:r>
      <w:r w:rsidR="004C2E4A">
        <w:rPr>
          <w:rFonts w:ascii="Open Sans" w:eastAsia="Open Sans" w:hAnsi="Open Sans" w:cs="Open Sans"/>
          <w:b/>
          <w:bCs/>
          <w:spacing w:val="3"/>
        </w:rPr>
        <w:t xml:space="preserve"> </w:t>
      </w:r>
      <w:r w:rsidR="004C2E4A">
        <w:rPr>
          <w:rFonts w:ascii="Open Sans" w:eastAsia="Open Sans" w:hAnsi="Open Sans" w:cs="Open Sans"/>
          <w:b/>
          <w:bCs/>
          <w:spacing w:val="2"/>
        </w:rPr>
        <w:t>D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</w:rPr>
        <w:t>r</w:t>
      </w:r>
      <w:r w:rsidR="004C2E4A">
        <w:rPr>
          <w:rFonts w:ascii="Open Sans" w:eastAsia="Open Sans" w:hAnsi="Open Sans" w:cs="Open Sans"/>
          <w:b/>
          <w:bCs/>
          <w:spacing w:val="8"/>
        </w:rPr>
        <w:t xml:space="preserve"> </w:t>
      </w:r>
      <w:r w:rsidR="004C2E4A">
        <w:rPr>
          <w:rFonts w:ascii="Open Sans" w:eastAsia="Open Sans" w:hAnsi="Open Sans" w:cs="Open Sans"/>
        </w:rPr>
        <w:t>–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1"/>
        </w:rPr>
        <w:t>S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by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</w:rPr>
        <w:t>a c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b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f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gn nu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b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nd d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n.</w:t>
      </w:r>
    </w:p>
    <w:p w:rsidR="003A012C" w:rsidRDefault="00B05FCA">
      <w:pPr>
        <w:spacing w:before="75" w:after="0" w:line="240" w:lineRule="auto"/>
        <w:ind w:left="415" w:right="66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b/>
          <w:bCs/>
          <w:spacing w:val="-1"/>
        </w:rPr>
        <w:t>S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  <w:spacing w:val="-4"/>
        </w:rPr>
        <w:t>g</w:t>
      </w:r>
      <w:r w:rsidR="004C2E4A">
        <w:rPr>
          <w:rFonts w:ascii="Open Sans" w:eastAsia="Open Sans" w:hAnsi="Open Sans" w:cs="Open Sans"/>
          <w:b/>
          <w:bCs/>
          <w:spacing w:val="5"/>
        </w:rPr>
        <w:t>n</w:t>
      </w:r>
      <w:r w:rsidR="004C2E4A">
        <w:rPr>
          <w:rFonts w:ascii="Open Sans" w:eastAsia="Open Sans" w:hAnsi="Open Sans" w:cs="Open Sans"/>
          <w:b/>
          <w:bCs/>
        </w:rPr>
        <w:t>,</w:t>
      </w:r>
      <w:r w:rsidR="004C2E4A">
        <w:rPr>
          <w:rFonts w:ascii="Open Sans" w:eastAsia="Open Sans" w:hAnsi="Open Sans" w:cs="Open Sans"/>
          <w:b/>
          <w:bCs/>
          <w:spacing w:val="-3"/>
        </w:rPr>
        <w:t xml:space="preserve"> </w:t>
      </w:r>
      <w:r w:rsidR="004C2E4A">
        <w:rPr>
          <w:rFonts w:ascii="Open Sans" w:eastAsia="Open Sans" w:hAnsi="Open Sans" w:cs="Open Sans"/>
          <w:b/>
          <w:bCs/>
          <w:spacing w:val="2"/>
        </w:rPr>
        <w:t>D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</w:rPr>
        <w:t>r</w:t>
      </w:r>
      <w:r w:rsidR="004C2E4A">
        <w:rPr>
          <w:rFonts w:ascii="Open Sans" w:eastAsia="Open Sans" w:hAnsi="Open Sans" w:cs="Open Sans"/>
          <w:b/>
          <w:bCs/>
          <w:spacing w:val="8"/>
        </w:rPr>
        <w:t xml:space="preserve"> </w:t>
      </w:r>
      <w:r w:rsidR="004C2E4A">
        <w:rPr>
          <w:rFonts w:ascii="Open Sans" w:eastAsia="Open Sans" w:hAnsi="Open Sans" w:cs="Open Sans"/>
          <w:b/>
          <w:bCs/>
        </w:rPr>
        <w:t>&amp;</w:t>
      </w:r>
      <w:r w:rsidR="004C2E4A">
        <w:rPr>
          <w:rFonts w:ascii="Open Sans" w:eastAsia="Open Sans" w:hAnsi="Open Sans" w:cs="Open Sans"/>
          <w:b/>
          <w:bCs/>
          <w:spacing w:val="3"/>
        </w:rPr>
        <w:t xml:space="preserve"> </w:t>
      </w:r>
      <w:r w:rsidR="004C2E4A">
        <w:rPr>
          <w:rFonts w:ascii="Open Sans" w:eastAsia="Open Sans" w:hAnsi="Open Sans" w:cs="Open Sans"/>
          <w:b/>
          <w:bCs/>
          <w:spacing w:val="-2"/>
        </w:rPr>
        <w:t>A</w:t>
      </w:r>
      <w:r w:rsidR="004C2E4A">
        <w:rPr>
          <w:rFonts w:ascii="Open Sans" w:eastAsia="Open Sans" w:hAnsi="Open Sans" w:cs="Open Sans"/>
          <w:b/>
          <w:bCs/>
          <w:spacing w:val="-7"/>
        </w:rPr>
        <w:t>l</w:t>
      </w:r>
      <w:r w:rsidR="004C2E4A">
        <w:rPr>
          <w:rFonts w:ascii="Open Sans" w:eastAsia="Open Sans" w:hAnsi="Open Sans" w:cs="Open Sans"/>
          <w:b/>
          <w:bCs/>
        </w:rPr>
        <w:t>t</w:t>
      </w:r>
      <w:r w:rsidR="004C2E4A">
        <w:rPr>
          <w:rFonts w:ascii="Open Sans" w:eastAsia="Open Sans" w:hAnsi="Open Sans" w:cs="Open Sans"/>
          <w:b/>
          <w:bCs/>
          <w:spacing w:val="-4"/>
        </w:rPr>
        <w:t xml:space="preserve"> </w:t>
      </w:r>
      <w:r w:rsidR="004C2E4A">
        <w:rPr>
          <w:rFonts w:ascii="Open Sans" w:eastAsia="Open Sans" w:hAnsi="Open Sans" w:cs="Open Sans"/>
        </w:rPr>
        <w:t>–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1"/>
        </w:rPr>
        <w:t>S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by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</w:rPr>
        <w:t>a c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b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f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gn nu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b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nd d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 xml:space="preserve">nd </w:t>
      </w:r>
      <w:r w:rsidR="004C2E4A">
        <w:rPr>
          <w:rFonts w:ascii="Open Sans" w:eastAsia="Open Sans" w:hAnsi="Open Sans" w:cs="Open Sans"/>
          <w:spacing w:val="-4"/>
        </w:rPr>
        <w:t>A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  <w:spacing w:val="-3"/>
        </w:rPr>
        <w:t>te</w:t>
      </w:r>
      <w:r w:rsidR="004C2E4A">
        <w:rPr>
          <w:rFonts w:ascii="Open Sans" w:eastAsia="Open Sans" w:hAnsi="Open Sans" w:cs="Open Sans"/>
        </w:rPr>
        <w:t>rn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-5"/>
        </w:rPr>
        <w:t>v</w:t>
      </w:r>
      <w:r w:rsidR="004C2E4A">
        <w:rPr>
          <w:rFonts w:ascii="Open Sans" w:eastAsia="Open Sans" w:hAnsi="Open Sans" w:cs="Open Sans"/>
        </w:rPr>
        <w:t>e</w:t>
      </w:r>
    </w:p>
    <w:p w:rsidR="003A012C" w:rsidRDefault="00B05FCA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b/>
          <w:bCs/>
          <w:spacing w:val="5"/>
        </w:rPr>
        <w:t>Or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  <w:spacing w:val="-4"/>
        </w:rPr>
        <w:t>g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</w:rPr>
        <w:t>n</w:t>
      </w:r>
      <w:r w:rsidR="004C2E4A">
        <w:rPr>
          <w:rFonts w:ascii="Open Sans" w:eastAsia="Open Sans" w:hAnsi="Open Sans" w:cs="Open Sans"/>
          <w:b/>
          <w:bCs/>
          <w:spacing w:val="5"/>
        </w:rPr>
        <w:t xml:space="preserve"> </w:t>
      </w:r>
      <w:r w:rsidR="004C2E4A">
        <w:rPr>
          <w:rFonts w:ascii="Open Sans" w:eastAsia="Open Sans" w:hAnsi="Open Sans" w:cs="Open Sans"/>
        </w:rPr>
        <w:t>–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1"/>
        </w:rPr>
        <w:t>S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by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g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p</w:t>
      </w:r>
    </w:p>
    <w:p w:rsidR="003A012C" w:rsidRDefault="00B05FCA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b/>
          <w:bCs/>
          <w:spacing w:val="2"/>
        </w:rPr>
        <w:t>D</w:t>
      </w:r>
      <w:r w:rsidR="004C2E4A">
        <w:rPr>
          <w:rFonts w:ascii="Open Sans" w:eastAsia="Open Sans" w:hAnsi="Open Sans" w:cs="Open Sans"/>
          <w:b/>
          <w:bCs/>
          <w:spacing w:val="5"/>
        </w:rPr>
        <w:t>e</w:t>
      </w:r>
      <w:r w:rsidR="004C2E4A">
        <w:rPr>
          <w:rFonts w:ascii="Open Sans" w:eastAsia="Open Sans" w:hAnsi="Open Sans" w:cs="Open Sans"/>
          <w:b/>
          <w:bCs/>
          <w:spacing w:val="-4"/>
        </w:rPr>
        <w:t>s</w:t>
      </w:r>
      <w:r w:rsidR="004C2E4A">
        <w:rPr>
          <w:rFonts w:ascii="Open Sans" w:eastAsia="Open Sans" w:hAnsi="Open Sans" w:cs="Open Sans"/>
          <w:b/>
          <w:bCs/>
          <w:spacing w:val="-5"/>
        </w:rPr>
        <w:t>t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  <w:spacing w:val="5"/>
        </w:rPr>
        <w:t>n</w:t>
      </w:r>
      <w:r w:rsidR="004C2E4A">
        <w:rPr>
          <w:rFonts w:ascii="Open Sans" w:eastAsia="Open Sans" w:hAnsi="Open Sans" w:cs="Open Sans"/>
          <w:b/>
          <w:bCs/>
          <w:spacing w:val="2"/>
        </w:rPr>
        <w:t>a</w:t>
      </w:r>
      <w:r w:rsidR="004C2E4A">
        <w:rPr>
          <w:rFonts w:ascii="Open Sans" w:eastAsia="Open Sans" w:hAnsi="Open Sans" w:cs="Open Sans"/>
          <w:b/>
          <w:bCs/>
          <w:spacing w:val="-5"/>
        </w:rPr>
        <w:t>t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  <w:spacing w:val="-1"/>
        </w:rPr>
        <w:t>o</w:t>
      </w:r>
      <w:r w:rsidR="004C2E4A">
        <w:rPr>
          <w:rFonts w:ascii="Open Sans" w:eastAsia="Open Sans" w:hAnsi="Open Sans" w:cs="Open Sans"/>
          <w:b/>
          <w:bCs/>
        </w:rPr>
        <w:t>n</w:t>
      </w:r>
      <w:r w:rsidR="004C2E4A">
        <w:rPr>
          <w:rFonts w:ascii="Open Sans" w:eastAsia="Open Sans" w:hAnsi="Open Sans" w:cs="Open Sans"/>
          <w:b/>
          <w:bCs/>
          <w:spacing w:val="7"/>
        </w:rPr>
        <w:t xml:space="preserve"> </w:t>
      </w:r>
      <w:r w:rsidR="004C2E4A">
        <w:rPr>
          <w:rFonts w:ascii="Open Sans" w:eastAsia="Open Sans" w:hAnsi="Open Sans" w:cs="Open Sans"/>
        </w:rPr>
        <w:t>–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1"/>
        </w:rPr>
        <w:t>S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by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</w:rPr>
        <w:t>d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p</w:t>
      </w:r>
    </w:p>
    <w:p w:rsidR="003A012C" w:rsidRDefault="00B05FCA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b/>
          <w:bCs/>
          <w:spacing w:val="5"/>
        </w:rPr>
        <w:t>Or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  <w:spacing w:val="-4"/>
        </w:rPr>
        <w:t>g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</w:rPr>
        <w:t>n</w:t>
      </w:r>
      <w:r w:rsidR="004C2E4A">
        <w:rPr>
          <w:rFonts w:ascii="Open Sans" w:eastAsia="Open Sans" w:hAnsi="Open Sans" w:cs="Open Sans"/>
          <w:b/>
          <w:bCs/>
          <w:spacing w:val="5"/>
        </w:rPr>
        <w:t xml:space="preserve"> </w:t>
      </w:r>
      <w:r w:rsidR="004C2E4A">
        <w:rPr>
          <w:rFonts w:ascii="Open Sans" w:eastAsia="Open Sans" w:hAnsi="Open Sans" w:cs="Open Sans"/>
          <w:b/>
          <w:bCs/>
        </w:rPr>
        <w:t>&amp;</w:t>
      </w:r>
      <w:r w:rsidR="004C2E4A">
        <w:rPr>
          <w:rFonts w:ascii="Open Sans" w:eastAsia="Open Sans" w:hAnsi="Open Sans" w:cs="Open Sans"/>
          <w:b/>
          <w:bCs/>
          <w:spacing w:val="3"/>
        </w:rPr>
        <w:t xml:space="preserve"> </w:t>
      </w:r>
      <w:proofErr w:type="spellStart"/>
      <w:r w:rsidR="004C2E4A">
        <w:rPr>
          <w:rFonts w:ascii="Open Sans" w:eastAsia="Open Sans" w:hAnsi="Open Sans" w:cs="Open Sans"/>
          <w:b/>
          <w:bCs/>
          <w:spacing w:val="2"/>
        </w:rPr>
        <w:t>D</w:t>
      </w:r>
      <w:r w:rsidR="004C2E4A">
        <w:rPr>
          <w:rFonts w:ascii="Open Sans" w:eastAsia="Open Sans" w:hAnsi="Open Sans" w:cs="Open Sans"/>
          <w:b/>
          <w:bCs/>
          <w:spacing w:val="5"/>
        </w:rPr>
        <w:t>e</w:t>
      </w:r>
      <w:r w:rsidR="004C2E4A">
        <w:rPr>
          <w:rFonts w:ascii="Open Sans" w:eastAsia="Open Sans" w:hAnsi="Open Sans" w:cs="Open Sans"/>
          <w:b/>
          <w:bCs/>
          <w:spacing w:val="-4"/>
        </w:rPr>
        <w:t>s</w:t>
      </w:r>
      <w:r w:rsidR="004C2E4A">
        <w:rPr>
          <w:rFonts w:ascii="Open Sans" w:eastAsia="Open Sans" w:hAnsi="Open Sans" w:cs="Open Sans"/>
          <w:b/>
          <w:bCs/>
        </w:rPr>
        <w:t>t</w:t>
      </w:r>
      <w:proofErr w:type="spellEnd"/>
      <w:r w:rsidR="004C2E4A">
        <w:rPr>
          <w:rFonts w:ascii="Open Sans" w:eastAsia="Open Sans" w:hAnsi="Open Sans" w:cs="Open Sans"/>
          <w:b/>
          <w:bCs/>
          <w:spacing w:val="-4"/>
        </w:rPr>
        <w:t xml:space="preserve"> </w:t>
      </w:r>
      <w:r w:rsidR="004C2E4A">
        <w:rPr>
          <w:rFonts w:ascii="Open Sans" w:eastAsia="Open Sans" w:hAnsi="Open Sans" w:cs="Open Sans"/>
        </w:rPr>
        <w:t>–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1"/>
        </w:rPr>
        <w:t>S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by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</w:rPr>
        <w:t>a c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b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f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g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nd d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p</w:t>
      </w:r>
    </w:p>
    <w:p w:rsidR="003A012C" w:rsidRDefault="003A012C">
      <w:pPr>
        <w:spacing w:after="0"/>
        <w:sectPr w:rsidR="003A012C">
          <w:headerReference w:type="default" r:id="rId26"/>
          <w:footerReference w:type="default" r:id="rId27"/>
          <w:pgSz w:w="11920" w:h="16840"/>
          <w:pgMar w:top="1560" w:right="1440" w:bottom="280" w:left="1280" w:header="0" w:footer="0" w:gutter="0"/>
          <w:cols w:space="720"/>
        </w:sectPr>
      </w:pPr>
    </w:p>
    <w:p w:rsidR="003A012C" w:rsidRDefault="003A012C">
      <w:pPr>
        <w:spacing w:before="8" w:after="0" w:line="160" w:lineRule="exact"/>
        <w:rPr>
          <w:sz w:val="16"/>
          <w:szCs w:val="16"/>
        </w:rPr>
      </w:pPr>
    </w:p>
    <w:p w:rsidR="003A012C" w:rsidRDefault="00B05FCA">
      <w:pPr>
        <w:spacing w:after="0" w:line="297" w:lineRule="exact"/>
        <w:ind w:left="47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72390</wp:posOffset>
            </wp:positionV>
            <wp:extent cx="57150" cy="571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b/>
          <w:bCs/>
          <w:spacing w:val="-1"/>
          <w:position w:val="1"/>
        </w:rPr>
        <w:t>S</w:t>
      </w:r>
      <w:r w:rsidR="004C2E4A">
        <w:rPr>
          <w:rFonts w:ascii="Open Sans" w:eastAsia="Open Sans" w:hAnsi="Open Sans" w:cs="Open Sans"/>
          <w:b/>
          <w:bCs/>
          <w:spacing w:val="-5"/>
          <w:position w:val="1"/>
        </w:rPr>
        <w:t>t</w:t>
      </w:r>
      <w:r w:rsidR="004C2E4A">
        <w:rPr>
          <w:rFonts w:ascii="Open Sans" w:eastAsia="Open Sans" w:hAnsi="Open Sans" w:cs="Open Sans"/>
          <w:b/>
          <w:bCs/>
          <w:spacing w:val="2"/>
          <w:position w:val="1"/>
        </w:rPr>
        <w:t>a</w:t>
      </w:r>
      <w:r w:rsidR="004C2E4A">
        <w:rPr>
          <w:rFonts w:ascii="Open Sans" w:eastAsia="Open Sans" w:hAnsi="Open Sans" w:cs="Open Sans"/>
          <w:b/>
          <w:bCs/>
          <w:spacing w:val="5"/>
          <w:position w:val="1"/>
        </w:rPr>
        <w:t>r</w:t>
      </w:r>
      <w:r w:rsidR="004C2E4A">
        <w:rPr>
          <w:rFonts w:ascii="Open Sans" w:eastAsia="Open Sans" w:hAnsi="Open Sans" w:cs="Open Sans"/>
          <w:b/>
          <w:bCs/>
          <w:spacing w:val="-5"/>
          <w:position w:val="1"/>
        </w:rPr>
        <w:t>t</w:t>
      </w:r>
      <w:r w:rsidR="004C2E4A">
        <w:rPr>
          <w:rFonts w:ascii="Open Sans" w:eastAsia="Open Sans" w:hAnsi="Open Sans" w:cs="Open Sans"/>
          <w:b/>
          <w:bCs/>
          <w:position w:val="1"/>
        </w:rPr>
        <w:t>s</w:t>
      </w:r>
      <w:r w:rsidR="004C2E4A">
        <w:rPr>
          <w:rFonts w:ascii="Open Sans" w:eastAsia="Open Sans" w:hAnsi="Open Sans" w:cs="Open Sans"/>
          <w:b/>
          <w:bCs/>
          <w:spacing w:val="-3"/>
          <w:position w:val="1"/>
        </w:rPr>
        <w:t xml:space="preserve"> </w:t>
      </w:r>
      <w:r w:rsidR="004C2E4A">
        <w:rPr>
          <w:rFonts w:ascii="Open Sans" w:eastAsia="Open Sans" w:hAnsi="Open Sans" w:cs="Open Sans"/>
          <w:b/>
          <w:bCs/>
          <w:spacing w:val="2"/>
          <w:position w:val="1"/>
        </w:rPr>
        <w:t>a</w:t>
      </w:r>
      <w:r w:rsidR="004C2E4A">
        <w:rPr>
          <w:rFonts w:ascii="Open Sans" w:eastAsia="Open Sans" w:hAnsi="Open Sans" w:cs="Open Sans"/>
          <w:b/>
          <w:bCs/>
          <w:position w:val="1"/>
        </w:rPr>
        <w:t>t</w:t>
      </w:r>
      <w:r w:rsidR="004C2E4A">
        <w:rPr>
          <w:rFonts w:ascii="Open Sans" w:eastAsia="Open Sans" w:hAnsi="Open Sans" w:cs="Open Sans"/>
          <w:b/>
          <w:bCs/>
          <w:spacing w:val="-3"/>
          <w:position w:val="1"/>
        </w:rPr>
        <w:t xml:space="preserve"> </w:t>
      </w:r>
      <w:proofErr w:type="spellStart"/>
      <w:r w:rsidR="004C2E4A">
        <w:rPr>
          <w:rFonts w:ascii="Open Sans" w:eastAsia="Open Sans" w:hAnsi="Open Sans" w:cs="Open Sans"/>
          <w:b/>
          <w:bCs/>
          <w:spacing w:val="2"/>
          <w:position w:val="1"/>
        </w:rPr>
        <w:t>D</w:t>
      </w:r>
      <w:r w:rsidR="004C2E4A"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 w:rsidR="004C2E4A">
        <w:rPr>
          <w:rFonts w:ascii="Open Sans" w:eastAsia="Open Sans" w:hAnsi="Open Sans" w:cs="Open Sans"/>
          <w:b/>
          <w:bCs/>
          <w:spacing w:val="-4"/>
          <w:position w:val="1"/>
        </w:rPr>
        <w:t>s</w:t>
      </w:r>
      <w:r w:rsidR="004C2E4A">
        <w:rPr>
          <w:rFonts w:ascii="Open Sans" w:eastAsia="Open Sans" w:hAnsi="Open Sans" w:cs="Open Sans"/>
          <w:b/>
          <w:bCs/>
          <w:position w:val="1"/>
        </w:rPr>
        <w:t>t</w:t>
      </w:r>
      <w:proofErr w:type="spellEnd"/>
      <w:r w:rsidR="004C2E4A">
        <w:rPr>
          <w:rFonts w:ascii="Open Sans" w:eastAsia="Open Sans" w:hAnsi="Open Sans" w:cs="Open Sans"/>
          <w:b/>
          <w:bCs/>
          <w:spacing w:val="-4"/>
          <w:position w:val="1"/>
        </w:rPr>
        <w:t xml:space="preserve"> </w:t>
      </w:r>
      <w:r w:rsidR="004C2E4A">
        <w:rPr>
          <w:rFonts w:ascii="Open Sans" w:eastAsia="Open Sans" w:hAnsi="Open Sans" w:cs="Open Sans"/>
          <w:position w:val="1"/>
        </w:rPr>
        <w:t>-</w:t>
      </w:r>
      <w:r w:rsidR="004C2E4A">
        <w:rPr>
          <w:rFonts w:ascii="Open Sans" w:eastAsia="Open Sans" w:hAnsi="Open Sans" w:cs="Open Sans"/>
          <w:spacing w:val="6"/>
          <w:position w:val="1"/>
        </w:rPr>
        <w:t xml:space="preserve"> </w:t>
      </w:r>
      <w:r w:rsidR="004C2E4A">
        <w:rPr>
          <w:rFonts w:ascii="Open Sans" w:eastAsia="Open Sans" w:hAnsi="Open Sans" w:cs="Open Sans"/>
          <w:spacing w:val="-1"/>
          <w:position w:val="1"/>
        </w:rPr>
        <w:t>S</w:t>
      </w:r>
      <w:r w:rsidR="004C2E4A">
        <w:rPr>
          <w:rFonts w:ascii="Open Sans" w:eastAsia="Open Sans" w:hAnsi="Open Sans" w:cs="Open Sans"/>
          <w:spacing w:val="2"/>
          <w:position w:val="1"/>
        </w:rPr>
        <w:t>o</w:t>
      </w:r>
      <w:r w:rsidR="004C2E4A">
        <w:rPr>
          <w:rFonts w:ascii="Open Sans" w:eastAsia="Open Sans" w:hAnsi="Open Sans" w:cs="Open Sans"/>
          <w:position w:val="1"/>
        </w:rPr>
        <w:t>r</w:t>
      </w:r>
      <w:r w:rsidR="004C2E4A">
        <w:rPr>
          <w:rFonts w:ascii="Open Sans" w:eastAsia="Open Sans" w:hAnsi="Open Sans" w:cs="Open Sans"/>
          <w:spacing w:val="-3"/>
          <w:position w:val="1"/>
        </w:rPr>
        <w:t>te</w:t>
      </w:r>
      <w:r w:rsidR="004C2E4A">
        <w:rPr>
          <w:rFonts w:ascii="Open Sans" w:eastAsia="Open Sans" w:hAnsi="Open Sans" w:cs="Open Sans"/>
          <w:position w:val="1"/>
        </w:rPr>
        <w:t xml:space="preserve">d 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position w:val="1"/>
        </w:rPr>
        <w:t>r</w:t>
      </w:r>
      <w:r w:rsidR="004C2E4A">
        <w:rPr>
          <w:rFonts w:ascii="Open Sans" w:eastAsia="Open Sans" w:hAnsi="Open Sans" w:cs="Open Sans"/>
          <w:spacing w:val="5"/>
          <w:position w:val="1"/>
        </w:rPr>
        <w:t>i</w:t>
      </w:r>
      <w:r w:rsidR="004C2E4A">
        <w:rPr>
          <w:rFonts w:ascii="Open Sans" w:eastAsia="Open Sans" w:hAnsi="Open Sans" w:cs="Open Sans"/>
          <w:position w:val="1"/>
        </w:rPr>
        <w:t>ps</w:t>
      </w:r>
      <w:r w:rsidR="004C2E4A">
        <w:rPr>
          <w:rFonts w:ascii="Open Sans" w:eastAsia="Open Sans" w:hAnsi="Open Sans" w:cs="Open Sans"/>
          <w:spacing w:val="1"/>
          <w:position w:val="1"/>
        </w:rPr>
        <w:t xml:space="preserve"> </w:t>
      </w:r>
      <w:r w:rsidR="004C2E4A">
        <w:rPr>
          <w:rFonts w:ascii="Open Sans" w:eastAsia="Open Sans" w:hAnsi="Open Sans" w:cs="Open Sans"/>
          <w:spacing w:val="2"/>
          <w:position w:val="1"/>
        </w:rPr>
        <w:t>o</w:t>
      </w:r>
      <w:r w:rsidR="004C2E4A">
        <w:rPr>
          <w:rFonts w:ascii="Open Sans" w:eastAsia="Open Sans" w:hAnsi="Open Sans" w:cs="Open Sans"/>
          <w:position w:val="1"/>
        </w:rPr>
        <w:t>r</w:t>
      </w:r>
      <w:r w:rsidR="004C2E4A">
        <w:rPr>
          <w:rFonts w:ascii="Open Sans" w:eastAsia="Open Sans" w:hAnsi="Open Sans" w:cs="Open Sans"/>
          <w:spacing w:val="5"/>
          <w:position w:val="1"/>
        </w:rPr>
        <w:t>i</w:t>
      </w:r>
      <w:r w:rsidR="004C2E4A">
        <w:rPr>
          <w:rFonts w:ascii="Open Sans" w:eastAsia="Open Sans" w:hAnsi="Open Sans" w:cs="Open Sans"/>
          <w:position w:val="1"/>
        </w:rPr>
        <w:t>g</w:t>
      </w:r>
      <w:r w:rsidR="004C2E4A">
        <w:rPr>
          <w:rFonts w:ascii="Open Sans" w:eastAsia="Open Sans" w:hAnsi="Open Sans" w:cs="Open Sans"/>
          <w:spacing w:val="5"/>
          <w:position w:val="1"/>
        </w:rPr>
        <w:t>i</w:t>
      </w:r>
      <w:r w:rsidR="004C2E4A">
        <w:rPr>
          <w:rFonts w:ascii="Open Sans" w:eastAsia="Open Sans" w:hAnsi="Open Sans" w:cs="Open Sans"/>
          <w:position w:val="1"/>
        </w:rPr>
        <w:t>n</w:t>
      </w:r>
      <w:r w:rsidR="004C2E4A">
        <w:rPr>
          <w:rFonts w:ascii="Open Sans" w:eastAsia="Open Sans" w:hAnsi="Open Sans" w:cs="Open Sans"/>
          <w:spacing w:val="-1"/>
          <w:position w:val="1"/>
        </w:rPr>
        <w:t xml:space="preserve"> </w:t>
      </w:r>
      <w:r w:rsidR="004C2E4A">
        <w:rPr>
          <w:rFonts w:ascii="Open Sans" w:eastAsia="Open Sans" w:hAnsi="Open Sans" w:cs="Open Sans"/>
          <w:position w:val="1"/>
        </w:rPr>
        <w:t>s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spacing w:val="2"/>
          <w:position w:val="1"/>
        </w:rPr>
        <w:t>o</w:t>
      </w:r>
      <w:r w:rsidR="004C2E4A">
        <w:rPr>
          <w:rFonts w:ascii="Open Sans" w:eastAsia="Open Sans" w:hAnsi="Open Sans" w:cs="Open Sans"/>
          <w:position w:val="1"/>
        </w:rPr>
        <w:t>p</w:t>
      </w:r>
      <w:r w:rsidR="004C2E4A">
        <w:rPr>
          <w:rFonts w:ascii="Open Sans" w:eastAsia="Open Sans" w:hAnsi="Open Sans" w:cs="Open Sans"/>
          <w:spacing w:val="2"/>
          <w:position w:val="1"/>
        </w:rPr>
        <w:t xml:space="preserve"> </w:t>
      </w:r>
      <w:r w:rsidR="004C2E4A">
        <w:rPr>
          <w:rFonts w:ascii="Open Sans" w:eastAsia="Open Sans" w:hAnsi="Open Sans" w:cs="Open Sans"/>
          <w:spacing w:val="-6"/>
          <w:position w:val="1"/>
        </w:rPr>
        <w:t>w</w:t>
      </w:r>
      <w:r w:rsidR="004C2E4A">
        <w:rPr>
          <w:rFonts w:ascii="Open Sans" w:eastAsia="Open Sans" w:hAnsi="Open Sans" w:cs="Open Sans"/>
          <w:spacing w:val="5"/>
          <w:position w:val="1"/>
        </w:rPr>
        <w:t>il</w:t>
      </w:r>
      <w:r w:rsidR="004C2E4A">
        <w:rPr>
          <w:rFonts w:ascii="Open Sans" w:eastAsia="Open Sans" w:hAnsi="Open Sans" w:cs="Open Sans"/>
          <w:position w:val="1"/>
        </w:rPr>
        <w:t>l</w:t>
      </w:r>
      <w:r w:rsidR="004C2E4A">
        <w:rPr>
          <w:rFonts w:ascii="Open Sans" w:eastAsia="Open Sans" w:hAnsi="Open Sans" w:cs="Open Sans"/>
          <w:spacing w:val="4"/>
          <w:position w:val="1"/>
        </w:rPr>
        <w:t xml:space="preserve"> </w:t>
      </w:r>
      <w:r w:rsidR="004C2E4A">
        <w:rPr>
          <w:rFonts w:ascii="Open Sans" w:eastAsia="Open Sans" w:hAnsi="Open Sans" w:cs="Open Sans"/>
          <w:spacing w:val="5"/>
          <w:position w:val="1"/>
        </w:rPr>
        <w:t>m</w:t>
      </w:r>
      <w:r w:rsidR="004C2E4A">
        <w:rPr>
          <w:rFonts w:ascii="Open Sans" w:eastAsia="Open Sans" w:hAnsi="Open Sans" w:cs="Open Sans"/>
          <w:spacing w:val="-2"/>
          <w:position w:val="1"/>
        </w:rPr>
        <w:t>a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position w:val="1"/>
        </w:rPr>
        <w:t>ch</w:t>
      </w:r>
      <w:r w:rsidR="004C2E4A">
        <w:rPr>
          <w:rFonts w:ascii="Open Sans" w:eastAsia="Open Sans" w:hAnsi="Open Sans" w:cs="Open Sans"/>
          <w:spacing w:val="2"/>
          <w:position w:val="1"/>
        </w:rPr>
        <w:t xml:space="preserve"> 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position w:val="1"/>
        </w:rPr>
        <w:t>he</w:t>
      </w:r>
      <w:r w:rsidR="004C2E4A">
        <w:rPr>
          <w:rFonts w:ascii="Open Sans" w:eastAsia="Open Sans" w:hAnsi="Open Sans" w:cs="Open Sans"/>
          <w:spacing w:val="-2"/>
          <w:position w:val="1"/>
        </w:rPr>
        <w:t xml:space="preserve"> </w:t>
      </w:r>
      <w:r w:rsidR="004C2E4A">
        <w:rPr>
          <w:rFonts w:ascii="Open Sans" w:eastAsia="Open Sans" w:hAnsi="Open Sans" w:cs="Open Sans"/>
          <w:position w:val="1"/>
        </w:rPr>
        <w:t>ch</w:t>
      </w:r>
      <w:r w:rsidR="004C2E4A">
        <w:rPr>
          <w:rFonts w:ascii="Open Sans" w:eastAsia="Open Sans" w:hAnsi="Open Sans" w:cs="Open Sans"/>
          <w:spacing w:val="2"/>
          <w:position w:val="1"/>
        </w:rPr>
        <w:t>o</w:t>
      </w:r>
      <w:r w:rsidR="004C2E4A">
        <w:rPr>
          <w:rFonts w:ascii="Open Sans" w:eastAsia="Open Sans" w:hAnsi="Open Sans" w:cs="Open Sans"/>
          <w:position w:val="1"/>
        </w:rPr>
        <w:t>s</w:t>
      </w:r>
      <w:r w:rsidR="004C2E4A">
        <w:rPr>
          <w:rFonts w:ascii="Open Sans" w:eastAsia="Open Sans" w:hAnsi="Open Sans" w:cs="Open Sans"/>
          <w:spacing w:val="-3"/>
          <w:position w:val="1"/>
        </w:rPr>
        <w:t>e</w:t>
      </w:r>
      <w:r w:rsidR="004C2E4A">
        <w:rPr>
          <w:rFonts w:ascii="Open Sans" w:eastAsia="Open Sans" w:hAnsi="Open Sans" w:cs="Open Sans"/>
          <w:position w:val="1"/>
        </w:rPr>
        <w:t xml:space="preserve">n 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position w:val="1"/>
        </w:rPr>
        <w:t>r</w:t>
      </w:r>
      <w:r w:rsidR="004C2E4A">
        <w:rPr>
          <w:rFonts w:ascii="Open Sans" w:eastAsia="Open Sans" w:hAnsi="Open Sans" w:cs="Open Sans"/>
          <w:spacing w:val="5"/>
          <w:position w:val="1"/>
        </w:rPr>
        <w:t>i</w:t>
      </w:r>
      <w:r w:rsidR="004C2E4A">
        <w:rPr>
          <w:rFonts w:ascii="Open Sans" w:eastAsia="Open Sans" w:hAnsi="Open Sans" w:cs="Open Sans"/>
          <w:position w:val="1"/>
        </w:rPr>
        <w:t>p</w:t>
      </w:r>
      <w:r w:rsidR="004C2E4A">
        <w:rPr>
          <w:rFonts w:ascii="Open Sans" w:eastAsia="Open Sans" w:hAnsi="Open Sans" w:cs="Open Sans"/>
          <w:spacing w:val="1"/>
          <w:position w:val="1"/>
        </w:rPr>
        <w:t xml:space="preserve"> </w:t>
      </w:r>
      <w:r w:rsidR="004C2E4A">
        <w:rPr>
          <w:rFonts w:ascii="Open Sans" w:eastAsia="Open Sans" w:hAnsi="Open Sans" w:cs="Open Sans"/>
          <w:position w:val="1"/>
        </w:rPr>
        <w:t>d</w:t>
      </w:r>
      <w:r w:rsidR="004C2E4A">
        <w:rPr>
          <w:rFonts w:ascii="Open Sans" w:eastAsia="Open Sans" w:hAnsi="Open Sans" w:cs="Open Sans"/>
          <w:spacing w:val="-3"/>
          <w:position w:val="1"/>
        </w:rPr>
        <w:t>e</w:t>
      </w:r>
      <w:r w:rsidR="004C2E4A">
        <w:rPr>
          <w:rFonts w:ascii="Open Sans" w:eastAsia="Open Sans" w:hAnsi="Open Sans" w:cs="Open Sans"/>
          <w:position w:val="1"/>
        </w:rPr>
        <w:t>s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spacing w:val="5"/>
          <w:position w:val="1"/>
        </w:rPr>
        <w:t>i</w:t>
      </w:r>
      <w:r w:rsidR="004C2E4A">
        <w:rPr>
          <w:rFonts w:ascii="Open Sans" w:eastAsia="Open Sans" w:hAnsi="Open Sans" w:cs="Open Sans"/>
          <w:position w:val="1"/>
        </w:rPr>
        <w:t>n</w:t>
      </w:r>
      <w:r w:rsidR="004C2E4A">
        <w:rPr>
          <w:rFonts w:ascii="Open Sans" w:eastAsia="Open Sans" w:hAnsi="Open Sans" w:cs="Open Sans"/>
          <w:spacing w:val="-2"/>
          <w:position w:val="1"/>
        </w:rPr>
        <w:t>a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spacing w:val="5"/>
          <w:position w:val="1"/>
        </w:rPr>
        <w:t>i</w:t>
      </w:r>
      <w:r w:rsidR="004C2E4A">
        <w:rPr>
          <w:rFonts w:ascii="Open Sans" w:eastAsia="Open Sans" w:hAnsi="Open Sans" w:cs="Open Sans"/>
          <w:spacing w:val="2"/>
          <w:position w:val="1"/>
        </w:rPr>
        <w:t>o</w:t>
      </w:r>
      <w:r w:rsidR="004C2E4A">
        <w:rPr>
          <w:rFonts w:ascii="Open Sans" w:eastAsia="Open Sans" w:hAnsi="Open Sans" w:cs="Open Sans"/>
          <w:position w:val="1"/>
        </w:rPr>
        <w:t>n</w:t>
      </w:r>
      <w:r w:rsidR="004C2E4A">
        <w:rPr>
          <w:rFonts w:ascii="Open Sans" w:eastAsia="Open Sans" w:hAnsi="Open Sans" w:cs="Open Sans"/>
          <w:spacing w:val="-2"/>
          <w:position w:val="1"/>
        </w:rPr>
        <w:t xml:space="preserve"> </w:t>
      </w:r>
      <w:r w:rsidR="004C2E4A">
        <w:rPr>
          <w:rFonts w:ascii="Open Sans" w:eastAsia="Open Sans" w:hAnsi="Open Sans" w:cs="Open Sans"/>
          <w:position w:val="1"/>
        </w:rPr>
        <w:t>s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spacing w:val="2"/>
          <w:position w:val="1"/>
        </w:rPr>
        <w:t>o</w:t>
      </w:r>
      <w:r w:rsidR="004C2E4A">
        <w:rPr>
          <w:rFonts w:ascii="Open Sans" w:eastAsia="Open Sans" w:hAnsi="Open Sans" w:cs="Open Sans"/>
          <w:position w:val="1"/>
        </w:rPr>
        <w:t>p</w:t>
      </w:r>
    </w:p>
    <w:p w:rsidR="003A012C" w:rsidRDefault="00B05FCA">
      <w:pPr>
        <w:spacing w:before="75" w:after="0" w:line="282" w:lineRule="exact"/>
        <w:ind w:left="47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ragraph">
                  <wp:posOffset>316865</wp:posOffset>
                </wp:positionV>
                <wp:extent cx="5791200" cy="2009775"/>
                <wp:effectExtent l="0" t="2540" r="0" b="0"/>
                <wp:wrapNone/>
                <wp:docPr id="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2009775"/>
                          <a:chOff x="1388" y="499"/>
                          <a:chExt cx="9120" cy="3165"/>
                        </a:xfrm>
                      </wpg:grpSpPr>
                      <pic:pic xmlns:pic="http://schemas.openxmlformats.org/drawingml/2006/picture">
                        <pic:nvPicPr>
                          <pic:cNvPr id="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507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5" y="1452"/>
                            <a:ext cx="3615" cy="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" name="Group 9"/>
                        <wpg:cNvGrpSpPr>
                          <a:grpSpLocks/>
                        </wpg:cNvGrpSpPr>
                        <wpg:grpSpPr bwMode="auto">
                          <a:xfrm>
                            <a:off x="1395" y="507"/>
                            <a:ext cx="9082" cy="3150"/>
                            <a:chOff x="1395" y="507"/>
                            <a:chExt cx="9082" cy="3150"/>
                          </a:xfrm>
                        </wpg:grpSpPr>
                        <wps:wsp>
                          <wps:cNvPr id="5" name="Freeform 10"/>
                          <wps:cNvSpPr>
                            <a:spLocks/>
                          </wps:cNvSpPr>
                          <wps:spPr bwMode="auto">
                            <a:xfrm>
                              <a:off x="1395" y="507"/>
                              <a:ext cx="9082" cy="3150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507 507"/>
                                <a:gd name="T3" fmla="*/ 507 h 3150"/>
                                <a:gd name="T4" fmla="+- 0 1477 1395"/>
                                <a:gd name="T5" fmla="*/ T4 w 9082"/>
                                <a:gd name="T6" fmla="+- 0 507 507"/>
                                <a:gd name="T7" fmla="*/ 507 h 3150"/>
                                <a:gd name="T8" fmla="+- 0 1419 1395"/>
                                <a:gd name="T9" fmla="*/ T8 w 9082"/>
                                <a:gd name="T10" fmla="+- 0 536 507"/>
                                <a:gd name="T11" fmla="*/ 536 h 3150"/>
                                <a:gd name="T12" fmla="+- 0 1395 1395"/>
                                <a:gd name="T13" fmla="*/ T12 w 9082"/>
                                <a:gd name="T14" fmla="+- 0 597 507"/>
                                <a:gd name="T15" fmla="*/ 597 h 3150"/>
                                <a:gd name="T16" fmla="+- 0 1395 1395"/>
                                <a:gd name="T17" fmla="*/ T16 w 9082"/>
                                <a:gd name="T18" fmla="+- 0 3575 507"/>
                                <a:gd name="T19" fmla="*/ 3575 h 3150"/>
                                <a:gd name="T20" fmla="+- 0 1424 1395"/>
                                <a:gd name="T21" fmla="*/ T20 w 9082"/>
                                <a:gd name="T22" fmla="+- 0 3633 507"/>
                                <a:gd name="T23" fmla="*/ 3633 h 3150"/>
                                <a:gd name="T24" fmla="+- 0 1485 1395"/>
                                <a:gd name="T25" fmla="*/ T24 w 9082"/>
                                <a:gd name="T26" fmla="+- 0 3657 507"/>
                                <a:gd name="T27" fmla="*/ 3657 h 3150"/>
                                <a:gd name="T28" fmla="+- 0 10418 1395"/>
                                <a:gd name="T29" fmla="*/ T28 w 9082"/>
                                <a:gd name="T30" fmla="+- 0 3656 507"/>
                                <a:gd name="T31" fmla="*/ 3656 h 3150"/>
                                <a:gd name="T32" fmla="+- 0 10440 1395"/>
                                <a:gd name="T33" fmla="*/ T32 w 9082"/>
                                <a:gd name="T34" fmla="+- 0 3652 507"/>
                                <a:gd name="T35" fmla="*/ 3652 h 3150"/>
                                <a:gd name="T36" fmla="+- 0 10460 1395"/>
                                <a:gd name="T37" fmla="*/ T36 w 9082"/>
                                <a:gd name="T38" fmla="+- 0 3642 507"/>
                                <a:gd name="T39" fmla="*/ 3642 h 3150"/>
                                <a:gd name="T40" fmla="+- 0 10476 1395"/>
                                <a:gd name="T41" fmla="*/ T40 w 9082"/>
                                <a:gd name="T42" fmla="+- 0 3628 507"/>
                                <a:gd name="T43" fmla="*/ 3628 h 3150"/>
                                <a:gd name="T44" fmla="+- 0 10477 1395"/>
                                <a:gd name="T45" fmla="*/ T44 w 9082"/>
                                <a:gd name="T46" fmla="+- 0 3627 507"/>
                                <a:gd name="T47" fmla="*/ 3627 h 3150"/>
                                <a:gd name="T48" fmla="+- 0 1479 1395"/>
                                <a:gd name="T49" fmla="*/ T48 w 9082"/>
                                <a:gd name="T50" fmla="+- 0 3627 507"/>
                                <a:gd name="T51" fmla="*/ 3627 h 3150"/>
                                <a:gd name="T52" fmla="+- 0 1458 1395"/>
                                <a:gd name="T53" fmla="*/ T52 w 9082"/>
                                <a:gd name="T54" fmla="+- 0 3620 507"/>
                                <a:gd name="T55" fmla="*/ 3620 h 3150"/>
                                <a:gd name="T56" fmla="+- 0 1441 1395"/>
                                <a:gd name="T57" fmla="*/ T56 w 9082"/>
                                <a:gd name="T58" fmla="+- 0 3607 507"/>
                                <a:gd name="T59" fmla="*/ 3607 h 3150"/>
                                <a:gd name="T60" fmla="+- 0 1429 1395"/>
                                <a:gd name="T61" fmla="*/ T60 w 9082"/>
                                <a:gd name="T62" fmla="+- 0 3589 507"/>
                                <a:gd name="T63" fmla="*/ 3589 h 3150"/>
                                <a:gd name="T64" fmla="+- 0 1425 1395"/>
                                <a:gd name="T65" fmla="*/ T64 w 9082"/>
                                <a:gd name="T66" fmla="+- 0 3567 507"/>
                                <a:gd name="T67" fmla="*/ 3567 h 3150"/>
                                <a:gd name="T68" fmla="+- 0 1425 1395"/>
                                <a:gd name="T69" fmla="*/ T68 w 9082"/>
                                <a:gd name="T70" fmla="+- 0 591 507"/>
                                <a:gd name="T71" fmla="*/ 591 h 3150"/>
                                <a:gd name="T72" fmla="+- 0 1431 1395"/>
                                <a:gd name="T73" fmla="*/ T72 w 9082"/>
                                <a:gd name="T74" fmla="+- 0 570 507"/>
                                <a:gd name="T75" fmla="*/ 570 h 3150"/>
                                <a:gd name="T76" fmla="+- 0 1444 1395"/>
                                <a:gd name="T77" fmla="*/ T76 w 9082"/>
                                <a:gd name="T78" fmla="+- 0 553 507"/>
                                <a:gd name="T79" fmla="*/ 553 h 3150"/>
                                <a:gd name="T80" fmla="+- 0 1463 1395"/>
                                <a:gd name="T81" fmla="*/ T80 w 9082"/>
                                <a:gd name="T82" fmla="+- 0 541 507"/>
                                <a:gd name="T83" fmla="*/ 541 h 3150"/>
                                <a:gd name="T84" fmla="+- 0 1485 1395"/>
                                <a:gd name="T85" fmla="*/ T84 w 9082"/>
                                <a:gd name="T86" fmla="+- 0 537 507"/>
                                <a:gd name="T87" fmla="*/ 537 h 3150"/>
                                <a:gd name="T88" fmla="+- 0 10476 1395"/>
                                <a:gd name="T89" fmla="*/ T88 w 9082"/>
                                <a:gd name="T90" fmla="+- 0 537 507"/>
                                <a:gd name="T91" fmla="*/ 537 h 3150"/>
                                <a:gd name="T92" fmla="+- 0 10471 1395"/>
                                <a:gd name="T93" fmla="*/ T92 w 9082"/>
                                <a:gd name="T94" fmla="+- 0 530 507"/>
                                <a:gd name="T95" fmla="*/ 530 h 3150"/>
                                <a:gd name="T96" fmla="+- 0 10453 1395"/>
                                <a:gd name="T97" fmla="*/ T96 w 9082"/>
                                <a:gd name="T98" fmla="+- 0 518 507"/>
                                <a:gd name="T99" fmla="*/ 518 h 3150"/>
                                <a:gd name="T100" fmla="+- 0 10433 1395"/>
                                <a:gd name="T101" fmla="*/ T100 w 9082"/>
                                <a:gd name="T102" fmla="+- 0 510 507"/>
                                <a:gd name="T103" fmla="*/ 510 h 3150"/>
                                <a:gd name="T104" fmla="+- 0 10410 1395"/>
                                <a:gd name="T105" fmla="*/ T104 w 9082"/>
                                <a:gd name="T106" fmla="+- 0 507 507"/>
                                <a:gd name="T107" fmla="*/ 507 h 31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3150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3068"/>
                                  </a:lnTo>
                                  <a:lnTo>
                                    <a:pt x="29" y="3126"/>
                                  </a:lnTo>
                                  <a:lnTo>
                                    <a:pt x="90" y="3150"/>
                                  </a:lnTo>
                                  <a:lnTo>
                                    <a:pt x="9023" y="3149"/>
                                  </a:lnTo>
                                  <a:lnTo>
                                    <a:pt x="9045" y="3145"/>
                                  </a:lnTo>
                                  <a:lnTo>
                                    <a:pt x="9065" y="3135"/>
                                  </a:lnTo>
                                  <a:lnTo>
                                    <a:pt x="9081" y="3121"/>
                                  </a:lnTo>
                                  <a:lnTo>
                                    <a:pt x="9082" y="3120"/>
                                  </a:lnTo>
                                  <a:lnTo>
                                    <a:pt x="84" y="3120"/>
                                  </a:lnTo>
                                  <a:lnTo>
                                    <a:pt x="63" y="3113"/>
                                  </a:lnTo>
                                  <a:lnTo>
                                    <a:pt x="46" y="3100"/>
                                  </a:lnTo>
                                  <a:lnTo>
                                    <a:pt x="34" y="3082"/>
                                  </a:lnTo>
                                  <a:lnTo>
                                    <a:pt x="30" y="3060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3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>
                            <a:off x="1485" y="537"/>
                            <a:ext cx="9015" cy="3090"/>
                            <a:chOff x="1485" y="537"/>
                            <a:chExt cx="9015" cy="3090"/>
                          </a:xfrm>
                        </wpg:grpSpPr>
                        <wps:wsp>
                          <wps:cNvPr id="7" name="Freeform 8"/>
                          <wps:cNvSpPr>
                            <a:spLocks/>
                          </wps:cNvSpPr>
                          <wps:spPr bwMode="auto">
                            <a:xfrm>
                              <a:off x="1485" y="537"/>
                              <a:ext cx="9015" cy="3090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537 537"/>
                                <a:gd name="T3" fmla="*/ 537 h 3090"/>
                                <a:gd name="T4" fmla="+- 0 1485 1485"/>
                                <a:gd name="T5" fmla="*/ T4 w 9015"/>
                                <a:gd name="T6" fmla="+- 0 537 537"/>
                                <a:gd name="T7" fmla="*/ 537 h 3090"/>
                                <a:gd name="T8" fmla="+- 0 10416 1485"/>
                                <a:gd name="T9" fmla="*/ T8 w 9015"/>
                                <a:gd name="T10" fmla="+- 0 537 537"/>
                                <a:gd name="T11" fmla="*/ 537 h 3090"/>
                                <a:gd name="T12" fmla="+- 0 10437 1485"/>
                                <a:gd name="T13" fmla="*/ T12 w 9015"/>
                                <a:gd name="T14" fmla="+- 0 543 537"/>
                                <a:gd name="T15" fmla="*/ 543 h 3090"/>
                                <a:gd name="T16" fmla="+- 0 10454 1485"/>
                                <a:gd name="T17" fmla="*/ T16 w 9015"/>
                                <a:gd name="T18" fmla="+- 0 556 537"/>
                                <a:gd name="T19" fmla="*/ 556 h 3090"/>
                                <a:gd name="T20" fmla="+- 0 10466 1485"/>
                                <a:gd name="T21" fmla="*/ T20 w 9015"/>
                                <a:gd name="T22" fmla="+- 0 575 537"/>
                                <a:gd name="T23" fmla="*/ 575 h 3090"/>
                                <a:gd name="T24" fmla="+- 0 10470 1485"/>
                                <a:gd name="T25" fmla="*/ T24 w 9015"/>
                                <a:gd name="T26" fmla="+- 0 597 537"/>
                                <a:gd name="T27" fmla="*/ 597 h 3090"/>
                                <a:gd name="T28" fmla="+- 0 10470 1485"/>
                                <a:gd name="T29" fmla="*/ T28 w 9015"/>
                                <a:gd name="T30" fmla="+- 0 3572 537"/>
                                <a:gd name="T31" fmla="*/ 3572 h 3090"/>
                                <a:gd name="T32" fmla="+- 0 10464 1485"/>
                                <a:gd name="T33" fmla="*/ T32 w 9015"/>
                                <a:gd name="T34" fmla="+- 0 3594 537"/>
                                <a:gd name="T35" fmla="*/ 3594 h 3090"/>
                                <a:gd name="T36" fmla="+- 0 10451 1485"/>
                                <a:gd name="T37" fmla="*/ T36 w 9015"/>
                                <a:gd name="T38" fmla="+- 0 3611 537"/>
                                <a:gd name="T39" fmla="*/ 3611 h 3090"/>
                                <a:gd name="T40" fmla="+- 0 10432 1485"/>
                                <a:gd name="T41" fmla="*/ T40 w 9015"/>
                                <a:gd name="T42" fmla="+- 0 3623 537"/>
                                <a:gd name="T43" fmla="*/ 3623 h 3090"/>
                                <a:gd name="T44" fmla="+- 0 10410 1485"/>
                                <a:gd name="T45" fmla="*/ T44 w 9015"/>
                                <a:gd name="T46" fmla="+- 0 3627 537"/>
                                <a:gd name="T47" fmla="*/ 3627 h 3090"/>
                                <a:gd name="T48" fmla="+- 0 10477 1485"/>
                                <a:gd name="T49" fmla="*/ T48 w 9015"/>
                                <a:gd name="T50" fmla="+- 0 3627 537"/>
                                <a:gd name="T51" fmla="*/ 3627 h 3090"/>
                                <a:gd name="T52" fmla="+- 0 10489 1485"/>
                                <a:gd name="T53" fmla="*/ T52 w 9015"/>
                                <a:gd name="T54" fmla="+- 0 3610 537"/>
                                <a:gd name="T55" fmla="*/ 3610 h 3090"/>
                                <a:gd name="T56" fmla="+- 0 10497 1485"/>
                                <a:gd name="T57" fmla="*/ T56 w 9015"/>
                                <a:gd name="T58" fmla="+- 0 3589 537"/>
                                <a:gd name="T59" fmla="*/ 3589 h 3090"/>
                                <a:gd name="T60" fmla="+- 0 10500 1485"/>
                                <a:gd name="T61" fmla="*/ T60 w 9015"/>
                                <a:gd name="T62" fmla="+- 0 3567 537"/>
                                <a:gd name="T63" fmla="*/ 3567 h 3090"/>
                                <a:gd name="T64" fmla="+- 0 10500 1485"/>
                                <a:gd name="T65" fmla="*/ T64 w 9015"/>
                                <a:gd name="T66" fmla="+- 0 588 537"/>
                                <a:gd name="T67" fmla="*/ 588 h 3090"/>
                                <a:gd name="T68" fmla="+- 0 10495 1485"/>
                                <a:gd name="T69" fmla="*/ T68 w 9015"/>
                                <a:gd name="T70" fmla="+- 0 566 537"/>
                                <a:gd name="T71" fmla="*/ 566 h 3090"/>
                                <a:gd name="T72" fmla="+- 0 10485 1485"/>
                                <a:gd name="T73" fmla="*/ T72 w 9015"/>
                                <a:gd name="T74" fmla="+- 0 547 537"/>
                                <a:gd name="T75" fmla="*/ 547 h 3090"/>
                                <a:gd name="T76" fmla="+- 0 10476 1485"/>
                                <a:gd name="T77" fmla="*/ T76 w 9015"/>
                                <a:gd name="T78" fmla="+- 0 537 537"/>
                                <a:gd name="T79" fmla="*/ 537 h 30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3090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3035"/>
                                  </a:lnTo>
                                  <a:lnTo>
                                    <a:pt x="8979" y="3057"/>
                                  </a:lnTo>
                                  <a:lnTo>
                                    <a:pt x="8966" y="3074"/>
                                  </a:lnTo>
                                  <a:lnTo>
                                    <a:pt x="8947" y="3086"/>
                                  </a:lnTo>
                                  <a:lnTo>
                                    <a:pt x="8925" y="3090"/>
                                  </a:lnTo>
                                  <a:lnTo>
                                    <a:pt x="8992" y="3090"/>
                                  </a:lnTo>
                                  <a:lnTo>
                                    <a:pt x="9004" y="3073"/>
                                  </a:lnTo>
                                  <a:lnTo>
                                    <a:pt x="9012" y="3052"/>
                                  </a:lnTo>
                                  <a:lnTo>
                                    <a:pt x="9015" y="3030"/>
                                  </a:lnTo>
                                  <a:lnTo>
                                    <a:pt x="9015" y="51"/>
                                  </a:lnTo>
                                  <a:lnTo>
                                    <a:pt x="9010" y="29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36750F" id="Group 6" o:spid="_x0000_s1026" style="position:absolute;margin-left:69.4pt;margin-top:24.95pt;width:456pt;height:158.25pt;z-index:-251643904;mso-position-horizontal-relative:page" coordorigin="1388,499" coordsize="9120,3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">
                <v:shape id="Picture 12" o:spid="_x0000_s1027" type="#_x0000_t75" style="position:absolute;left:1395;top:507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">
                  <v:imagedata r:id="rId10" o:title=""/>
                </v:shape>
                <v:shape id="Picture 11" o:spid="_x0000_s1028" type="#_x0000_t75" style="position:absolute;left:2625;top:1452;width:3615;height:1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">
                  <v:imagedata r:id="rId29" o:title=""/>
                </v:shape>
                <v:group id="Group 9" o:spid="_x0000_s1029" style="position:absolute;left:1395;top:507;width:9082;height:3150" coordorigin="1395,507" coordsize="9082,3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 10" o:spid="_x0000_s1030" style="position:absolute;left:1395;top:507;width:9082;height:3150;visibility:visible;mso-wrap-style:square;v-text-anchor:top" coordsize="9082,3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" path="m9015,l82,,24,29,,90,,3068r29,58l90,3150r8933,-1l9045,3145r20,-10l9081,3121r1,-1l84,3120r-21,-7l46,3100,34,3082r-4,-22l30,84,36,63,49,46,68,34,90,30r8991,l9076,23,9058,11,9038,3,9015,e" fillcolor="#1ab654" stroked="f">
                    <v:path arrowok="t" o:connecttype="custom" o:connectlocs="9015,507;82,507;24,536;0,597;0,3575;29,3633;90,3657;9023,3656;9045,3652;9065,3642;9081,3628;9082,3627;84,3627;63,3620;46,3607;34,3589;30,3567;30,591;36,570;49,553;68,541;90,537;9081,537;9076,530;9058,518;9038,510;9015,507" o:connectangles="0,0,0,0,0,0,0,0,0,0,0,0,0,0,0,0,0,0,0,0,0,0,0,0,0,0,0"/>
                  </v:shape>
                </v:group>
                <v:group id="Group 7" o:spid="_x0000_s1031" style="position:absolute;left:1485;top:537;width:9015;height:3090" coordorigin="1485,537" coordsize="9015,3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8" o:spid="_x0000_s1032" style="position:absolute;left:1485;top:537;width:9015;height:3090;visibility:visible;mso-wrap-style:square;v-text-anchor:top" coordsize="9015,3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" path="m8991,l,,8931,r21,6l8969,19r12,19l8985,60r,2975l8979,3057r-13,17l8947,3086r-22,4l8992,3090r12,-17l9012,3052r3,-22l9015,51r-5,-22l9000,10,8991,e" fillcolor="#1ab654" stroked="f">
                    <v:path arrowok="t" o:connecttype="custom" o:connectlocs="8991,537;0,537;8931,537;8952,543;8969,556;8981,575;8985,597;8985,3572;8979,3594;8966,3611;8947,3623;8925,3627;8992,3627;9004,3610;9012,3589;9015,3567;9015,588;9010,566;9000,547;8991,537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4C2E4A">
        <w:rPr>
          <w:rFonts w:ascii="Open Sans" w:eastAsia="Open Sans" w:hAnsi="Open Sans" w:cs="Open Sans"/>
          <w:b/>
          <w:bCs/>
          <w:spacing w:val="-3"/>
          <w:position w:val="-1"/>
        </w:rPr>
        <w:t>E</w:t>
      </w:r>
      <w:r w:rsidR="004C2E4A">
        <w:rPr>
          <w:rFonts w:ascii="Open Sans" w:eastAsia="Open Sans" w:hAnsi="Open Sans" w:cs="Open Sans"/>
          <w:b/>
          <w:bCs/>
          <w:spacing w:val="5"/>
          <w:position w:val="-1"/>
        </w:rPr>
        <w:t>n</w:t>
      </w:r>
      <w:r w:rsidR="004C2E4A">
        <w:rPr>
          <w:rFonts w:ascii="Open Sans" w:eastAsia="Open Sans" w:hAnsi="Open Sans" w:cs="Open Sans"/>
          <w:b/>
          <w:bCs/>
          <w:spacing w:val="-4"/>
          <w:position w:val="-1"/>
        </w:rPr>
        <w:t>d</w:t>
      </w:r>
      <w:r w:rsidR="004C2E4A">
        <w:rPr>
          <w:rFonts w:ascii="Open Sans" w:eastAsia="Open Sans" w:hAnsi="Open Sans" w:cs="Open Sans"/>
          <w:b/>
          <w:bCs/>
          <w:position w:val="-1"/>
        </w:rPr>
        <w:t>s</w:t>
      </w:r>
      <w:r w:rsidR="004C2E4A">
        <w:rPr>
          <w:rFonts w:ascii="Open Sans" w:eastAsia="Open Sans" w:hAnsi="Open Sans" w:cs="Open Sans"/>
          <w:b/>
          <w:bCs/>
          <w:spacing w:val="-3"/>
          <w:position w:val="-1"/>
        </w:rPr>
        <w:t xml:space="preserve"> </w:t>
      </w:r>
      <w:r w:rsidR="004C2E4A">
        <w:rPr>
          <w:rFonts w:ascii="Open Sans" w:eastAsia="Open Sans" w:hAnsi="Open Sans" w:cs="Open Sans"/>
          <w:b/>
          <w:bCs/>
          <w:spacing w:val="2"/>
          <w:position w:val="-1"/>
        </w:rPr>
        <w:t>a</w:t>
      </w:r>
      <w:r w:rsidR="004C2E4A">
        <w:rPr>
          <w:rFonts w:ascii="Open Sans" w:eastAsia="Open Sans" w:hAnsi="Open Sans" w:cs="Open Sans"/>
          <w:b/>
          <w:bCs/>
          <w:position w:val="-1"/>
        </w:rPr>
        <w:t>t</w:t>
      </w:r>
      <w:r w:rsidR="004C2E4A">
        <w:rPr>
          <w:rFonts w:ascii="Open Sans" w:eastAsia="Open Sans" w:hAnsi="Open Sans" w:cs="Open Sans"/>
          <w:b/>
          <w:bCs/>
          <w:spacing w:val="-3"/>
          <w:position w:val="-1"/>
        </w:rPr>
        <w:t xml:space="preserve"> </w:t>
      </w:r>
      <w:proofErr w:type="spellStart"/>
      <w:r w:rsidR="004C2E4A">
        <w:rPr>
          <w:rFonts w:ascii="Open Sans" w:eastAsia="Open Sans" w:hAnsi="Open Sans" w:cs="Open Sans"/>
          <w:b/>
          <w:bCs/>
          <w:spacing w:val="5"/>
          <w:position w:val="-1"/>
        </w:rPr>
        <w:t>Or</w:t>
      </w:r>
      <w:r w:rsidR="004C2E4A"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 w:rsidR="004C2E4A">
        <w:rPr>
          <w:rFonts w:ascii="Open Sans" w:eastAsia="Open Sans" w:hAnsi="Open Sans" w:cs="Open Sans"/>
          <w:b/>
          <w:bCs/>
          <w:position w:val="-1"/>
        </w:rPr>
        <w:t>g</w:t>
      </w:r>
      <w:proofErr w:type="spellEnd"/>
      <w:r w:rsidR="004C2E4A">
        <w:rPr>
          <w:rFonts w:ascii="Open Sans" w:eastAsia="Open Sans" w:hAnsi="Open Sans" w:cs="Open Sans"/>
          <w:b/>
          <w:bCs/>
          <w:spacing w:val="-4"/>
          <w:position w:val="-1"/>
        </w:rPr>
        <w:t xml:space="preserve"> </w:t>
      </w:r>
      <w:r w:rsidR="004C2E4A">
        <w:rPr>
          <w:rFonts w:ascii="Open Sans" w:eastAsia="Open Sans" w:hAnsi="Open Sans" w:cs="Open Sans"/>
          <w:position w:val="-1"/>
        </w:rPr>
        <w:t>-</w:t>
      </w:r>
      <w:r w:rsidR="004C2E4A">
        <w:rPr>
          <w:rFonts w:ascii="Open Sans" w:eastAsia="Open Sans" w:hAnsi="Open Sans" w:cs="Open Sans"/>
          <w:spacing w:val="6"/>
          <w:position w:val="-1"/>
        </w:rPr>
        <w:t xml:space="preserve"> </w:t>
      </w:r>
      <w:r w:rsidR="004C2E4A">
        <w:rPr>
          <w:rFonts w:ascii="Open Sans" w:eastAsia="Open Sans" w:hAnsi="Open Sans" w:cs="Open Sans"/>
          <w:spacing w:val="-1"/>
          <w:position w:val="-1"/>
        </w:rPr>
        <w:t>S</w:t>
      </w:r>
      <w:r w:rsidR="004C2E4A">
        <w:rPr>
          <w:rFonts w:ascii="Open Sans" w:eastAsia="Open Sans" w:hAnsi="Open Sans" w:cs="Open Sans"/>
          <w:spacing w:val="2"/>
          <w:position w:val="-1"/>
        </w:rPr>
        <w:t>o</w:t>
      </w:r>
      <w:r w:rsidR="004C2E4A">
        <w:rPr>
          <w:rFonts w:ascii="Open Sans" w:eastAsia="Open Sans" w:hAnsi="Open Sans" w:cs="Open Sans"/>
          <w:position w:val="-1"/>
        </w:rPr>
        <w:t>r</w:t>
      </w:r>
      <w:r w:rsidR="004C2E4A">
        <w:rPr>
          <w:rFonts w:ascii="Open Sans" w:eastAsia="Open Sans" w:hAnsi="Open Sans" w:cs="Open Sans"/>
          <w:spacing w:val="-3"/>
          <w:position w:val="-1"/>
        </w:rPr>
        <w:t>te</w:t>
      </w:r>
      <w:r w:rsidR="004C2E4A">
        <w:rPr>
          <w:rFonts w:ascii="Open Sans" w:eastAsia="Open Sans" w:hAnsi="Open Sans" w:cs="Open Sans"/>
          <w:position w:val="-1"/>
        </w:rPr>
        <w:t xml:space="preserve">d 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position w:val="-1"/>
        </w:rPr>
        <w:t>r</w:t>
      </w:r>
      <w:r w:rsidR="004C2E4A">
        <w:rPr>
          <w:rFonts w:ascii="Open Sans" w:eastAsia="Open Sans" w:hAnsi="Open Sans" w:cs="Open Sans"/>
          <w:spacing w:val="5"/>
          <w:position w:val="-1"/>
        </w:rPr>
        <w:t>i</w:t>
      </w:r>
      <w:r w:rsidR="004C2E4A">
        <w:rPr>
          <w:rFonts w:ascii="Open Sans" w:eastAsia="Open Sans" w:hAnsi="Open Sans" w:cs="Open Sans"/>
          <w:position w:val="-1"/>
        </w:rPr>
        <w:t>ps</w:t>
      </w:r>
      <w:r w:rsidR="004C2E4A">
        <w:rPr>
          <w:rFonts w:ascii="Open Sans" w:eastAsia="Open Sans" w:hAnsi="Open Sans" w:cs="Open Sans"/>
          <w:spacing w:val="1"/>
          <w:position w:val="-1"/>
        </w:rPr>
        <w:t xml:space="preserve"> </w:t>
      </w:r>
      <w:r w:rsidR="004C2E4A">
        <w:rPr>
          <w:rFonts w:ascii="Open Sans" w:eastAsia="Open Sans" w:hAnsi="Open Sans" w:cs="Open Sans"/>
          <w:position w:val="-1"/>
        </w:rPr>
        <w:t>d</w:t>
      </w:r>
      <w:r w:rsidR="004C2E4A">
        <w:rPr>
          <w:rFonts w:ascii="Open Sans" w:eastAsia="Open Sans" w:hAnsi="Open Sans" w:cs="Open Sans"/>
          <w:spacing w:val="-3"/>
          <w:position w:val="-1"/>
        </w:rPr>
        <w:t>e</w:t>
      </w:r>
      <w:r w:rsidR="004C2E4A">
        <w:rPr>
          <w:rFonts w:ascii="Open Sans" w:eastAsia="Open Sans" w:hAnsi="Open Sans" w:cs="Open Sans"/>
          <w:position w:val="-1"/>
        </w:rPr>
        <w:t>s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spacing w:val="5"/>
          <w:position w:val="-1"/>
        </w:rPr>
        <w:t>i</w:t>
      </w:r>
      <w:r w:rsidR="004C2E4A">
        <w:rPr>
          <w:rFonts w:ascii="Open Sans" w:eastAsia="Open Sans" w:hAnsi="Open Sans" w:cs="Open Sans"/>
          <w:position w:val="-1"/>
        </w:rPr>
        <w:t>n</w:t>
      </w:r>
      <w:r w:rsidR="004C2E4A">
        <w:rPr>
          <w:rFonts w:ascii="Open Sans" w:eastAsia="Open Sans" w:hAnsi="Open Sans" w:cs="Open Sans"/>
          <w:spacing w:val="-2"/>
          <w:position w:val="-1"/>
        </w:rPr>
        <w:t>a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spacing w:val="5"/>
          <w:position w:val="-1"/>
        </w:rPr>
        <w:t>i</w:t>
      </w:r>
      <w:r w:rsidR="004C2E4A">
        <w:rPr>
          <w:rFonts w:ascii="Open Sans" w:eastAsia="Open Sans" w:hAnsi="Open Sans" w:cs="Open Sans"/>
          <w:spacing w:val="2"/>
          <w:position w:val="-1"/>
        </w:rPr>
        <w:t>o</w:t>
      </w:r>
      <w:r w:rsidR="004C2E4A">
        <w:rPr>
          <w:rFonts w:ascii="Open Sans" w:eastAsia="Open Sans" w:hAnsi="Open Sans" w:cs="Open Sans"/>
          <w:position w:val="-1"/>
        </w:rPr>
        <w:t>n</w:t>
      </w:r>
      <w:r w:rsidR="004C2E4A">
        <w:rPr>
          <w:rFonts w:ascii="Open Sans" w:eastAsia="Open Sans" w:hAnsi="Open Sans" w:cs="Open Sans"/>
          <w:spacing w:val="-2"/>
          <w:position w:val="-1"/>
        </w:rPr>
        <w:t xml:space="preserve"> </w:t>
      </w:r>
      <w:r w:rsidR="004C2E4A">
        <w:rPr>
          <w:rFonts w:ascii="Open Sans" w:eastAsia="Open Sans" w:hAnsi="Open Sans" w:cs="Open Sans"/>
          <w:position w:val="-1"/>
        </w:rPr>
        <w:t>s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spacing w:val="2"/>
          <w:position w:val="-1"/>
        </w:rPr>
        <w:t>o</w:t>
      </w:r>
      <w:r w:rsidR="004C2E4A">
        <w:rPr>
          <w:rFonts w:ascii="Open Sans" w:eastAsia="Open Sans" w:hAnsi="Open Sans" w:cs="Open Sans"/>
          <w:position w:val="-1"/>
        </w:rPr>
        <w:t>p</w:t>
      </w:r>
      <w:r w:rsidR="004C2E4A">
        <w:rPr>
          <w:rFonts w:ascii="Open Sans" w:eastAsia="Open Sans" w:hAnsi="Open Sans" w:cs="Open Sans"/>
          <w:spacing w:val="2"/>
          <w:position w:val="-1"/>
        </w:rPr>
        <w:t xml:space="preserve"> </w:t>
      </w:r>
      <w:r w:rsidR="004C2E4A">
        <w:rPr>
          <w:rFonts w:ascii="Open Sans" w:eastAsia="Open Sans" w:hAnsi="Open Sans" w:cs="Open Sans"/>
          <w:spacing w:val="-6"/>
          <w:position w:val="-1"/>
        </w:rPr>
        <w:t>w</w:t>
      </w:r>
      <w:r w:rsidR="004C2E4A">
        <w:rPr>
          <w:rFonts w:ascii="Open Sans" w:eastAsia="Open Sans" w:hAnsi="Open Sans" w:cs="Open Sans"/>
          <w:spacing w:val="5"/>
          <w:position w:val="-1"/>
        </w:rPr>
        <w:t>il</w:t>
      </w:r>
      <w:r w:rsidR="004C2E4A">
        <w:rPr>
          <w:rFonts w:ascii="Open Sans" w:eastAsia="Open Sans" w:hAnsi="Open Sans" w:cs="Open Sans"/>
          <w:position w:val="-1"/>
        </w:rPr>
        <w:t>l</w:t>
      </w:r>
      <w:r w:rsidR="004C2E4A">
        <w:rPr>
          <w:rFonts w:ascii="Open Sans" w:eastAsia="Open Sans" w:hAnsi="Open Sans" w:cs="Open Sans"/>
          <w:spacing w:val="4"/>
          <w:position w:val="-1"/>
        </w:rPr>
        <w:t xml:space="preserve"> </w:t>
      </w:r>
      <w:r w:rsidR="004C2E4A">
        <w:rPr>
          <w:rFonts w:ascii="Open Sans" w:eastAsia="Open Sans" w:hAnsi="Open Sans" w:cs="Open Sans"/>
          <w:spacing w:val="5"/>
          <w:position w:val="-1"/>
        </w:rPr>
        <w:t>m</w:t>
      </w:r>
      <w:r w:rsidR="004C2E4A">
        <w:rPr>
          <w:rFonts w:ascii="Open Sans" w:eastAsia="Open Sans" w:hAnsi="Open Sans" w:cs="Open Sans"/>
          <w:spacing w:val="-2"/>
          <w:position w:val="-1"/>
        </w:rPr>
        <w:t>a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position w:val="-1"/>
        </w:rPr>
        <w:t>ch</w:t>
      </w:r>
      <w:r w:rsidR="004C2E4A">
        <w:rPr>
          <w:rFonts w:ascii="Open Sans" w:eastAsia="Open Sans" w:hAnsi="Open Sans" w:cs="Open Sans"/>
          <w:spacing w:val="2"/>
          <w:position w:val="-1"/>
        </w:rPr>
        <w:t xml:space="preserve"> 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position w:val="-1"/>
        </w:rPr>
        <w:t>he</w:t>
      </w:r>
      <w:r w:rsidR="004C2E4A">
        <w:rPr>
          <w:rFonts w:ascii="Open Sans" w:eastAsia="Open Sans" w:hAnsi="Open Sans" w:cs="Open Sans"/>
          <w:spacing w:val="-2"/>
          <w:position w:val="-1"/>
        </w:rPr>
        <w:t xml:space="preserve"> </w:t>
      </w:r>
      <w:r w:rsidR="004C2E4A">
        <w:rPr>
          <w:rFonts w:ascii="Open Sans" w:eastAsia="Open Sans" w:hAnsi="Open Sans" w:cs="Open Sans"/>
          <w:position w:val="-1"/>
        </w:rPr>
        <w:t>ch</w:t>
      </w:r>
      <w:r w:rsidR="004C2E4A">
        <w:rPr>
          <w:rFonts w:ascii="Open Sans" w:eastAsia="Open Sans" w:hAnsi="Open Sans" w:cs="Open Sans"/>
          <w:spacing w:val="2"/>
          <w:position w:val="-1"/>
        </w:rPr>
        <w:t>o</w:t>
      </w:r>
      <w:r w:rsidR="004C2E4A">
        <w:rPr>
          <w:rFonts w:ascii="Open Sans" w:eastAsia="Open Sans" w:hAnsi="Open Sans" w:cs="Open Sans"/>
          <w:position w:val="-1"/>
        </w:rPr>
        <w:t>s</w:t>
      </w:r>
      <w:r w:rsidR="004C2E4A">
        <w:rPr>
          <w:rFonts w:ascii="Open Sans" w:eastAsia="Open Sans" w:hAnsi="Open Sans" w:cs="Open Sans"/>
          <w:spacing w:val="-3"/>
          <w:position w:val="-1"/>
        </w:rPr>
        <w:t>e</w:t>
      </w:r>
      <w:r w:rsidR="004C2E4A">
        <w:rPr>
          <w:rFonts w:ascii="Open Sans" w:eastAsia="Open Sans" w:hAnsi="Open Sans" w:cs="Open Sans"/>
          <w:position w:val="-1"/>
        </w:rPr>
        <w:t xml:space="preserve">n 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position w:val="-1"/>
        </w:rPr>
        <w:t>r</w:t>
      </w:r>
      <w:r w:rsidR="004C2E4A">
        <w:rPr>
          <w:rFonts w:ascii="Open Sans" w:eastAsia="Open Sans" w:hAnsi="Open Sans" w:cs="Open Sans"/>
          <w:spacing w:val="5"/>
          <w:position w:val="-1"/>
        </w:rPr>
        <w:t>i</w:t>
      </w:r>
      <w:r w:rsidR="004C2E4A">
        <w:rPr>
          <w:rFonts w:ascii="Open Sans" w:eastAsia="Open Sans" w:hAnsi="Open Sans" w:cs="Open Sans"/>
          <w:position w:val="-1"/>
        </w:rPr>
        <w:t>p</w:t>
      </w:r>
      <w:r w:rsidR="004C2E4A">
        <w:rPr>
          <w:rFonts w:ascii="Open Sans" w:eastAsia="Open Sans" w:hAnsi="Open Sans" w:cs="Open Sans"/>
          <w:spacing w:val="1"/>
          <w:position w:val="-1"/>
        </w:rPr>
        <w:t xml:space="preserve"> </w:t>
      </w:r>
      <w:r w:rsidR="004C2E4A">
        <w:rPr>
          <w:rFonts w:ascii="Open Sans" w:eastAsia="Open Sans" w:hAnsi="Open Sans" w:cs="Open Sans"/>
          <w:spacing w:val="2"/>
          <w:position w:val="-1"/>
        </w:rPr>
        <w:t>o</w:t>
      </w:r>
      <w:r w:rsidR="004C2E4A">
        <w:rPr>
          <w:rFonts w:ascii="Open Sans" w:eastAsia="Open Sans" w:hAnsi="Open Sans" w:cs="Open Sans"/>
          <w:position w:val="-1"/>
        </w:rPr>
        <w:t>r</w:t>
      </w:r>
      <w:r w:rsidR="004C2E4A">
        <w:rPr>
          <w:rFonts w:ascii="Open Sans" w:eastAsia="Open Sans" w:hAnsi="Open Sans" w:cs="Open Sans"/>
          <w:spacing w:val="5"/>
          <w:position w:val="-1"/>
        </w:rPr>
        <w:t>i</w:t>
      </w:r>
      <w:r w:rsidR="004C2E4A">
        <w:rPr>
          <w:rFonts w:ascii="Open Sans" w:eastAsia="Open Sans" w:hAnsi="Open Sans" w:cs="Open Sans"/>
          <w:position w:val="-1"/>
        </w:rPr>
        <w:t>g</w:t>
      </w:r>
      <w:r w:rsidR="004C2E4A">
        <w:rPr>
          <w:rFonts w:ascii="Open Sans" w:eastAsia="Open Sans" w:hAnsi="Open Sans" w:cs="Open Sans"/>
          <w:spacing w:val="5"/>
          <w:position w:val="-1"/>
        </w:rPr>
        <w:t>i</w:t>
      </w:r>
      <w:r w:rsidR="004C2E4A">
        <w:rPr>
          <w:rFonts w:ascii="Open Sans" w:eastAsia="Open Sans" w:hAnsi="Open Sans" w:cs="Open Sans"/>
          <w:position w:val="-1"/>
        </w:rPr>
        <w:t>n</w:t>
      </w:r>
      <w:r w:rsidR="004C2E4A">
        <w:rPr>
          <w:rFonts w:ascii="Open Sans" w:eastAsia="Open Sans" w:hAnsi="Open Sans" w:cs="Open Sans"/>
          <w:spacing w:val="-1"/>
          <w:position w:val="-1"/>
        </w:rPr>
        <w:t xml:space="preserve"> </w:t>
      </w:r>
      <w:r w:rsidR="004C2E4A">
        <w:rPr>
          <w:rFonts w:ascii="Open Sans" w:eastAsia="Open Sans" w:hAnsi="Open Sans" w:cs="Open Sans"/>
          <w:position w:val="-1"/>
        </w:rPr>
        <w:t>s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spacing w:val="2"/>
          <w:position w:val="-1"/>
        </w:rPr>
        <w:t>o</w:t>
      </w:r>
      <w:r w:rsidR="004C2E4A">
        <w:rPr>
          <w:rFonts w:ascii="Open Sans" w:eastAsia="Open Sans" w:hAnsi="Open Sans" w:cs="Open Sans"/>
          <w:position w:val="-1"/>
        </w:rPr>
        <w:t>p.</w:t>
      </w:r>
    </w:p>
    <w:p w:rsidR="003A012C" w:rsidRDefault="003A012C">
      <w:pPr>
        <w:spacing w:before="5" w:after="0" w:line="160" w:lineRule="exact"/>
        <w:rPr>
          <w:sz w:val="16"/>
          <w:szCs w:val="16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4C2E4A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t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by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ki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 xml:space="preserve"> 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Re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t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Or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r</w:t>
      </w:r>
      <w:r>
        <w:rPr>
          <w:rFonts w:ascii="Open Sans" w:eastAsia="Open Sans" w:hAnsi="Open Sans" w:cs="Open Sans"/>
          <w:b/>
          <w:bCs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bu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3"/>
          <w:position w:val="1"/>
        </w:rPr>
        <w:t xml:space="preserve"> 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</w:p>
    <w:p w:rsidR="003A012C" w:rsidRDefault="004C2E4A">
      <w:pPr>
        <w:spacing w:after="0" w:line="282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6"/>
          <w:position w:val="-1"/>
        </w:rPr>
        <w:t>F</w:t>
      </w:r>
      <w:r>
        <w:rPr>
          <w:rFonts w:ascii="Open Sans" w:eastAsia="Open Sans" w:hAnsi="Open Sans" w:cs="Open Sans"/>
          <w:spacing w:val="5"/>
          <w:position w:val="-1"/>
        </w:rPr>
        <w:t>il</w:t>
      </w:r>
      <w:r>
        <w:rPr>
          <w:rFonts w:ascii="Open Sans" w:eastAsia="Open Sans" w:hAnsi="Open Sans" w:cs="Open Sans"/>
          <w:spacing w:val="-3"/>
          <w:position w:val="-1"/>
        </w:rPr>
        <w:t>te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bu</w:t>
      </w:r>
      <w:r>
        <w:rPr>
          <w:rFonts w:ascii="Open Sans" w:eastAsia="Open Sans" w:hAnsi="Open Sans" w:cs="Open Sans"/>
          <w:spacing w:val="-3"/>
          <w:position w:val="-1"/>
        </w:rPr>
        <w:t>tt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n:</w:t>
      </w: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before="20" w:after="0" w:line="260" w:lineRule="exact"/>
        <w:rPr>
          <w:sz w:val="26"/>
          <w:szCs w:val="26"/>
        </w:rPr>
      </w:pPr>
    </w:p>
    <w:p w:rsidR="003A012C" w:rsidRDefault="004C2E4A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 xml:space="preserve">rt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position w:val="1"/>
        </w:rPr>
        <w:t>unc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ns</w:t>
      </w:r>
      <w:r>
        <w:rPr>
          <w:rFonts w:ascii="Open Sans" w:eastAsia="Open Sans" w:hAnsi="Open Sans" w:cs="Open Sans"/>
          <w:spacing w:val="-2"/>
          <w:position w:val="1"/>
        </w:rPr>
        <w:t xml:space="preserve"> a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nd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nn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d.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us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d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1"/>
          <w:position w:val="1"/>
        </w:rPr>
        <w:t>ff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</w:p>
    <w:p w:rsidR="003A012C" w:rsidRDefault="004C2E4A">
      <w:pPr>
        <w:spacing w:after="0" w:line="240" w:lineRule="auto"/>
        <w:ind w:left="115" w:right="46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j</w:t>
      </w:r>
      <w:r>
        <w:rPr>
          <w:rFonts w:ascii="Open Sans" w:eastAsia="Open Sans" w:hAnsi="Open Sans" w:cs="Open Sans"/>
        </w:rPr>
        <w:t>unc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scr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il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 xml:space="preserve"> V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eh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6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 xml:space="preserve">nd 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il</w:t>
      </w:r>
      <w:r>
        <w:rPr>
          <w:rFonts w:ascii="Open Sans" w:eastAsia="Open Sans" w:hAnsi="Open Sans" w:cs="Open Sans"/>
          <w:b/>
          <w:bCs/>
          <w:color w:val="0000FF"/>
        </w:rPr>
        <w:t xml:space="preserve">- </w:t>
      </w:r>
      <w:proofErr w:type="spellStart"/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proofErr w:type="spellEnd"/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er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6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t</w:t>
      </w:r>
      <w:r>
        <w:rPr>
          <w:rFonts w:ascii="Open Sans" w:eastAsia="Open Sans" w:hAnsi="Open Sans" w:cs="Open Sans"/>
          <w:color w:val="000000"/>
        </w:rPr>
        <w:t>.</w:t>
      </w:r>
    </w:p>
    <w:p w:rsidR="003A012C" w:rsidRDefault="003A012C">
      <w:pPr>
        <w:spacing w:after="0" w:line="120" w:lineRule="exact"/>
        <w:rPr>
          <w:sz w:val="12"/>
          <w:szCs w:val="12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rt 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gn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4</w:t>
      </w:r>
      <w:r>
        <w:rPr>
          <w:rFonts w:ascii="Open Sans" w:eastAsia="Open Sans" w:hAnsi="Open Sans" w:cs="Open Sans"/>
          <w:color w:val="000000"/>
        </w:rPr>
        <w:t>:</w:t>
      </w:r>
    </w:p>
    <w:p w:rsidR="003A012C" w:rsidRDefault="003A012C">
      <w:pPr>
        <w:spacing w:before="7" w:after="0" w:line="120" w:lineRule="exact"/>
        <w:rPr>
          <w:sz w:val="12"/>
          <w:szCs w:val="12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so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1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6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3A012C" w:rsidRDefault="003A012C">
      <w:pPr>
        <w:spacing w:before="6" w:after="0" w:line="140" w:lineRule="exact"/>
        <w:rPr>
          <w:sz w:val="14"/>
          <w:szCs w:val="14"/>
        </w:rPr>
      </w:pPr>
    </w:p>
    <w:p w:rsidR="003A012C" w:rsidRDefault="004C2E4A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11</w:t>
      </w:r>
      <w:r>
        <w:rPr>
          <w:rFonts w:ascii="Open Sans" w:eastAsia="Open Sans" w:hAnsi="Open Sans" w:cs="Open Sans"/>
        </w:rPr>
        <w:t>:</w:t>
      </w:r>
    </w:p>
    <w:p w:rsidR="003A012C" w:rsidRDefault="003A012C">
      <w:pPr>
        <w:spacing w:before="2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4533900" cy="1666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4" w:after="0" w:line="170" w:lineRule="exact"/>
        <w:rPr>
          <w:sz w:val="17"/>
          <w:szCs w:val="17"/>
        </w:rPr>
      </w:pPr>
    </w:p>
    <w:p w:rsidR="003A012C" w:rsidRDefault="004C2E4A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So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</w:rPr>
        <w:t>t</w:t>
      </w:r>
      <w:r>
        <w:rPr>
          <w:rFonts w:ascii="Open Sans" w:eastAsia="Open Sans" w:hAnsi="Open Sans" w:cs="Open Sans"/>
          <w:b/>
          <w:bCs/>
          <w:spacing w:val="-4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spacing w:val="2"/>
        </w:rPr>
        <w:t>B</w:t>
      </w:r>
      <w:r>
        <w:rPr>
          <w:rFonts w:ascii="Open Sans" w:eastAsia="Open Sans" w:hAnsi="Open Sans" w:cs="Open Sans"/>
          <w:b/>
          <w:bCs/>
        </w:rPr>
        <w:t>y</w:t>
      </w:r>
      <w:proofErr w:type="gramEnd"/>
      <w:r>
        <w:rPr>
          <w:rFonts w:ascii="Open Sans" w:eastAsia="Open Sans" w:hAnsi="Open Sans" w:cs="Open Sans"/>
          <w:b/>
          <w:bCs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:rsidR="003A012C" w:rsidRDefault="003A012C">
      <w:pPr>
        <w:spacing w:after="0"/>
        <w:sectPr w:rsidR="003A012C">
          <w:headerReference w:type="default" r:id="rId31"/>
          <w:footerReference w:type="default" r:id="rId32"/>
          <w:pgSz w:w="11920" w:h="16840"/>
          <w:pgMar w:top="1560" w:right="1360" w:bottom="280" w:left="1280" w:header="0" w:footer="0" w:gutter="0"/>
          <w:cols w:space="720"/>
        </w:sectPr>
      </w:pPr>
    </w:p>
    <w:p w:rsidR="003A012C" w:rsidRDefault="003A012C">
      <w:pPr>
        <w:spacing w:before="7" w:after="0" w:line="170" w:lineRule="exact"/>
        <w:rPr>
          <w:sz w:val="17"/>
          <w:szCs w:val="17"/>
        </w:rPr>
      </w:pPr>
    </w:p>
    <w:p w:rsidR="003A012C" w:rsidRDefault="00B05FCA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1733550" cy="2162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8" w:after="0" w:line="180" w:lineRule="exact"/>
        <w:rPr>
          <w:sz w:val="18"/>
          <w:szCs w:val="18"/>
        </w:rPr>
      </w:pPr>
    </w:p>
    <w:p w:rsidR="003A012C" w:rsidRDefault="004C2E4A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nsure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 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  <w:position w:val="1"/>
        </w:rPr>
        <w:t>So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r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4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del w:id="3" w:author="Meital Waltman" w:date="2016-09-27T13:00:00Z">
        <w:r w:rsidDel="00FF7280">
          <w:rPr>
            <w:rFonts w:ascii="Open Sans" w:eastAsia="Open Sans" w:hAnsi="Open Sans" w:cs="Open Sans"/>
            <w:position w:val="1"/>
          </w:rPr>
          <w:delText>r</w:delText>
        </w:r>
        <w:r w:rsidDel="00FF7280">
          <w:rPr>
            <w:rFonts w:ascii="Open Sans" w:eastAsia="Open Sans" w:hAnsi="Open Sans" w:cs="Open Sans"/>
            <w:spacing w:val="-3"/>
            <w:position w:val="1"/>
          </w:rPr>
          <w:delText>e</w:delText>
        </w:r>
        <w:r w:rsidDel="00FF7280">
          <w:rPr>
            <w:rFonts w:ascii="Open Sans" w:eastAsia="Open Sans" w:hAnsi="Open Sans" w:cs="Open Sans"/>
            <w:spacing w:val="-2"/>
            <w:position w:val="1"/>
          </w:rPr>
          <w:delText>aa</w:delText>
        </w:r>
        <w:r w:rsidDel="00FF7280">
          <w:rPr>
            <w:rFonts w:ascii="Open Sans" w:eastAsia="Open Sans" w:hAnsi="Open Sans" w:cs="Open Sans"/>
            <w:position w:val="1"/>
          </w:rPr>
          <w:delText>r</w:delText>
        </w:r>
        <w:r w:rsidDel="00FF7280">
          <w:rPr>
            <w:rFonts w:ascii="Open Sans" w:eastAsia="Open Sans" w:hAnsi="Open Sans" w:cs="Open Sans"/>
            <w:spacing w:val="-2"/>
            <w:position w:val="1"/>
          </w:rPr>
          <w:delText>a</w:delText>
        </w:r>
        <w:r w:rsidDel="00FF7280">
          <w:rPr>
            <w:rFonts w:ascii="Open Sans" w:eastAsia="Open Sans" w:hAnsi="Open Sans" w:cs="Open Sans"/>
            <w:position w:val="1"/>
          </w:rPr>
          <w:delText>ng</w:delText>
        </w:r>
        <w:r w:rsidDel="00FF7280">
          <w:rPr>
            <w:rFonts w:ascii="Open Sans" w:eastAsia="Open Sans" w:hAnsi="Open Sans" w:cs="Open Sans"/>
            <w:spacing w:val="-3"/>
            <w:position w:val="1"/>
          </w:rPr>
          <w:delText>e</w:delText>
        </w:r>
        <w:r w:rsidDel="00FF7280">
          <w:rPr>
            <w:rFonts w:ascii="Open Sans" w:eastAsia="Open Sans" w:hAnsi="Open Sans" w:cs="Open Sans"/>
            <w:position w:val="1"/>
          </w:rPr>
          <w:delText>d</w:delText>
        </w:r>
      </w:del>
      <w:ins w:id="4" w:author="Meital Waltman" w:date="2016-09-27T13:00:00Z">
        <w:r w:rsidR="00FF7280">
          <w:rPr>
            <w:rFonts w:ascii="Open Sans" w:eastAsia="Open Sans" w:hAnsi="Open Sans" w:cs="Open Sans"/>
            <w:position w:val="1"/>
          </w:rPr>
          <w:t>r</w:t>
        </w:r>
        <w:r w:rsidR="00FF7280">
          <w:rPr>
            <w:rFonts w:ascii="Open Sans" w:eastAsia="Open Sans" w:hAnsi="Open Sans" w:cs="Open Sans"/>
            <w:spacing w:val="-3"/>
            <w:position w:val="1"/>
          </w:rPr>
          <w:t>e</w:t>
        </w:r>
        <w:r w:rsidR="00FF7280">
          <w:rPr>
            <w:rFonts w:ascii="Open Sans" w:eastAsia="Open Sans" w:hAnsi="Open Sans" w:cs="Open Sans"/>
            <w:spacing w:val="-2"/>
            <w:position w:val="1"/>
          </w:rPr>
          <w:t>ar</w:t>
        </w:r>
        <w:r w:rsidR="00FF7280">
          <w:rPr>
            <w:rFonts w:ascii="Open Sans" w:eastAsia="Open Sans" w:hAnsi="Open Sans" w:cs="Open Sans"/>
            <w:position w:val="1"/>
          </w:rPr>
          <w:t>r</w:t>
        </w:r>
        <w:r w:rsidR="00FF7280">
          <w:rPr>
            <w:rFonts w:ascii="Open Sans" w:eastAsia="Open Sans" w:hAnsi="Open Sans" w:cs="Open Sans"/>
            <w:spacing w:val="-2"/>
            <w:position w:val="1"/>
          </w:rPr>
          <w:t>a</w:t>
        </w:r>
        <w:r w:rsidR="00FF7280">
          <w:rPr>
            <w:rFonts w:ascii="Open Sans" w:eastAsia="Open Sans" w:hAnsi="Open Sans" w:cs="Open Sans"/>
            <w:position w:val="1"/>
          </w:rPr>
          <w:t>ng</w:t>
        </w:r>
        <w:r w:rsidR="00FF7280">
          <w:rPr>
            <w:rFonts w:ascii="Open Sans" w:eastAsia="Open Sans" w:hAnsi="Open Sans" w:cs="Open Sans"/>
            <w:spacing w:val="-3"/>
            <w:position w:val="1"/>
          </w:rPr>
          <w:t>e</w:t>
        </w:r>
        <w:r w:rsidR="00FF7280">
          <w:rPr>
            <w:rFonts w:ascii="Open Sans" w:eastAsia="Open Sans" w:hAnsi="Open Sans" w:cs="Open Sans"/>
            <w:position w:val="1"/>
          </w:rPr>
          <w:t>d</w:t>
        </w:r>
      </w:ins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</w:t>
      </w:r>
    </w:p>
    <w:p w:rsidR="003A012C" w:rsidRDefault="004C2E4A">
      <w:pPr>
        <w:spacing w:after="0" w:line="240" w:lineRule="auto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s:</w:t>
      </w:r>
    </w:p>
    <w:p w:rsidR="003A012C" w:rsidRDefault="003A012C">
      <w:pPr>
        <w:spacing w:before="2" w:after="0" w:line="130" w:lineRule="exact"/>
        <w:rPr>
          <w:sz w:val="13"/>
          <w:szCs w:val="13"/>
        </w:rPr>
      </w:pPr>
    </w:p>
    <w:p w:rsidR="003A012C" w:rsidRDefault="003D07E0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ins w:id="5" w:author="Meital Waltman" w:date="2016-09-27T13:02:00Z">
        <w:r>
          <w:rPr>
            <w:noProof/>
            <w:lang w:bidi="he-IL"/>
          </w:rPr>
          <mc:AlternateContent>
            <mc:Choice Requires="wps">
              <w:drawing>
                <wp:anchor distT="0" distB="0" distL="114300" distR="114300" simplePos="0" relativeHeight="251674624" behindDoc="0" locked="0" layoutInCell="1" allowOverlap="1" wp14:anchorId="26CDCDDB" wp14:editId="405EFF75">
                  <wp:simplePos x="0" y="0"/>
                  <wp:positionH relativeFrom="column">
                    <wp:posOffset>1348740</wp:posOffset>
                  </wp:positionH>
                  <wp:positionV relativeFrom="paragraph">
                    <wp:posOffset>295275</wp:posOffset>
                  </wp:positionV>
                  <wp:extent cx="4450080" cy="1778000"/>
                  <wp:effectExtent l="209550" t="228600" r="198120" b="241300"/>
                  <wp:wrapNone/>
                  <wp:docPr id="39" name="Straight Connector 3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4450080" cy="1778000"/>
                          </a:xfrm>
                          <a:prstGeom prst="line">
                            <a:avLst/>
                          </a:prstGeom>
                          <a:effectLst>
                            <a:glow rad="228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C46A891" id="Straight Connector 3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pt,23.25pt" to="456.6pt,1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" strokecolor="#bc4542 [3045]"/>
              </w:pict>
            </mc:Fallback>
          </mc:AlternateContent>
        </w:r>
      </w:ins>
      <w:r w:rsidR="00B05FCA">
        <w:rPr>
          <w:noProof/>
          <w:lang w:bidi="he-IL"/>
        </w:rPr>
        <w:drawing>
          <wp:inline distT="0" distB="0" distL="0" distR="0" wp14:anchorId="021E472C" wp14:editId="5E9D163C">
            <wp:extent cx="5791200" cy="2181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2" w:after="0" w:line="190" w:lineRule="exact"/>
        <w:rPr>
          <w:sz w:val="19"/>
          <w:szCs w:val="19"/>
        </w:rPr>
      </w:pPr>
    </w:p>
    <w:p w:rsidR="003A012C" w:rsidRDefault="004C2E4A">
      <w:pPr>
        <w:spacing w:after="0" w:line="240" w:lineRule="auto"/>
        <w:ind w:left="375" w:right="768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6"/>
        </w:rPr>
        <w:t>19</w:t>
      </w:r>
      <w:r>
        <w:rPr>
          <w:rFonts w:ascii="Open Sans" w:eastAsia="Open Sans" w:hAnsi="Open Sans" w:cs="Open Sans"/>
        </w:rPr>
        <w:t>8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nce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f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a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6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purp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 a p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19</w:t>
      </w:r>
      <w:r>
        <w:rPr>
          <w:rFonts w:ascii="Open Sans" w:eastAsia="Open Sans" w:hAnsi="Open Sans" w:cs="Open Sans"/>
        </w:rPr>
        <w:t>8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imm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6"/>
        </w:rPr>
        <w:t>22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U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 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rcu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 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bookmarkStart w:id="6" w:name="_GoBack"/>
      <w:bookmarkEnd w:id="6"/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6"/>
        </w:rPr>
        <w:t>198</w:t>
      </w:r>
      <w:r>
        <w:rPr>
          <w:rFonts w:ascii="Open Sans" w:eastAsia="Open Sans" w:hAnsi="Open Sans" w:cs="Open Sans"/>
        </w:rPr>
        <w:t>:</w:t>
      </w:r>
    </w:p>
    <w:p w:rsidR="003A012C" w:rsidRDefault="003A012C">
      <w:pPr>
        <w:spacing w:after="0"/>
        <w:sectPr w:rsidR="003A012C">
          <w:headerReference w:type="default" r:id="rId35"/>
          <w:footerReference w:type="default" r:id="rId36"/>
          <w:pgSz w:w="11920" w:h="16840"/>
          <w:pgMar w:top="1560" w:right="660" w:bottom="280" w:left="1620" w:header="0" w:footer="0" w:gutter="0"/>
          <w:cols w:space="720"/>
        </w:sectPr>
      </w:pPr>
    </w:p>
    <w:p w:rsidR="003A012C" w:rsidRDefault="003A012C">
      <w:pPr>
        <w:spacing w:before="7" w:after="0" w:line="170" w:lineRule="exact"/>
        <w:rPr>
          <w:sz w:val="17"/>
          <w:szCs w:val="17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781675" cy="2447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1" w:after="0" w:line="200" w:lineRule="exact"/>
        <w:rPr>
          <w:sz w:val="20"/>
          <w:szCs w:val="20"/>
        </w:rPr>
      </w:pPr>
    </w:p>
    <w:p w:rsidR="003A012C" w:rsidRDefault="004C2E4A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use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 xml:space="preserve">a 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ry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rge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nu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gn.</w:t>
      </w:r>
    </w:p>
    <w:sectPr w:rsidR="003A012C">
      <w:headerReference w:type="default" r:id="rId38"/>
      <w:footerReference w:type="default" r:id="rId39"/>
      <w:pgSz w:w="11920" w:h="16840"/>
      <w:pgMar w:top="1560" w:right="1260" w:bottom="280" w:left="12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01A7" w:rsidRDefault="009301A7">
      <w:pPr>
        <w:spacing w:after="0" w:line="240" w:lineRule="auto"/>
      </w:pPr>
      <w:r>
        <w:separator/>
      </w:r>
    </w:p>
  </w:endnote>
  <w:endnote w:type="continuationSeparator" w:id="0">
    <w:p w:rsidR="009301A7" w:rsidRDefault="009301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01A7" w:rsidRDefault="009301A7">
      <w:pPr>
        <w:spacing w:after="0" w:line="240" w:lineRule="auto"/>
      </w:pPr>
      <w:r>
        <w:separator/>
      </w:r>
    </w:p>
  </w:footnote>
  <w:footnote w:type="continuationSeparator" w:id="0">
    <w:p w:rsidR="009301A7" w:rsidRDefault="009301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12C" w:rsidRDefault="003A012C">
    <w:pPr>
      <w:spacing w:after="0" w:line="0" w:lineRule="atLeast"/>
      <w:rPr>
        <w:sz w:val="0"/>
        <w:szCs w:val="0"/>
      </w:rPr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eital Waltman">
    <w15:presenceInfo w15:providerId="None" w15:userId="Meital Walt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12C"/>
    <w:rsid w:val="003A012C"/>
    <w:rsid w:val="003D07E0"/>
    <w:rsid w:val="004C2E4A"/>
    <w:rsid w:val="009301A7"/>
    <w:rsid w:val="00B05FCA"/>
    <w:rsid w:val="00FF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B25DA"/>
  <w15:docId w15:val="{6B32AEE8-8B73-40D5-92BF-70BE63593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header" Target="header5.xml"/><Relationship Id="rId39" Type="http://schemas.openxmlformats.org/officeDocument/2006/relationships/footer" Target="footer8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17.jpeg"/><Relationship Id="rId42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header" Target="header8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oter" Target="footer6.xml"/><Relationship Id="rId37" Type="http://schemas.openxmlformats.org/officeDocument/2006/relationships/image" Target="media/image18.jpe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footer" Target="footer4.xml"/><Relationship Id="rId28" Type="http://schemas.openxmlformats.org/officeDocument/2006/relationships/image" Target="media/image13.png"/><Relationship Id="rId36" Type="http://schemas.openxmlformats.org/officeDocument/2006/relationships/footer" Target="footer7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eader" Target="header6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eader" Target="header4.xml"/><Relationship Id="rId27" Type="http://schemas.openxmlformats.org/officeDocument/2006/relationships/footer" Target="footer5.xml"/><Relationship Id="rId30" Type="http://schemas.openxmlformats.org/officeDocument/2006/relationships/image" Target="media/image15.jpeg"/><Relationship Id="rId35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Feiglin (WS)</dc:creator>
  <cp:lastModifiedBy>Meital Waltman</cp:lastModifiedBy>
  <cp:revision>3</cp:revision>
  <dcterms:created xsi:type="dcterms:W3CDTF">2016-09-27T10:02:00Z</dcterms:created>
  <dcterms:modified xsi:type="dcterms:W3CDTF">2016-09-27T10:02:00Z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2016-09-25T00:00:00Z</vt:filetime>
  </property>
  <property fmtid="{D5CDD505-2E9C-101B-9397-08002B2CF9AE}" pid="3" name="LastSaved">
    <vt:filetime>2016-09-25T00:00:00Z</vt:filetime>
  </property>
</Properties>
</file>