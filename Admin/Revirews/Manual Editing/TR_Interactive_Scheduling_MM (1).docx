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495DDB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5A24F3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7EC67EDE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1FFE1531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717FCD18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EEBF8D2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DB567BB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35949C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53710148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314B0FC2" w14:textId="77777777" w:rsidR="0074787C" w:rsidRDefault="0074787C">
      <w:pPr>
        <w:spacing w:before="6" w:after="0" w:line="260" w:lineRule="exact"/>
        <w:rPr>
          <w:sz w:val="26"/>
          <w:szCs w:val="26"/>
        </w:rPr>
      </w:pPr>
    </w:p>
    <w:p w14:paraId="27A84ED5" w14:textId="77777777" w:rsidR="0074787C" w:rsidRDefault="00656446">
      <w:pPr>
        <w:spacing w:after="0" w:line="707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r>
        <w:pict w14:anchorId="1DA04E84">
          <v:group id="_x0000_s1196" style="position:absolute;left:0;text-align:left;margin-left:70.5pt;margin-top:-2.2pt;width:454.5pt;height:.1pt;z-index:-1289;mso-position-horizontal-relative:page" coordorigin="1410,-44" coordsize="9090,2">
            <v:shape id="_x0000_s1197" style="position:absolute;left:1410;top:-44;width:9090;height:2" coordorigin="1410,-44" coordsize="9090,0" path="m1410,-44r9090,e" filled="f" strokecolor="#1f487d" strokeweight="1.6pt">
              <v:path arrowok="t"/>
            </v:shape>
            <w10:wrap anchorx="page"/>
          </v:group>
        </w:pict>
      </w:r>
      <w:r>
        <w:rPr>
          <w:rFonts w:ascii="Open Sans" w:eastAsia="Open Sans" w:hAnsi="Open Sans" w:cs="Open Sans"/>
          <w:b/>
          <w:bCs/>
          <w:color w:val="1F487D"/>
          <w:spacing w:val="-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a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p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r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3"/>
          <w:position w:val="3"/>
          <w:sz w:val="60"/>
          <w:szCs w:val="60"/>
        </w:rPr>
        <w:t>1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:</w:t>
      </w:r>
      <w:r>
        <w:rPr>
          <w:rFonts w:ascii="Open Sans" w:eastAsia="Open Sans" w:hAnsi="Open Sans" w:cs="Open Sans"/>
          <w:b/>
          <w:bCs/>
          <w:color w:val="1F487D"/>
          <w:spacing w:val="15"/>
          <w:position w:val="3"/>
          <w:sz w:val="60"/>
          <w:szCs w:val="60"/>
        </w:rPr>
        <w:t xml:space="preserve"> 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In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2"/>
          <w:position w:val="3"/>
          <w:sz w:val="60"/>
          <w:szCs w:val="60"/>
        </w:rPr>
        <w:t>ra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5"/>
          <w:position w:val="3"/>
          <w:sz w:val="60"/>
          <w:szCs w:val="60"/>
        </w:rPr>
        <w:t>t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4"/>
          <w:position w:val="3"/>
          <w:sz w:val="60"/>
          <w:szCs w:val="60"/>
        </w:rPr>
        <w:t>v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19"/>
          <w:position w:val="3"/>
          <w:sz w:val="60"/>
          <w:szCs w:val="60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S</w:t>
      </w:r>
      <w:r>
        <w:rPr>
          <w:rFonts w:ascii="Open Sans" w:eastAsia="Open Sans" w:hAnsi="Open Sans" w:cs="Open Sans"/>
          <w:b/>
          <w:bCs/>
          <w:color w:val="1F487D"/>
          <w:spacing w:val="7"/>
          <w:position w:val="3"/>
          <w:sz w:val="60"/>
          <w:szCs w:val="60"/>
        </w:rPr>
        <w:t>c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h</w:t>
      </w:r>
      <w:r>
        <w:rPr>
          <w:rFonts w:ascii="Open Sans" w:eastAsia="Open Sans" w:hAnsi="Open Sans" w:cs="Open Sans"/>
          <w:b/>
          <w:bCs/>
          <w:color w:val="1F487D"/>
          <w:spacing w:val="6"/>
          <w:position w:val="3"/>
          <w:sz w:val="60"/>
          <w:szCs w:val="60"/>
        </w:rPr>
        <w:t>e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du</w:t>
      </w:r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l</w:t>
      </w:r>
      <w:proofErr w:type="spellEnd"/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-</w:t>
      </w:r>
    </w:p>
    <w:p w14:paraId="7EE5148C" w14:textId="77777777" w:rsidR="0074787C" w:rsidRDefault="00656446">
      <w:pPr>
        <w:spacing w:after="0" w:line="735" w:lineRule="exact"/>
        <w:ind w:left="110" w:right="-20"/>
        <w:rPr>
          <w:rFonts w:ascii="Open Sans" w:eastAsia="Open Sans" w:hAnsi="Open Sans" w:cs="Open Sans"/>
          <w:sz w:val="60"/>
          <w:szCs w:val="60"/>
        </w:rPr>
      </w:pPr>
      <w:proofErr w:type="spellStart"/>
      <w:proofErr w:type="gramStart"/>
      <w:r>
        <w:rPr>
          <w:rFonts w:ascii="Open Sans" w:eastAsia="Open Sans" w:hAnsi="Open Sans" w:cs="Open Sans"/>
          <w:b/>
          <w:bCs/>
          <w:color w:val="1F487D"/>
          <w:spacing w:val="-3"/>
          <w:position w:val="3"/>
          <w:sz w:val="60"/>
          <w:szCs w:val="60"/>
        </w:rPr>
        <w:t>i</w:t>
      </w:r>
      <w:r>
        <w:rPr>
          <w:rFonts w:ascii="Open Sans" w:eastAsia="Open Sans" w:hAnsi="Open Sans" w:cs="Open Sans"/>
          <w:b/>
          <w:bCs/>
          <w:color w:val="1F487D"/>
          <w:spacing w:val="-4"/>
          <w:position w:val="3"/>
          <w:sz w:val="60"/>
          <w:szCs w:val="60"/>
        </w:rPr>
        <w:t>n</w:t>
      </w:r>
      <w:r>
        <w:rPr>
          <w:rFonts w:ascii="Open Sans" w:eastAsia="Open Sans" w:hAnsi="Open Sans" w:cs="Open Sans"/>
          <w:b/>
          <w:bCs/>
          <w:color w:val="1F487D"/>
          <w:position w:val="3"/>
          <w:sz w:val="60"/>
          <w:szCs w:val="60"/>
        </w:rPr>
        <w:t>g</w:t>
      </w:r>
      <w:proofErr w:type="spellEnd"/>
      <w:proofErr w:type="gramEnd"/>
    </w:p>
    <w:p w14:paraId="35523087" w14:textId="77777777" w:rsidR="0074787C" w:rsidRDefault="0074787C">
      <w:pPr>
        <w:spacing w:before="15" w:after="0" w:line="200" w:lineRule="exact"/>
        <w:rPr>
          <w:sz w:val="20"/>
          <w:szCs w:val="20"/>
        </w:rPr>
      </w:pPr>
    </w:p>
    <w:p w14:paraId="2D1C73A6" w14:textId="77777777" w:rsidR="0074787C" w:rsidRDefault="00656446">
      <w:pPr>
        <w:spacing w:after="0" w:line="258" w:lineRule="auto"/>
        <w:ind w:left="110" w:right="24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11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 xml:space="preserve">g </w:t>
      </w:r>
      <w:r>
        <w:rPr>
          <w:rFonts w:ascii="Open Sans" w:eastAsia="Open Sans" w:hAnsi="Open Sans" w:cs="Open Sans"/>
          <w:color w:val="3F3F3F"/>
          <w:spacing w:val="-1"/>
        </w:rPr>
        <w:t>S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ccur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dur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proofErr w:type="gramEnd"/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K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up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spellStart"/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proofErr w:type="spellEnd"/>
      <w:r>
        <w:rPr>
          <w:rFonts w:ascii="Open Sans" w:eastAsia="Open Sans" w:hAnsi="Open Sans" w:cs="Open Sans"/>
          <w:color w:val="3F3F3F"/>
        </w:rPr>
        <w:t xml:space="preserve">- </w:t>
      </w:r>
      <w:proofErr w:type="spellStart"/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proofErr w:type="spellEnd"/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qu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st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ss.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sh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proofErr w:type="spellStart"/>
      <w:r>
        <w:rPr>
          <w:rFonts w:ascii="Open Sans" w:eastAsia="Open Sans" w:hAnsi="Open Sans" w:cs="Open Sans"/>
          <w:color w:val="3F3F3F"/>
          <w:spacing w:val="-6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bus</w:t>
      </w:r>
      <w:proofErr w:type="spellEnd"/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proofErr w:type="spellStart"/>
      <w:r>
        <w:rPr>
          <w:rFonts w:ascii="Open Sans" w:eastAsia="Open Sans" w:hAnsi="Open Sans" w:cs="Open Sans"/>
          <w:color w:val="3F3F3F"/>
          <w:spacing w:val="-6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>S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spellEnd"/>
      <w:r>
        <w:rPr>
          <w:rFonts w:ascii="Open Sans" w:eastAsia="Open Sans" w:hAnsi="Open Sans" w:cs="Open Sans"/>
          <w:color w:val="3F3F3F"/>
        </w:rPr>
        <w:t>-</w:t>
      </w:r>
    </w:p>
    <w:p w14:paraId="378D8185" w14:textId="77777777" w:rsidR="0074787C" w:rsidRDefault="00656446">
      <w:pPr>
        <w:spacing w:after="0" w:line="277" w:lineRule="exact"/>
        <w:ind w:left="110" w:right="-20"/>
        <w:rPr>
          <w:rFonts w:ascii="Open Sans" w:eastAsia="Open Sans" w:hAnsi="Open Sans" w:cs="Open Sans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position w:val="1"/>
        </w:rPr>
        <w:t>u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proofErr w:type="spellEnd"/>
      <w:proofErr w:type="gramEnd"/>
      <w:r>
        <w:rPr>
          <w:rFonts w:ascii="Open Sans" w:eastAsia="Open Sans" w:hAnsi="Open Sans" w:cs="Open Sans"/>
          <w:color w:val="3F3F3F"/>
          <w:position w:val="1"/>
        </w:rPr>
        <w:t>™</w:t>
      </w:r>
      <w:r>
        <w:rPr>
          <w:rFonts w:ascii="Open Sans" w:eastAsia="Open Sans" w:hAnsi="Open Sans" w:cs="Open Sans"/>
          <w:color w:val="3F3F3F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pr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te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nu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ng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ili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y</w:t>
      </w:r>
      <w:r>
        <w:rPr>
          <w:rFonts w:ascii="Open Sans" w:eastAsia="Open Sans" w:hAnsi="Open Sans" w:cs="Open Sans"/>
          <w:color w:val="3F3F3F"/>
          <w:position w:val="1"/>
        </w:rPr>
        <w:t xml:space="preserve">. 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dd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n,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nu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ng</w:t>
      </w:r>
    </w:p>
    <w:p w14:paraId="4AAE9977" w14:textId="77777777" w:rsidR="0074787C" w:rsidRDefault="00656446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ili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proofErr w:type="gramEnd"/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une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27425561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36D23A56" w14:textId="77777777" w:rsidR="0074787C" w:rsidRDefault="00656446">
      <w:pPr>
        <w:spacing w:after="0" w:line="240" w:lineRule="auto"/>
        <w:ind w:left="110" w:right="86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 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>e 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3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st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proofErr w:type="gramEnd"/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rs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limi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 xml:space="preserve">he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9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3A14D5C0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4C58FECA" w14:textId="77777777" w:rsidR="0074787C" w:rsidRDefault="00656446">
      <w:pPr>
        <w:spacing w:after="0" w:line="240" w:lineRule="auto"/>
        <w:ind w:left="110" w:right="30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f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 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</w:t>
      </w:r>
    </w:p>
    <w:p w14:paraId="0D3375A2" w14:textId="77777777" w:rsidR="0074787C" w:rsidRDefault="00656446">
      <w:pPr>
        <w:spacing w:after="0" w:line="240" w:lineRule="auto"/>
        <w:ind w:left="11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9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0A34910F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1DADB1AF" w14:textId="77777777" w:rsidR="0074787C" w:rsidRDefault="00656446">
      <w:pPr>
        <w:spacing w:after="0" w:line="336" w:lineRule="auto"/>
        <w:ind w:left="110" w:right="262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 xml:space="preserve">st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ne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 xml:space="preserve">t 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nt</w:t>
      </w:r>
      <w:proofErr w:type="gramEnd"/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rd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s.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n:</w:t>
      </w:r>
    </w:p>
    <w:p w14:paraId="2B865A1F" w14:textId="77777777" w:rsidR="0074787C" w:rsidRDefault="0074787C">
      <w:pPr>
        <w:spacing w:after="0"/>
        <w:sectPr w:rsidR="0074787C">
          <w:type w:val="continuous"/>
          <w:pgSz w:w="11920" w:h="16840"/>
          <w:pgMar w:top="1560" w:right="1140" w:bottom="280" w:left="1300" w:header="720" w:footer="720" w:gutter="0"/>
          <w:cols w:space="720"/>
        </w:sectPr>
      </w:pPr>
    </w:p>
    <w:p w14:paraId="5C3C1F0B" w14:textId="77777777" w:rsidR="0074787C" w:rsidRDefault="00656446">
      <w:pPr>
        <w:spacing w:before="27" w:after="0" w:line="240" w:lineRule="auto"/>
        <w:ind w:left="115" w:right="-2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097FC34A" w14:textId="77777777" w:rsidR="0074787C" w:rsidRDefault="0074787C">
      <w:pPr>
        <w:spacing w:before="8" w:after="0" w:line="10" w:lineRule="exact"/>
        <w:rPr>
          <w:sz w:val="1"/>
          <w:szCs w:val="1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0"/>
        <w:gridCol w:w="915"/>
        <w:gridCol w:w="2430"/>
        <w:gridCol w:w="990"/>
        <w:gridCol w:w="2115"/>
      </w:tblGrid>
      <w:tr w:rsidR="0074787C" w14:paraId="71920E8F" w14:textId="77777777">
        <w:trPr>
          <w:trHeight w:hRule="exact" w:val="420"/>
        </w:trPr>
        <w:tc>
          <w:tcPr>
            <w:tcW w:w="2640" w:type="dxa"/>
            <w:vMerge w:val="restart"/>
            <w:tcBorders>
              <w:top w:val="single" w:sz="6" w:space="0" w:color="3F3F3F"/>
              <w:left w:val="single" w:sz="6" w:space="0" w:color="3F3F3F"/>
              <w:right w:val="single" w:sz="6" w:space="0" w:color="000000"/>
            </w:tcBorders>
            <w:shd w:val="clear" w:color="auto" w:fill="AEEDED"/>
          </w:tcPr>
          <w:p w14:paraId="05739CA4" w14:textId="77777777" w:rsidR="0074787C" w:rsidRDefault="0074787C">
            <w:pPr>
              <w:spacing w:before="12" w:after="0" w:line="220" w:lineRule="exact"/>
            </w:pPr>
          </w:p>
          <w:p w14:paraId="3F4D003E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3345" w:type="dxa"/>
            <w:gridSpan w:val="2"/>
            <w:tcBorders>
              <w:top w:val="single" w:sz="6" w:space="0" w:color="3F3F3F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80F1B00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Dr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  <w:tc>
          <w:tcPr>
            <w:tcW w:w="3105" w:type="dxa"/>
            <w:gridSpan w:val="2"/>
            <w:tcBorders>
              <w:top w:val="single" w:sz="6" w:space="0" w:color="3F3F3F"/>
              <w:left w:val="single" w:sz="6" w:space="0" w:color="000000"/>
              <w:bottom w:val="single" w:sz="6" w:space="0" w:color="000000"/>
              <w:right w:val="single" w:sz="6" w:space="0" w:color="3F3F3F"/>
            </w:tcBorders>
            <w:shd w:val="clear" w:color="auto" w:fill="AEEDED"/>
          </w:tcPr>
          <w:p w14:paraId="468B859F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s</w:t>
            </w:r>
          </w:p>
        </w:tc>
      </w:tr>
      <w:tr w:rsidR="0074787C" w14:paraId="50591662" w14:textId="77777777">
        <w:trPr>
          <w:trHeight w:hRule="exact" w:val="630"/>
        </w:trPr>
        <w:tc>
          <w:tcPr>
            <w:tcW w:w="2640" w:type="dxa"/>
            <w:vMerge/>
            <w:tcBorders>
              <w:left w:val="single" w:sz="6" w:space="0" w:color="3F3F3F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B457013" w14:textId="77777777" w:rsidR="0074787C" w:rsidRDefault="0074787C"/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01E94094" w14:textId="77777777" w:rsidR="0074787C" w:rsidRDefault="0074787C">
            <w:pPr>
              <w:spacing w:before="7" w:after="0" w:line="180" w:lineRule="exact"/>
              <w:rPr>
                <w:sz w:val="18"/>
                <w:szCs w:val="18"/>
              </w:rPr>
            </w:pPr>
          </w:p>
          <w:p w14:paraId="6C5F1FAA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184EBBEB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Dr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</w:p>
          <w:p w14:paraId="1F8BD3DB" w14:textId="77777777" w:rsidR="0074787C" w:rsidRDefault="00656446">
            <w:pPr>
              <w:spacing w:after="0" w:line="210" w:lineRule="exact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524B35D9" w14:textId="77777777" w:rsidR="0074787C" w:rsidRDefault="0074787C">
            <w:pPr>
              <w:spacing w:before="7" w:after="0" w:line="180" w:lineRule="exact"/>
              <w:rPr>
                <w:sz w:val="18"/>
                <w:szCs w:val="18"/>
              </w:rPr>
            </w:pPr>
          </w:p>
          <w:p w14:paraId="2A5DB60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il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spacing w:val="4"/>
                <w:sz w:val="16"/>
                <w:szCs w:val="16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  <w:shd w:val="clear" w:color="auto" w:fill="AEEDED"/>
          </w:tcPr>
          <w:p w14:paraId="681BF49D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s</w:t>
            </w:r>
          </w:p>
          <w:p w14:paraId="13842A57" w14:textId="77777777" w:rsidR="0074787C" w:rsidRDefault="00656446">
            <w:pPr>
              <w:spacing w:after="0" w:line="210" w:lineRule="exact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ac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</w:p>
        </w:tc>
      </w:tr>
      <w:tr w:rsidR="0074787C" w14:paraId="69C726DA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04BC9216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13CF95C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y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70E12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7A23A59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4CF59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1BE3716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</w:p>
          <w:p w14:paraId="7F828815" w14:textId="77777777" w:rsidR="0074787C" w:rsidRDefault="00656446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y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AB7DA5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700120F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68C1B199" w14:textId="77777777" w:rsidR="0074787C" w:rsidRDefault="0074787C"/>
        </w:tc>
      </w:tr>
      <w:tr w:rsidR="0074787C" w14:paraId="11946F2A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182A6518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2D7512C6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0" w:author="Administrator" w:date="2016-09-17T13:40:00Z">
              <w:r w:rsidDel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h</w:delText>
              </w:r>
              <w:r w:rsidDel="003F2219">
                <w:rPr>
                  <w:rFonts w:ascii="Open Sans" w:eastAsia="Open Sans" w:hAnsi="Open Sans" w:cs="Open Sans"/>
                  <w:spacing w:val="5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spacing w:val="-2"/>
                  <w:sz w:val="18"/>
                  <w:szCs w:val="18"/>
                </w:rPr>
                <w:delText xml:space="preserve"> </w:delText>
              </w:r>
            </w:del>
            <w:ins w:id="1" w:author="Administrator" w:date="2016-09-17T13:40:00Z">
              <w:r w:rsidR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t>Change</w:t>
              </w:r>
              <w:r w:rsidR="003F2219">
                <w:rPr>
                  <w:rFonts w:ascii="Open Sans" w:eastAsia="Open Sans" w:hAnsi="Open Sans" w:cs="Open Sans"/>
                  <w:spacing w:val="-2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5E1396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72263A4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5780C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2EB4CA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2" w:author="Administrator" w:date="2016-09-17T13:40:00Z"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h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4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3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delText xml:space="preserve"> </w:delText>
              </w:r>
            </w:del>
            <w:ins w:id="3" w:author="Administrator" w:date="2016-09-17T13:40:00Z"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t>Change</w:t>
              </w:r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8C33E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796DED2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41EEC1BB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7F8AF98C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4" w:author="Administrator" w:date="2016-09-17T13:40:00Z"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h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4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3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delText xml:space="preserve"> </w:delText>
              </w:r>
            </w:del>
            <w:ins w:id="5" w:author="Administrator" w:date="2016-09-17T13:40:00Z"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t>Change</w:t>
              </w:r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</w:tr>
      <w:tr w:rsidR="0074787C" w14:paraId="1EC39A09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0679691D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7AC2429E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29360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715C739B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CC082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6862A4C0" w14:textId="77777777" w:rsidR="0074787C" w:rsidRDefault="00656446">
            <w:pPr>
              <w:spacing w:after="0" w:line="293" w:lineRule="auto"/>
              <w:ind w:left="60" w:right="35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74401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DD89435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08BA97CA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795DCE63" w14:textId="77777777" w:rsidR="0074787C" w:rsidRDefault="00656446">
            <w:pPr>
              <w:spacing w:after="0" w:line="293" w:lineRule="auto"/>
              <w:ind w:left="60" w:right="3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</w:p>
        </w:tc>
      </w:tr>
      <w:tr w:rsidR="0074787C" w14:paraId="462DA6AD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50F91EAA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01A3FF8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-1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1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Ta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  <w:p w14:paraId="0A14C944" w14:textId="77777777" w:rsidR="0074787C" w:rsidRDefault="00656446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9E3B6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11219334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8F121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67E76484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x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</w:p>
          <w:p w14:paraId="3307FA84" w14:textId="77777777" w:rsidR="0074787C" w:rsidRDefault="00656446">
            <w:pPr>
              <w:spacing w:before="55"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25645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4454775F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77745D56" w14:textId="77777777" w:rsidR="0074787C" w:rsidRDefault="0074787C"/>
        </w:tc>
      </w:tr>
      <w:tr w:rsidR="0074787C" w14:paraId="5F050F12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60600D31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FE7028A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595DF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B77CEC3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43E17C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1D2E394D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8FDFE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1E14A38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commentRangeStart w:id="6"/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commentRangeEnd w:id="6"/>
            <w:r>
              <w:rPr>
                <w:rStyle w:val="a3"/>
              </w:rPr>
              <w:commentReference w:id="6"/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18D28355" w14:textId="77777777" w:rsidR="0074787C" w:rsidRDefault="0074787C"/>
        </w:tc>
      </w:tr>
      <w:tr w:rsidR="0074787C" w14:paraId="04FB9400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60201269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96F1D1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64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46BABD43" w14:textId="77777777" w:rsidR="0074787C" w:rsidRDefault="0074787C"/>
        </w:tc>
      </w:tr>
      <w:tr w:rsidR="0074787C" w14:paraId="48297B61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4269839D" w14:textId="77777777" w:rsidR="0074787C" w:rsidRDefault="0074787C">
            <w:pPr>
              <w:spacing w:before="15" w:after="0" w:line="240" w:lineRule="exact"/>
              <w:rPr>
                <w:sz w:val="24"/>
                <w:szCs w:val="24"/>
              </w:rPr>
            </w:pPr>
          </w:p>
          <w:p w14:paraId="64EB000A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D6FF4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F6CA1D5" w14:textId="77777777" w:rsidR="0074787C" w:rsidDel="00656446" w:rsidRDefault="00656446" w:rsidP="00656446">
            <w:pPr>
              <w:spacing w:after="0" w:line="240" w:lineRule="auto"/>
              <w:ind w:left="60" w:right="-20"/>
              <w:rPr>
                <w:del w:id="7" w:author="Administrator" w:date="2016-09-17T13:34:00Z"/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Yes</w:t>
            </w:r>
            <w:del w:id="8" w:author="Administrator" w:date="2016-09-17T13:34:00Z"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,</w:delText>
              </w:r>
              <w:r w:rsidDel="00656446">
                <w:rPr>
                  <w:rFonts w:ascii="Open Sans" w:eastAsia="Open Sans" w:hAnsi="Open Sans" w:cs="Open Sans"/>
                  <w:spacing w:val="-1"/>
                  <w:sz w:val="18"/>
                  <w:szCs w:val="18"/>
                </w:rPr>
                <w:delText xml:space="preserve"> </w:delText>
              </w:r>
              <w:r w:rsidDel="00656446">
                <w:rPr>
                  <w:rFonts w:ascii="Open Sans" w:eastAsia="Open Sans" w:hAnsi="Open Sans" w:cs="Open Sans"/>
                  <w:spacing w:val="4"/>
                  <w:sz w:val="18"/>
                  <w:szCs w:val="18"/>
                </w:rPr>
                <w:delText>D</w:delText>
              </w:r>
              <w:r w:rsidDel="00656446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u</w:delText>
              </w:r>
              <w:r w:rsidDel="00656446">
                <w:rPr>
                  <w:rFonts w:ascii="Open Sans" w:eastAsia="Open Sans" w:hAnsi="Open Sans" w:cs="Open Sans"/>
                  <w:spacing w:val="-4"/>
                  <w:sz w:val="18"/>
                  <w:szCs w:val="18"/>
                </w:rPr>
                <w:delText>t</w:delText>
              </w:r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y</w:delText>
              </w:r>
            </w:del>
          </w:p>
          <w:p w14:paraId="15893914" w14:textId="77777777" w:rsidR="0074787C" w:rsidRDefault="00656446" w:rsidP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  <w:pPrChange w:id="9" w:author="Administrator" w:date="2016-09-17T13:34:00Z">
                <w:pPr>
                  <w:spacing w:before="55" w:after="0" w:line="240" w:lineRule="auto"/>
                  <w:ind w:left="60" w:right="-20"/>
                </w:pPr>
              </w:pPrChange>
            </w:pPr>
            <w:del w:id="10" w:author="Administrator" w:date="2016-09-17T13:34:00Z">
              <w:r w:rsidDel="00656446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I</w:delText>
              </w:r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D</w:delText>
              </w:r>
            </w:del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5F7FCB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06B66C2F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ID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10DF5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69614366" w14:textId="77777777" w:rsidR="0074787C" w:rsidRDefault="00656446" w:rsidP="00656446">
            <w:pPr>
              <w:spacing w:after="0" w:line="293" w:lineRule="auto"/>
              <w:ind w:left="60" w:right="112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Yes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, </w:t>
            </w:r>
            <w:del w:id="11" w:author="Administrator" w:date="2016-09-17T13:34:00Z">
              <w:r w:rsidDel="00656446">
                <w:rPr>
                  <w:rFonts w:ascii="Open Sans" w:eastAsia="Open Sans" w:hAnsi="Open Sans" w:cs="Open Sans"/>
                  <w:spacing w:val="4"/>
                  <w:sz w:val="18"/>
                  <w:szCs w:val="18"/>
                </w:rPr>
                <w:delText>D</w:delText>
              </w:r>
              <w:r w:rsidDel="00656446">
                <w:rPr>
                  <w:rFonts w:ascii="Open Sans" w:eastAsia="Open Sans" w:hAnsi="Open Sans" w:cs="Open Sans"/>
                  <w:spacing w:val="2"/>
                  <w:sz w:val="18"/>
                  <w:szCs w:val="18"/>
                </w:rPr>
                <w:delText>r</w:delText>
              </w:r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iv</w:delText>
              </w:r>
              <w:r w:rsidDel="00656446">
                <w:rPr>
                  <w:rFonts w:ascii="Open Sans" w:eastAsia="Open Sans" w:hAnsi="Open Sans" w:cs="Open Sans"/>
                  <w:spacing w:val="4"/>
                  <w:sz w:val="18"/>
                  <w:szCs w:val="18"/>
                </w:rPr>
                <w:delText>e</w:delText>
              </w:r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r</w:delText>
              </w:r>
              <w:r w:rsidDel="00656446">
                <w:rPr>
                  <w:rFonts w:ascii="Open Sans" w:eastAsia="Open Sans" w:hAnsi="Open Sans" w:cs="Open Sans"/>
                  <w:spacing w:val="-2"/>
                  <w:sz w:val="18"/>
                  <w:szCs w:val="18"/>
                </w:rPr>
                <w:delText xml:space="preserve"> </w:delText>
              </w:r>
              <w:r w:rsidDel="00656446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I</w:delText>
              </w:r>
              <w:r w:rsidDel="00656446">
                <w:rPr>
                  <w:rFonts w:ascii="Open Sans" w:eastAsia="Open Sans" w:hAnsi="Open Sans" w:cs="Open Sans"/>
                  <w:sz w:val="18"/>
                  <w:szCs w:val="18"/>
                </w:rPr>
                <w:delText>D</w:delText>
              </w:r>
            </w:del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53638043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2B3C6CDF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ID</w:t>
            </w:r>
          </w:p>
        </w:tc>
      </w:tr>
      <w:tr w:rsidR="0074787C" w14:paraId="067CBEF8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7A6F264E" w14:textId="77777777" w:rsidR="0074787C" w:rsidRDefault="0074787C">
            <w:pPr>
              <w:spacing w:before="5" w:after="0" w:line="100" w:lineRule="exact"/>
              <w:rPr>
                <w:sz w:val="10"/>
                <w:szCs w:val="10"/>
              </w:rPr>
            </w:pPr>
          </w:p>
          <w:p w14:paraId="151D7806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2310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170CCBD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B42A7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0E8F243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12" w:author="Administrator" w:date="2016-09-17T13:35:00Z"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>S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-1"/>
                  <w:sz w:val="18"/>
                  <w:szCs w:val="18"/>
                </w:rPr>
                <w:delText>e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t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8"/>
                  <w:sz w:val="18"/>
                  <w:szCs w:val="18"/>
                </w:rPr>
                <w:delText xml:space="preserve"> </w:delText>
              </w:r>
            </w:del>
            <w:ins w:id="13" w:author="Administrator" w:date="2016-09-17T13:35:00Z">
              <w:r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t>Change duty</w:t>
              </w:r>
              <w:r>
                <w:rPr>
                  <w:rFonts w:ascii="Open Sans" w:eastAsia="Open Sans" w:hAnsi="Open Sans" w:cs="Open Sans"/>
                  <w:b/>
                  <w:bCs/>
                  <w:color w:val="0000FF"/>
                  <w:spacing w:val="8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A2B5E8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1429364A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0C146BEB" w14:textId="77777777" w:rsidR="0074787C" w:rsidRDefault="0074787C"/>
        </w:tc>
      </w:tr>
      <w:tr w:rsidR="0074787C" w14:paraId="4200EDAA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7AB6D649" w14:textId="77777777" w:rsidR="0074787C" w:rsidRDefault="0074787C">
            <w:pPr>
              <w:spacing w:before="5" w:after="0" w:line="100" w:lineRule="exact"/>
              <w:rPr>
                <w:sz w:val="10"/>
                <w:szCs w:val="10"/>
              </w:rPr>
            </w:pPr>
          </w:p>
          <w:p w14:paraId="5347A8A2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1D337A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1E4CCD5A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/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6EBD41" w14:textId="77777777" w:rsidR="0074787C" w:rsidRDefault="0074787C"/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5F2BF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027B71E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4EA8DFCD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F9E9683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</w:p>
        </w:tc>
      </w:tr>
      <w:tr w:rsidR="0074787C" w14:paraId="2634B85D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38AA76F0" w14:textId="77777777" w:rsidR="0074787C" w:rsidRDefault="0074787C">
            <w:pPr>
              <w:spacing w:before="15" w:after="0" w:line="240" w:lineRule="exact"/>
              <w:rPr>
                <w:sz w:val="24"/>
                <w:szCs w:val="24"/>
              </w:rPr>
            </w:pPr>
          </w:p>
          <w:p w14:paraId="7EA1A967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commentRangeStart w:id="14"/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commentRangeEnd w:id="14"/>
            <w:r>
              <w:rPr>
                <w:rStyle w:val="a3"/>
              </w:rPr>
              <w:commentReference w:id="14"/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CDAEB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0B971EA6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F7F67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194755A2" w14:textId="77777777" w:rsidR="0074787C" w:rsidRDefault="00656446" w:rsidP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del w:id="15" w:author="Administrator" w:date="2016-09-17T13:36:00Z"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>b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l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-6"/>
                  <w:sz w:val="18"/>
                  <w:szCs w:val="18"/>
                </w:rPr>
                <w:delText>o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-3"/>
                  <w:sz w:val="18"/>
                  <w:szCs w:val="18"/>
                </w:rPr>
                <w:delText>c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k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 xml:space="preserve"> </w:delText>
              </w:r>
            </w:del>
            <w:ins w:id="16" w:author="Administrator" w:date="2016-09-17T13:36:00Z">
              <w:r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t xml:space="preserve">driver duty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CD8B4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62025BB6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0F854BA8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7B42D26" w14:textId="77777777" w:rsidR="0074787C" w:rsidRDefault="00656446" w:rsidP="00656446">
            <w:pPr>
              <w:spacing w:after="0" w:line="293" w:lineRule="auto"/>
              <w:ind w:left="60" w:right="252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del w:id="17" w:author="Administrator" w:date="2016-09-17T13:36:00Z"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>b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l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-6"/>
                  <w:sz w:val="18"/>
                  <w:szCs w:val="18"/>
                </w:rPr>
                <w:delText>o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-3"/>
                  <w:sz w:val="18"/>
                  <w:szCs w:val="18"/>
                </w:rPr>
                <w:delText>c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k</w:delText>
              </w:r>
              <w:r w:rsidDel="00656446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 xml:space="preserve"> </w:delText>
              </w:r>
            </w:del>
            <w:ins w:id="18" w:author="Administrator" w:date="2016-09-17T13:36:00Z">
              <w:r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t xml:space="preserve">vehicle duty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</w:tr>
      <w:tr w:rsidR="0074787C" w14:paraId="2B502954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4F918C0B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  <w:commentRangeStart w:id="19"/>
          </w:p>
          <w:p w14:paraId="1DB66E0C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it</w:t>
            </w:r>
            <w:r>
              <w:rPr>
                <w:rFonts w:ascii="Open Sans" w:eastAsia="Open Sans" w:hAnsi="Open Sans" w:cs="Open Sans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  <w:commentRangeEnd w:id="19"/>
            <w:r w:rsidR="003F2219">
              <w:rPr>
                <w:rStyle w:val="a3"/>
              </w:rPr>
              <w:commentReference w:id="19"/>
            </w:r>
          </w:p>
        </w:tc>
        <w:tc>
          <w:tcPr>
            <w:tcW w:w="6450" w:type="dxa"/>
            <w:gridSpan w:val="4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7AA872FC" w14:textId="77777777" w:rsidR="0074787C" w:rsidRDefault="0074787C"/>
        </w:tc>
      </w:tr>
      <w:tr w:rsidR="0074787C" w14:paraId="38977B13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3D4E580D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194D114" w14:textId="77777777" w:rsidR="0074787C" w:rsidRDefault="00656446">
            <w:pPr>
              <w:spacing w:after="0" w:line="293" w:lineRule="auto"/>
              <w:ind w:left="60" w:right="5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-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ss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g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5A463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02045AD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DEFBE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74830318" w14:textId="77777777" w:rsidR="0074787C" w:rsidRDefault="00656446">
            <w:pPr>
              <w:spacing w:after="0" w:line="293" w:lineRule="auto"/>
              <w:ind w:left="60" w:right="272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-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e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1A9CF7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55048EAA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2AE1EEEB" w14:textId="77777777" w:rsidR="0074787C" w:rsidRDefault="0074787C"/>
        </w:tc>
      </w:tr>
      <w:tr w:rsidR="0074787C" w14:paraId="7BB3C5FC" w14:textId="77777777">
        <w:trPr>
          <w:trHeight w:hRule="exact" w:val="8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2659493E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A5B91FC" w14:textId="77777777" w:rsidR="0074787C" w:rsidRDefault="00656446">
            <w:pPr>
              <w:spacing w:after="0" w:line="293" w:lineRule="auto"/>
              <w:ind w:left="60" w:right="35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-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ss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g</w:t>
            </w:r>
            <w:proofErr w:type="spellEnd"/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</w:p>
        </w:tc>
        <w:tc>
          <w:tcPr>
            <w:tcW w:w="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FC4ECF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2B682202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Ye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D7327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467837F" w14:textId="77777777" w:rsidR="0074787C" w:rsidRDefault="00656446">
            <w:pPr>
              <w:spacing w:after="0" w:line="293" w:lineRule="auto"/>
              <w:ind w:left="60" w:right="-1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proofErr w:type="spellEnd"/>
            <w:r>
              <w:rPr>
                <w:rFonts w:ascii="Open Sans" w:eastAsia="Open Sans" w:hAnsi="Open Sans" w:cs="Open Sans"/>
                <w:b/>
                <w:bCs/>
                <w:color w:val="0000FF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k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C814C" w14:textId="77777777" w:rsidR="0074787C" w:rsidRDefault="0074787C">
            <w:pPr>
              <w:spacing w:before="10" w:after="0" w:line="260" w:lineRule="exact"/>
              <w:rPr>
                <w:sz w:val="26"/>
                <w:szCs w:val="26"/>
              </w:rPr>
            </w:pPr>
          </w:p>
          <w:p w14:paraId="0068F224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</w:p>
        </w:tc>
        <w:tc>
          <w:tcPr>
            <w:tcW w:w="21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551E0507" w14:textId="77777777" w:rsidR="0074787C" w:rsidRDefault="0074787C"/>
        </w:tc>
      </w:tr>
      <w:tr w:rsidR="0074787C" w14:paraId="29E45D7E" w14:textId="77777777">
        <w:trPr>
          <w:trHeight w:hRule="exact" w:val="510"/>
        </w:trPr>
        <w:tc>
          <w:tcPr>
            <w:tcW w:w="2640" w:type="dxa"/>
            <w:tcBorders>
              <w:top w:val="single" w:sz="6" w:space="0" w:color="000000"/>
              <w:left w:val="single" w:sz="6" w:space="0" w:color="3F3F3F"/>
              <w:bottom w:val="single" w:sz="6" w:space="0" w:color="3F3F3F"/>
              <w:right w:val="single" w:sz="6" w:space="0" w:color="000000"/>
            </w:tcBorders>
          </w:tcPr>
          <w:p w14:paraId="3ABF4C6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7E409C7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6450" w:type="dxa"/>
            <w:gridSpan w:val="4"/>
            <w:tcBorders>
              <w:top w:val="nil"/>
              <w:left w:val="single" w:sz="6" w:space="0" w:color="000000"/>
              <w:bottom w:val="single" w:sz="6" w:space="0" w:color="3F3F3F"/>
              <w:right w:val="single" w:sz="6" w:space="0" w:color="3F3F3F"/>
            </w:tcBorders>
          </w:tcPr>
          <w:p w14:paraId="6257EDC2" w14:textId="77777777" w:rsidR="0074787C" w:rsidRDefault="0074787C">
            <w:pPr>
              <w:spacing w:before="8" w:after="0" w:line="120" w:lineRule="exact"/>
              <w:rPr>
                <w:sz w:val="12"/>
                <w:szCs w:val="12"/>
              </w:rPr>
            </w:pPr>
          </w:p>
          <w:p w14:paraId="62491CD7" w14:textId="77777777" w:rsidR="0074787C" w:rsidRDefault="00656446">
            <w:pPr>
              <w:spacing w:after="0" w:line="240" w:lineRule="auto"/>
              <w:ind w:left="2509" w:right="2495"/>
              <w:jc w:val="center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w w:val="99"/>
                <w:sz w:val="18"/>
                <w:szCs w:val="18"/>
              </w:rPr>
              <w:t>p</w:t>
            </w:r>
          </w:p>
        </w:tc>
      </w:tr>
    </w:tbl>
    <w:p w14:paraId="38E36824" w14:textId="77777777" w:rsidR="0074787C" w:rsidRDefault="0074787C">
      <w:pPr>
        <w:spacing w:after="0"/>
        <w:jc w:val="center"/>
        <w:sectPr w:rsidR="0074787C">
          <w:pgSz w:w="11920" w:h="16840"/>
          <w:pgMar w:top="1560" w:right="1300" w:bottom="280" w:left="1280" w:header="720" w:footer="720" w:gutter="0"/>
          <w:cols w:space="720"/>
        </w:sectPr>
      </w:pPr>
    </w:p>
    <w:p w14:paraId="071EFDDB" w14:textId="77777777" w:rsidR="0074787C" w:rsidRDefault="00656446">
      <w:pPr>
        <w:spacing w:before="27" w:after="0" w:line="240" w:lineRule="auto"/>
        <w:ind w:left="115" w:right="2321"/>
        <w:jc w:val="both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i/>
          <w:sz w:val="24"/>
          <w:szCs w:val="24"/>
        </w:rPr>
        <w:lastRenderedPageBreak/>
        <w:t>Ta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b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1</w:t>
      </w:r>
      <w:r>
        <w:rPr>
          <w:rFonts w:ascii="Open Sans" w:eastAsia="Open Sans" w:hAnsi="Open Sans" w:cs="Open Sans"/>
          <w:i/>
          <w:sz w:val="24"/>
          <w:szCs w:val="24"/>
        </w:rPr>
        <w:t>-</w:t>
      </w:r>
      <w:r>
        <w:rPr>
          <w:rFonts w:ascii="Open Sans" w:eastAsia="Open Sans" w:hAnsi="Open Sans" w:cs="Open Sans"/>
          <w:i/>
          <w:spacing w:val="3"/>
          <w:sz w:val="24"/>
          <w:szCs w:val="24"/>
        </w:rPr>
        <w:t>2</w:t>
      </w:r>
      <w:r>
        <w:rPr>
          <w:rFonts w:ascii="Open Sans" w:eastAsia="Open Sans" w:hAnsi="Open Sans" w:cs="Open Sans"/>
          <w:i/>
          <w:sz w:val="24"/>
          <w:szCs w:val="24"/>
        </w:rPr>
        <w:t>: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nt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5"/>
          <w:sz w:val="24"/>
          <w:szCs w:val="24"/>
        </w:rPr>
        <w:t>r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Ed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g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7"/>
          <w:sz w:val="24"/>
          <w:szCs w:val="24"/>
        </w:rPr>
        <w:t>F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unct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z w:val="24"/>
          <w:szCs w:val="24"/>
        </w:rPr>
        <w:t>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for</w:t>
      </w:r>
      <w:r>
        <w:rPr>
          <w:rFonts w:ascii="Open Sans" w:eastAsia="Open Sans" w:hAnsi="Open Sans" w:cs="Open Sans"/>
          <w:i/>
          <w:spacing w:val="-9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z w:val="24"/>
          <w:szCs w:val="24"/>
        </w:rPr>
        <w:t>a</w:t>
      </w:r>
      <w:r>
        <w:rPr>
          <w:rFonts w:ascii="Open Sans" w:eastAsia="Open Sans" w:hAnsi="Open Sans" w:cs="Open Sans"/>
          <w:i/>
          <w:spacing w:val="-4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-6"/>
          <w:sz w:val="24"/>
          <w:szCs w:val="24"/>
        </w:rPr>
        <w:t>v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h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i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es</w:t>
      </w:r>
      <w:r>
        <w:rPr>
          <w:rFonts w:ascii="Open Sans" w:eastAsia="Open Sans" w:hAnsi="Open Sans" w:cs="Open Sans"/>
          <w:i/>
          <w:sz w:val="24"/>
          <w:szCs w:val="24"/>
        </w:rPr>
        <w:t>-o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n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y</w:t>
      </w:r>
      <w:r>
        <w:rPr>
          <w:rFonts w:ascii="Open Sans" w:eastAsia="Open Sans" w:hAnsi="Open Sans" w:cs="Open Sans"/>
          <w:i/>
          <w:spacing w:val="-12"/>
          <w:sz w:val="24"/>
          <w:szCs w:val="24"/>
        </w:rPr>
        <w:t xml:space="preserve"> 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s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ch</w:t>
      </w:r>
      <w:r>
        <w:rPr>
          <w:rFonts w:ascii="Open Sans" w:eastAsia="Open Sans" w:hAnsi="Open Sans" w:cs="Open Sans"/>
          <w:i/>
          <w:spacing w:val="2"/>
          <w:sz w:val="24"/>
          <w:szCs w:val="24"/>
        </w:rPr>
        <w:t>e</w:t>
      </w:r>
      <w:r>
        <w:rPr>
          <w:rFonts w:ascii="Open Sans" w:eastAsia="Open Sans" w:hAnsi="Open Sans" w:cs="Open Sans"/>
          <w:i/>
          <w:spacing w:val="-3"/>
          <w:sz w:val="24"/>
          <w:szCs w:val="24"/>
        </w:rPr>
        <w:t>du</w:t>
      </w:r>
      <w:r>
        <w:rPr>
          <w:rFonts w:ascii="Open Sans" w:eastAsia="Open Sans" w:hAnsi="Open Sans" w:cs="Open Sans"/>
          <w:i/>
          <w:spacing w:val="-1"/>
          <w:sz w:val="24"/>
          <w:szCs w:val="24"/>
        </w:rPr>
        <w:t>l</w:t>
      </w:r>
      <w:r>
        <w:rPr>
          <w:rFonts w:ascii="Open Sans" w:eastAsia="Open Sans" w:hAnsi="Open Sans" w:cs="Open Sans"/>
          <w:i/>
          <w:sz w:val="24"/>
          <w:szCs w:val="24"/>
        </w:rPr>
        <w:t>e</w:t>
      </w:r>
    </w:p>
    <w:p w14:paraId="4AFD66B1" w14:textId="77777777" w:rsidR="0074787C" w:rsidRDefault="0074787C">
      <w:pPr>
        <w:spacing w:before="8" w:after="0" w:line="10" w:lineRule="exact"/>
        <w:rPr>
          <w:sz w:val="1"/>
          <w:szCs w:val="1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55"/>
        <w:gridCol w:w="4335"/>
      </w:tblGrid>
      <w:tr w:rsidR="0074787C" w14:paraId="254BB5FB" w14:textId="77777777">
        <w:trPr>
          <w:trHeight w:hRule="exact" w:val="420"/>
        </w:trPr>
        <w:tc>
          <w:tcPr>
            <w:tcW w:w="4755" w:type="dxa"/>
            <w:tcBorders>
              <w:top w:val="single" w:sz="6" w:space="0" w:color="3F3F3F"/>
              <w:left w:val="single" w:sz="6" w:space="0" w:color="3F3F3F"/>
              <w:bottom w:val="single" w:sz="6" w:space="0" w:color="000000"/>
              <w:right w:val="single" w:sz="6" w:space="0" w:color="000000"/>
            </w:tcBorders>
            <w:shd w:val="clear" w:color="auto" w:fill="AEEDED"/>
          </w:tcPr>
          <w:p w14:paraId="76596D9D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un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</w:p>
        </w:tc>
        <w:tc>
          <w:tcPr>
            <w:tcW w:w="4335" w:type="dxa"/>
            <w:tcBorders>
              <w:top w:val="single" w:sz="6" w:space="0" w:color="3F3F3F"/>
              <w:left w:val="single" w:sz="6" w:space="0" w:color="000000"/>
              <w:bottom w:val="single" w:sz="6" w:space="0" w:color="000000"/>
              <w:right w:val="single" w:sz="6" w:space="0" w:color="3F3F3F"/>
            </w:tcBorders>
            <w:shd w:val="clear" w:color="auto" w:fill="AEEDED"/>
          </w:tcPr>
          <w:p w14:paraId="5FCF0DA7" w14:textId="77777777" w:rsidR="0074787C" w:rsidRDefault="00656446">
            <w:pPr>
              <w:spacing w:before="82" w:after="0" w:line="240" w:lineRule="auto"/>
              <w:ind w:left="60" w:right="-20"/>
              <w:rPr>
                <w:rFonts w:ascii="Open Sans" w:eastAsia="Open Sans" w:hAnsi="Open Sans" w:cs="Open Sans"/>
                <w:sz w:val="16"/>
                <w:szCs w:val="16"/>
              </w:rPr>
            </w:pPr>
            <w:r>
              <w:rPr>
                <w:rFonts w:ascii="Open Sans" w:eastAsia="Open Sans" w:hAnsi="Open Sans" w:cs="Open Sans"/>
                <w:b/>
                <w:bCs/>
                <w:spacing w:val="-1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2"/>
                <w:sz w:val="16"/>
                <w:szCs w:val="16"/>
              </w:rPr>
              <w:t>f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2"/>
                <w:sz w:val="16"/>
                <w:szCs w:val="16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spacing w:val="-5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spacing w:val="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6"/>
                <w:szCs w:val="16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-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6"/>
                <w:szCs w:val="16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2"/>
                <w:sz w:val="16"/>
                <w:szCs w:val="16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6"/>
                <w:szCs w:val="16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6"/>
                <w:szCs w:val="16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4"/>
                <w:sz w:val="16"/>
                <w:szCs w:val="16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6"/>
                <w:szCs w:val="16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6"/>
                <w:szCs w:val="16"/>
              </w:rPr>
              <w:t>e</w:t>
            </w:r>
          </w:p>
        </w:tc>
      </w:tr>
      <w:tr w:rsidR="0074787C" w14:paraId="393BDACE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649130C1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1083C66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ot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2401D831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75CFA00C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</w:p>
        </w:tc>
      </w:tr>
      <w:tr w:rsidR="0074787C" w14:paraId="3C05743B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4845E0C9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BCD5197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20" w:author="Administrator" w:date="2016-09-17T13:40:00Z">
              <w:r w:rsidDel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h</w:delText>
              </w:r>
              <w:r w:rsidDel="003F2219">
                <w:rPr>
                  <w:rFonts w:ascii="Open Sans" w:eastAsia="Open Sans" w:hAnsi="Open Sans" w:cs="Open Sans"/>
                  <w:spacing w:val="5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spacing w:val="-2"/>
                  <w:sz w:val="18"/>
                  <w:szCs w:val="18"/>
                </w:rPr>
                <w:delText xml:space="preserve"> </w:delText>
              </w:r>
            </w:del>
            <w:ins w:id="21" w:author="Administrator" w:date="2016-09-17T13:40:00Z">
              <w:r w:rsidR="003F2219">
                <w:rPr>
                  <w:rFonts w:ascii="Open Sans" w:eastAsia="Open Sans" w:hAnsi="Open Sans" w:cs="Open Sans"/>
                  <w:spacing w:val="7"/>
                  <w:sz w:val="18"/>
                  <w:szCs w:val="18"/>
                </w:rPr>
                <w:t>Change</w:t>
              </w:r>
              <w:r w:rsidR="003F2219">
                <w:rPr>
                  <w:rFonts w:ascii="Open Sans" w:eastAsia="Open Sans" w:hAnsi="Open Sans" w:cs="Open Sans"/>
                  <w:spacing w:val="-2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4EBFEE23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41F9E37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22" w:author="Administrator" w:date="2016-09-17T13:40:00Z"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h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4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3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delText xml:space="preserve"> </w:delText>
              </w:r>
            </w:del>
            <w:ins w:id="23" w:author="Administrator" w:date="2016-09-17T13:40:00Z"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t>Change</w:t>
              </w:r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5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</w:tr>
      <w:tr w:rsidR="0074787C" w14:paraId="1A723466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3848C384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A816EC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De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3282A6C0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943D5E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</w:p>
        </w:tc>
      </w:tr>
      <w:tr w:rsidR="0074787C" w14:paraId="6A589B0D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2A50DDFC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  <w:commentRangeStart w:id="24"/>
          </w:p>
          <w:p w14:paraId="7B60D779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6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dh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  <w:commentRangeEnd w:id="24"/>
            <w:r w:rsidR="003F2219">
              <w:rPr>
                <w:rStyle w:val="a3"/>
              </w:rPr>
              <w:commentReference w:id="24"/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4D372F5F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5921377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del w:id="25" w:author="Administrator" w:date="2016-09-17T13:40:00Z"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4"/>
                  <w:sz w:val="18"/>
                  <w:szCs w:val="18"/>
                </w:rPr>
                <w:delText>A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>dd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i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2"/>
                  <w:sz w:val="18"/>
                  <w:szCs w:val="18"/>
                </w:rPr>
                <w:delText>n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g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2"/>
                  <w:sz w:val="18"/>
                  <w:szCs w:val="18"/>
                </w:rPr>
                <w:delText xml:space="preserve"> </w:delText>
              </w:r>
            </w:del>
            <w:ins w:id="26" w:author="Administrator" w:date="2016-09-17T13:40:00Z"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4"/>
                  <w:sz w:val="18"/>
                  <w:szCs w:val="18"/>
                </w:rPr>
                <w:t>Add</w:t>
              </w:r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12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s</w:t>
            </w:r>
          </w:p>
        </w:tc>
      </w:tr>
      <w:tr w:rsidR="0074787C" w14:paraId="5BB277BC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644139FB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55A407B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f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s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6268708B" w14:textId="77777777" w:rsidR="0074787C" w:rsidRDefault="0074787C"/>
        </w:tc>
      </w:tr>
      <w:tr w:rsidR="0074787C" w14:paraId="12A30BE9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68A84F12" w14:textId="77777777" w:rsidR="0074787C" w:rsidRDefault="0074787C">
            <w:pPr>
              <w:spacing w:before="5" w:after="0" w:line="100" w:lineRule="exact"/>
              <w:rPr>
                <w:sz w:val="10"/>
                <w:szCs w:val="10"/>
              </w:rPr>
            </w:pPr>
          </w:p>
          <w:p w14:paraId="1BEE5556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B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k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D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214C7805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0DA51F0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ID</w:t>
            </w:r>
          </w:p>
        </w:tc>
      </w:tr>
      <w:tr w:rsidR="0074787C" w14:paraId="2E667B32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140C9302" w14:textId="77777777" w:rsidR="0074787C" w:rsidRDefault="0074787C">
            <w:pPr>
              <w:spacing w:before="5" w:after="0" w:line="100" w:lineRule="exact"/>
              <w:rPr>
                <w:sz w:val="10"/>
                <w:szCs w:val="10"/>
              </w:rPr>
            </w:pPr>
          </w:p>
          <w:p w14:paraId="41707165" w14:textId="77777777" w:rsidR="0074787C" w:rsidRDefault="00656446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le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-1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11BAF5FA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4C7B39D5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h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3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l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y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</w:p>
        </w:tc>
      </w:tr>
      <w:tr w:rsidR="0074787C" w14:paraId="0B3DA0A3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000000"/>
              <w:right w:val="single" w:sz="6" w:space="0" w:color="000000"/>
            </w:tcBorders>
          </w:tcPr>
          <w:p w14:paraId="2C90E656" w14:textId="77777777" w:rsidR="0074787C" w:rsidRDefault="0074787C">
            <w:pPr>
              <w:spacing w:before="5" w:after="0" w:line="100" w:lineRule="exact"/>
              <w:rPr>
                <w:sz w:val="10"/>
                <w:szCs w:val="10"/>
              </w:rPr>
            </w:pPr>
          </w:p>
          <w:p w14:paraId="4DE13B6C" w14:textId="77777777" w:rsidR="0074787C" w:rsidRDefault="00656446" w:rsidP="003F2219">
            <w:pPr>
              <w:spacing w:after="0" w:line="240" w:lineRule="auto"/>
              <w:ind w:left="51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ve</w:t>
            </w:r>
            <w:r>
              <w:rPr>
                <w:rFonts w:ascii="Open Sans" w:eastAsia="Open Sans" w:hAnsi="Open Sans" w:cs="Open Sans"/>
                <w:spacing w:val="-2"/>
                <w:sz w:val="18"/>
                <w:szCs w:val="18"/>
              </w:rPr>
              <w:t xml:space="preserve"> </w:t>
            </w:r>
            <w:del w:id="27" w:author="Administrator" w:date="2016-09-17T13:40:00Z">
              <w:r w:rsidDel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delText>b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l</w:delText>
              </w:r>
              <w:r w:rsidDel="003F2219">
                <w:rPr>
                  <w:rFonts w:ascii="Open Sans" w:eastAsia="Open Sans" w:hAnsi="Open Sans" w:cs="Open Sans"/>
                  <w:spacing w:val="-4"/>
                  <w:sz w:val="18"/>
                  <w:szCs w:val="18"/>
                </w:rPr>
                <w:delText>o</w:delText>
              </w:r>
              <w:r w:rsidDel="003F2219">
                <w:rPr>
                  <w:rFonts w:ascii="Open Sans" w:eastAsia="Open Sans" w:hAnsi="Open Sans" w:cs="Open Sans"/>
                  <w:spacing w:val="4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sz w:val="18"/>
                  <w:szCs w:val="18"/>
                </w:rPr>
                <w:delText>k</w:delText>
              </w:r>
              <w:r w:rsidDel="003F2219">
                <w:rPr>
                  <w:rFonts w:ascii="Open Sans" w:eastAsia="Open Sans" w:hAnsi="Open Sans" w:cs="Open Sans"/>
                  <w:spacing w:val="-8"/>
                  <w:sz w:val="18"/>
                  <w:szCs w:val="18"/>
                </w:rPr>
                <w:delText xml:space="preserve"> </w:delText>
              </w:r>
            </w:del>
            <w:ins w:id="28" w:author="Administrator" w:date="2016-09-17T13:40:00Z">
              <w:r w:rsidR="003F2219">
                <w:rPr>
                  <w:rFonts w:ascii="Open Sans" w:eastAsia="Open Sans" w:hAnsi="Open Sans" w:cs="Open Sans"/>
                  <w:spacing w:val="-5"/>
                  <w:sz w:val="18"/>
                  <w:szCs w:val="18"/>
                </w:rPr>
                <w:t>a vehicle duty</w:t>
              </w:r>
              <w:r w:rsidR="003F2219">
                <w:rPr>
                  <w:rFonts w:ascii="Open Sans" w:eastAsia="Open Sans" w:hAnsi="Open Sans" w:cs="Open Sans"/>
                  <w:spacing w:val="-8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 xml:space="preserve">r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n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3F3F3F"/>
            </w:tcBorders>
          </w:tcPr>
          <w:p w14:paraId="54B17154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36558E37" w14:textId="77777777" w:rsidR="0074787C" w:rsidRDefault="00656446" w:rsidP="003F2219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5"/>
                <w:sz w:val="18"/>
                <w:szCs w:val="18"/>
              </w:rPr>
              <w:t>M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3"/>
                <w:sz w:val="18"/>
                <w:szCs w:val="18"/>
              </w:rPr>
              <w:t>v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9"/>
                <w:sz w:val="18"/>
                <w:szCs w:val="18"/>
              </w:rPr>
              <w:t xml:space="preserve"> </w:t>
            </w:r>
            <w:del w:id="29" w:author="Administrator" w:date="2016-09-17T13:40:00Z"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>b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5"/>
                  <w:sz w:val="18"/>
                  <w:szCs w:val="18"/>
                </w:rPr>
                <w:delText>l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6"/>
                  <w:sz w:val="18"/>
                  <w:szCs w:val="18"/>
                </w:rPr>
                <w:delText>o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-3"/>
                  <w:sz w:val="18"/>
                  <w:szCs w:val="18"/>
                </w:rPr>
                <w:delText>c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z w:val="18"/>
                  <w:szCs w:val="18"/>
                </w:rPr>
                <w:delText>k</w:delText>
              </w:r>
              <w:r w:rsidDel="003F2219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delText xml:space="preserve"> </w:delText>
              </w:r>
            </w:del>
            <w:ins w:id="30" w:author="Administrator" w:date="2016-09-17T13:40:00Z"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t>vehicle duty</w:t>
              </w:r>
              <w:r w:rsidR="003F2219">
                <w:rPr>
                  <w:rFonts w:ascii="Open Sans" w:eastAsia="Open Sans" w:hAnsi="Open Sans" w:cs="Open Sans"/>
                  <w:b/>
                  <w:bCs/>
                  <w:color w:val="0000FF"/>
                  <w:spacing w:val="6"/>
                  <w:sz w:val="18"/>
                  <w:szCs w:val="18"/>
                </w:rPr>
                <w:t xml:space="preserve"> </w:t>
              </w:r>
            </w:ins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 xml:space="preserve"> 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6"/>
                <w:sz w:val="18"/>
                <w:szCs w:val="18"/>
              </w:rPr>
              <w:t>o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n</w:t>
            </w:r>
          </w:p>
        </w:tc>
      </w:tr>
      <w:tr w:rsidR="0074787C" w14:paraId="418A18E3" w14:textId="77777777">
        <w:trPr>
          <w:trHeight w:hRule="exact" w:val="510"/>
        </w:trPr>
        <w:tc>
          <w:tcPr>
            <w:tcW w:w="4755" w:type="dxa"/>
            <w:tcBorders>
              <w:top w:val="single" w:sz="6" w:space="0" w:color="000000"/>
              <w:left w:val="single" w:sz="6" w:space="0" w:color="3F3F3F"/>
              <w:bottom w:val="single" w:sz="6" w:space="0" w:color="3F3F3F"/>
              <w:right w:val="single" w:sz="6" w:space="0" w:color="000000"/>
            </w:tcBorders>
          </w:tcPr>
          <w:p w14:paraId="564839B9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2BDB4400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spacing w:val="7"/>
                <w:sz w:val="18"/>
                <w:szCs w:val="18"/>
              </w:rPr>
              <w:t>C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5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spacing w:val="3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5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spacing w:val="4"/>
                <w:sz w:val="18"/>
                <w:szCs w:val="18"/>
              </w:rPr>
              <w:t>e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w</w:t>
            </w:r>
            <w:r>
              <w:rPr>
                <w:rFonts w:ascii="Open Sans" w:eastAsia="Open Sans" w:hAnsi="Open Sans" w:cs="Open Sans"/>
                <w:spacing w:val="-9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spacing w:val="-4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spacing w:val="2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sz w:val="18"/>
                <w:szCs w:val="18"/>
              </w:rPr>
              <w:t>ip</w:t>
            </w:r>
          </w:p>
        </w:tc>
        <w:tc>
          <w:tcPr>
            <w:tcW w:w="4335" w:type="dxa"/>
            <w:tcBorders>
              <w:top w:val="single" w:sz="6" w:space="0" w:color="000000"/>
              <w:left w:val="single" w:sz="6" w:space="0" w:color="000000"/>
              <w:bottom w:val="single" w:sz="6" w:space="0" w:color="3F3F3F"/>
              <w:right w:val="single" w:sz="6" w:space="0" w:color="3F3F3F"/>
            </w:tcBorders>
          </w:tcPr>
          <w:p w14:paraId="15CC8D05" w14:textId="77777777" w:rsidR="0074787C" w:rsidRDefault="0074787C">
            <w:pPr>
              <w:spacing w:after="0" w:line="120" w:lineRule="exact"/>
              <w:rPr>
                <w:sz w:val="12"/>
                <w:szCs w:val="12"/>
              </w:rPr>
            </w:pPr>
          </w:p>
          <w:p w14:paraId="634AA433" w14:textId="77777777" w:rsidR="0074787C" w:rsidRDefault="00656446">
            <w:pPr>
              <w:spacing w:after="0" w:line="240" w:lineRule="auto"/>
              <w:ind w:left="60" w:right="-20"/>
              <w:rPr>
                <w:rFonts w:ascii="Open Sans" w:eastAsia="Open Sans" w:hAnsi="Open Sans" w:cs="Open Sans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bCs/>
                <w:color w:val="0000FF"/>
                <w:spacing w:val="-1"/>
                <w:sz w:val="18"/>
                <w:szCs w:val="18"/>
              </w:rPr>
              <w:t>U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s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2"/>
                <w:sz w:val="18"/>
                <w:szCs w:val="18"/>
              </w:rPr>
              <w:t>n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g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4"/>
                <w:sz w:val="18"/>
                <w:szCs w:val="18"/>
              </w:rPr>
              <w:t>A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6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d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1"/>
                <w:sz w:val="18"/>
                <w:szCs w:val="18"/>
              </w:rPr>
              <w:t>T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-7"/>
                <w:sz w:val="18"/>
                <w:szCs w:val="18"/>
              </w:rPr>
              <w:t>r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pacing w:val="5"/>
                <w:sz w:val="18"/>
                <w:szCs w:val="18"/>
              </w:rPr>
              <w:t>i</w:t>
            </w:r>
            <w:r>
              <w:rPr>
                <w:rFonts w:ascii="Open Sans" w:eastAsia="Open Sans" w:hAnsi="Open Sans" w:cs="Open Sans"/>
                <w:b/>
                <w:bCs/>
                <w:color w:val="0000FF"/>
                <w:sz w:val="18"/>
                <w:szCs w:val="18"/>
              </w:rPr>
              <w:t>p</w:t>
            </w:r>
          </w:p>
        </w:tc>
      </w:tr>
    </w:tbl>
    <w:p w14:paraId="69E98691" w14:textId="77777777" w:rsidR="0074787C" w:rsidRDefault="0074787C">
      <w:pPr>
        <w:spacing w:before="16" w:after="0" w:line="260" w:lineRule="exact"/>
        <w:rPr>
          <w:sz w:val="26"/>
          <w:szCs w:val="26"/>
        </w:rPr>
      </w:pPr>
    </w:p>
    <w:p w14:paraId="3EDC5B2B" w14:textId="77777777" w:rsidR="0074787C" w:rsidRDefault="00656446">
      <w:pPr>
        <w:spacing w:after="0" w:line="240" w:lineRule="auto"/>
        <w:ind w:left="115" w:right="443"/>
        <w:jc w:val="both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ari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f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pacing w:val="1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2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14:paraId="26A24914" w14:textId="77777777" w:rsidR="0074787C" w:rsidRDefault="00656446">
      <w:pPr>
        <w:spacing w:before="83" w:after="0" w:line="240" w:lineRule="auto"/>
        <w:ind w:left="115" w:right="50"/>
        <w:rPr>
          <w:rFonts w:ascii="Open Sans" w:eastAsia="Open Sans" w:hAnsi="Open Sans" w:cs="Open Sans"/>
        </w:rPr>
      </w:pPr>
      <w:r>
        <w:pict w14:anchorId="29F0F2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95" type="#_x0000_t75" style="position:absolute;left:0;text-align:left;margin-left:69.75pt;margin-top:34pt;width:312.75pt;height:41.25pt;z-index:-1288;mso-position-horizontal-relative:page">
            <v:imagedata r:id="rId10" o:title=""/>
            <w10:wrap anchorx="page"/>
          </v:shape>
        </w:pic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s- 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rd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proofErr w:type="gramEnd"/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ett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runn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imi</w:t>
      </w:r>
      <w:r>
        <w:rPr>
          <w:rFonts w:ascii="Open Sans" w:eastAsia="Open Sans" w:hAnsi="Open Sans" w:cs="Open Sans"/>
          <w:color w:val="3F3F3F"/>
          <w:spacing w:val="2"/>
        </w:rPr>
        <w:t>z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n:</w:t>
      </w:r>
    </w:p>
    <w:p w14:paraId="3ADA508B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450BAE3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081E80DE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1542756E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319FB9F4" w14:textId="77777777" w:rsidR="0074787C" w:rsidRDefault="0074787C">
      <w:pPr>
        <w:spacing w:before="5" w:after="0" w:line="200" w:lineRule="exact"/>
        <w:rPr>
          <w:sz w:val="20"/>
          <w:szCs w:val="20"/>
        </w:rPr>
      </w:pPr>
    </w:p>
    <w:p w14:paraId="57AD99EF" w14:textId="77777777" w:rsidR="0074787C" w:rsidRDefault="00656446">
      <w:pPr>
        <w:spacing w:after="0" w:line="244" w:lineRule="auto"/>
        <w:ind w:left="115" w:right="98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pp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U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ng,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 sugg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st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rt by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up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3F3F3F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pict w14:anchorId="1B9001BB">
          <v:shape id="_x0000_i1025" type="#_x0000_t75" style="width:23.5pt;height:23.5pt;mso-position-horizontal-relative:char;mso-position-vertical-relative:line">
            <v:imagedata r:id="rId11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Me</w:t>
      </w:r>
      <w:r>
        <w:rPr>
          <w:rFonts w:ascii="Open Sans" w:eastAsia="Open Sans" w:hAnsi="Open Sans" w:cs="Open Sans"/>
          <w:color w:val="3F3F3F"/>
        </w:rPr>
        <w:t>nu.</w:t>
      </w:r>
    </w:p>
    <w:p w14:paraId="39F74CED" w14:textId="77777777" w:rsidR="0074787C" w:rsidRDefault="0074787C">
      <w:pPr>
        <w:spacing w:before="7" w:after="0" w:line="120" w:lineRule="exact"/>
        <w:rPr>
          <w:sz w:val="12"/>
          <w:szCs w:val="12"/>
        </w:rPr>
      </w:pPr>
    </w:p>
    <w:p w14:paraId="5F4EF78A" w14:textId="77777777" w:rsidR="0074787C" w:rsidRDefault="00656446">
      <w:pPr>
        <w:spacing w:after="0" w:line="239" w:lineRule="auto"/>
        <w:ind w:left="115" w:right="32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pict w14:anchorId="7E9F3221">
          <v:shape id="_x0000_i1026" type="#_x0000_t75" style="width:23.5pt;height:23.5pt;mso-position-horizontal-relative:char;mso-position-vertical-relative:line">
            <v:imagedata r:id="rId12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oo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r.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)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k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9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gu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:</w:t>
      </w:r>
    </w:p>
    <w:p w14:paraId="737B41FF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5A9FBDCF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C531BF7">
          <v:shape id="_x0000_i1027" type="#_x0000_t75" style="width:448pt;height:124pt;mso-position-horizontal-relative:char;mso-position-vertical-relative:line">
            <v:imagedata r:id="rId13" o:title=""/>
          </v:shape>
        </w:pict>
      </w:r>
    </w:p>
    <w:p w14:paraId="3D4196E0" w14:textId="77777777" w:rsidR="0074787C" w:rsidRDefault="0074787C">
      <w:pPr>
        <w:spacing w:after="0"/>
        <w:sectPr w:rsidR="0074787C">
          <w:pgSz w:w="11920" w:h="16840"/>
          <w:pgMar w:top="1560" w:right="1220" w:bottom="280" w:left="1280" w:header="720" w:footer="720" w:gutter="0"/>
          <w:cols w:space="720"/>
        </w:sectPr>
      </w:pPr>
    </w:p>
    <w:p w14:paraId="1845DFB3" w14:textId="77777777" w:rsidR="0074787C" w:rsidRDefault="00656446">
      <w:pPr>
        <w:spacing w:before="63"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lastRenderedPageBreak/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</w:p>
    <w:p w14:paraId="4BA3A514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6000BBF1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proofErr w:type="gramEnd"/>
    </w:p>
    <w:p w14:paraId="1736F7ED" w14:textId="77777777" w:rsidR="0074787C" w:rsidRDefault="00656446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pict w14:anchorId="5B64B5DC">
          <v:shape id="_x0000_s1191" type="#_x0000_t75" style="position:absolute;left:0;text-align:left;margin-left:72.75pt;margin-top:10.05pt;width:4.5pt;height:4.5pt;z-index:-1287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</w:p>
    <w:p w14:paraId="32D1FDBD" w14:textId="77777777" w:rsidR="0074787C" w:rsidRDefault="00656446">
      <w:pPr>
        <w:spacing w:before="75" w:after="0" w:line="240" w:lineRule="auto"/>
        <w:ind w:left="415" w:right="206"/>
        <w:rPr>
          <w:rFonts w:ascii="Open Sans" w:eastAsia="Open Sans" w:hAnsi="Open Sans" w:cs="Open Sans"/>
        </w:rPr>
      </w:pPr>
      <w:r>
        <w:pict w14:anchorId="41A19EAD">
          <v:shape id="_x0000_s1190" type="#_x0000_t75" style="position:absolute;left:0;text-align:left;margin-left:72.75pt;margin-top:9.6pt;width:4.5pt;height:4.5pt;z-index:-1286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ds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proofErr w:type="gramStart"/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m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n,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i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rs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hus,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g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ccurr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he 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dd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.</w:t>
      </w:r>
    </w:p>
    <w:p w14:paraId="3D000FCE" w14:textId="77777777" w:rsidR="0074787C" w:rsidRDefault="00656446">
      <w:pPr>
        <w:spacing w:before="75" w:after="0" w:line="300" w:lineRule="auto"/>
        <w:ind w:left="415" w:right="77"/>
        <w:rPr>
          <w:rFonts w:ascii="Open Sans" w:eastAsia="Open Sans" w:hAnsi="Open Sans" w:cs="Open Sans"/>
        </w:rPr>
      </w:pPr>
      <w:r>
        <w:pict w14:anchorId="70511FF2">
          <v:shape id="_x0000_s1189" type="#_x0000_t75" style="position:absolute;left:0;text-align:left;margin-left:72.75pt;margin-top:9.6pt;width:4.5pt;height:4.5pt;z-index:-1285;mso-position-horizontal-relative:page">
            <v:imagedata r:id="rId14" o:title=""/>
            <w10:wrap anchorx="page"/>
          </v:shape>
        </w:pict>
      </w:r>
      <w:r>
        <w:pict w14:anchorId="73438398">
          <v:shape id="_x0000_s1188" type="#_x0000_t75" style="position:absolute;left:0;text-align:left;margin-left:72.75pt;margin-top:28.35pt;width:4.5pt;height:4.5pt;z-index:-1284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ds,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sp</w:t>
      </w:r>
      <w:r>
        <w:rPr>
          <w:rFonts w:ascii="Open Sans" w:eastAsia="Open Sans" w:hAnsi="Open Sans" w:cs="Open Sans"/>
          <w:spacing w:val="5"/>
        </w:rPr>
        <w:t>li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>s,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 xml:space="preserve">gn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 xml:space="preserve">f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</w:rPr>
        <w:t xml:space="preserve">. </w:t>
      </w: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nd 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ns</w:t>
      </w:r>
      <w:r>
        <w:rPr>
          <w:rFonts w:ascii="Open Sans" w:eastAsia="Open Sans" w:hAnsi="Open Sans" w:cs="Open Sans"/>
          <w:spacing w:val="1"/>
        </w:rPr>
        <w:t xml:space="preserve"> 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</w:p>
    <w:p w14:paraId="466B2B00" w14:textId="77777777" w:rsidR="0074787C" w:rsidRDefault="00656446">
      <w:pPr>
        <w:spacing w:after="0" w:line="225" w:lineRule="exact"/>
        <w:ind w:left="4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position w:val="2"/>
        </w:rPr>
        <w:t>du</w:t>
      </w:r>
      <w:r>
        <w:rPr>
          <w:rFonts w:ascii="Open Sans" w:eastAsia="Open Sans" w:hAnsi="Open Sans" w:cs="Open Sans"/>
          <w:spacing w:val="-3"/>
          <w:position w:val="2"/>
        </w:rPr>
        <w:t>t</w:t>
      </w:r>
      <w:r>
        <w:rPr>
          <w:rFonts w:ascii="Open Sans" w:eastAsia="Open Sans" w:hAnsi="Open Sans" w:cs="Open Sans"/>
          <w:spacing w:val="-6"/>
          <w:position w:val="2"/>
        </w:rPr>
        <w:t>y</w:t>
      </w:r>
      <w:proofErr w:type="gramEnd"/>
      <w:r>
        <w:rPr>
          <w:rFonts w:ascii="Open Sans" w:eastAsia="Open Sans" w:hAnsi="Open Sans" w:cs="Open Sans"/>
          <w:position w:val="2"/>
        </w:rPr>
        <w:t>.</w:t>
      </w:r>
    </w:p>
    <w:p w14:paraId="185D7EB0" w14:textId="77777777" w:rsidR="0074787C" w:rsidRDefault="0074787C">
      <w:pPr>
        <w:spacing w:before="16" w:after="0" w:line="220" w:lineRule="exact"/>
      </w:pPr>
    </w:p>
    <w:p w14:paraId="55D1D7B0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y</w:t>
      </w:r>
    </w:p>
    <w:p w14:paraId="6E4C6C27" w14:textId="77777777" w:rsidR="0074787C" w:rsidRDefault="00656446">
      <w:pPr>
        <w:spacing w:before="84" w:after="0" w:line="240" w:lineRule="auto"/>
        <w:ind w:left="115" w:right="39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qu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a 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 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:</w:t>
      </w:r>
    </w:p>
    <w:p w14:paraId="04DDFF9E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53A41628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01C41A7">
          <v:shape id="_x0000_i1028" type="#_x0000_t75" style="width:460pt;height:278.5pt;mso-position-horizontal-relative:char;mso-position-vertical-relative:line">
            <v:imagedata r:id="rId15" o:title=""/>
          </v:shape>
        </w:pict>
      </w:r>
    </w:p>
    <w:p w14:paraId="58F2DA7D" w14:textId="77777777" w:rsidR="0074787C" w:rsidRDefault="0074787C">
      <w:pPr>
        <w:spacing w:before="2" w:after="0" w:line="110" w:lineRule="exact"/>
        <w:rPr>
          <w:sz w:val="11"/>
          <w:szCs w:val="11"/>
        </w:rPr>
      </w:pPr>
    </w:p>
    <w:p w14:paraId="77B4E511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7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nu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l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14:paraId="71C4C073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2417DE9C" w14:textId="77777777" w:rsidR="009D72A8" w:rsidRDefault="009D72A8">
      <w:pPr>
        <w:spacing w:after="0" w:line="240" w:lineRule="auto"/>
        <w:ind w:left="115" w:right="276"/>
        <w:rPr>
          <w:ins w:id="31" w:author="Administrator" w:date="2016-09-17T13:47:00Z"/>
          <w:rFonts w:ascii="Open Sans" w:eastAsia="Open Sans" w:hAnsi="Open Sans" w:cs="Open Sans"/>
          <w:color w:val="3F3F3F"/>
          <w:spacing w:val="-2"/>
        </w:rPr>
      </w:pPr>
      <w:ins w:id="32" w:author="Administrator" w:date="2016-09-17T13:47:00Z">
        <w:r>
          <w:rPr>
            <w:rFonts w:ascii="Open Sans" w:eastAsia="Open Sans" w:hAnsi="Open Sans" w:cs="Open Sans"/>
            <w:color w:val="3F3F3F"/>
            <w:spacing w:val="-2"/>
          </w:rPr>
          <w:t>To do so, follow these steps:</w:t>
        </w:r>
      </w:ins>
    </w:p>
    <w:p w14:paraId="42C3D0A0" w14:textId="77777777" w:rsidR="003F2219" w:rsidRPr="009D72A8" w:rsidRDefault="009D72A8" w:rsidP="00070AF1">
      <w:pPr>
        <w:pStyle w:val="aa"/>
        <w:numPr>
          <w:ilvl w:val="0"/>
          <w:numId w:val="1"/>
        </w:numPr>
        <w:spacing w:after="0" w:line="240" w:lineRule="auto"/>
        <w:ind w:left="115" w:right="276"/>
        <w:rPr>
          <w:ins w:id="33" w:author="Administrator" w:date="2016-09-17T13:46:00Z"/>
          <w:rFonts w:ascii="Open Sans" w:eastAsia="Open Sans" w:hAnsi="Open Sans" w:cs="Open Sans"/>
          <w:color w:val="3F3F3F"/>
          <w:spacing w:val="-2"/>
        </w:rPr>
        <w:pPrChange w:id="34" w:author="Administrator" w:date="2016-09-17T13:47:00Z">
          <w:pPr>
            <w:spacing w:after="0" w:line="240" w:lineRule="auto"/>
            <w:ind w:left="115" w:right="276"/>
          </w:pPr>
        </w:pPrChange>
      </w:pPr>
      <w:ins w:id="35" w:author="Administrator" w:date="2016-09-17T13:47:00Z">
        <w:r>
          <w:rPr>
            <w:rFonts w:ascii="Open Sans" w:eastAsia="Open Sans" w:hAnsi="Open Sans" w:cs="Open Sans"/>
            <w:color w:val="3F3F3F"/>
            <w:spacing w:val="-2"/>
          </w:rPr>
          <w:t xml:space="preserve">- </w:t>
        </w:r>
      </w:ins>
      <w:ins w:id="36" w:author="Administrator" w:date="2016-09-17T13:46:00Z">
        <w:r w:rsidR="003F2219" w:rsidRPr="009D72A8">
          <w:rPr>
            <w:rFonts w:ascii="Open Sans" w:eastAsia="Open Sans" w:hAnsi="Open Sans" w:cs="Open Sans"/>
            <w:color w:val="3F3F3F"/>
            <w:spacing w:val="-2"/>
          </w:rPr>
          <w:t>Go to manual editing mode</w:t>
        </w:r>
      </w:ins>
    </w:p>
    <w:p w14:paraId="6D276EAD" w14:textId="77777777" w:rsidR="009D72A8" w:rsidRPr="009D72A8" w:rsidRDefault="003F2219" w:rsidP="009D72A8">
      <w:pPr>
        <w:pStyle w:val="aa"/>
        <w:numPr>
          <w:ilvl w:val="0"/>
          <w:numId w:val="1"/>
        </w:numPr>
        <w:spacing w:after="0" w:line="240" w:lineRule="auto"/>
        <w:ind w:left="115" w:right="276"/>
        <w:rPr>
          <w:ins w:id="37" w:author="Administrator" w:date="2016-09-17T13:48:00Z"/>
          <w:rFonts w:ascii="Open Sans" w:eastAsia="Open Sans" w:hAnsi="Open Sans" w:cs="Open Sans"/>
          <w:rPrChange w:id="38" w:author="Administrator" w:date="2016-09-17T13:48:00Z">
            <w:rPr>
              <w:ins w:id="39" w:author="Administrator" w:date="2016-09-17T13:48:00Z"/>
              <w:rFonts w:ascii="Open Sans" w:eastAsia="Open Sans" w:hAnsi="Open Sans" w:cs="Open Sans"/>
              <w:color w:val="3F3F3F"/>
              <w:spacing w:val="2"/>
            </w:rPr>
          </w:rPrChange>
        </w:rPr>
        <w:pPrChange w:id="40" w:author="Administrator" w:date="2016-09-17T13:52:00Z">
          <w:pPr>
            <w:spacing w:after="0" w:line="240" w:lineRule="auto"/>
            <w:ind w:left="115" w:right="276"/>
          </w:pPr>
        </w:pPrChange>
      </w:pPr>
      <w:ins w:id="41" w:author="Administrator" w:date="2016-09-17T13:47:00Z">
        <w:r w:rsidRPr="009D72A8">
          <w:rPr>
            <w:rFonts w:ascii="Open Sans" w:eastAsia="Open Sans" w:hAnsi="Open Sans" w:cs="Open Sans"/>
            <w:color w:val="3F3F3F"/>
            <w:spacing w:val="-2"/>
            <w:rPrChange w:id="42" w:author="Administrator" w:date="2016-09-17T13:48:00Z">
              <w:rPr/>
            </w:rPrChange>
          </w:rPr>
          <w:t xml:space="preserve">Double click the trip </w:t>
        </w:r>
        <w:proofErr w:type="gramStart"/>
        <w:r w:rsidR="009D72A8" w:rsidRPr="009D72A8">
          <w:rPr>
            <w:rFonts w:ascii="Open Sans" w:eastAsia="Open Sans" w:hAnsi="Open Sans" w:cs="Open Sans"/>
            <w:color w:val="3F3F3F"/>
            <w:spacing w:val="-2"/>
            <w:rPrChange w:id="43" w:author="Administrator" w:date="2016-09-17T13:48:00Z">
              <w:rPr/>
            </w:rPrChange>
          </w:rPr>
          <w:t>–</w:t>
        </w:r>
        <w:r w:rsidR="009D72A8" w:rsidRPr="009D72A8">
          <w:rPr>
            <w:rFonts w:ascii="Open Sans" w:eastAsia="Open Sans" w:hAnsi="Open Sans" w:cs="Open Sans"/>
            <w:color w:val="3F3F3F"/>
            <w:spacing w:val="-2"/>
          </w:rPr>
          <w:t xml:space="preserve"> </w:t>
        </w:r>
        <w:r w:rsidR="009D72A8" w:rsidRPr="009D72A8">
          <w:rPr>
            <w:rFonts w:ascii="Open Sans" w:eastAsia="Open Sans" w:hAnsi="Open Sans" w:cs="Open Sans"/>
            <w:color w:val="3F3F3F"/>
            <w:spacing w:val="-2"/>
            <w:rPrChange w:id="44" w:author="Administrator" w:date="2016-09-17T13:48:00Z">
              <w:rPr/>
            </w:rPrChange>
          </w:rPr>
          <w:t xml:space="preserve"> </w:t>
        </w:r>
      </w:ins>
      <w:proofErr w:type="gramEnd"/>
      <w:del w:id="45" w:author="Administrator" w:date="2016-09-17T13:47:00Z">
        <w:r w:rsidR="00656446" w:rsidRPr="009D72A8" w:rsidDel="009D72A8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do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,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8"/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ust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</w:rPr>
          <w:delText>rst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R="00656446" w:rsidRPr="00F76F5D" w:rsidDel="009D72A8">
          <w:rPr>
            <w:rFonts w:ascii="Open Sans" w:eastAsia="Open Sans" w:hAnsi="Open Sans" w:cs="Open Sans"/>
            <w:color w:val="3F3F3F"/>
          </w:rPr>
          <w:delText>be</w:delText>
        </w:r>
        <w:r w:rsidR="00656446" w:rsidRPr="00F76F5D" w:rsidDel="009D72A8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R="00656446" w:rsidRPr="00654A81" w:rsidDel="009D72A8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RPr="00654A81" w:rsidDel="009D72A8">
          <w:rPr>
            <w:rFonts w:ascii="Open Sans" w:eastAsia="Open Sans" w:hAnsi="Open Sans" w:cs="Open Sans"/>
            <w:color w:val="3F3F3F"/>
          </w:rPr>
          <w:delText>n</w:delText>
        </w:r>
        <w:r w:rsidR="00656446" w:rsidRPr="00654A81" w:rsidDel="009D72A8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R="00656446" w:rsidRPr="00654A81" w:rsidDel="009D72A8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R="00656446" w:rsidRPr="00654A81" w:rsidDel="009D72A8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R="00656446" w:rsidRPr="00335E30" w:rsidDel="009D72A8">
          <w:rPr>
            <w:rFonts w:ascii="Open Sans" w:eastAsia="Open Sans" w:hAnsi="Open Sans" w:cs="Open Sans"/>
            <w:color w:val="3F3F3F"/>
          </w:rPr>
          <w:delText>nu</w:delText>
        </w:r>
        <w:r w:rsidR="00656446" w:rsidRPr="00335E30" w:rsidDel="009D72A8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R="00656446" w:rsidRPr="00BE27D5" w:rsidDel="009D72A8">
          <w:rPr>
            <w:rFonts w:ascii="Open Sans" w:eastAsia="Open Sans" w:hAnsi="Open Sans" w:cs="Open Sans"/>
            <w:color w:val="3F3F3F"/>
          </w:rPr>
          <w:delText>l</w:delText>
        </w:r>
        <w:r w:rsidR="00656446" w:rsidRPr="004F01F1" w:rsidDel="009D72A8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R="00656446" w:rsidRPr="004F01F1" w:rsidDel="009D72A8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46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d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47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48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49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50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ng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51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52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m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53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54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de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2"/>
            <w:rPrChange w:id="55" w:author="Administrator" w:date="2016-09-17T13:48:00Z">
              <w:rPr>
                <w:rFonts w:ascii="Open Sans" w:eastAsia="Open Sans" w:hAnsi="Open Sans" w:cs="Open Sans"/>
                <w:color w:val="3F3F3F"/>
                <w:spacing w:val="-2"/>
              </w:rPr>
            </w:rPrChange>
          </w:rPr>
          <w:delText xml:space="preserve"> a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56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3"/>
            <w:rPrChange w:id="57" w:author="Administrator" w:date="2016-09-17T13:48:00Z">
              <w:rPr>
                <w:rFonts w:ascii="Open Sans" w:eastAsia="Open Sans" w:hAnsi="Open Sans" w:cs="Open Sans"/>
                <w:color w:val="3F3F3F"/>
                <w:spacing w:val="3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58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sh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59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6"/>
            <w:rPrChange w:id="60" w:author="Administrator" w:date="2016-09-17T13:48:00Z">
              <w:rPr>
                <w:rFonts w:ascii="Open Sans" w:eastAsia="Open Sans" w:hAnsi="Open Sans" w:cs="Open Sans"/>
                <w:color w:val="3F3F3F"/>
                <w:spacing w:val="-6"/>
              </w:rPr>
            </w:rPrChange>
          </w:rPr>
          <w:delText>w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61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 xml:space="preserve">n.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62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D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63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64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ub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65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l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66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4"/>
            <w:rPrChange w:id="67" w:author="Administrator" w:date="2016-09-17T13:48:00Z">
              <w:rPr>
                <w:rFonts w:ascii="Open Sans" w:eastAsia="Open Sans" w:hAnsi="Open Sans" w:cs="Open Sans"/>
                <w:color w:val="3F3F3F"/>
                <w:spacing w:val="-4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68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c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69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li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70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c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71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ki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72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ng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73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 xml:space="preserve"> t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74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he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2"/>
            <w:rPrChange w:id="75" w:author="Administrator" w:date="2016-09-17T13:48:00Z">
              <w:rPr>
                <w:rFonts w:ascii="Open Sans" w:eastAsia="Open Sans" w:hAnsi="Open Sans" w:cs="Open Sans"/>
                <w:color w:val="3F3F3F"/>
                <w:spacing w:val="-2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76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77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r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78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79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 xml:space="preserve">p </w:delText>
        </w:r>
      </w:del>
      <w:del w:id="80" w:author="Administrator" w:date="2016-09-17T13:52:00Z">
        <w:r w:rsidR="00656446" w:rsidRPr="009D72A8" w:rsidDel="009D72A8">
          <w:rPr>
            <w:rFonts w:ascii="Open Sans" w:eastAsia="Open Sans" w:hAnsi="Open Sans" w:cs="Open Sans"/>
            <w:color w:val="3F3F3F"/>
            <w:rPrChange w:id="81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sh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82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6"/>
            <w:rPrChange w:id="83" w:author="Administrator" w:date="2016-09-17T13:48:00Z">
              <w:rPr>
                <w:rFonts w:ascii="Open Sans" w:eastAsia="Open Sans" w:hAnsi="Open Sans" w:cs="Open Sans"/>
                <w:color w:val="3F3F3F"/>
                <w:spacing w:val="-6"/>
              </w:rPr>
            </w:rPrChange>
          </w:rPr>
          <w:delText>w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84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 a sh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2"/>
            <w:rPrChange w:id="85" w:author="Administrator" w:date="2016-09-17T13:48:00Z">
              <w:rPr>
                <w:rFonts w:ascii="Open Sans" w:eastAsia="Open Sans" w:hAnsi="Open Sans" w:cs="Open Sans"/>
                <w:color w:val="3F3F3F"/>
                <w:spacing w:val="-2"/>
              </w:rPr>
            </w:rPrChange>
          </w:rPr>
          <w:delText>a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86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d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87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88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d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1"/>
            <w:rPrChange w:id="89" w:author="Administrator" w:date="2016-09-17T13:48:00Z">
              <w:rPr>
                <w:rFonts w:ascii="Open Sans" w:eastAsia="Open Sans" w:hAnsi="Open Sans" w:cs="Open Sans"/>
                <w:color w:val="3F3F3F"/>
                <w:spacing w:val="-1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2"/>
            <w:rPrChange w:id="90" w:author="Administrator" w:date="2016-09-17T13:48:00Z">
              <w:rPr>
                <w:rFonts w:ascii="Open Sans" w:eastAsia="Open Sans" w:hAnsi="Open Sans" w:cs="Open Sans"/>
                <w:color w:val="3F3F3F"/>
                <w:spacing w:val="-2"/>
              </w:rPr>
            </w:rPrChange>
          </w:rPr>
          <w:delText>a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91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r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92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93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 xml:space="preserve">a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94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95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nc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96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l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97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ud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98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99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ng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6"/>
            <w:rPrChange w:id="100" w:author="Administrator" w:date="2016-09-17T13:48:00Z">
              <w:rPr>
                <w:rFonts w:ascii="Open Sans" w:eastAsia="Open Sans" w:hAnsi="Open Sans" w:cs="Open Sans"/>
                <w:color w:val="3F3F3F"/>
                <w:spacing w:val="-6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01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p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102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03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ss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104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05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b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106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l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07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e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5"/>
            <w:rPrChange w:id="108" w:author="Administrator" w:date="2016-09-17T13:48:00Z">
              <w:rPr>
                <w:rFonts w:ascii="Open Sans" w:eastAsia="Open Sans" w:hAnsi="Open Sans" w:cs="Open Sans"/>
                <w:color w:val="3F3F3F"/>
                <w:spacing w:val="-5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109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10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r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111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i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12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p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1"/>
            <w:rPrChange w:id="113" w:author="Administrator" w:date="2016-09-17T13:48:00Z">
              <w:rPr>
                <w:rFonts w:ascii="Open Sans" w:eastAsia="Open Sans" w:hAnsi="Open Sans" w:cs="Open Sans"/>
                <w:color w:val="3F3F3F"/>
                <w:spacing w:val="1"/>
              </w:rPr>
            </w:rPrChange>
          </w:rPr>
          <w:delText xml:space="preserve"> 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14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5"/>
            <w:rPrChange w:id="115" w:author="Administrator" w:date="2016-09-17T13:48:00Z">
              <w:rPr>
                <w:rFonts w:ascii="Open Sans" w:eastAsia="Open Sans" w:hAnsi="Open Sans" w:cs="Open Sans"/>
                <w:color w:val="3F3F3F"/>
                <w:spacing w:val="5"/>
              </w:rPr>
            </w:rPrChange>
          </w:rPr>
          <w:delText>l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2"/>
            <w:rPrChange w:id="116" w:author="Administrator" w:date="2016-09-17T13:48:00Z">
              <w:rPr>
                <w:rFonts w:ascii="Open Sans" w:eastAsia="Open Sans" w:hAnsi="Open Sans" w:cs="Open Sans"/>
                <w:color w:val="3F3F3F"/>
                <w:spacing w:val="2"/>
              </w:rPr>
            </w:rPrChange>
          </w:rPr>
          <w:delText>o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-3"/>
            <w:rPrChange w:id="117" w:author="Administrator" w:date="2016-09-17T13:48:00Z">
              <w:rPr>
                <w:rFonts w:ascii="Open Sans" w:eastAsia="Open Sans" w:hAnsi="Open Sans" w:cs="Open Sans"/>
                <w:color w:val="3F3F3F"/>
                <w:spacing w:val="-3"/>
              </w:rPr>
            </w:rPrChange>
          </w:rPr>
          <w:delText>t</w:delText>
        </w:r>
        <w:r w:rsidR="00656446" w:rsidRPr="009D72A8" w:rsidDel="009D72A8">
          <w:rPr>
            <w:rFonts w:ascii="Open Sans" w:eastAsia="Open Sans" w:hAnsi="Open Sans" w:cs="Open Sans"/>
            <w:color w:val="3F3F3F"/>
            <w:rPrChange w:id="118" w:author="Administrator" w:date="2016-09-17T13:48:00Z">
              <w:rPr>
                <w:rFonts w:ascii="Open Sans" w:eastAsia="Open Sans" w:hAnsi="Open Sans" w:cs="Open Sans"/>
                <w:color w:val="3F3F3F"/>
              </w:rPr>
            </w:rPrChange>
          </w:rPr>
          <w:delText>s.</w:delText>
        </w:r>
        <w:r w:rsidR="00656446" w:rsidRPr="009D72A8" w:rsidDel="009D72A8">
          <w:rPr>
            <w:rFonts w:ascii="Open Sans" w:eastAsia="Open Sans" w:hAnsi="Open Sans" w:cs="Open Sans"/>
            <w:color w:val="3F3F3F"/>
            <w:spacing w:val="3"/>
            <w:rPrChange w:id="119" w:author="Administrator" w:date="2016-09-17T13:48:00Z">
              <w:rPr>
                <w:rFonts w:ascii="Open Sans" w:eastAsia="Open Sans" w:hAnsi="Open Sans" w:cs="Open Sans"/>
                <w:color w:val="3F3F3F"/>
                <w:spacing w:val="3"/>
              </w:rPr>
            </w:rPrChange>
          </w:rPr>
          <w:delText xml:space="preserve"> </w:delText>
        </w:r>
      </w:del>
      <w:r w:rsidR="00656446" w:rsidRPr="009D72A8">
        <w:rPr>
          <w:rFonts w:ascii="Open Sans" w:eastAsia="Open Sans" w:hAnsi="Open Sans" w:cs="Open Sans"/>
          <w:color w:val="3F3F3F"/>
          <w:spacing w:val="-2"/>
          <w:rPrChange w:id="120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rPrChange w:id="121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he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22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rPrChange w:id="123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s</w:t>
      </w:r>
      <w:r w:rsidR="00656446" w:rsidRPr="009D72A8">
        <w:rPr>
          <w:rFonts w:ascii="Open Sans" w:eastAsia="Open Sans" w:hAnsi="Open Sans" w:cs="Open Sans"/>
          <w:color w:val="3F3F3F"/>
          <w:spacing w:val="-6"/>
          <w:rPrChange w:id="124" w:author="Administrator" w:date="2016-09-17T13:48:00Z">
            <w:rPr>
              <w:rFonts w:ascii="Open Sans" w:eastAsia="Open Sans" w:hAnsi="Open Sans" w:cs="Open Sans"/>
              <w:color w:val="3F3F3F"/>
              <w:spacing w:val="-6"/>
            </w:rPr>
          </w:rPrChange>
        </w:rPr>
        <w:t>y</w:t>
      </w:r>
      <w:r w:rsidR="00656446" w:rsidRPr="009D72A8">
        <w:rPr>
          <w:rFonts w:ascii="Open Sans" w:eastAsia="Open Sans" w:hAnsi="Open Sans" w:cs="Open Sans"/>
          <w:color w:val="3F3F3F"/>
          <w:rPrChange w:id="125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s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26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te</w:t>
      </w:r>
      <w:r w:rsidR="00656446" w:rsidRPr="009D72A8">
        <w:rPr>
          <w:rFonts w:ascii="Open Sans" w:eastAsia="Open Sans" w:hAnsi="Open Sans" w:cs="Open Sans"/>
          <w:color w:val="3F3F3F"/>
          <w:rPrChange w:id="127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m</w:t>
      </w:r>
      <w:r w:rsidR="00656446" w:rsidRPr="009D72A8">
        <w:rPr>
          <w:rFonts w:ascii="Open Sans" w:eastAsia="Open Sans" w:hAnsi="Open Sans" w:cs="Open Sans"/>
          <w:color w:val="3F3F3F"/>
          <w:spacing w:val="7"/>
          <w:rPrChange w:id="128" w:author="Administrator" w:date="2016-09-17T13:48:00Z">
            <w:rPr>
              <w:rFonts w:ascii="Open Sans" w:eastAsia="Open Sans" w:hAnsi="Open Sans" w:cs="Open Sans"/>
              <w:color w:val="3F3F3F"/>
              <w:spacing w:val="7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29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a</w:t>
      </w:r>
      <w:r w:rsidR="00656446" w:rsidRPr="009D72A8">
        <w:rPr>
          <w:rFonts w:ascii="Open Sans" w:eastAsia="Open Sans" w:hAnsi="Open Sans" w:cs="Open Sans"/>
          <w:color w:val="3F3F3F"/>
          <w:rPrChange w:id="130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u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31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32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33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m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34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a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35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36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="00656446" w:rsidRPr="009D72A8">
        <w:rPr>
          <w:rFonts w:ascii="Open Sans" w:eastAsia="Open Sans" w:hAnsi="Open Sans" w:cs="Open Sans"/>
          <w:color w:val="3F3F3F"/>
          <w:rPrChange w:id="137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c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38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a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39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ll</w:t>
      </w:r>
      <w:r w:rsidR="00656446" w:rsidRPr="009D72A8">
        <w:rPr>
          <w:rFonts w:ascii="Open Sans" w:eastAsia="Open Sans" w:hAnsi="Open Sans" w:cs="Open Sans"/>
          <w:color w:val="3F3F3F"/>
          <w:rPrChange w:id="140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y</w:t>
      </w:r>
      <w:r w:rsidR="00656446" w:rsidRPr="009D72A8">
        <w:rPr>
          <w:rFonts w:ascii="Open Sans" w:eastAsia="Open Sans" w:hAnsi="Open Sans" w:cs="Open Sans"/>
          <w:color w:val="3F3F3F"/>
          <w:spacing w:val="-7"/>
          <w:rPrChange w:id="141" w:author="Administrator" w:date="2016-09-17T13:48:00Z">
            <w:rPr>
              <w:rFonts w:ascii="Open Sans" w:eastAsia="Open Sans" w:hAnsi="Open Sans" w:cs="Open Sans"/>
              <w:color w:val="3F3F3F"/>
              <w:spacing w:val="-7"/>
            </w:rPr>
          </w:rPrChange>
        </w:rPr>
        <w:t xml:space="preserve"> </w:t>
      </w:r>
      <w:proofErr w:type="spellStart"/>
      <w:r w:rsidR="00656446" w:rsidRPr="009D72A8">
        <w:rPr>
          <w:rFonts w:ascii="Open Sans" w:eastAsia="Open Sans" w:hAnsi="Open Sans" w:cs="Open Sans"/>
          <w:color w:val="3F3F3F"/>
          <w:rPrChange w:id="142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r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43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e</w:t>
      </w:r>
      <w:r w:rsidR="00656446" w:rsidRPr="009D72A8">
        <w:rPr>
          <w:rFonts w:ascii="Open Sans" w:eastAsia="Open Sans" w:hAnsi="Open Sans" w:cs="Open Sans"/>
          <w:color w:val="3F3F3F"/>
          <w:rPrChange w:id="144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c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45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46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m</w:t>
      </w:r>
      <w:proofErr w:type="spellEnd"/>
      <w:r w:rsidR="00656446" w:rsidRPr="009D72A8">
        <w:rPr>
          <w:rFonts w:ascii="Open Sans" w:eastAsia="Open Sans" w:hAnsi="Open Sans" w:cs="Open Sans"/>
          <w:color w:val="3F3F3F"/>
          <w:rPrChange w:id="147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 xml:space="preserve">- 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48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m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49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e</w:t>
      </w:r>
      <w:r w:rsidR="00656446" w:rsidRPr="009D72A8">
        <w:rPr>
          <w:rFonts w:ascii="Open Sans" w:eastAsia="Open Sans" w:hAnsi="Open Sans" w:cs="Open Sans"/>
          <w:color w:val="3F3F3F"/>
          <w:rPrChange w:id="150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 xml:space="preserve">nds 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51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a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52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l</w:t>
      </w:r>
      <w:r w:rsidR="00656446" w:rsidRPr="009D72A8">
        <w:rPr>
          <w:rFonts w:ascii="Open Sans" w:eastAsia="Open Sans" w:hAnsi="Open Sans" w:cs="Open Sans"/>
          <w:color w:val="3F3F3F"/>
          <w:rPrChange w:id="153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l</w:t>
      </w:r>
      <w:r w:rsidR="00656446" w:rsidRPr="009D72A8">
        <w:rPr>
          <w:rFonts w:ascii="Open Sans" w:eastAsia="Open Sans" w:hAnsi="Open Sans" w:cs="Open Sans"/>
          <w:color w:val="3F3F3F"/>
          <w:spacing w:val="6"/>
          <w:rPrChange w:id="154" w:author="Administrator" w:date="2016-09-17T13:48:00Z">
            <w:rPr>
              <w:rFonts w:ascii="Open Sans" w:eastAsia="Open Sans" w:hAnsi="Open Sans" w:cs="Open Sans"/>
              <w:color w:val="3F3F3F"/>
              <w:spacing w:val="6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rPrChange w:id="155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p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56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57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ss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58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="00656446" w:rsidRPr="009D72A8">
        <w:rPr>
          <w:rFonts w:ascii="Open Sans" w:eastAsia="Open Sans" w:hAnsi="Open Sans" w:cs="Open Sans"/>
          <w:color w:val="3F3F3F"/>
          <w:rPrChange w:id="159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b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60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l</w:t>
      </w:r>
      <w:r w:rsidR="00656446" w:rsidRPr="009D72A8">
        <w:rPr>
          <w:rFonts w:ascii="Open Sans" w:eastAsia="Open Sans" w:hAnsi="Open Sans" w:cs="Open Sans"/>
          <w:color w:val="3F3F3F"/>
          <w:rPrChange w:id="161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e</w:t>
      </w:r>
      <w:r w:rsidR="00656446" w:rsidRPr="009D72A8">
        <w:rPr>
          <w:rFonts w:ascii="Open Sans" w:eastAsia="Open Sans" w:hAnsi="Open Sans" w:cs="Open Sans"/>
          <w:color w:val="3F3F3F"/>
          <w:spacing w:val="-5"/>
          <w:rPrChange w:id="162" w:author="Administrator" w:date="2016-09-17T13:48:00Z">
            <w:rPr>
              <w:rFonts w:ascii="Open Sans" w:eastAsia="Open Sans" w:hAnsi="Open Sans" w:cs="Open Sans"/>
              <w:color w:val="3F3F3F"/>
              <w:spacing w:val="-5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63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64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p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65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66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67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68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 xml:space="preserve">ns </w:t>
      </w:r>
      <w:r w:rsidR="00656446" w:rsidRPr="009D72A8">
        <w:rPr>
          <w:rFonts w:ascii="Open Sans" w:eastAsia="Open Sans" w:hAnsi="Open Sans" w:cs="Open Sans"/>
          <w:color w:val="3F3F3F"/>
          <w:spacing w:val="1"/>
          <w:rPrChange w:id="169" w:author="Administrator" w:date="2016-09-17T13:48:00Z">
            <w:rPr>
              <w:rFonts w:ascii="Open Sans" w:eastAsia="Open Sans" w:hAnsi="Open Sans" w:cs="Open Sans"/>
              <w:color w:val="3F3F3F"/>
              <w:spacing w:val="1"/>
            </w:rPr>
          </w:rPrChange>
        </w:rPr>
        <w:t>f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70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71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r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72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rPrChange w:id="173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r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74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e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75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l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76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77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c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78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>a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79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80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81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82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n</w:t>
      </w:r>
      <w:r w:rsidR="00656446" w:rsidRPr="009D72A8">
        <w:rPr>
          <w:rFonts w:ascii="Open Sans" w:eastAsia="Open Sans" w:hAnsi="Open Sans" w:cs="Open Sans"/>
          <w:color w:val="3F3F3F"/>
          <w:spacing w:val="1"/>
          <w:rPrChange w:id="183" w:author="Administrator" w:date="2016-09-17T13:48:00Z">
            <w:rPr>
              <w:rFonts w:ascii="Open Sans" w:eastAsia="Open Sans" w:hAnsi="Open Sans" w:cs="Open Sans"/>
              <w:color w:val="3F3F3F"/>
              <w:spacing w:val="1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84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="00656446" w:rsidRPr="009D72A8">
        <w:rPr>
          <w:rFonts w:ascii="Open Sans" w:eastAsia="Open Sans" w:hAnsi="Open Sans" w:cs="Open Sans"/>
          <w:color w:val="3F3F3F"/>
          <w:rPrChange w:id="185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f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86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87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rPrChange w:id="188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he</w:t>
      </w:r>
      <w:r w:rsidR="00656446" w:rsidRPr="009D72A8">
        <w:rPr>
          <w:rFonts w:ascii="Open Sans" w:eastAsia="Open Sans" w:hAnsi="Open Sans" w:cs="Open Sans"/>
          <w:color w:val="3F3F3F"/>
          <w:spacing w:val="-2"/>
          <w:rPrChange w:id="189" w:author="Administrator" w:date="2016-09-17T13:48:00Z">
            <w:rPr>
              <w:rFonts w:ascii="Open Sans" w:eastAsia="Open Sans" w:hAnsi="Open Sans" w:cs="Open Sans"/>
              <w:color w:val="3F3F3F"/>
              <w:spacing w:val="-2"/>
            </w:rPr>
          </w:rPrChange>
        </w:rPr>
        <w:t xml:space="preserve"> </w:t>
      </w:r>
      <w:r w:rsidR="00656446" w:rsidRPr="009D72A8">
        <w:rPr>
          <w:rFonts w:ascii="Open Sans" w:eastAsia="Open Sans" w:hAnsi="Open Sans" w:cs="Open Sans"/>
          <w:color w:val="3F3F3F"/>
          <w:spacing w:val="-3"/>
          <w:rPrChange w:id="190" w:author="Administrator" w:date="2016-09-17T13:48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="00656446" w:rsidRPr="009D72A8">
        <w:rPr>
          <w:rFonts w:ascii="Open Sans" w:eastAsia="Open Sans" w:hAnsi="Open Sans" w:cs="Open Sans"/>
          <w:color w:val="3F3F3F"/>
          <w:rPrChange w:id="191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r</w:t>
      </w:r>
      <w:r w:rsidR="00656446" w:rsidRPr="009D72A8">
        <w:rPr>
          <w:rFonts w:ascii="Open Sans" w:eastAsia="Open Sans" w:hAnsi="Open Sans" w:cs="Open Sans"/>
          <w:color w:val="3F3F3F"/>
          <w:spacing w:val="5"/>
          <w:rPrChange w:id="192" w:author="Administrator" w:date="2016-09-17T13:48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="00656446" w:rsidRPr="009D72A8">
        <w:rPr>
          <w:rFonts w:ascii="Open Sans" w:eastAsia="Open Sans" w:hAnsi="Open Sans" w:cs="Open Sans"/>
          <w:color w:val="3F3F3F"/>
          <w:rPrChange w:id="193" w:author="Administrator" w:date="2016-09-17T13:48:00Z">
            <w:rPr>
              <w:rFonts w:ascii="Open Sans" w:eastAsia="Open Sans" w:hAnsi="Open Sans" w:cs="Open Sans"/>
              <w:color w:val="3F3F3F"/>
            </w:rPr>
          </w:rPrChange>
        </w:rPr>
        <w:t>p.</w:t>
      </w:r>
      <w:r w:rsidR="00656446" w:rsidRPr="009D72A8">
        <w:rPr>
          <w:rFonts w:ascii="Open Sans" w:eastAsia="Open Sans" w:hAnsi="Open Sans" w:cs="Open Sans"/>
          <w:color w:val="3F3F3F"/>
          <w:spacing w:val="2"/>
          <w:rPrChange w:id="194" w:author="Administrator" w:date="2016-09-17T13:48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 xml:space="preserve"> </w:t>
      </w:r>
    </w:p>
    <w:p w14:paraId="1CCDD9E9" w14:textId="77777777" w:rsidR="0074787C" w:rsidRPr="009D72A8" w:rsidRDefault="00656446" w:rsidP="009D72A8">
      <w:pPr>
        <w:spacing w:after="0" w:line="240" w:lineRule="auto"/>
        <w:ind w:left="-245" w:right="276" w:firstLine="360"/>
        <w:rPr>
          <w:rFonts w:ascii="Open Sans" w:eastAsia="Open Sans" w:hAnsi="Open Sans" w:cs="Open Sans"/>
          <w:rPrChange w:id="195" w:author="Administrator" w:date="2016-09-17T13:52:00Z">
            <w:rPr>
              <w:rFonts w:ascii="Open Sans" w:eastAsia="Open Sans" w:hAnsi="Open Sans" w:cs="Open Sans"/>
            </w:rPr>
          </w:rPrChange>
        </w:rPr>
        <w:pPrChange w:id="196" w:author="Administrator" w:date="2016-09-17T13:52:00Z">
          <w:pPr>
            <w:spacing w:after="0" w:line="240" w:lineRule="auto"/>
            <w:ind w:left="115" w:right="276"/>
          </w:pPr>
        </w:pPrChange>
      </w:pPr>
      <w:r w:rsidRPr="009D72A8">
        <w:rPr>
          <w:rFonts w:ascii="Open Sans" w:eastAsia="Open Sans" w:hAnsi="Open Sans" w:cs="Open Sans"/>
          <w:color w:val="3F3F3F"/>
          <w:spacing w:val="-2"/>
          <w:rPrChange w:id="197" w:author="Administrator" w:date="2016-09-17T13:52:00Z">
            <w:rPr>
              <w:spacing w:val="-2"/>
            </w:rPr>
          </w:rPrChange>
        </w:rPr>
        <w:t>T</w:t>
      </w:r>
      <w:r w:rsidRPr="009D72A8">
        <w:rPr>
          <w:rFonts w:ascii="Open Sans" w:eastAsia="Open Sans" w:hAnsi="Open Sans" w:cs="Open Sans"/>
          <w:color w:val="3F3F3F"/>
          <w:rPrChange w:id="198" w:author="Administrator" w:date="2016-09-17T13:52:00Z">
            <w:rPr/>
          </w:rPrChange>
        </w:rPr>
        <w:t>h</w:t>
      </w:r>
      <w:r w:rsidRPr="009D72A8">
        <w:rPr>
          <w:rFonts w:ascii="Open Sans" w:eastAsia="Open Sans" w:hAnsi="Open Sans" w:cs="Open Sans"/>
          <w:color w:val="3F3F3F"/>
          <w:spacing w:val="-3"/>
          <w:rPrChange w:id="199" w:author="Administrator" w:date="2016-09-17T13:52:00Z">
            <w:rPr>
              <w:spacing w:val="-3"/>
            </w:rPr>
          </w:rPrChange>
        </w:rPr>
        <w:t>e</w:t>
      </w:r>
      <w:r w:rsidRPr="009D72A8">
        <w:rPr>
          <w:rFonts w:ascii="Open Sans" w:eastAsia="Open Sans" w:hAnsi="Open Sans" w:cs="Open Sans"/>
          <w:color w:val="3F3F3F"/>
          <w:rPrChange w:id="200" w:author="Administrator" w:date="2016-09-17T13:52:00Z">
            <w:rPr/>
          </w:rPrChange>
        </w:rPr>
        <w:t>re</w:t>
      </w:r>
      <w:r w:rsidRPr="009D72A8">
        <w:rPr>
          <w:rFonts w:ascii="Open Sans" w:eastAsia="Open Sans" w:hAnsi="Open Sans" w:cs="Open Sans"/>
          <w:color w:val="3F3F3F"/>
          <w:spacing w:val="-2"/>
          <w:rPrChange w:id="201" w:author="Administrator" w:date="2016-09-17T13:52:00Z">
            <w:rPr>
              <w:spacing w:val="-2"/>
            </w:rPr>
          </w:rPrChange>
        </w:rPr>
        <w:t xml:space="preserve"> a</w:t>
      </w:r>
      <w:r w:rsidRPr="009D72A8">
        <w:rPr>
          <w:rFonts w:ascii="Open Sans" w:eastAsia="Open Sans" w:hAnsi="Open Sans" w:cs="Open Sans"/>
          <w:color w:val="3F3F3F"/>
          <w:rPrChange w:id="202" w:author="Administrator" w:date="2016-09-17T13:52:00Z">
            <w:rPr/>
          </w:rPrChange>
        </w:rPr>
        <w:t>re</w:t>
      </w:r>
      <w:r w:rsidRPr="009D72A8">
        <w:rPr>
          <w:rFonts w:ascii="Open Sans" w:eastAsia="Open Sans" w:hAnsi="Open Sans" w:cs="Open Sans"/>
          <w:color w:val="3F3F3F"/>
          <w:spacing w:val="-1"/>
          <w:rPrChange w:id="203" w:author="Administrator" w:date="2016-09-17T13:52:00Z">
            <w:rPr>
              <w:spacing w:val="-1"/>
            </w:rPr>
          </w:rPrChange>
        </w:rPr>
        <w:t xml:space="preserve"> </w:t>
      </w:r>
      <w:r w:rsidRPr="009D72A8">
        <w:rPr>
          <w:rFonts w:ascii="Open Sans" w:eastAsia="Open Sans" w:hAnsi="Open Sans" w:cs="Open Sans"/>
          <w:color w:val="3F3F3F"/>
          <w:spacing w:val="-3"/>
          <w:rPrChange w:id="204" w:author="Administrator" w:date="2016-09-17T13:52:00Z">
            <w:rPr>
              <w:spacing w:val="-3"/>
            </w:rPr>
          </w:rPrChange>
        </w:rPr>
        <w:t>t</w:t>
      </w:r>
      <w:r w:rsidRPr="009D72A8">
        <w:rPr>
          <w:rFonts w:ascii="Open Sans" w:eastAsia="Open Sans" w:hAnsi="Open Sans" w:cs="Open Sans"/>
          <w:color w:val="3F3F3F"/>
          <w:spacing w:val="-6"/>
          <w:rPrChange w:id="205" w:author="Administrator" w:date="2016-09-17T13:52:00Z">
            <w:rPr>
              <w:spacing w:val="-6"/>
            </w:rPr>
          </w:rPrChange>
        </w:rPr>
        <w:t>w</w:t>
      </w:r>
      <w:r w:rsidRPr="009D72A8">
        <w:rPr>
          <w:rFonts w:ascii="Open Sans" w:eastAsia="Open Sans" w:hAnsi="Open Sans" w:cs="Open Sans"/>
          <w:color w:val="3F3F3F"/>
          <w:rPrChange w:id="206" w:author="Administrator" w:date="2016-09-17T13:52:00Z">
            <w:rPr/>
          </w:rPrChange>
        </w:rPr>
        <w:t>o</w:t>
      </w:r>
      <w:r w:rsidRPr="009D72A8">
        <w:rPr>
          <w:rFonts w:ascii="Open Sans" w:eastAsia="Open Sans" w:hAnsi="Open Sans" w:cs="Open Sans"/>
          <w:color w:val="3F3F3F"/>
          <w:spacing w:val="3"/>
          <w:rPrChange w:id="207" w:author="Administrator" w:date="2016-09-17T13:52:00Z">
            <w:rPr>
              <w:spacing w:val="3"/>
            </w:rPr>
          </w:rPrChange>
        </w:rPr>
        <w:t xml:space="preserve"> </w:t>
      </w:r>
      <w:r w:rsidRPr="009D72A8">
        <w:rPr>
          <w:rFonts w:ascii="Open Sans" w:eastAsia="Open Sans" w:hAnsi="Open Sans" w:cs="Open Sans"/>
          <w:color w:val="3F3F3F"/>
          <w:spacing w:val="5"/>
        </w:rPr>
        <w:t>i</w:t>
      </w:r>
      <w:r w:rsidRPr="009D72A8">
        <w:rPr>
          <w:rFonts w:ascii="Open Sans" w:eastAsia="Open Sans" w:hAnsi="Open Sans" w:cs="Open Sans"/>
          <w:color w:val="3F3F3F"/>
        </w:rPr>
        <w:t>nd</w:t>
      </w:r>
      <w:r w:rsidRPr="009D72A8">
        <w:rPr>
          <w:rFonts w:ascii="Open Sans" w:eastAsia="Open Sans" w:hAnsi="Open Sans" w:cs="Open Sans"/>
          <w:color w:val="3F3F3F"/>
          <w:spacing w:val="5"/>
        </w:rPr>
        <w:t>i</w:t>
      </w:r>
      <w:r w:rsidRPr="009D72A8">
        <w:rPr>
          <w:rFonts w:ascii="Open Sans" w:eastAsia="Open Sans" w:hAnsi="Open Sans" w:cs="Open Sans"/>
          <w:color w:val="3F3F3F"/>
        </w:rPr>
        <w:t>c</w:t>
      </w:r>
      <w:r w:rsidRPr="009D72A8">
        <w:rPr>
          <w:rFonts w:ascii="Open Sans" w:eastAsia="Open Sans" w:hAnsi="Open Sans" w:cs="Open Sans"/>
          <w:color w:val="3F3F3F"/>
          <w:spacing w:val="-2"/>
        </w:rPr>
        <w:t>a</w:t>
      </w:r>
      <w:r w:rsidRPr="00F76F5D">
        <w:rPr>
          <w:rFonts w:ascii="Open Sans" w:eastAsia="Open Sans" w:hAnsi="Open Sans" w:cs="Open Sans"/>
          <w:color w:val="3F3F3F"/>
          <w:spacing w:val="-3"/>
        </w:rPr>
        <w:t>t</w:t>
      </w:r>
      <w:r w:rsidRPr="00F76F5D">
        <w:rPr>
          <w:rFonts w:ascii="Open Sans" w:eastAsia="Open Sans" w:hAnsi="Open Sans" w:cs="Open Sans"/>
          <w:color w:val="3F3F3F"/>
          <w:spacing w:val="5"/>
        </w:rPr>
        <w:t>i</w:t>
      </w:r>
      <w:r w:rsidRPr="00654A81">
        <w:rPr>
          <w:rFonts w:ascii="Open Sans" w:eastAsia="Open Sans" w:hAnsi="Open Sans" w:cs="Open Sans"/>
          <w:color w:val="3F3F3F"/>
          <w:spacing w:val="2"/>
        </w:rPr>
        <w:t>o</w:t>
      </w:r>
      <w:r w:rsidRPr="00654A81">
        <w:rPr>
          <w:rFonts w:ascii="Open Sans" w:eastAsia="Open Sans" w:hAnsi="Open Sans" w:cs="Open Sans"/>
          <w:color w:val="3F3F3F"/>
        </w:rPr>
        <w:t>ns</w:t>
      </w:r>
      <w:r w:rsidRPr="00654A81">
        <w:rPr>
          <w:rFonts w:ascii="Open Sans" w:eastAsia="Open Sans" w:hAnsi="Open Sans" w:cs="Open Sans"/>
          <w:color w:val="3F3F3F"/>
          <w:spacing w:val="-3"/>
        </w:rPr>
        <w:t xml:space="preserve"> </w:t>
      </w:r>
      <w:r w:rsidRPr="00654A81">
        <w:rPr>
          <w:rFonts w:ascii="Open Sans" w:eastAsia="Open Sans" w:hAnsi="Open Sans" w:cs="Open Sans"/>
          <w:color w:val="3F3F3F"/>
          <w:spacing w:val="1"/>
        </w:rPr>
        <w:t>f</w:t>
      </w:r>
      <w:r w:rsidRPr="00654A81">
        <w:rPr>
          <w:rFonts w:ascii="Open Sans" w:eastAsia="Open Sans" w:hAnsi="Open Sans" w:cs="Open Sans"/>
          <w:color w:val="3F3F3F"/>
          <w:spacing w:val="2"/>
        </w:rPr>
        <w:t>o</w:t>
      </w:r>
      <w:r w:rsidRPr="00335E30">
        <w:rPr>
          <w:rFonts w:ascii="Open Sans" w:eastAsia="Open Sans" w:hAnsi="Open Sans" w:cs="Open Sans"/>
          <w:color w:val="3F3F3F"/>
        </w:rPr>
        <w:t>r</w:t>
      </w:r>
      <w:r w:rsidRPr="00335E30">
        <w:rPr>
          <w:rFonts w:ascii="Open Sans" w:eastAsia="Open Sans" w:hAnsi="Open Sans" w:cs="Open Sans"/>
          <w:color w:val="3F3F3F"/>
          <w:spacing w:val="2"/>
        </w:rPr>
        <w:t xml:space="preserve"> </w:t>
      </w:r>
      <w:r w:rsidRPr="00BE27D5">
        <w:rPr>
          <w:rFonts w:ascii="Open Sans" w:eastAsia="Open Sans" w:hAnsi="Open Sans" w:cs="Open Sans"/>
          <w:color w:val="3F3F3F"/>
          <w:spacing w:val="-3"/>
        </w:rPr>
        <w:t>e</w:t>
      </w:r>
      <w:r w:rsidRPr="004F01F1">
        <w:rPr>
          <w:rFonts w:ascii="Open Sans" w:eastAsia="Open Sans" w:hAnsi="Open Sans" w:cs="Open Sans"/>
          <w:color w:val="3F3F3F"/>
          <w:spacing w:val="-2"/>
        </w:rPr>
        <w:t>a</w:t>
      </w:r>
      <w:r w:rsidRPr="004F01F1">
        <w:rPr>
          <w:rFonts w:ascii="Open Sans" w:eastAsia="Open Sans" w:hAnsi="Open Sans" w:cs="Open Sans"/>
          <w:color w:val="3F3F3F"/>
        </w:rPr>
        <w:t xml:space="preserve">ch </w:t>
      </w:r>
      <w:r w:rsidRPr="009D72A8">
        <w:rPr>
          <w:rFonts w:ascii="Open Sans" w:eastAsia="Open Sans" w:hAnsi="Open Sans" w:cs="Open Sans"/>
          <w:color w:val="3F3F3F"/>
          <w:spacing w:val="2"/>
          <w:rPrChange w:id="208" w:author="Administrator" w:date="2016-09-17T13:52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Pr="009D72A8">
        <w:rPr>
          <w:rFonts w:ascii="Open Sans" w:eastAsia="Open Sans" w:hAnsi="Open Sans" w:cs="Open Sans"/>
          <w:color w:val="3F3F3F"/>
          <w:rPrChange w:id="209" w:author="Administrator" w:date="2016-09-17T13:52:00Z">
            <w:rPr>
              <w:rFonts w:ascii="Open Sans" w:eastAsia="Open Sans" w:hAnsi="Open Sans" w:cs="Open Sans"/>
              <w:color w:val="3F3F3F"/>
            </w:rPr>
          </w:rPrChange>
        </w:rPr>
        <w:t>p</w:t>
      </w:r>
      <w:r w:rsidRPr="009D72A8">
        <w:rPr>
          <w:rFonts w:ascii="Open Sans" w:eastAsia="Open Sans" w:hAnsi="Open Sans" w:cs="Open Sans"/>
          <w:color w:val="3F3F3F"/>
          <w:spacing w:val="-3"/>
          <w:rPrChange w:id="210" w:author="Administrator" w:date="2016-09-17T13:52:00Z">
            <w:rPr>
              <w:rFonts w:ascii="Open Sans" w:eastAsia="Open Sans" w:hAnsi="Open Sans" w:cs="Open Sans"/>
              <w:color w:val="3F3F3F"/>
              <w:spacing w:val="-3"/>
            </w:rPr>
          </w:rPrChange>
        </w:rPr>
        <w:t>t</w:t>
      </w:r>
      <w:r w:rsidRPr="009D72A8">
        <w:rPr>
          <w:rFonts w:ascii="Open Sans" w:eastAsia="Open Sans" w:hAnsi="Open Sans" w:cs="Open Sans"/>
          <w:color w:val="3F3F3F"/>
          <w:spacing w:val="5"/>
          <w:rPrChange w:id="211" w:author="Administrator" w:date="2016-09-17T13:52:00Z">
            <w:rPr>
              <w:rFonts w:ascii="Open Sans" w:eastAsia="Open Sans" w:hAnsi="Open Sans" w:cs="Open Sans"/>
              <w:color w:val="3F3F3F"/>
              <w:spacing w:val="5"/>
            </w:rPr>
          </w:rPrChange>
        </w:rPr>
        <w:t>i</w:t>
      </w:r>
      <w:r w:rsidRPr="009D72A8">
        <w:rPr>
          <w:rFonts w:ascii="Open Sans" w:eastAsia="Open Sans" w:hAnsi="Open Sans" w:cs="Open Sans"/>
          <w:color w:val="3F3F3F"/>
          <w:spacing w:val="2"/>
          <w:rPrChange w:id="212" w:author="Administrator" w:date="2016-09-17T13:52:00Z">
            <w:rPr>
              <w:rFonts w:ascii="Open Sans" w:eastAsia="Open Sans" w:hAnsi="Open Sans" w:cs="Open Sans"/>
              <w:color w:val="3F3F3F"/>
              <w:spacing w:val="2"/>
            </w:rPr>
          </w:rPrChange>
        </w:rPr>
        <w:t>o</w:t>
      </w:r>
      <w:r w:rsidRPr="009D72A8">
        <w:rPr>
          <w:rFonts w:ascii="Open Sans" w:eastAsia="Open Sans" w:hAnsi="Open Sans" w:cs="Open Sans"/>
          <w:color w:val="3F3F3F"/>
          <w:rPrChange w:id="213" w:author="Administrator" w:date="2016-09-17T13:52:00Z">
            <w:rPr>
              <w:rFonts w:ascii="Open Sans" w:eastAsia="Open Sans" w:hAnsi="Open Sans" w:cs="Open Sans"/>
              <w:color w:val="3F3F3F"/>
            </w:rPr>
          </w:rPrChange>
        </w:rPr>
        <w:t>n.</w:t>
      </w:r>
    </w:p>
    <w:p w14:paraId="202D8B40" w14:textId="77777777" w:rsidR="0074787C" w:rsidRDefault="0074787C">
      <w:pPr>
        <w:spacing w:after="0"/>
        <w:sectPr w:rsidR="0074787C">
          <w:pgSz w:w="11920" w:h="16840"/>
          <w:pgMar w:top="1560" w:right="1260" w:bottom="280" w:left="1280" w:header="720" w:footer="720" w:gutter="0"/>
          <w:cols w:space="720"/>
        </w:sectPr>
      </w:pPr>
    </w:p>
    <w:p w14:paraId="0E43D44B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5B340402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position w:val="1"/>
        </w:rPr>
        <w:t>ue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te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pr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nc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 xml:space="preserve">s </w:t>
      </w:r>
      <w:proofErr w:type="gramStart"/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re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proofErr w:type="gramEnd"/>
      <w:r>
        <w:rPr>
          <w:rFonts w:ascii="Open Sans" w:eastAsia="Open Sans" w:hAnsi="Open Sans" w:cs="Open Sans"/>
          <w:color w:val="3F3F3F"/>
          <w:position w:val="1"/>
        </w:rPr>
        <w:t>. A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o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te</w:t>
      </w:r>
      <w:r>
        <w:rPr>
          <w:rFonts w:ascii="Open Sans" w:eastAsia="Open Sans" w:hAnsi="Open Sans" w:cs="Open Sans"/>
          <w:color w:val="3F3F3F"/>
          <w:position w:val="1"/>
        </w:rPr>
        <w:t>s</w:t>
      </w:r>
    </w:p>
    <w:p w14:paraId="758A947E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</w:rPr>
        <w:t>a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de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 qu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ng: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5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rs.</w:t>
      </w:r>
    </w:p>
    <w:p w14:paraId="606FA8D2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36AC74A7" w14:textId="65BAB4B9" w:rsidR="0074787C" w:rsidRDefault="00656446">
      <w:pPr>
        <w:spacing w:after="0" w:line="240" w:lineRule="auto"/>
        <w:ind w:left="115" w:right="126"/>
        <w:rPr>
          <w:rFonts w:ascii="Open Sans" w:eastAsia="Open Sans" w:hAnsi="Open Sans" w:cs="Open Sans"/>
        </w:rPr>
      </w:pPr>
      <w:del w:id="214" w:author="Administrator" w:date="2016-09-17T13:54:00Z">
        <w:r w:rsidDel="00F76F5D">
          <w:rPr>
            <w:rFonts w:ascii="Open Sans" w:eastAsia="Open Sans" w:hAnsi="Open Sans" w:cs="Open Sans"/>
            <w:color w:val="3F3F3F"/>
            <w:spacing w:val="-4"/>
          </w:rPr>
          <w:delText>A</w:delText>
        </w:r>
        <w:r w:rsidDel="00F76F5D">
          <w:rPr>
            <w:rFonts w:ascii="Open Sans" w:eastAsia="Open Sans" w:hAnsi="Open Sans" w:cs="Open Sans"/>
            <w:color w:val="3F3F3F"/>
          </w:rPr>
          <w:delText>t</w:delText>
        </w:r>
        <w:r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du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y</w:delText>
        </w:r>
        <w:r w:rsidDel="00F76F5D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>1</w:delText>
        </w:r>
        <w:r w:rsidDel="00F76F5D">
          <w:rPr>
            <w:rFonts w:ascii="Open Sans" w:eastAsia="Open Sans" w:hAnsi="Open Sans" w:cs="Open Sans"/>
            <w:color w:val="3F3F3F"/>
          </w:rPr>
          <w:delText>0</w:delText>
        </w:r>
        <w:r w:rsidDel="00F76F5D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</w:rPr>
          <w:delText>re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s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a s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t</w:delText>
        </w:r>
        <w:r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</w:delText>
        </w:r>
        <w:r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ur</w:delText>
        </w:r>
        <w:r w:rsidDel="00F76F5D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s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76F5D">
          <w:rPr>
            <w:rFonts w:ascii="Open Sans" w:eastAsia="Open Sans" w:hAnsi="Open Sans" w:cs="Open Sans"/>
            <w:color w:val="3F3F3F"/>
          </w:rPr>
          <w:delText>rs</w:delText>
        </w:r>
        <w:r w:rsidDel="00F76F5D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n</w:delText>
        </w:r>
        <w:r w:rsidDel="00F76F5D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a r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</w:rPr>
          <w:delText>d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b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rd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</w:rPr>
          <w:delText>r.</w:delText>
        </w:r>
        <w:r w:rsidDel="00F76F5D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</w:del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ins w:id="215" w:author="Administrator" w:date="2016-09-17T13:55:00Z">
        <w:r w:rsidR="00F76F5D">
          <w:rPr>
            <w:rFonts w:ascii="Open Sans" w:eastAsia="Open Sans" w:hAnsi="Open Sans" w:cs="Open Sans"/>
            <w:color w:val="3F3F3F"/>
            <w:spacing w:val="-5"/>
          </w:rPr>
          <w:t xml:space="preserve">once </w:t>
        </w:r>
      </w:ins>
      <w:ins w:id="216" w:author="Administrator" w:date="2016-09-17T13:54:00Z">
        <w:r w:rsidR="00F76F5D">
          <w:rPr>
            <w:rFonts w:ascii="Open Sans" w:eastAsia="Open Sans" w:hAnsi="Open Sans" w:cs="Open Sans"/>
            <w:color w:val="3F3F3F"/>
          </w:rPr>
          <w:t>on o</w:t>
        </w:r>
      </w:ins>
      <w:ins w:id="217" w:author="Administrator" w:date="2016-09-17T13:55:00Z">
        <w:r w:rsidR="00F76F5D">
          <w:rPr>
            <w:rFonts w:ascii="Open Sans" w:eastAsia="Open Sans" w:hAnsi="Open Sans" w:cs="Open Sans"/>
            <w:color w:val="3F3F3F"/>
          </w:rPr>
          <w:t>n</w:t>
        </w:r>
      </w:ins>
      <w:ins w:id="218" w:author="Administrator" w:date="2016-09-17T13:54:00Z">
        <w:r w:rsidR="00F76F5D">
          <w:rPr>
            <w:rFonts w:ascii="Open Sans" w:eastAsia="Open Sans" w:hAnsi="Open Sans" w:cs="Open Sans"/>
            <w:color w:val="3F3F3F"/>
          </w:rPr>
          <w:t>e of the options</w:t>
        </w:r>
      </w:ins>
      <w:del w:id="219" w:author="Administrator" w:date="2016-09-17T13:54:00Z"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t</w:delText>
        </w:r>
      </w:del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 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110407E2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2AF1B14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70F58A4">
          <v:shape id="_x0000_s1186" type="#_x0000_t75" style="position:absolute;left:0;text-align:left;margin-left:156.75pt;margin-top:0;width:236.25pt;height:286.5pt;z-index:-1283;mso-position-horizontal-relative:page">
            <v:imagedata r:id="rId16" o:title=""/>
            <w10:wrap anchorx="page"/>
          </v:shape>
        </w:pict>
      </w:r>
      <w:r>
        <w:pict w14:anchorId="02C87588">
          <v:shape id="_x0000_i1029" type="#_x0000_t75" style="width:83pt;height:320pt;mso-position-horizontal-relative:char;mso-position-vertical-relative:line">
            <v:imagedata r:id="rId17" o:title=""/>
          </v:shape>
        </w:pict>
      </w:r>
    </w:p>
    <w:p w14:paraId="72AEAE05" w14:textId="77777777" w:rsidR="0074787C" w:rsidRDefault="0074787C">
      <w:pPr>
        <w:spacing w:before="8" w:after="0" w:line="100" w:lineRule="exact"/>
        <w:rPr>
          <w:sz w:val="10"/>
          <w:szCs w:val="10"/>
        </w:rPr>
      </w:pPr>
    </w:p>
    <w:p w14:paraId="3256FB44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DF22683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2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</w:rPr>
        <w:t>;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5"/>
        </w:rPr>
        <w:t>R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</w:rPr>
        <w:t>c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6"/>
        </w:rPr>
        <w:t xml:space="preserve"> 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6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W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li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4"/>
        </w:rPr>
        <w:t>it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7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</w:p>
    <w:p w14:paraId="5DBC3C04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27659940" w14:textId="7BE31704" w:rsidR="00654A81" w:rsidRDefault="00656446" w:rsidP="00654A81">
      <w:pPr>
        <w:spacing w:after="0" w:line="240" w:lineRule="auto"/>
        <w:ind w:left="115" w:right="235"/>
        <w:rPr>
          <w:ins w:id="220" w:author="Administrator" w:date="2016-09-17T14:22:00Z"/>
          <w:rFonts w:ascii="Open Sans" w:eastAsia="Open Sans" w:hAnsi="Open Sans" w:cs="Open Sans"/>
          <w:color w:val="3F3F3F"/>
          <w:spacing w:val="5"/>
        </w:rPr>
      </w:pPr>
      <w:del w:id="221" w:author="Administrator" w:date="2016-09-17T13:56:00Z">
        <w:r w:rsidDel="00F76F5D">
          <w:rPr>
            <w:rFonts w:ascii="Open Sans" w:eastAsia="Open Sans" w:hAnsi="Open Sans" w:cs="Open Sans"/>
            <w:color w:val="3F3F3F"/>
            <w:spacing w:val="6"/>
          </w:rPr>
          <w:delText>F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r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un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F76F5D">
          <w:rPr>
            <w:rFonts w:ascii="Open Sans" w:eastAsia="Open Sans" w:hAnsi="Open Sans" w:cs="Open Sans"/>
            <w:color w:val="3F3F3F"/>
          </w:rPr>
          <w:delText>,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76F5D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he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b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m</w:delText>
        </w:r>
        <w:r w:rsidDel="00F76F5D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f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he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F76F5D">
          <w:rPr>
            <w:rFonts w:ascii="Open Sans" w:eastAsia="Open Sans" w:hAnsi="Open Sans" w:cs="Open Sans"/>
            <w:color w:val="3F3F3F"/>
          </w:rPr>
          <w:delText>g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b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76F5D">
          <w:rPr>
            <w:rFonts w:ascii="Open Sans" w:eastAsia="Open Sans" w:hAnsi="Open Sans" w:cs="Open Sans"/>
            <w:color w:val="3F3F3F"/>
          </w:rPr>
          <w:delText>e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s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s,</w:delText>
        </w:r>
        <w:r w:rsidDel="00F76F5D">
          <w:rPr>
            <w:rFonts w:ascii="Open Sans" w:eastAsia="Open Sans" w:hAnsi="Open Sans" w:cs="Open Sans"/>
            <w:color w:val="3F3F3F"/>
            <w:spacing w:val="8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</w:rPr>
          <w:delText>re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s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o</w:delText>
        </w:r>
        <w:r w:rsidDel="00F76F5D">
          <w:rPr>
            <w:rFonts w:ascii="Open Sans" w:eastAsia="Open Sans" w:hAnsi="Open Sans" w:cs="Open Sans"/>
            <w:color w:val="3F3F3F"/>
          </w:rPr>
          <w:delText>ne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a</w:delText>
        </w:r>
        <w:r w:rsidDel="00F76F5D">
          <w:rPr>
            <w:rFonts w:ascii="Open Sans" w:eastAsia="Open Sans" w:hAnsi="Open Sans" w:cs="Open Sans"/>
            <w:color w:val="3F3F3F"/>
          </w:rPr>
          <w:delText>t du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y</w:delText>
        </w:r>
        <w:r w:rsidDel="00F76F5D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>20</w:delText>
        </w:r>
        <w:r w:rsidDel="00F76F5D">
          <w:rPr>
            <w:rFonts w:ascii="Open Sans" w:eastAsia="Open Sans" w:hAnsi="Open Sans" w:cs="Open Sans"/>
            <w:color w:val="3F3F3F"/>
          </w:rPr>
          <w:delText>7</w:delText>
        </w:r>
        <w:r w:rsidDel="00F76F5D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</w:rPr>
          <w:delText>h</w:delText>
        </w:r>
        <w:r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a b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76F5D">
          <w:rPr>
            <w:rFonts w:ascii="Open Sans" w:eastAsia="Open Sans" w:hAnsi="Open Sans" w:cs="Open Sans"/>
            <w:color w:val="3F3F3F"/>
          </w:rPr>
          <w:delText>ue</w:delText>
        </w:r>
        <w:r w:rsidDel="00F76F5D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b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76F5D">
          <w:rPr>
            <w:rFonts w:ascii="Open Sans" w:eastAsia="Open Sans" w:hAnsi="Open Sans" w:cs="Open Sans"/>
            <w:color w:val="3F3F3F"/>
          </w:rPr>
          <w:delText>r- d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76F5D">
          <w:rPr>
            <w:rFonts w:ascii="Open Sans" w:eastAsia="Open Sans" w:hAnsi="Open Sans" w:cs="Open Sans"/>
            <w:color w:val="3F3F3F"/>
          </w:rPr>
          <w:delText>r</w:delText>
        </w:r>
        <w:r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76F5D">
          <w:rPr>
            <w:rFonts w:ascii="Open Sans" w:eastAsia="Open Sans" w:hAnsi="Open Sans" w:cs="Open Sans"/>
            <w:color w:val="3F3F3F"/>
          </w:rPr>
          <w:delText xml:space="preserve">nd </w:delText>
        </w:r>
        <w:r w:rsidDel="00F76F5D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F76F5D">
          <w:rPr>
            <w:rFonts w:ascii="Open Sans" w:eastAsia="Open Sans" w:hAnsi="Open Sans" w:cs="Open Sans"/>
            <w:color w:val="3F3F3F"/>
          </w:rPr>
          <w:delText>e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F76F5D">
          <w:rPr>
            <w:rFonts w:ascii="Open Sans" w:eastAsia="Open Sans" w:hAnsi="Open Sans" w:cs="Open Sans"/>
            <w:color w:val="3F3F3F"/>
          </w:rPr>
          <w:delText>s</w:delText>
        </w:r>
        <w:r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76F5D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76F5D">
          <w:rPr>
            <w:rFonts w:ascii="Open Sans" w:eastAsia="Open Sans" w:hAnsi="Open Sans" w:cs="Open Sans"/>
            <w:color w:val="3F3F3F"/>
          </w:rPr>
          <w:delText>rs.</w:delText>
        </w:r>
        <w:r w:rsidDel="00F76F5D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</w:del>
      <w:del w:id="222" w:author="Administrator" w:date="2016-09-17T13:55:00Z">
        <w:r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76F5D">
          <w:rPr>
            <w:rFonts w:ascii="Open Sans" w:eastAsia="Open Sans" w:hAnsi="Open Sans" w:cs="Open Sans"/>
            <w:color w:val="3F3F3F"/>
          </w:rPr>
          <w:delText>t</w:delText>
        </w:r>
        <w:r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</w:del>
      <w:ins w:id="223" w:author="Administrator" w:date="2016-09-17T13:56:00Z">
        <w:r w:rsidR="00F76F5D">
          <w:rPr>
            <w:rFonts w:ascii="Open Sans" w:eastAsia="Open Sans" w:hAnsi="Open Sans" w:cs="Open Sans"/>
            <w:color w:val="3F3F3F"/>
            <w:spacing w:val="5"/>
          </w:rPr>
          <w:t xml:space="preserve">To place the trip there you can press </w:t>
        </w:r>
      </w:ins>
      <w:ins w:id="224" w:author="Administrator" w:date="2016-09-17T13:55:00Z">
        <w:r w:rsidR="00F76F5D">
          <w:rPr>
            <w:rFonts w:ascii="Open Sans" w:eastAsia="Open Sans" w:hAnsi="Open Sans" w:cs="Open Sans"/>
            <w:color w:val="3F3F3F"/>
            <w:spacing w:val="5"/>
          </w:rPr>
          <w:t>"Place here"</w:t>
        </w:r>
      </w:ins>
      <w:ins w:id="225" w:author="Administrator" w:date="2016-09-17T13:56:00Z">
        <w:r w:rsidR="00F76F5D">
          <w:rPr>
            <w:rFonts w:ascii="Open Sans" w:eastAsia="Open Sans" w:hAnsi="Open Sans" w:cs="Open Sans"/>
            <w:color w:val="3F3F3F"/>
            <w:spacing w:val="5"/>
          </w:rPr>
          <w:t xml:space="preserve"> button</w:t>
        </w:r>
      </w:ins>
      <w:ins w:id="226" w:author="Administrator" w:date="2016-09-17T13:55:00Z">
        <w:r w:rsidR="00F76F5D">
          <w:rPr>
            <w:rFonts w:ascii="Open Sans" w:eastAsia="Open Sans" w:hAnsi="Open Sans" w:cs="Open Sans"/>
            <w:color w:val="3F3F3F"/>
            <w:spacing w:val="5"/>
          </w:rPr>
          <w:t xml:space="preserve"> or double clicking </w:t>
        </w:r>
      </w:ins>
      <w:ins w:id="227" w:author="Administrator" w:date="2016-09-17T13:57:00Z">
        <w:r w:rsidR="00F76F5D">
          <w:rPr>
            <w:rFonts w:ascii="Open Sans" w:eastAsia="Open Sans" w:hAnsi="Open Sans" w:cs="Open Sans"/>
            <w:color w:val="3F3F3F"/>
            <w:spacing w:val="5"/>
          </w:rPr>
          <w:t xml:space="preserve">on the desired location. </w:t>
        </w:r>
      </w:ins>
      <w:ins w:id="228" w:author="Administrator" w:date="2016-09-17T14:22:00Z">
        <w:r w:rsidR="00654A81">
          <w:rPr>
            <w:rFonts w:ascii="Open Sans" w:eastAsia="Open Sans" w:hAnsi="Open Sans" w:cs="Open Sans"/>
            <w:color w:val="3F3F3F"/>
            <w:spacing w:val="5"/>
          </w:rPr>
          <w:t xml:space="preserve">There will be </w:t>
        </w:r>
      </w:ins>
      <w:ins w:id="229" w:author="Administrator" w:date="2016-09-17T14:23:00Z">
        <w:r w:rsidR="00654A81">
          <w:rPr>
            <w:rFonts w:ascii="Open Sans" w:eastAsia="Open Sans" w:hAnsi="Open Sans" w:cs="Open Sans"/>
            <w:color w:val="3F3F3F"/>
            <w:spacing w:val="5"/>
          </w:rPr>
          <w:t xml:space="preserve">a blue line next to the duty number indicating it </w:t>
        </w:r>
        <w:proofErr w:type="gramStart"/>
        <w:r w:rsidR="00654A81">
          <w:rPr>
            <w:rFonts w:ascii="Open Sans" w:eastAsia="Open Sans" w:hAnsi="Open Sans" w:cs="Open Sans"/>
            <w:color w:val="3F3F3F"/>
            <w:spacing w:val="5"/>
          </w:rPr>
          <w:t>was edited</w:t>
        </w:r>
        <w:proofErr w:type="gramEnd"/>
        <w:r w:rsidR="00654A81">
          <w:rPr>
            <w:rFonts w:ascii="Open Sans" w:eastAsia="Open Sans" w:hAnsi="Open Sans" w:cs="Open Sans"/>
            <w:color w:val="3F3F3F"/>
            <w:spacing w:val="5"/>
          </w:rPr>
          <w:t xml:space="preserve">. </w:t>
        </w:r>
      </w:ins>
    </w:p>
    <w:p w14:paraId="195749C9" w14:textId="7FB4FD2B" w:rsidR="0074787C" w:rsidRDefault="00654A81" w:rsidP="00654A81">
      <w:pPr>
        <w:spacing w:after="0" w:line="240" w:lineRule="auto"/>
        <w:ind w:left="115" w:right="235"/>
        <w:rPr>
          <w:rFonts w:ascii="Open Sans" w:eastAsia="Open Sans" w:hAnsi="Open Sans" w:cs="Open Sans"/>
        </w:rPr>
      </w:pPr>
      <w:ins w:id="230" w:author="Administrator" w:date="2016-09-17T14:20:00Z">
        <w:r>
          <w:rPr>
            <w:rFonts w:ascii="Open Sans" w:eastAsia="Open Sans" w:hAnsi="Open Sans" w:cs="Open Sans"/>
            <w:color w:val="3F3F3F"/>
            <w:spacing w:val="5"/>
          </w:rPr>
          <w:t xml:space="preserve">When choosing a </w:t>
        </w:r>
      </w:ins>
      <w:ins w:id="231" w:author="Administrator" w:date="2016-09-17T14:21:00Z">
        <w:r>
          <w:rPr>
            <w:rFonts w:ascii="Open Sans" w:eastAsia="Open Sans" w:hAnsi="Open Sans" w:cs="Open Sans"/>
            <w:color w:val="3F3F3F"/>
            <w:spacing w:val="5"/>
          </w:rPr>
          <w:t xml:space="preserve">red option, </w:t>
        </w:r>
      </w:ins>
      <w:ins w:id="232" w:author="Administrator" w:date="2016-09-17T14:22:00Z">
        <w:r>
          <w:rPr>
            <w:rFonts w:ascii="Open Sans" w:eastAsia="Open Sans" w:hAnsi="Open Sans" w:cs="Open Sans"/>
            <w:color w:val="3F3F3F"/>
            <w:spacing w:val="5"/>
          </w:rPr>
          <w:t>the new warning</w:t>
        </w:r>
      </w:ins>
      <w:ins w:id="233" w:author="Administrator" w:date="2016-09-17T14:21:00Z">
        <w:r>
          <w:rPr>
            <w:rFonts w:ascii="Open Sans" w:eastAsia="Open Sans" w:hAnsi="Open Sans" w:cs="Open Sans"/>
            <w:color w:val="3F3F3F"/>
            <w:spacing w:val="5"/>
          </w:rPr>
          <w:t xml:space="preserve"> will </w:t>
        </w:r>
      </w:ins>
      <w:ins w:id="234" w:author="Administrator" w:date="2016-09-17T14:22:00Z">
        <w:r>
          <w:rPr>
            <w:rFonts w:ascii="Open Sans" w:eastAsia="Open Sans" w:hAnsi="Open Sans" w:cs="Open Sans"/>
            <w:color w:val="3F3F3F"/>
            <w:spacing w:val="5"/>
          </w:rPr>
          <w:t xml:space="preserve">visible in the duty tooltip and a red exclamation mark </w:t>
        </w:r>
        <w:proofErr w:type="gramStart"/>
        <w:r>
          <w:rPr>
            <w:rFonts w:ascii="Open Sans" w:eastAsia="Open Sans" w:hAnsi="Open Sans" w:cs="Open Sans"/>
            <w:color w:val="3F3F3F"/>
            <w:spacing w:val="5"/>
          </w:rPr>
          <w:t>will be added</w:t>
        </w:r>
        <w:proofErr w:type="gramEnd"/>
        <w:r>
          <w:rPr>
            <w:rFonts w:ascii="Open Sans" w:eastAsia="Open Sans" w:hAnsi="Open Sans" w:cs="Open Sans"/>
            <w:color w:val="3F3F3F"/>
            <w:spacing w:val="5"/>
          </w:rPr>
          <w:t xml:space="preserve"> next to the duty number</w:t>
        </w:r>
      </w:ins>
      <w:ins w:id="235" w:author="Administrator" w:date="2016-09-17T14:21:00Z">
        <w:r>
          <w:rPr>
            <w:rFonts w:ascii="Open Sans" w:eastAsia="Open Sans" w:hAnsi="Open Sans" w:cs="Open Sans"/>
            <w:color w:val="3F3F3F"/>
            <w:spacing w:val="5"/>
          </w:rPr>
          <w:t xml:space="preserve">. </w:t>
        </w:r>
      </w:ins>
      <w:del w:id="236" w:author="Administrator" w:date="2016-09-17T13:56:00Z"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s</w:delText>
        </w:r>
        <w:r w:rsidR="00656446" w:rsidDel="00F76F5D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su</w:delText>
        </w:r>
        <w:r w:rsidR="00656446" w:rsidDel="00F76F5D">
          <w:rPr>
            <w:rFonts w:ascii="Open Sans" w:eastAsia="Open Sans" w:hAnsi="Open Sans" w:cs="Open Sans"/>
            <w:color w:val="3F3F3F"/>
            <w:spacing w:val="1"/>
          </w:rPr>
          <w:delText>ff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c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Del="00F76F5D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nt</w:delText>
        </w:r>
        <w:r w:rsidR="00656446" w:rsidDel="00F76F5D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o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d</w:delText>
        </w:r>
        <w:r w:rsidR="00656446"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ub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e</w:delText>
        </w:r>
        <w:r w:rsidR="00656446" w:rsidDel="00F76F5D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c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ck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 xml:space="preserve"> i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t</w:delText>
        </w:r>
        <w:r w:rsidR="00656446" w:rsidDel="00F76F5D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o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 xml:space="preserve"> m</w:delText>
        </w:r>
        <w:r w:rsidR="00656446" w:rsidDel="00F76F5D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R="00656446" w:rsidDel="00F76F5D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e</w:delText>
        </w:r>
        <w:r w:rsidR="00656446"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he</w:delText>
        </w:r>
        <w:r w:rsidR="00656446" w:rsidDel="00F76F5D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R="00656446" w:rsidDel="00F76F5D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r</w:delText>
        </w:r>
        <w:r w:rsidR="00656446" w:rsidDel="00F76F5D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R="00656446" w:rsidDel="00F76F5D">
          <w:rPr>
            <w:rFonts w:ascii="Open Sans" w:eastAsia="Open Sans" w:hAnsi="Open Sans" w:cs="Open Sans"/>
            <w:color w:val="3F3F3F"/>
          </w:rPr>
          <w:delText>p.</w:delText>
        </w:r>
      </w:del>
    </w:p>
    <w:p w14:paraId="44B65FD0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23868675" w14:textId="39A81E4C" w:rsidR="0074787C" w:rsidDel="00FB6693" w:rsidRDefault="00656446">
      <w:pPr>
        <w:spacing w:after="0" w:line="240" w:lineRule="auto"/>
        <w:ind w:left="115" w:right="67"/>
        <w:rPr>
          <w:del w:id="237" w:author="Administrator" w:date="2016-09-17T13:57:00Z"/>
          <w:rFonts w:ascii="Open Sans" w:eastAsia="Open Sans" w:hAnsi="Open Sans" w:cs="Open Sans"/>
        </w:rPr>
      </w:pPr>
      <w:del w:id="238" w:author="Administrator" w:date="2016-09-17T13:57:00Z">
        <w:r w:rsidDel="00FB6693">
          <w:rPr>
            <w:rFonts w:ascii="Open Sans" w:eastAsia="Open Sans" w:hAnsi="Open Sans" w:cs="Open Sans"/>
            <w:color w:val="3F3F3F"/>
            <w:spacing w:val="3"/>
          </w:rPr>
          <w:delText>H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re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s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p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</w:rPr>
          <w:delText>rt</w:delText>
        </w:r>
        <w:r w:rsidDel="00FB6693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</w:rPr>
          <w:delText>f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he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ch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</w:rPr>
          <w:delText>ng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d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rs</w:delText>
        </w:r>
        <w:r w:rsidDel="00FB6693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t</w:delText>
        </w:r>
        <w:r w:rsidDel="00FB6693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sh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ng</w:delText>
        </w:r>
        <w:r w:rsidDel="00FB6693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he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d</w:delText>
        </w:r>
        <w:r w:rsidDel="00FB6693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p,</w:delText>
        </w:r>
        <w:r w:rsidDel="00FB6693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sh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FB6693">
          <w:rPr>
            <w:rFonts w:ascii="Open Sans" w:eastAsia="Open Sans" w:hAnsi="Open Sans" w:cs="Open Sans"/>
            <w:color w:val="3F3F3F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he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d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b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x</w:delText>
        </w:r>
        <w:r w:rsidDel="00FB6693">
          <w:rPr>
            <w:rFonts w:ascii="Open Sans" w:eastAsia="Open Sans" w:hAnsi="Open Sans" w:cs="Open Sans"/>
            <w:color w:val="3F3F3F"/>
          </w:rPr>
          <w:delText xml:space="preserve">. </w:delText>
        </w:r>
        <w:r w:rsidDel="00FB6693">
          <w:rPr>
            <w:rFonts w:ascii="Open Sans" w:eastAsia="Open Sans" w:hAnsi="Open Sans" w:cs="Open Sans"/>
            <w:color w:val="3F3F3F"/>
            <w:spacing w:val="-1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ce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B6693">
          <w:rPr>
            <w:rFonts w:ascii="Open Sans" w:eastAsia="Open Sans" w:hAnsi="Open Sans" w:cs="Open Sans"/>
            <w:color w:val="3F3F3F"/>
          </w:rPr>
          <w:delText>so</w:delText>
        </w:r>
        <w:r w:rsidDel="00FB6693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he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w</w:delText>
        </w:r>
        <w:r w:rsidDel="00FB6693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g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n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FB6693">
          <w:rPr>
            <w:rFonts w:ascii="Open Sans" w:eastAsia="Open Sans" w:hAnsi="Open Sans" w:cs="Open Sans"/>
            <w:color w:val="3F3F3F"/>
          </w:rPr>
          <w:delText>d</w:delText>
        </w:r>
        <w:r w:rsidDel="00FB6693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</w:rPr>
          <w:delText>s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gn</w:delText>
        </w:r>
        <w:r w:rsidDel="00FB6693">
          <w:rPr>
            <w:rFonts w:ascii="Open Sans" w:eastAsia="Open Sans" w:hAnsi="Open Sans" w:cs="Open Sans"/>
            <w:color w:val="3F3F3F"/>
            <w:spacing w:val="4"/>
          </w:rPr>
          <w:delText>-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FB6693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FB6693">
          <w:rPr>
            <w:rFonts w:ascii="Open Sans" w:eastAsia="Open Sans" w:hAnsi="Open Sans" w:cs="Open Sans"/>
            <w:color w:val="3F3F3F"/>
          </w:rPr>
          <w:delText>f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imm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FB6693">
          <w:rPr>
            <w:rFonts w:ascii="Open Sans" w:eastAsia="Open Sans" w:hAnsi="Open Sans" w:cs="Open Sans"/>
            <w:color w:val="3F3F3F"/>
          </w:rPr>
          <w:delText>d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FB6693">
          <w:rPr>
            <w:rFonts w:ascii="Open Sans" w:eastAsia="Open Sans" w:hAnsi="Open Sans" w:cs="Open Sans"/>
            <w:color w:val="3F3F3F"/>
          </w:rPr>
          <w:delText>y</w:delText>
        </w:r>
        <w:r w:rsidDel="00FB6693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FB6693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he</w:delText>
        </w:r>
        <w:r w:rsidDel="00FB6693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FB6693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FB6693">
          <w:rPr>
            <w:rFonts w:ascii="Open Sans" w:eastAsia="Open Sans" w:hAnsi="Open Sans" w:cs="Open Sans"/>
            <w:color w:val="3F3F3F"/>
          </w:rPr>
          <w:delText>r</w:delText>
        </w:r>
        <w:r w:rsidDel="00FB6693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FB6693">
          <w:rPr>
            <w:rFonts w:ascii="Open Sans" w:eastAsia="Open Sans" w:hAnsi="Open Sans" w:cs="Open Sans"/>
            <w:color w:val="3F3F3F"/>
          </w:rPr>
          <w:delText>p.</w:delText>
        </w:r>
      </w:del>
    </w:p>
    <w:p w14:paraId="7AE0EC73" w14:textId="77777777" w:rsidR="0074787C" w:rsidRDefault="0074787C">
      <w:pPr>
        <w:spacing w:after="0"/>
        <w:sectPr w:rsidR="0074787C">
          <w:pgSz w:w="11920" w:h="16840"/>
          <w:pgMar w:top="1560" w:right="1320" w:bottom="280" w:left="1280" w:header="720" w:footer="720" w:gutter="0"/>
          <w:cols w:space="720"/>
        </w:sectPr>
      </w:pPr>
    </w:p>
    <w:p w14:paraId="21DBEF97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0D83386B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F519E1F">
          <v:shape id="_x0000_i1030" type="#_x0000_t75" style="width:456.5pt;height:266pt;mso-position-horizontal-relative:char;mso-position-vertical-relative:line">
            <v:imagedata r:id="rId18" o:title=""/>
          </v:shape>
        </w:pict>
      </w:r>
    </w:p>
    <w:p w14:paraId="7E181C10" w14:textId="77777777" w:rsidR="0074787C" w:rsidRDefault="0074787C">
      <w:pPr>
        <w:spacing w:before="2" w:after="0" w:line="190" w:lineRule="exact"/>
        <w:rPr>
          <w:sz w:val="19"/>
          <w:szCs w:val="19"/>
        </w:rPr>
      </w:pPr>
    </w:p>
    <w:p w14:paraId="7DF97EAE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commentRangeStart w:id="239"/>
      <w:r>
        <w:rPr>
          <w:rFonts w:ascii="Open Sans" w:eastAsia="Open Sans" w:hAnsi="Open Sans" w:cs="Open Sans"/>
          <w:color w:val="3F3F3F"/>
          <w:spacing w:val="-2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>-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ss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gn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nt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ff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sch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du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: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G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tt</w:t>
      </w:r>
      <w:r>
        <w:rPr>
          <w:rFonts w:ascii="Open Sans" w:eastAsia="Open Sans" w:hAnsi="Open Sans" w:cs="Open Sans"/>
          <w:color w:val="3F3F3F"/>
          <w:position w:val="1"/>
        </w:rPr>
        <w:t>,</w:t>
      </w:r>
      <w:r>
        <w:rPr>
          <w:rFonts w:ascii="Open Sans" w:eastAsia="Open Sans" w:hAnsi="Open Sans" w:cs="Open Sans"/>
          <w:color w:val="3F3F3F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3</w:t>
      </w:r>
      <w:r>
        <w:rPr>
          <w:rFonts w:ascii="Open Sans" w:eastAsia="Open Sans" w:hAnsi="Open Sans" w:cs="Open Sans"/>
          <w:color w:val="3F3F3F"/>
          <w:position w:val="1"/>
        </w:rPr>
        <w:t>,</w:t>
      </w:r>
      <w:r>
        <w:rPr>
          <w:rFonts w:ascii="Open Sans" w:eastAsia="Open Sans" w:hAnsi="Open Sans" w:cs="Open Sans"/>
          <w:color w:val="3F3F3F"/>
          <w:spacing w:val="8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(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w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ch</w:t>
      </w:r>
    </w:p>
    <w:p w14:paraId="677DD690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proofErr w:type="gramEnd"/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tte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p)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so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1</w:t>
      </w:r>
      <w:r>
        <w:rPr>
          <w:rFonts w:ascii="Open Sans" w:eastAsia="Open Sans" w:hAnsi="Open Sans" w:cs="Open Sans"/>
          <w:color w:val="3F3F3F"/>
        </w:rPr>
        <w:t>:</w:t>
      </w:r>
    </w:p>
    <w:p w14:paraId="619D4E2B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ACCAB20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92C028C">
          <v:shape id="_x0000_i1031" type="#_x0000_t75" style="width:453.5pt;height:65.5pt;mso-position-horizontal-relative:char;mso-position-vertical-relative:line">
            <v:imagedata r:id="rId19" o:title=""/>
          </v:shape>
        </w:pict>
      </w:r>
    </w:p>
    <w:p w14:paraId="48CDCCDB" w14:textId="77777777" w:rsidR="0074787C" w:rsidRDefault="0074787C">
      <w:pPr>
        <w:spacing w:before="4" w:after="0" w:line="190" w:lineRule="exact"/>
        <w:rPr>
          <w:sz w:val="19"/>
          <w:szCs w:val="19"/>
        </w:rPr>
      </w:pPr>
    </w:p>
    <w:p w14:paraId="1A38CC7F" w14:textId="77777777" w:rsidR="0074787C" w:rsidRDefault="00656446">
      <w:pPr>
        <w:spacing w:after="0" w:line="240" w:lineRule="auto"/>
        <w:ind w:left="115" w:right="70"/>
        <w:rPr>
          <w:rFonts w:ascii="Open Sans" w:eastAsia="Open Sans" w:hAnsi="Open Sans" w:cs="Open Sans"/>
        </w:rPr>
      </w:pPr>
      <w:r>
        <w:pict w14:anchorId="086AAC4C">
          <v:group id="_x0000_s1177" style="position:absolute;left:0;text-align:left;margin-left:69.4pt;margin-top:51.2pt;width:456pt;height:45pt;z-index:-1282;mso-position-horizontal-relative:page" coordorigin="1388,1024" coordsize="9120,900">
            <v:shape id="_x0000_s1182" type="#_x0000_t75" style="position:absolute;left:1395;top:1032;width:810;height:810">
              <v:imagedata r:id="rId20" o:title=""/>
            </v:shape>
            <v:group id="_x0000_s1180" style="position:absolute;left:1395;top:1032;width:9082;height:885" coordorigin="1395,1032" coordsize="9082,885">
              <v:shape id="_x0000_s1181" style="position:absolute;left:1395;top:1032;width:9082;height:885" coordorigin="1395,1032" coordsize="9082,885" path="m10410,1032r-8933,l1419,1061r-24,61l1395,1835r29,58l1485,1917r8933,-1l10440,1912r20,-10l10476,1888r1,-1l1479,1887r-21,-7l1441,1867r-12,-18l1425,1827r,-711l1431,1095r13,-17l1463,1066r22,-4l10476,1062r-5,-7l10453,1043r-20,-8l10410,1032e" fillcolor="#1ab654" stroked="f">
                <v:path arrowok="t"/>
              </v:shape>
            </v:group>
            <v:group id="_x0000_s1178" style="position:absolute;left:1485;top:1062;width:9015;height:825" coordorigin="1485,1062" coordsize="9015,825">
              <v:shape id="_x0000_s1179" style="position:absolute;left:1485;top:1062;width:9015;height:825" coordorigin="1485,1062" coordsize="9015,825" path="m10476,1062r-8991,l10416,1062r21,6l10454,1081r12,19l10470,1122r,710l10464,1854r-13,17l10432,1883r-22,4l10477,1887r12,-17l10497,1849r3,-22l10500,1113r-5,-22l10485,1072r-9,-10e" fillcolor="#1ab654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3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 xml:space="preserve">-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88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 xml:space="preserve">- </w:t>
      </w:r>
      <w:proofErr w:type="spell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proofErr w:type="spell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K</w:t>
      </w:r>
      <w:r>
        <w:rPr>
          <w:rFonts w:ascii="Open Sans" w:eastAsia="Open Sans" w:hAnsi="Open Sans" w:cs="Open Sans"/>
          <w:color w:val="3F3F3F"/>
          <w:spacing w:val="3"/>
        </w:rPr>
        <w:t>P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ncr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unt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8</w:t>
      </w:r>
      <w:r>
        <w:rPr>
          <w:rFonts w:ascii="Open Sans" w:eastAsia="Open Sans" w:hAnsi="Open Sans" w:cs="Open Sans"/>
          <w:color w:val="3F3F3F"/>
        </w:rPr>
        <w:t>7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89</w:t>
      </w:r>
      <w:commentRangeEnd w:id="239"/>
      <w:r w:rsidR="00FB6693">
        <w:rPr>
          <w:rStyle w:val="a3"/>
        </w:rPr>
        <w:commentReference w:id="239"/>
      </w:r>
      <w:r>
        <w:rPr>
          <w:rFonts w:ascii="Open Sans" w:eastAsia="Open Sans" w:hAnsi="Open Sans" w:cs="Open Sans"/>
          <w:color w:val="3F3F3F"/>
        </w:rPr>
        <w:t>.</w:t>
      </w:r>
    </w:p>
    <w:p w14:paraId="1009DCF0" w14:textId="77777777" w:rsidR="0074787C" w:rsidRDefault="0074787C">
      <w:pPr>
        <w:spacing w:before="8" w:after="0" w:line="140" w:lineRule="exact"/>
        <w:rPr>
          <w:sz w:val="14"/>
          <w:szCs w:val="14"/>
        </w:rPr>
      </w:pPr>
    </w:p>
    <w:p w14:paraId="656D8A86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36681E62" w14:textId="77777777" w:rsidR="0074787C" w:rsidRDefault="00656446">
      <w:pPr>
        <w:spacing w:after="0" w:line="280" w:lineRule="exact"/>
        <w:ind w:left="127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6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r</w:t>
      </w:r>
      <w:r>
        <w:rPr>
          <w:rFonts w:ascii="Open Sans" w:eastAsia="Open Sans" w:hAnsi="Open Sans" w:cs="Open Sans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position w:val="-1"/>
        </w:rPr>
        <w:t>nc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d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use</w:t>
      </w:r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f</w:t>
      </w:r>
      <w:r>
        <w:rPr>
          <w:rFonts w:ascii="Open Sans" w:eastAsia="Open Sans" w:hAnsi="Open Sans" w:cs="Open Sans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-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-4"/>
          <w:position w:val="-1"/>
        </w:rPr>
        <w:t>g</w:t>
      </w:r>
      <w:r>
        <w:rPr>
          <w:rFonts w:ascii="Open Sans" w:eastAsia="Open Sans" w:hAnsi="Open Sans" w:cs="Open Sans"/>
          <w:b/>
          <w:bCs/>
          <w:position w:val="-1"/>
        </w:rPr>
        <w:t>n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V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eh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spacing w:val="-5"/>
          <w:position w:val="-1"/>
        </w:rPr>
        <w:t>s</w:t>
      </w:r>
      <w:r>
        <w:rPr>
          <w:rFonts w:ascii="Open Sans" w:eastAsia="Open Sans" w:hAnsi="Open Sans" w:cs="Open Sans"/>
          <w:position w:val="-1"/>
        </w:rPr>
        <w:t>,</w:t>
      </w:r>
      <w:r>
        <w:rPr>
          <w:rFonts w:ascii="Open Sans" w:eastAsia="Open Sans" w:hAnsi="Open Sans" w:cs="Open Sans"/>
          <w:spacing w:val="5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s</w:t>
      </w:r>
      <w:r>
        <w:rPr>
          <w:rFonts w:ascii="Open Sans" w:eastAsia="Open Sans" w:hAnsi="Open Sans" w:cs="Open Sans"/>
          <w:spacing w:val="-3"/>
          <w:position w:val="-1"/>
        </w:rPr>
        <w:t>e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1"/>
          <w:position w:val="-1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proofErr w:type="gramEnd"/>
      <w:r>
        <w:rPr>
          <w:rFonts w:ascii="Open Sans" w:eastAsia="Open Sans" w:hAnsi="Open Sans" w:cs="Open Sans"/>
          <w:b/>
          <w:bCs/>
          <w:color w:val="0000FF"/>
          <w:spacing w:val="-8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h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ss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53625810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7ED93C12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EE26BB5" w14:textId="77777777" w:rsidR="0074787C" w:rsidRDefault="0074787C">
      <w:pPr>
        <w:spacing w:before="5" w:after="0" w:line="220" w:lineRule="exact"/>
      </w:pPr>
    </w:p>
    <w:p w14:paraId="7F4AF19E" w14:textId="77CAC821" w:rsidR="0074787C" w:rsidRDefault="00656446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commentRangeStart w:id="240"/>
      <w:del w:id="241" w:author="Administrator" w:date="2016-09-17T14:26:00Z">
        <w:r w:rsidDel="00654A81">
          <w:rPr>
            <w:rFonts w:ascii="Open Sans" w:eastAsia="Open Sans" w:hAnsi="Open Sans" w:cs="Open Sans"/>
            <w:b/>
            <w:bCs/>
            <w:color w:val="4E80BD"/>
            <w:spacing w:val="-4"/>
            <w:position w:val="2"/>
            <w:sz w:val="36"/>
            <w:szCs w:val="36"/>
          </w:rPr>
          <w:delText>C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3"/>
            <w:position w:val="2"/>
            <w:sz w:val="36"/>
            <w:szCs w:val="36"/>
          </w:rPr>
          <w:delText>h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-7"/>
            <w:position w:val="2"/>
            <w:sz w:val="36"/>
            <w:szCs w:val="36"/>
          </w:rPr>
          <w:delText>a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3"/>
            <w:position w:val="2"/>
            <w:sz w:val="36"/>
            <w:szCs w:val="36"/>
          </w:rPr>
          <w:delText>n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7"/>
            <w:position w:val="2"/>
            <w:sz w:val="36"/>
            <w:szCs w:val="36"/>
          </w:rPr>
          <w:delText>g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-5"/>
            <w:position w:val="2"/>
            <w:sz w:val="36"/>
            <w:szCs w:val="36"/>
          </w:rPr>
          <w:delText>i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3"/>
            <w:position w:val="2"/>
            <w:sz w:val="36"/>
            <w:szCs w:val="36"/>
          </w:rPr>
          <w:delText>n</w:delText>
        </w:r>
        <w:r w:rsidDel="00654A81">
          <w:rPr>
            <w:rFonts w:ascii="Open Sans" w:eastAsia="Open Sans" w:hAnsi="Open Sans" w:cs="Open Sans"/>
            <w:b/>
            <w:bCs/>
            <w:color w:val="4E80BD"/>
            <w:position w:val="2"/>
            <w:sz w:val="36"/>
            <w:szCs w:val="36"/>
          </w:rPr>
          <w:delText>g</w:delText>
        </w:r>
        <w:r w:rsidDel="00654A81">
          <w:rPr>
            <w:rFonts w:ascii="Open Sans" w:eastAsia="Open Sans" w:hAnsi="Open Sans" w:cs="Open Sans"/>
            <w:b/>
            <w:bCs/>
            <w:color w:val="4E80BD"/>
            <w:spacing w:val="14"/>
            <w:position w:val="2"/>
            <w:sz w:val="36"/>
            <w:szCs w:val="36"/>
          </w:rPr>
          <w:delText xml:space="preserve"> </w:delText>
        </w:r>
      </w:del>
      <w:ins w:id="242" w:author="Administrator" w:date="2016-09-17T14:26:00Z">
        <w:r w:rsidR="00654A81">
          <w:rPr>
            <w:rFonts w:ascii="Open Sans" w:eastAsia="Open Sans" w:hAnsi="Open Sans" w:cs="Open Sans"/>
            <w:b/>
            <w:bCs/>
            <w:color w:val="4E80BD"/>
            <w:spacing w:val="-4"/>
            <w:position w:val="2"/>
            <w:sz w:val="36"/>
            <w:szCs w:val="36"/>
          </w:rPr>
          <w:t>Change</w:t>
        </w:r>
        <w:r w:rsidR="00654A81">
          <w:rPr>
            <w:rFonts w:ascii="Open Sans" w:eastAsia="Open Sans" w:hAnsi="Open Sans" w:cs="Open Sans"/>
            <w:b/>
            <w:bCs/>
            <w:color w:val="4E80BD"/>
            <w:spacing w:val="14"/>
            <w:position w:val="2"/>
            <w:sz w:val="36"/>
            <w:szCs w:val="36"/>
          </w:rPr>
          <w:t xml:space="preserve"> </w:t>
        </w:r>
      </w:ins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s</w:t>
      </w:r>
      <w:commentRangeEnd w:id="240"/>
      <w:r w:rsidR="00DA118A">
        <w:rPr>
          <w:rStyle w:val="a3"/>
        </w:rPr>
        <w:commentReference w:id="240"/>
      </w:r>
    </w:p>
    <w:p w14:paraId="792425C4" w14:textId="77777777" w:rsidR="0074787C" w:rsidRDefault="00656446">
      <w:pPr>
        <w:spacing w:before="84" w:after="0" w:line="240" w:lineRule="auto"/>
        <w:ind w:left="115" w:right="43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ill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dure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 d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gn </w:t>
      </w:r>
      <w:r>
        <w:rPr>
          <w:rFonts w:ascii="Open Sans" w:eastAsia="Open Sans" w:hAnsi="Open Sans" w:cs="Open Sans"/>
          <w:color w:val="3F3F3F"/>
          <w:spacing w:val="-6"/>
        </w:rPr>
        <w:t>196</w:t>
      </w:r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3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7AC9DBA4" w14:textId="77777777" w:rsidR="0074787C" w:rsidRDefault="0074787C">
      <w:pPr>
        <w:spacing w:after="0"/>
        <w:sectPr w:rsidR="0074787C">
          <w:pgSz w:w="11920" w:h="16840"/>
          <w:pgMar w:top="1560" w:right="1260" w:bottom="280" w:left="1280" w:header="720" w:footer="720" w:gutter="0"/>
          <w:cols w:space="720"/>
        </w:sectPr>
      </w:pPr>
    </w:p>
    <w:p w14:paraId="2CFC2421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6002E213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F60A79D">
          <v:shape id="_x0000_i1032" type="#_x0000_t75" style="width:202pt;height:206.5pt;mso-position-horizontal-relative:char;mso-position-vertical-relative:line">
            <v:imagedata r:id="rId21" o:title=""/>
          </v:shape>
        </w:pict>
      </w:r>
    </w:p>
    <w:p w14:paraId="69A7D5CE" w14:textId="77777777" w:rsidR="0074787C" w:rsidRDefault="0074787C">
      <w:pPr>
        <w:spacing w:before="6" w:after="0" w:line="190" w:lineRule="exact"/>
        <w:rPr>
          <w:sz w:val="19"/>
          <w:szCs w:val="19"/>
        </w:rPr>
      </w:pPr>
    </w:p>
    <w:p w14:paraId="66C2370B" w14:textId="3760C95B" w:rsidR="0074787C" w:rsidDel="00DA118A" w:rsidRDefault="00656446">
      <w:pPr>
        <w:spacing w:after="0" w:line="297" w:lineRule="exact"/>
        <w:ind w:left="115" w:right="-20"/>
        <w:rPr>
          <w:del w:id="243" w:author="Administrator" w:date="2016-09-17T14:15:00Z"/>
          <w:rFonts w:ascii="Open Sans" w:eastAsia="Open Sans" w:hAnsi="Open Sans" w:cs="Open Sans"/>
        </w:rPr>
      </w:pPr>
      <w:del w:id="244" w:author="Administrator" w:date="2016-09-17T14:15:00Z"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upp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se</w:delText>
        </w:r>
        <w:r w:rsidDel="00DA118A">
          <w:rPr>
            <w:rFonts w:ascii="Open Sans" w:eastAsia="Open Sans" w:hAnsi="Open Sans" w:cs="Open Sans"/>
            <w:color w:val="3F3F3F"/>
            <w:spacing w:val="-6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1"/>
            <w:position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und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und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y</w:delText>
        </w:r>
        <w:r w:rsidDel="00DA118A">
          <w:rPr>
            <w:rFonts w:ascii="Open Sans" w:eastAsia="Open Sans" w:hAnsi="Open Sans" w:cs="Open Sans"/>
            <w:color w:val="3F3F3F"/>
            <w:spacing w:val="-9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>m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rn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ng,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m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 xml:space="preserve">st 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ss</w:delText>
        </w:r>
        <w:r w:rsidDel="00DA118A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rs</w:delText>
        </w:r>
        <w:r w:rsidDel="00DA118A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DA118A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rd</w:delText>
        </w:r>
        <w:r w:rsidDel="00DA118A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4"/>
            <w:position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position w:val="1"/>
          </w:rPr>
          <w:delText>t</w:delText>
        </w:r>
      </w:del>
    </w:p>
    <w:p w14:paraId="2FE553B2" w14:textId="2B92AC99" w:rsidR="00DA118A" w:rsidRDefault="00656446" w:rsidP="00DA118A">
      <w:pPr>
        <w:spacing w:after="0" w:line="240" w:lineRule="auto"/>
        <w:ind w:left="115" w:right="41"/>
        <w:rPr>
          <w:rFonts w:ascii="Open Sans" w:eastAsia="Open Sans" w:hAnsi="Open Sans" w:cs="Open Sans"/>
        </w:rPr>
      </w:pPr>
      <w:del w:id="245" w:author="Administrator" w:date="2016-09-17T14:15:00Z">
        <w:r w:rsidDel="00DA118A">
          <w:rPr>
            <w:rFonts w:ascii="Open Sans" w:eastAsia="Open Sans" w:hAnsi="Open Sans" w:cs="Open Sans"/>
            <w:color w:val="3F3F3F"/>
            <w:spacing w:val="-6"/>
          </w:rPr>
          <w:delText>05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: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0</w:delText>
        </w:r>
        <w:r w:rsidDel="00DA118A">
          <w:rPr>
            <w:rFonts w:ascii="Open Sans" w:eastAsia="Open Sans" w:hAnsi="Open Sans" w:cs="Open Sans"/>
            <w:color w:val="3F3F3F"/>
          </w:rPr>
          <w:delText>0</w:delText>
        </w:r>
        <w:r w:rsidDel="00DA118A">
          <w:rPr>
            <w:rFonts w:ascii="Open Sans" w:eastAsia="Open Sans" w:hAnsi="Open Sans" w:cs="Open Sans"/>
            <w:color w:val="3F3F3F"/>
            <w:spacing w:val="-8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re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ch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il</w:delText>
        </w:r>
        <w:r w:rsidDel="00DA118A">
          <w:rPr>
            <w:rFonts w:ascii="Open Sans" w:eastAsia="Open Sans" w:hAnsi="Open Sans" w:cs="Open Sans"/>
            <w:color w:val="3F3F3F"/>
          </w:rPr>
          <w:delText>dr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DA118A">
          <w:rPr>
            <w:rFonts w:ascii="Open Sans" w:eastAsia="Open Sans" w:hAnsi="Open Sans" w:cs="Open Sans"/>
            <w:color w:val="3F3F3F"/>
          </w:rPr>
          <w:delText>urn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sch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>,</w:delText>
        </w:r>
        <w:r w:rsidDel="00DA118A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su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a 7</w:delText>
        </w:r>
        <w:r w:rsidDel="00DA118A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mi</w:delText>
        </w:r>
        <w:r w:rsidDel="00DA118A">
          <w:rPr>
            <w:rFonts w:ascii="Open Sans" w:eastAsia="Open Sans" w:hAnsi="Open Sans" w:cs="Open Sans"/>
            <w:color w:val="3F3F3F"/>
          </w:rPr>
          <w:delText>nu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d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DA118A">
          <w:rPr>
            <w:rFonts w:ascii="Open Sans" w:eastAsia="Open Sans" w:hAnsi="Open Sans" w:cs="Open Sans"/>
            <w:color w:val="3F3F3F"/>
          </w:rPr>
          <w:delText>.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il</w:delText>
        </w:r>
        <w:r w:rsidDel="00DA118A">
          <w:rPr>
            <w:rFonts w:ascii="Open Sans" w:eastAsia="Open Sans" w:hAnsi="Open Sans" w:cs="Open Sans"/>
            <w:color w:val="3F3F3F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d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p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ct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u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n. </w:delText>
        </w:r>
      </w:del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ins w:id="246" w:author="Administrator" w:date="2016-09-17T14:17:00Z">
        <w:r w:rsidR="00DA118A">
          <w:rPr>
            <w:rFonts w:ascii="Open Sans" w:eastAsia="Open Sans" w:hAnsi="Open Sans" w:cs="Open Sans"/>
          </w:rPr>
          <w:t xml:space="preserve"> to enter into trip edit mode</w:t>
        </w:r>
      </w:ins>
      <w:del w:id="247" w:author="Administrator" w:date="2016-09-17T14:17:00Z">
        <w:r w:rsidDel="00DA118A">
          <w:rPr>
            <w:rFonts w:ascii="Open Sans" w:eastAsia="Open Sans" w:hAnsi="Open Sans" w:cs="Open Sans"/>
            <w:color w:val="3F3F3F"/>
          </w:rPr>
          <w:delText>:</w:delText>
        </w:r>
      </w:del>
    </w:p>
    <w:p w14:paraId="361493D9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4E78B377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A0B213B">
          <v:shape id="_x0000_i1033" type="#_x0000_t75" style="width:200.5pt;height:206pt;mso-position-horizontal-relative:char;mso-position-vertical-relative:line">
            <v:imagedata r:id="rId22" o:title=""/>
          </v:shape>
        </w:pict>
      </w:r>
    </w:p>
    <w:p w14:paraId="0789A896" w14:textId="77777777" w:rsidR="0074787C" w:rsidRDefault="0074787C">
      <w:pPr>
        <w:spacing w:before="1" w:after="0" w:line="150" w:lineRule="exact"/>
        <w:rPr>
          <w:sz w:val="15"/>
          <w:szCs w:val="15"/>
        </w:rPr>
      </w:pPr>
    </w:p>
    <w:p w14:paraId="4715397D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3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  <w:r>
        <w:rPr>
          <w:rFonts w:ascii="Open Sans" w:eastAsia="Open Sans" w:hAnsi="Open Sans" w:cs="Open Sans"/>
          <w:i/>
          <w:spacing w:val="3"/>
        </w:rPr>
        <w:t xml:space="preserve"> 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14:paraId="144B56B1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29497575" w14:textId="7C3E070E" w:rsidR="0074787C" w:rsidDel="00DA118A" w:rsidRDefault="00656446">
      <w:pPr>
        <w:spacing w:after="0" w:line="240" w:lineRule="auto"/>
        <w:ind w:left="115" w:right="111"/>
        <w:rPr>
          <w:del w:id="248" w:author="Administrator" w:date="2016-09-17T14:16:00Z"/>
          <w:rFonts w:ascii="Open Sans" w:eastAsia="Open Sans" w:hAnsi="Open Sans" w:cs="Open Sans"/>
        </w:rPr>
      </w:pPr>
      <w:del w:id="249" w:author="Administrator" w:date="2016-09-17T14:16:00Z">
        <w:r w:rsidDel="00DA118A">
          <w:rPr>
            <w:rFonts w:ascii="Open Sans" w:eastAsia="Open Sans" w:hAnsi="Open Sans" w:cs="Open Sans"/>
            <w:color w:val="3F3F3F"/>
            <w:spacing w:val="-4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ds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re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p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n 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d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ng.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I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dd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n,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nd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d </w:delText>
        </w:r>
        <w:r w:rsidDel="00DA118A">
          <w:rPr>
            <w:rFonts w:ascii="Open Sans" w:eastAsia="Open Sans" w:hAnsi="Open Sans" w:cs="Open Sans"/>
            <w:color w:val="3F3F3F"/>
            <w:spacing w:val="-5"/>
          </w:rPr>
          <w:delText>(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d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c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rc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)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ll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s us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dd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b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g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nn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p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by</w:delText>
        </w:r>
        <w:r w:rsidDel="00DA118A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a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n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 sh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p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rt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.</w:delText>
        </w:r>
        <w:r w:rsidDel="00DA118A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8"/>
          </w:rPr>
          <w:delText>B</w:delText>
        </w:r>
        <w:r w:rsidDel="00DA118A">
          <w:rPr>
            <w:rFonts w:ascii="Open Sans" w:eastAsia="Open Sans" w:hAnsi="Open Sans" w:cs="Open Sans"/>
            <w:color w:val="3F3F3F"/>
          </w:rPr>
          <w:delText>y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d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u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rt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im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05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: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00</w:delText>
        </w:r>
        <w:r w:rsidDel="00DA118A">
          <w:rPr>
            <w:rFonts w:ascii="Open Sans" w:eastAsia="Open Sans" w:hAnsi="Open Sans" w:cs="Open Sans"/>
            <w:color w:val="3F3F3F"/>
          </w:rPr>
          <w:delText>.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il</w:delText>
        </w:r>
        <w:r w:rsidDel="00DA118A">
          <w:rPr>
            <w:rFonts w:ascii="Open Sans" w:eastAsia="Open Sans" w:hAnsi="Open Sans" w:cs="Open Sans"/>
            <w:color w:val="3F3F3F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</w:del>
    </w:p>
    <w:p w14:paraId="022BC2FA" w14:textId="1BCFD8C8" w:rsidR="0074787C" w:rsidDel="00DA118A" w:rsidRDefault="00656446">
      <w:pPr>
        <w:spacing w:after="0" w:line="240" w:lineRule="auto"/>
        <w:ind w:left="115" w:right="170"/>
        <w:rPr>
          <w:del w:id="250" w:author="Administrator" w:date="2016-09-17T14:16:00Z"/>
          <w:rFonts w:ascii="Open Sans" w:eastAsia="Open Sans" w:hAnsi="Open Sans" w:cs="Open Sans"/>
        </w:rPr>
      </w:pPr>
      <w:del w:id="251" w:author="Administrator" w:date="2016-09-17T14:16:00Z">
        <w:r w:rsidDel="00DA118A">
          <w:rPr>
            <w:rFonts w:ascii="Open Sans" w:eastAsia="Open Sans" w:hAnsi="Open Sans" w:cs="Open Sans"/>
            <w:color w:val="3F3F3F"/>
            <w:spacing w:val="-6"/>
          </w:rPr>
          <w:delText>04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>: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53</w:delText>
        </w:r>
        <w:r w:rsidDel="00DA118A">
          <w:rPr>
            <w:rFonts w:ascii="Open Sans" w:eastAsia="Open Sans" w:hAnsi="Open Sans" w:cs="Open Sans"/>
            <w:color w:val="3F3F3F"/>
          </w:rPr>
          <w:delText>.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il</w:delText>
        </w:r>
        <w:r w:rsidDel="00DA118A">
          <w:rPr>
            <w:rFonts w:ascii="Open Sans" w:eastAsia="Open Sans" w:hAnsi="Open Sans" w:cs="Open Sans"/>
            <w:color w:val="3F3F3F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</w:rPr>
          <w:delText>so</w:delText>
        </w:r>
        <w:r w:rsidDel="00DA118A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x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DA118A">
          <w:rPr>
            <w:rFonts w:ascii="Open Sans" w:eastAsia="Open Sans" w:hAnsi="Open Sans" w:cs="Open Sans"/>
            <w:color w:val="3F3F3F"/>
          </w:rPr>
          <w:delText>nd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r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p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by</w:delText>
        </w:r>
        <w:r w:rsidDel="00DA118A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5</w:delText>
        </w:r>
        <w:r w:rsidDel="00DA118A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mi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by</w:delText>
        </w:r>
        <w:r w:rsidDel="00DA118A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ncr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DA118A">
          <w:rPr>
            <w:rFonts w:ascii="Open Sans" w:eastAsia="Open Sans" w:hAnsi="Open Sans" w:cs="Open Sans"/>
            <w:color w:val="3F3F3F"/>
          </w:rPr>
          <w:delText>s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DA118A">
          <w:rPr>
            <w:rFonts w:ascii="Open Sans" w:eastAsia="Open Sans" w:hAnsi="Open Sans" w:cs="Open Sans"/>
            <w:color w:val="3F3F3F"/>
          </w:rPr>
          <w:delText>he</w:delText>
        </w:r>
        <w:r w:rsidDel="00DA118A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</w:rPr>
          <w:delText>sh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DA118A">
          <w:rPr>
            <w:rFonts w:ascii="Open Sans" w:eastAsia="Open Sans" w:hAnsi="Open Sans" w:cs="Open Sans"/>
            <w:color w:val="3F3F3F"/>
          </w:rPr>
          <w:delText>ng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h</w:delText>
        </w:r>
        <w:r w:rsidDel="00DA118A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DA118A">
          <w:rPr>
            <w:rFonts w:ascii="Open Sans" w:eastAsia="Open Sans" w:hAnsi="Open Sans" w:cs="Open Sans"/>
            <w:color w:val="3F3F3F"/>
          </w:rPr>
          <w:delText>f</w:delText>
        </w:r>
        <w:r w:rsidDel="00DA118A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5</w:delText>
        </w:r>
        <w:r w:rsidDel="00DA118A">
          <w:rPr>
            <w:rFonts w:ascii="Open Sans" w:eastAsia="Open Sans" w:hAnsi="Open Sans" w:cs="Open Sans"/>
            <w:color w:val="3F3F3F"/>
          </w:rPr>
          <w:delText xml:space="preserve">9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mi</w:delText>
        </w:r>
        <w:r w:rsidDel="00DA118A">
          <w:rPr>
            <w:rFonts w:ascii="Open Sans" w:eastAsia="Open Sans" w:hAnsi="Open Sans" w:cs="Open Sans"/>
            <w:color w:val="3F3F3F"/>
          </w:rPr>
          <w:delText>n</w:delText>
        </w:r>
        <w:r w:rsidDel="00DA118A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DA118A">
          <w:rPr>
            <w:rFonts w:ascii="Open Sans" w:eastAsia="Open Sans" w:hAnsi="Open Sans" w:cs="Open Sans"/>
            <w:color w:val="3F3F3F"/>
          </w:rPr>
          <w:delText>o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-6"/>
          </w:rPr>
          <w:delText>6</w:delText>
        </w:r>
        <w:r w:rsidDel="00DA118A">
          <w:rPr>
            <w:rFonts w:ascii="Open Sans" w:eastAsia="Open Sans" w:hAnsi="Open Sans" w:cs="Open Sans"/>
            <w:color w:val="3F3F3F"/>
          </w:rPr>
          <w:delText>4</w:delText>
        </w:r>
        <w:r w:rsidDel="00DA118A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DA118A">
          <w:rPr>
            <w:rFonts w:ascii="Open Sans" w:eastAsia="Open Sans" w:hAnsi="Open Sans" w:cs="Open Sans"/>
            <w:color w:val="3F3F3F"/>
            <w:spacing w:val="5"/>
          </w:rPr>
          <w:delText>mi</w:delText>
        </w:r>
        <w:r w:rsidDel="00DA118A">
          <w:rPr>
            <w:rFonts w:ascii="Open Sans" w:eastAsia="Open Sans" w:hAnsi="Open Sans" w:cs="Open Sans"/>
            <w:color w:val="3F3F3F"/>
          </w:rPr>
          <w:delText>n:</w:delText>
        </w:r>
      </w:del>
    </w:p>
    <w:p w14:paraId="63E3B082" w14:textId="33A7AA85" w:rsidR="0074787C" w:rsidRDefault="00654A81" w:rsidP="00654A81">
      <w:pPr>
        <w:spacing w:after="0"/>
        <w:sectPr w:rsidR="0074787C">
          <w:pgSz w:w="11920" w:h="16840"/>
          <w:pgMar w:top="1560" w:right="1360" w:bottom="280" w:left="1280" w:header="720" w:footer="720" w:gutter="0"/>
          <w:cols w:space="720"/>
        </w:sectPr>
      </w:pPr>
      <w:ins w:id="252" w:author="Administrator" w:date="2016-09-17T14:18:00Z">
        <w:r>
          <w:t>Edit trip start time- y</w:t>
        </w:r>
      </w:ins>
      <w:ins w:id="253" w:author="Administrator" w:date="2016-09-17T14:17:00Z">
        <w:r w:rsidR="00DA118A">
          <w:t xml:space="preserve">ou can choose to edit the </w:t>
        </w:r>
      </w:ins>
      <w:ins w:id="254" w:author="Administrator" w:date="2016-09-17T14:19:00Z">
        <w:r>
          <w:t>start or</w:t>
        </w:r>
      </w:ins>
      <w:ins w:id="255" w:author="Administrator" w:date="2016-09-17T14:18:00Z">
        <w:r>
          <w:t xml:space="preserve"> end time and the duration </w:t>
        </w:r>
        <w:proofErr w:type="gramStart"/>
        <w:r>
          <w:t>will be updated</w:t>
        </w:r>
        <w:proofErr w:type="gramEnd"/>
        <w:r>
          <w:t xml:space="preserve"> accordingly. You can also add boarding time by clicking the + sign.</w:t>
        </w:r>
      </w:ins>
      <w:ins w:id="256" w:author="Administrator" w:date="2016-09-17T14:17:00Z">
        <w:r w:rsidR="00DA118A">
          <w:t xml:space="preserve"> </w:t>
        </w:r>
      </w:ins>
    </w:p>
    <w:p w14:paraId="30F75434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1B662BBB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8069D30">
          <v:shape id="_x0000_i1034" type="#_x0000_t75" style="width:206pt;height:206pt;mso-position-horizontal-relative:char;mso-position-vertical-relative:line">
            <v:imagedata r:id="rId23" o:title=""/>
          </v:shape>
        </w:pict>
      </w:r>
    </w:p>
    <w:p w14:paraId="39A85A6F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0AA22254" w14:textId="77777777" w:rsidR="0074787C" w:rsidRDefault="0074787C">
      <w:pPr>
        <w:spacing w:before="3" w:after="0" w:line="200" w:lineRule="exact"/>
        <w:rPr>
          <w:sz w:val="20"/>
          <w:szCs w:val="20"/>
        </w:rPr>
      </w:pPr>
    </w:p>
    <w:p w14:paraId="090BA75E" w14:textId="77777777" w:rsidR="0074787C" w:rsidRDefault="00656446">
      <w:pPr>
        <w:spacing w:after="0" w:line="297" w:lineRule="exact"/>
        <w:ind w:left="127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7"/>
          <w:position w:val="1"/>
        </w:rPr>
        <w:t>W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position w:val="1"/>
        </w:rPr>
        <w:t>d 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nd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im</w:t>
      </w:r>
      <w:r>
        <w:rPr>
          <w:rFonts w:ascii="Open Sans" w:eastAsia="Open Sans" w:hAnsi="Open Sans" w:cs="Open Sans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6"/>
          <w:position w:val="1"/>
        </w:rPr>
        <w:t>06</w:t>
      </w:r>
      <w:r>
        <w:rPr>
          <w:rFonts w:ascii="Open Sans" w:eastAsia="Open Sans" w:hAnsi="Open Sans" w:cs="Open Sans"/>
          <w:spacing w:val="1"/>
          <w:position w:val="1"/>
        </w:rPr>
        <w:t>:</w:t>
      </w:r>
      <w:r>
        <w:rPr>
          <w:rFonts w:ascii="Open Sans" w:eastAsia="Open Sans" w:hAnsi="Open Sans" w:cs="Open Sans"/>
          <w:spacing w:val="-6"/>
          <w:position w:val="1"/>
        </w:rPr>
        <w:t>0</w:t>
      </w:r>
      <w:r>
        <w:rPr>
          <w:rFonts w:ascii="Open Sans" w:eastAsia="Open Sans" w:hAnsi="Open Sans" w:cs="Open Sans"/>
          <w:position w:val="1"/>
        </w:rPr>
        <w:t>4</w:t>
      </w:r>
      <w:r>
        <w:rPr>
          <w:rFonts w:ascii="Open Sans" w:eastAsia="Open Sans" w:hAnsi="Open Sans" w:cs="Open Sans"/>
          <w:spacing w:val="-8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nd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dur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</w:p>
    <w:p w14:paraId="1F207321" w14:textId="77777777" w:rsidR="0074787C" w:rsidRDefault="00656446">
      <w:pPr>
        <w:spacing w:after="0" w:line="282" w:lineRule="exact"/>
        <w:ind w:left="1270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spacing w:val="-6"/>
          <w:position w:val="-1"/>
        </w:rPr>
        <w:t>w</w:t>
      </w:r>
      <w:r>
        <w:rPr>
          <w:rFonts w:ascii="Open Sans" w:eastAsia="Open Sans" w:hAnsi="Open Sans" w:cs="Open Sans"/>
          <w:spacing w:val="2"/>
          <w:position w:val="-1"/>
        </w:rPr>
        <w:t>o</w:t>
      </w:r>
      <w:r>
        <w:rPr>
          <w:rFonts w:ascii="Open Sans" w:eastAsia="Open Sans" w:hAnsi="Open Sans" w:cs="Open Sans"/>
          <w:position w:val="-1"/>
        </w:rPr>
        <w:t>u</w:t>
      </w:r>
      <w:r>
        <w:rPr>
          <w:rFonts w:ascii="Open Sans" w:eastAsia="Open Sans" w:hAnsi="Open Sans" w:cs="Open Sans"/>
          <w:spacing w:val="5"/>
          <w:position w:val="-1"/>
        </w:rPr>
        <w:t>l</w:t>
      </w:r>
      <w:r>
        <w:rPr>
          <w:rFonts w:ascii="Open Sans" w:eastAsia="Open Sans" w:hAnsi="Open Sans" w:cs="Open Sans"/>
          <w:position w:val="-1"/>
        </w:rPr>
        <w:t>d</w:t>
      </w:r>
      <w:proofErr w:type="gramEnd"/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h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-5"/>
          <w:position w:val="-1"/>
        </w:rPr>
        <w:t>v</w:t>
      </w:r>
      <w:r>
        <w:rPr>
          <w:rFonts w:ascii="Open Sans" w:eastAsia="Open Sans" w:hAnsi="Open Sans" w:cs="Open Sans"/>
          <w:position w:val="-1"/>
        </w:rPr>
        <w:t>e</w:t>
      </w:r>
      <w:r>
        <w:rPr>
          <w:rFonts w:ascii="Open Sans" w:eastAsia="Open Sans" w:hAnsi="Open Sans" w:cs="Open Sans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position w:val="-1"/>
        </w:rPr>
        <w:t>b</w:t>
      </w:r>
      <w:r>
        <w:rPr>
          <w:rFonts w:ascii="Open Sans" w:eastAsia="Open Sans" w:hAnsi="Open Sans" w:cs="Open Sans"/>
          <w:spacing w:val="-3"/>
          <w:position w:val="-1"/>
        </w:rPr>
        <w:t>ee</w:t>
      </w:r>
      <w:r>
        <w:rPr>
          <w:rFonts w:ascii="Open Sans" w:eastAsia="Open Sans" w:hAnsi="Open Sans" w:cs="Open Sans"/>
          <w:position w:val="-1"/>
        </w:rPr>
        <w:t>n upd</w:t>
      </w:r>
      <w:r>
        <w:rPr>
          <w:rFonts w:ascii="Open Sans" w:eastAsia="Open Sans" w:hAnsi="Open Sans" w:cs="Open Sans"/>
          <w:spacing w:val="-2"/>
          <w:position w:val="-1"/>
        </w:rPr>
        <w:t>a</w:t>
      </w:r>
      <w:r>
        <w:rPr>
          <w:rFonts w:ascii="Open Sans" w:eastAsia="Open Sans" w:hAnsi="Open Sans" w:cs="Open Sans"/>
          <w:spacing w:val="-3"/>
          <w:position w:val="-1"/>
        </w:rPr>
        <w:t>te</w:t>
      </w:r>
      <w:r>
        <w:rPr>
          <w:rFonts w:ascii="Open Sans" w:eastAsia="Open Sans" w:hAnsi="Open Sans" w:cs="Open Sans"/>
          <w:position w:val="-1"/>
        </w:rPr>
        <w:t>d.</w:t>
      </w:r>
    </w:p>
    <w:p w14:paraId="3AED7262" w14:textId="77777777" w:rsidR="0074787C" w:rsidRDefault="0074787C">
      <w:pPr>
        <w:spacing w:before="5" w:after="0" w:line="110" w:lineRule="exact"/>
        <w:rPr>
          <w:sz w:val="11"/>
          <w:szCs w:val="11"/>
        </w:rPr>
      </w:pPr>
    </w:p>
    <w:p w14:paraId="4249F8B0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2AD63EA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782F11F1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pict w14:anchorId="10C92297">
          <v:group id="_x0000_s1168" style="position:absolute;left:0;text-align:left;margin-left:69.4pt;margin-top:-65.9pt;width:456pt;height:60pt;z-index:-1281;mso-position-horizontal-relative:page" coordorigin="1388,-1318" coordsize="9120,1200">
            <v:shape id="_x0000_s1173" type="#_x0000_t75" style="position:absolute;left:1395;top:-1311;width:810;height:810">
              <v:imagedata r:id="rId20" o:title=""/>
            </v:shape>
            <v:group id="_x0000_s1171" style="position:absolute;left:1395;top:-1311;width:9082;height:1185" coordorigin="1395,-1311" coordsize="9082,1185">
              <v:shape id="_x0000_s1172" style="position:absolute;left:1395;top:-1311;width:9082;height:1185" coordorigin="1395,-1311" coordsize="9082,1185" path="m10410,-1311r-8933,1l1419,-1281r-24,60l1395,-207r29,58l1485,-126r8933,l10440,-131r20,-10l10476,-155r1,-1l1479,-156r-21,-6l1441,-175r-12,-19l1425,-216r,-1010l1431,-1248r13,-17l1463,-1276r22,-5l10476,-1281r-5,-6l10453,-1300r-20,-8l10410,-1311e" fillcolor="#1ab654" stroked="f">
                <v:path arrowok="t"/>
              </v:shape>
            </v:group>
            <v:group id="_x0000_s1169" style="position:absolute;left:1485;top:-1281;width:9015;height:1125" coordorigin="1485,-1281" coordsize="9015,1125">
              <v:shape id="_x0000_s1170" style="position:absolute;left:1485;top:-1281;width:9015;height:1125" coordorigin="1485,-1281" coordsize="9015,1125" path="m10476,-1281r-8991,l10416,-1280r21,6l10454,-1261r12,18l10470,-1221r,1011l10464,-189r-13,18l10432,-160r-22,4l10477,-156r12,-17l10497,-193r3,-23l10500,-1229r-5,-22l10485,-1271r-9,-10e" fillcolor="#1ab654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ck</w:t>
      </w:r>
      <w:r>
        <w:rPr>
          <w:rFonts w:ascii="Open Sans" w:eastAsia="Open Sans" w:hAnsi="Open Sans" w:cs="Open Sans"/>
          <w:color w:val="3F3F3F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 xml:space="preserve">. 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  <w:position w:val="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  <w:position w:val="1"/>
        </w:rPr>
        <w:t>ur</w:t>
      </w:r>
      <w:r>
        <w:rPr>
          <w:rFonts w:ascii="Open Sans" w:eastAsia="Open Sans" w:hAnsi="Open Sans" w:cs="Open Sans"/>
          <w:b/>
          <w:bCs/>
          <w:color w:val="191970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  <w:position w:val="1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  <w:position w:val="1"/>
        </w:rPr>
        <w:t>-</w:t>
      </w:r>
      <w:r>
        <w:rPr>
          <w:rFonts w:ascii="Open Sans" w:eastAsia="Open Sans" w:hAnsi="Open Sans" w:cs="Open Sans"/>
          <w:b/>
          <w:bCs/>
          <w:color w:val="191970"/>
          <w:position w:val="1"/>
        </w:rPr>
        <w:t>3</w:t>
      </w:r>
      <w:r>
        <w:rPr>
          <w:rFonts w:ascii="Open Sans" w:eastAsia="Open Sans" w:hAnsi="Open Sans" w:cs="Open Sans"/>
          <w:b/>
          <w:bCs/>
          <w:color w:val="191970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w</w:t>
      </w:r>
      <w:r>
        <w:rPr>
          <w:rFonts w:ascii="Open Sans" w:eastAsia="Open Sans" w:hAnsi="Open Sans" w:cs="Open Sans"/>
          <w:color w:val="3F3F3F"/>
          <w:position w:val="1"/>
        </w:rPr>
        <w:t>,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bs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t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ch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ng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nt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a b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ck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proofErr w:type="spellEnd"/>
      <w:r>
        <w:rPr>
          <w:rFonts w:ascii="Open Sans" w:eastAsia="Open Sans" w:hAnsi="Open Sans" w:cs="Open Sans"/>
          <w:color w:val="3F3F3F"/>
          <w:position w:val="1"/>
        </w:rPr>
        <w:t>-</w:t>
      </w:r>
    </w:p>
    <w:p w14:paraId="40D03300" w14:textId="412F10D5" w:rsidR="0074787C" w:rsidRDefault="00656446" w:rsidP="00654A81">
      <w:pPr>
        <w:spacing w:after="0" w:line="240" w:lineRule="auto"/>
        <w:ind w:left="115" w:right="68"/>
        <w:rPr>
          <w:rFonts w:ascii="Open Sans" w:eastAsia="Open Sans" w:hAnsi="Open Sans" w:cs="Open Sans"/>
        </w:rPr>
      </w:pPr>
      <w:proofErr w:type="spellStart"/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proofErr w:type="spellEnd"/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6"/>
        </w:rPr>
        <w:t>F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by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w w:val="99"/>
        </w:rPr>
        <w:t>b</w:t>
      </w:r>
      <w:r>
        <w:rPr>
          <w:rFonts w:ascii="Open Sans" w:eastAsia="Open Sans" w:hAnsi="Open Sans" w:cs="Open Sans"/>
          <w:color w:val="3F3F3F"/>
          <w:spacing w:val="5"/>
          <w:w w:val="99"/>
        </w:rPr>
        <w:t>l</w:t>
      </w:r>
      <w:r>
        <w:rPr>
          <w:rFonts w:ascii="Open Sans" w:eastAsia="Open Sans" w:hAnsi="Open Sans" w:cs="Open Sans"/>
          <w:color w:val="3F3F3F"/>
          <w:w w:val="99"/>
        </w:rPr>
        <w:t>u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r.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commentRangeStart w:id="257"/>
      <w:del w:id="258" w:author="Administrator" w:date="2016-09-17T14:24:00Z">
        <w:r w:rsidDel="00654A81">
          <w:rPr>
            <w:rFonts w:ascii="Open Sans" w:eastAsia="Open Sans" w:hAnsi="Open Sans" w:cs="Open Sans"/>
            <w:color w:val="3F3F3F"/>
            <w:spacing w:val="-1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ce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</w:rPr>
          <w:delText>so</w:delText>
        </w:r>
        <w:r w:rsidDel="00654A8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x</w:delText>
        </w:r>
        <w:r w:rsidDel="00654A81">
          <w:rPr>
            <w:rFonts w:ascii="Open Sans" w:eastAsia="Open Sans" w:hAnsi="Open Sans" w:cs="Open Sans"/>
            <w:color w:val="3F3F3F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rk</w:delText>
        </w:r>
        <w:r w:rsidDel="00654A81">
          <w:rPr>
            <w:rFonts w:ascii="Open Sans" w:eastAsia="Open Sans" w:hAnsi="Open Sans" w:cs="Open Sans"/>
            <w:color w:val="3F3F3F"/>
            <w:spacing w:val="6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g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nn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ng</w:delText>
        </w:r>
        <w:r w:rsidDel="00654A8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f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654A81">
          <w:rPr>
            <w:rFonts w:ascii="Open Sans" w:eastAsia="Open Sans" w:hAnsi="Open Sans" w:cs="Open Sans"/>
            <w:color w:val="3F3F3F"/>
          </w:rPr>
          <w:delText>.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nd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a pr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654A81">
          <w:rPr>
            <w:rFonts w:ascii="Open Sans" w:eastAsia="Open Sans" w:hAnsi="Open Sans" w:cs="Open Sans"/>
            <w:color w:val="3F3F3F"/>
          </w:rPr>
          <w:delText>,</w:delText>
        </w:r>
        <w:r w:rsidDel="00654A81">
          <w:rPr>
            <w:rFonts w:ascii="Open Sans" w:eastAsia="Open Sans" w:hAnsi="Open Sans" w:cs="Open Sans"/>
            <w:color w:val="3F3F3F"/>
            <w:spacing w:val="6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be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und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654A81">
          <w:rPr>
            <w:rFonts w:ascii="Open Sans" w:eastAsia="Open Sans" w:hAnsi="Open Sans" w:cs="Open Sans"/>
            <w:color w:val="3F3F3F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us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.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6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 xml:space="preserve">ur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h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use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a pr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sh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by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654A81">
          <w:rPr>
            <w:rFonts w:ascii="Open Sans" w:eastAsia="Open Sans" w:hAnsi="Open Sans" w:cs="Open Sans"/>
            <w:color w:val="3F3F3F"/>
          </w:rPr>
          <w:delText>u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y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ssu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rn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ng:</w:delText>
        </w:r>
      </w:del>
      <w:commentRangeEnd w:id="257"/>
      <w:r w:rsidR="00654A81">
        <w:rPr>
          <w:rStyle w:val="a3"/>
        </w:rPr>
        <w:commentReference w:id="257"/>
      </w:r>
    </w:p>
    <w:p w14:paraId="0E4168EF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7E635BCE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0F40C0C4">
          <v:shape id="_x0000_i1035" type="#_x0000_t75" style="width:404pt;height:228.5pt;mso-position-horizontal-relative:char;mso-position-vertical-relative:line">
            <v:imagedata r:id="rId24" o:title=""/>
          </v:shape>
        </w:pict>
      </w:r>
    </w:p>
    <w:p w14:paraId="44C5FCE0" w14:textId="77777777" w:rsidR="0074787C" w:rsidRDefault="0074787C">
      <w:pPr>
        <w:spacing w:before="6" w:after="0" w:line="130" w:lineRule="exact"/>
        <w:rPr>
          <w:sz w:val="13"/>
          <w:szCs w:val="13"/>
        </w:rPr>
      </w:pPr>
    </w:p>
    <w:p w14:paraId="7A82EDC5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4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</w:rPr>
        <w:t>I</w:t>
      </w:r>
      <w:r>
        <w:rPr>
          <w:rFonts w:ascii="Open Sans" w:eastAsia="Open Sans" w:hAnsi="Open Sans" w:cs="Open Sans"/>
          <w:i/>
          <w:spacing w:val="-4"/>
        </w:rPr>
        <w:t>ss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-4"/>
        </w:rPr>
        <w:t>s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</w:rPr>
        <w:t>y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1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</w:rPr>
        <w:t>t</w:t>
      </w:r>
    </w:p>
    <w:p w14:paraId="0BE89AF3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758D23D5" w14:textId="598E78EC" w:rsidR="0074787C" w:rsidDel="00654A81" w:rsidRDefault="00656446" w:rsidP="00654A81">
      <w:pPr>
        <w:spacing w:after="0" w:line="240" w:lineRule="auto"/>
        <w:ind w:left="115" w:right="38"/>
        <w:rPr>
          <w:del w:id="259" w:author="Administrator" w:date="2016-09-17T14:27:00Z"/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mmi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 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ut 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5"/>
        </w:rPr>
        <w:t>)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del w:id="260" w:author="Administrator" w:date="2016-09-17T14:27:00Z">
        <w:r w:rsidDel="00654A81">
          <w:rPr>
            <w:rFonts w:ascii="Open Sans" w:eastAsia="Open Sans" w:hAnsi="Open Sans" w:cs="Open Sans"/>
            <w:color w:val="3F3F3F"/>
            <w:spacing w:val="-1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654A81">
          <w:rPr>
            <w:rFonts w:ascii="Open Sans" w:eastAsia="Open Sans" w:hAnsi="Open Sans" w:cs="Open Sans"/>
            <w:color w:val="3F3F3F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pr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654A81">
          <w:rPr>
            <w:rFonts w:ascii="Open Sans" w:eastAsia="Open Sans" w:hAnsi="Open Sans" w:cs="Open Sans"/>
            <w:color w:val="3F3F3F"/>
          </w:rPr>
          <w:delText>.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ssue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 xml:space="preserve"> o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</w:rPr>
          <w:delText>y</w:delText>
        </w:r>
        <w:r w:rsidDel="00654A8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by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runn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</w:rPr>
          <w:delText>ng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he</w:delText>
        </w:r>
      </w:del>
    </w:p>
    <w:p w14:paraId="42A48E20" w14:textId="49C1D7F7" w:rsidR="0074787C" w:rsidDel="00654A81" w:rsidRDefault="0074787C" w:rsidP="00654A81">
      <w:pPr>
        <w:spacing w:after="0" w:line="240" w:lineRule="auto"/>
        <w:ind w:left="115" w:right="38"/>
        <w:rPr>
          <w:del w:id="261" w:author="Administrator" w:date="2016-09-17T14:27:00Z"/>
        </w:rPr>
        <w:sectPr w:rsidR="0074787C" w:rsidDel="00654A81">
          <w:pgSz w:w="11920" w:h="16840"/>
          <w:pgMar w:top="1560" w:right="1300" w:bottom="280" w:left="1280" w:header="720" w:footer="720" w:gutter="0"/>
          <w:cols w:space="720"/>
        </w:sectPr>
        <w:pPrChange w:id="262" w:author="Administrator" w:date="2016-09-17T14:27:00Z">
          <w:pPr>
            <w:spacing w:after="0"/>
          </w:pPr>
        </w:pPrChange>
      </w:pPr>
    </w:p>
    <w:p w14:paraId="3DED4342" w14:textId="2C86FD97" w:rsidR="0074787C" w:rsidDel="00654A81" w:rsidRDefault="0074787C" w:rsidP="00654A81">
      <w:pPr>
        <w:spacing w:after="0" w:line="240" w:lineRule="auto"/>
        <w:ind w:left="115" w:right="38"/>
        <w:rPr>
          <w:del w:id="263" w:author="Administrator" w:date="2016-09-17T14:27:00Z"/>
          <w:sz w:val="16"/>
          <w:szCs w:val="16"/>
        </w:rPr>
        <w:pPrChange w:id="264" w:author="Administrator" w:date="2016-09-17T14:27:00Z">
          <w:pPr>
            <w:spacing w:before="8" w:after="0" w:line="160" w:lineRule="exact"/>
          </w:pPr>
        </w:pPrChange>
      </w:pPr>
    </w:p>
    <w:p w14:paraId="523A0874" w14:textId="529F2EB5" w:rsidR="0074787C" w:rsidDel="00654A81" w:rsidRDefault="00656446" w:rsidP="00654A81">
      <w:pPr>
        <w:spacing w:after="0" w:line="240" w:lineRule="auto"/>
        <w:ind w:left="115" w:right="38"/>
        <w:rPr>
          <w:del w:id="265" w:author="Administrator" w:date="2016-09-17T14:27:00Z"/>
          <w:rFonts w:ascii="Open Sans" w:eastAsia="Open Sans" w:hAnsi="Open Sans" w:cs="Open Sans"/>
        </w:rPr>
        <w:pPrChange w:id="266" w:author="Administrator" w:date="2016-09-17T14:27:00Z">
          <w:pPr>
            <w:spacing w:after="0" w:line="297" w:lineRule="exact"/>
            <w:ind w:left="115" w:right="-20"/>
          </w:pPr>
        </w:pPrChange>
      </w:pPr>
      <w:del w:id="267" w:author="Administrator" w:date="2016-09-17T14:27:00Z"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imi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z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 xml:space="preserve">r. </w:delText>
        </w:r>
        <w:r w:rsidDel="00654A81">
          <w:rPr>
            <w:rFonts w:ascii="Open Sans" w:eastAsia="Open Sans" w:hAnsi="Open Sans" w:cs="Open Sans"/>
            <w:color w:val="3F3F3F"/>
            <w:spacing w:val="-2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rr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sp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nd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654A81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g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m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nt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f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654A8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spacing w:val="-5"/>
            <w:position w:val="1"/>
          </w:rPr>
          <w:delText>v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rs</w:delText>
        </w:r>
        <w:r w:rsidDel="00654A8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G</w:delText>
        </w:r>
        <w:r w:rsidDel="00654A8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rr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sp</w:delText>
        </w:r>
        <w:r w:rsidDel="00654A8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nd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654A81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654A81">
          <w:rPr>
            <w:rFonts w:ascii="Open Sans" w:eastAsia="Open Sans" w:hAnsi="Open Sans" w:cs="Open Sans"/>
            <w:color w:val="3F3F3F"/>
            <w:position w:val="1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-1"/>
            <w:position w:val="1"/>
          </w:rPr>
          <w:delText>F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-7"/>
            <w:position w:val="1"/>
          </w:rPr>
          <w:delText>i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-4"/>
            <w:position w:val="1"/>
          </w:rPr>
          <w:delText>g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5"/>
            <w:position w:val="1"/>
          </w:rPr>
          <w:delText>ur</w:delText>
        </w:r>
        <w:r w:rsidDel="00654A81">
          <w:rPr>
            <w:rFonts w:ascii="Open Sans" w:eastAsia="Open Sans" w:hAnsi="Open Sans" w:cs="Open Sans"/>
            <w:b/>
            <w:bCs/>
            <w:color w:val="191970"/>
            <w:position w:val="1"/>
          </w:rPr>
          <w:delText>e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4"/>
            <w:position w:val="1"/>
          </w:rPr>
          <w:delText xml:space="preserve"> 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-5"/>
            <w:position w:val="1"/>
          </w:rPr>
          <w:delText>1</w:delText>
        </w:r>
        <w:r w:rsidDel="00654A81">
          <w:rPr>
            <w:rFonts w:ascii="Open Sans" w:eastAsia="Open Sans" w:hAnsi="Open Sans" w:cs="Open Sans"/>
            <w:b/>
            <w:bCs/>
            <w:color w:val="191970"/>
            <w:spacing w:val="4"/>
            <w:position w:val="1"/>
          </w:rPr>
          <w:delText>-</w:delText>
        </w:r>
        <w:r w:rsidDel="00654A81">
          <w:rPr>
            <w:rFonts w:ascii="Open Sans" w:eastAsia="Open Sans" w:hAnsi="Open Sans" w:cs="Open Sans"/>
            <w:b/>
            <w:bCs/>
            <w:color w:val="191970"/>
            <w:position w:val="1"/>
          </w:rPr>
          <w:delText>3</w:delText>
        </w:r>
      </w:del>
    </w:p>
    <w:p w14:paraId="17631CF0" w14:textId="53D0545D" w:rsidR="0074787C" w:rsidRDefault="00656446" w:rsidP="00654A81">
      <w:pPr>
        <w:spacing w:after="0" w:line="240" w:lineRule="auto"/>
        <w:ind w:left="115" w:right="38"/>
        <w:rPr>
          <w:rFonts w:ascii="Open Sans" w:eastAsia="Open Sans" w:hAnsi="Open Sans" w:cs="Open Sans"/>
        </w:rPr>
        <w:pPrChange w:id="268" w:author="Administrator" w:date="2016-09-17T14:27:00Z">
          <w:pPr>
            <w:spacing w:after="0" w:line="240" w:lineRule="auto"/>
            <w:ind w:left="115" w:right="-20"/>
          </w:pPr>
        </w:pPrChange>
      </w:pPr>
      <w:del w:id="269" w:author="Administrator" w:date="2016-09-17T14:27:00Z">
        <w:r w:rsidDel="00654A8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color w:val="3F3F3F"/>
          </w:rPr>
          <w:delText>b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,</w:delText>
        </w:r>
        <w:r w:rsidDel="00654A81">
          <w:rPr>
            <w:rFonts w:ascii="Open Sans" w:eastAsia="Open Sans" w:hAnsi="Open Sans" w:cs="Open Sans"/>
            <w:color w:val="3F3F3F"/>
            <w:spacing w:val="7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color w:val="3F3F3F"/>
            <w:spacing w:val="2"/>
          </w:rPr>
          <w:delText>oo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k</w:delText>
        </w:r>
        <w:r w:rsidDel="00654A81">
          <w:rPr>
            <w:rFonts w:ascii="Open Sans" w:eastAsia="Open Sans" w:hAnsi="Open Sans" w:cs="Open Sans"/>
            <w:color w:val="3F3F3F"/>
          </w:rPr>
          <w:delText>s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qu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e</w:delText>
        </w:r>
        <w:r w:rsidDel="00654A8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654A81">
          <w:rPr>
            <w:rFonts w:ascii="Open Sans" w:eastAsia="Open Sans" w:hAnsi="Open Sans" w:cs="Open Sans"/>
            <w:color w:val="3F3F3F"/>
          </w:rPr>
          <w:delText>d</w:delText>
        </w:r>
        <w:r w:rsidDel="00654A8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color w:val="3F3F3F"/>
            <w:spacing w:val="1"/>
          </w:rPr>
          <w:delText>ff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r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color w:val="3F3F3F"/>
          </w:rPr>
          <w:delText>n</w:delText>
        </w:r>
        <w:r w:rsidDel="00654A8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654A81">
          <w:rPr>
            <w:rFonts w:ascii="Open Sans" w:eastAsia="Open Sans" w:hAnsi="Open Sans" w:cs="Open Sans"/>
            <w:color w:val="3F3F3F"/>
          </w:rPr>
          <w:delText>:</w:delText>
        </w:r>
      </w:del>
    </w:p>
    <w:p w14:paraId="5059F203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25A63A3A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22FE4BD">
          <v:group id="_x0000_s1161" style="position:absolute;left:0;text-align:left;margin-left:69.4pt;margin-top:227.6pt;width:456pt;height:60pt;z-index:-1280;mso-position-horizontal-relative:page" coordorigin="1388,4553" coordsize="9120,1200">
            <v:shape id="_x0000_s1166" type="#_x0000_t75" style="position:absolute;left:1395;top:4560;width:1080;height:810">
              <v:imagedata r:id="rId25" o:title=""/>
            </v:shape>
            <v:group id="_x0000_s1164" style="position:absolute;left:1395;top:4560;width:9082;height:1185" coordorigin="1395,4560" coordsize="9082,1185">
              <v:shape id="_x0000_s1165" style="position:absolute;left:1395;top:4560;width:9082;height:1185" coordorigin="1395,4560" coordsize="9082,1185" path="m10410,4560r-8933,l1419,4589r-24,61l1395,5663r29,58l1485,5745r8933,l10440,5740r20,-10l10476,5716r1,-1l1479,5715r-21,-6l1441,5696r-12,-19l1425,5655r,-1011l1431,4623r13,-17l1463,4594r22,-4l10476,4590r-5,-6l10453,4571r-20,-8l10410,4560e" fillcolor="#ebc55a" stroked="f">
                <v:path arrowok="t"/>
              </v:shape>
            </v:group>
            <v:group id="_x0000_s1162" style="position:absolute;left:1485;top:4590;width:9015;height:1125" coordorigin="1485,4590" coordsize="9015,1125">
              <v:shape id="_x0000_s1163" style="position:absolute;left:1485;top:4590;width:9015;height:1125" coordorigin="1485,4590" coordsize="9015,1125" path="m10476,4590r-8991,l10416,4590r21,6l10454,4609r12,19l10470,4650r,1011l10464,5682r-13,17l10432,5711r-22,4l10477,5715r12,-17l10497,5678r3,-23l10500,4642r-5,-22l10485,4600r-9,-10e" fillcolor="#ebc55a" stroked="f">
                <v:path arrowok="t"/>
              </v:shape>
            </v:group>
            <w10:wrap anchorx="page"/>
          </v:group>
        </w:pict>
      </w:r>
      <w:r>
        <w:pict w14:anchorId="4266EFB7">
          <v:shape id="_x0000_i1036" type="#_x0000_t75" style="width:401.5pt;height:218pt;mso-position-horizontal-relative:char;mso-position-vertical-relative:line">
            <v:imagedata r:id="rId26" o:title=""/>
          </v:shape>
        </w:pict>
      </w:r>
    </w:p>
    <w:p w14:paraId="75149471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318F96EE" w14:textId="77777777" w:rsidR="0074787C" w:rsidRDefault="0074787C">
      <w:pPr>
        <w:spacing w:before="11" w:after="0" w:line="200" w:lineRule="exact"/>
        <w:rPr>
          <w:sz w:val="20"/>
          <w:szCs w:val="20"/>
        </w:rPr>
      </w:pPr>
    </w:p>
    <w:p w14:paraId="6C9E073E" w14:textId="4B495D23" w:rsidR="0074787C" w:rsidDel="00654A81" w:rsidRDefault="00656446">
      <w:pPr>
        <w:spacing w:after="0" w:line="240" w:lineRule="auto"/>
        <w:ind w:left="1270" w:right="325"/>
        <w:rPr>
          <w:del w:id="270" w:author="Administrator" w:date="2016-09-17T14:27:00Z"/>
          <w:rFonts w:ascii="Open Sans" w:eastAsia="Open Sans" w:hAnsi="Open Sans" w:cs="Open Sans"/>
        </w:rPr>
      </w:pPr>
      <w:del w:id="271" w:author="Administrator" w:date="2016-09-17T14:27:00Z">
        <w:r w:rsidDel="00654A81">
          <w:rPr>
            <w:rFonts w:ascii="Open Sans" w:eastAsia="Open Sans" w:hAnsi="Open Sans" w:cs="Open Sans"/>
            <w:spacing w:val="-2"/>
          </w:rPr>
          <w:delText>T</w:delText>
        </w:r>
        <w:r w:rsidDel="00654A81">
          <w:rPr>
            <w:rFonts w:ascii="Open Sans" w:eastAsia="Open Sans" w:hAnsi="Open Sans" w:cs="Open Sans"/>
          </w:rPr>
          <w:delText>he</w:delText>
        </w:r>
        <w:r w:rsidDel="00654A81">
          <w:rPr>
            <w:rFonts w:ascii="Open Sans" w:eastAsia="Open Sans" w:hAnsi="Open Sans" w:cs="Open Sans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p</w:delText>
        </w:r>
        <w:r w:rsidDel="00654A81">
          <w:rPr>
            <w:rFonts w:ascii="Open Sans" w:eastAsia="Open Sans" w:hAnsi="Open Sans" w:cs="Open Sans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>nt</w:delText>
        </w:r>
        <w:r w:rsidDel="00654A81">
          <w:rPr>
            <w:rFonts w:ascii="Open Sans" w:eastAsia="Open Sans" w:hAnsi="Open Sans" w:cs="Open Sans"/>
            <w:spacing w:val="-3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2"/>
          </w:rPr>
          <w:delText>o</w:delText>
        </w:r>
        <w:r w:rsidDel="00654A81">
          <w:rPr>
            <w:rFonts w:ascii="Open Sans" w:eastAsia="Open Sans" w:hAnsi="Open Sans" w:cs="Open Sans"/>
          </w:rPr>
          <w:delText>f</w:delText>
        </w:r>
        <w:r w:rsidDel="00654A81">
          <w:rPr>
            <w:rFonts w:ascii="Open Sans" w:eastAsia="Open Sans" w:hAnsi="Open Sans" w:cs="Open Sans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spacing w:val="5"/>
          </w:rPr>
          <w:delText>l</w:delText>
        </w:r>
        <w:r w:rsidDel="00654A81">
          <w:rPr>
            <w:rFonts w:ascii="Open Sans" w:eastAsia="Open Sans" w:hAnsi="Open Sans" w:cs="Open Sans"/>
          </w:rPr>
          <w:delText>l</w:delText>
        </w:r>
        <w:r w:rsidDel="00654A81">
          <w:rPr>
            <w:rFonts w:ascii="Open Sans" w:eastAsia="Open Sans" w:hAnsi="Open Sans" w:cs="Open Sans"/>
            <w:spacing w:val="6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2"/>
          </w:rPr>
          <w:delText>o</w:delText>
        </w:r>
        <w:r w:rsidDel="00654A81">
          <w:rPr>
            <w:rFonts w:ascii="Open Sans" w:eastAsia="Open Sans" w:hAnsi="Open Sans" w:cs="Open Sans"/>
          </w:rPr>
          <w:delText>f</w:delText>
        </w:r>
        <w:r w:rsidDel="00654A81">
          <w:rPr>
            <w:rFonts w:ascii="Open Sans" w:eastAsia="Open Sans" w:hAnsi="Open Sans" w:cs="Open Sans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t</w:delText>
        </w:r>
        <w:r w:rsidDel="00654A81">
          <w:rPr>
            <w:rFonts w:ascii="Open Sans" w:eastAsia="Open Sans" w:hAnsi="Open Sans" w:cs="Open Sans"/>
          </w:rPr>
          <w:delText>h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>s,</w:delText>
        </w:r>
        <w:r w:rsidDel="00654A81">
          <w:rPr>
            <w:rFonts w:ascii="Open Sans" w:eastAsia="Open Sans" w:hAnsi="Open Sans" w:cs="Open Sans"/>
            <w:spacing w:val="7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>s</w:delText>
        </w:r>
        <w:r w:rsidDel="00654A81">
          <w:rPr>
            <w:rFonts w:ascii="Open Sans" w:eastAsia="Open Sans" w:hAnsi="Open Sans" w:cs="Open Sans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t</w:delText>
        </w:r>
        <w:r w:rsidDel="00654A81">
          <w:rPr>
            <w:rFonts w:ascii="Open Sans" w:eastAsia="Open Sans" w:hAnsi="Open Sans" w:cs="Open Sans"/>
          </w:rPr>
          <w:delText>h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t</w:delText>
        </w:r>
        <w:r w:rsidDel="00654A81">
          <w:rPr>
            <w:rFonts w:ascii="Open Sans" w:eastAsia="Open Sans" w:hAnsi="Open Sans" w:cs="Open Sans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a s</w:delText>
        </w:r>
        <w:r w:rsidDel="00654A81">
          <w:rPr>
            <w:rFonts w:ascii="Open Sans" w:eastAsia="Open Sans" w:hAnsi="Open Sans" w:cs="Open Sans"/>
            <w:spacing w:val="-3"/>
          </w:rPr>
          <w:delText>ee</w:delText>
        </w:r>
        <w:r w:rsidDel="00654A81">
          <w:rPr>
            <w:rFonts w:ascii="Open Sans" w:eastAsia="Open Sans" w:hAnsi="Open Sans" w:cs="Open Sans"/>
            <w:spacing w:val="5"/>
          </w:rPr>
          <w:delText>mi</w:delText>
        </w:r>
        <w:r w:rsidDel="00654A81">
          <w:rPr>
            <w:rFonts w:ascii="Open Sans" w:eastAsia="Open Sans" w:hAnsi="Open Sans" w:cs="Open Sans"/>
          </w:rPr>
          <w:delText>ng</w:delText>
        </w:r>
        <w:r w:rsidDel="00654A81">
          <w:rPr>
            <w:rFonts w:ascii="Open Sans" w:eastAsia="Open Sans" w:hAnsi="Open Sans" w:cs="Open Sans"/>
            <w:spacing w:val="5"/>
          </w:rPr>
          <w:delText>l</w:delText>
        </w:r>
        <w:r w:rsidDel="00654A81">
          <w:rPr>
            <w:rFonts w:ascii="Open Sans" w:eastAsia="Open Sans" w:hAnsi="Open Sans" w:cs="Open Sans"/>
          </w:rPr>
          <w:delText>y</w:delText>
        </w:r>
        <w:r w:rsidDel="00654A81">
          <w:rPr>
            <w:rFonts w:ascii="Open Sans" w:eastAsia="Open Sans" w:hAnsi="Open Sans" w:cs="Open Sans"/>
            <w:spacing w:val="-8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t</w:delText>
        </w:r>
        <w:r w:rsidDel="00654A81">
          <w:rPr>
            <w:rFonts w:ascii="Open Sans" w:eastAsia="Open Sans" w:hAnsi="Open Sans" w:cs="Open Sans"/>
          </w:rPr>
          <w:delText>r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spacing w:val="-5"/>
          </w:rPr>
          <w:delText>v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l</w:delText>
        </w:r>
        <w:r w:rsidDel="00654A81">
          <w:rPr>
            <w:rFonts w:ascii="Open Sans" w:eastAsia="Open Sans" w:hAnsi="Open Sans" w:cs="Open Sans"/>
            <w:spacing w:val="4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ch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nge</w:delText>
        </w:r>
        <w:r w:rsidDel="00654A81">
          <w:rPr>
            <w:rFonts w:ascii="Open Sans" w:eastAsia="Open Sans" w:hAnsi="Open Sans" w:cs="Open Sans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 xml:space="preserve">such 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s</w:delText>
        </w:r>
        <w:r w:rsidDel="00654A81">
          <w:rPr>
            <w:rFonts w:ascii="Open Sans" w:eastAsia="Open Sans" w:hAnsi="Open Sans" w:cs="Open Sans"/>
            <w:spacing w:val="3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spacing w:val="5"/>
          </w:rPr>
          <w:delText>x</w:delText>
        </w:r>
        <w:r w:rsidDel="00654A81">
          <w:rPr>
            <w:rFonts w:ascii="Open Sans" w:eastAsia="Open Sans" w:hAnsi="Open Sans" w:cs="Open Sans"/>
            <w:spacing w:val="-3"/>
          </w:rPr>
          <w:delText>te</w:delText>
        </w:r>
        <w:r w:rsidDel="00654A81">
          <w:rPr>
            <w:rFonts w:ascii="Open Sans" w:eastAsia="Open Sans" w:hAnsi="Open Sans" w:cs="Open Sans"/>
          </w:rPr>
          <w:delText>nd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 xml:space="preserve">ng a </w:delText>
        </w:r>
        <w:r w:rsidDel="00654A81">
          <w:rPr>
            <w:rFonts w:ascii="Open Sans" w:eastAsia="Open Sans" w:hAnsi="Open Sans" w:cs="Open Sans"/>
            <w:spacing w:val="-3"/>
          </w:rPr>
          <w:delText>t</w:delText>
        </w:r>
        <w:r w:rsidDel="00654A81">
          <w:rPr>
            <w:rFonts w:ascii="Open Sans" w:eastAsia="Open Sans" w:hAnsi="Open Sans" w:cs="Open Sans"/>
          </w:rPr>
          <w:delText>r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>p</w:delText>
        </w:r>
        <w:r w:rsidDel="00654A81">
          <w:rPr>
            <w:rFonts w:ascii="Open Sans" w:eastAsia="Open Sans" w:hAnsi="Open Sans" w:cs="Open Sans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by</w:delText>
        </w:r>
        <w:r w:rsidDel="00654A81">
          <w:rPr>
            <w:rFonts w:ascii="Open Sans" w:eastAsia="Open Sans" w:hAnsi="Open Sans" w:cs="Open Sans"/>
            <w:spacing w:val="-5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5</w:delText>
        </w:r>
        <w:r w:rsidDel="00654A81">
          <w:rPr>
            <w:rFonts w:ascii="Open Sans" w:eastAsia="Open Sans" w:hAnsi="Open Sans" w:cs="Open Sans"/>
            <w:spacing w:val="-4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5"/>
          </w:rPr>
          <w:delText>mi</w:delText>
        </w:r>
        <w:r w:rsidDel="00654A81">
          <w:rPr>
            <w:rFonts w:ascii="Open Sans" w:eastAsia="Open Sans" w:hAnsi="Open Sans" w:cs="Open Sans"/>
          </w:rPr>
          <w:delText>n</w:delText>
        </w:r>
        <w:r w:rsidDel="00654A81">
          <w:rPr>
            <w:rFonts w:ascii="Open Sans" w:eastAsia="Open Sans" w:hAnsi="Open Sans" w:cs="Open Sans"/>
            <w:spacing w:val="1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c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n</w:delText>
        </w:r>
        <w:r w:rsidDel="00654A81">
          <w:rPr>
            <w:rFonts w:ascii="Open Sans" w:eastAsia="Open Sans" w:hAnsi="Open Sans" w:cs="Open Sans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h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spacing w:val="-5"/>
          </w:rPr>
          <w:delText>v</w:delText>
        </w:r>
        <w:r w:rsidDel="00654A81">
          <w:rPr>
            <w:rFonts w:ascii="Open Sans" w:eastAsia="Open Sans" w:hAnsi="Open Sans" w:cs="Open Sans"/>
          </w:rPr>
          <w:delText>e</w:delText>
        </w:r>
        <w:r w:rsidDel="00654A81">
          <w:rPr>
            <w:rFonts w:ascii="Open Sans" w:eastAsia="Open Sans" w:hAnsi="Open Sans" w:cs="Open Sans"/>
            <w:spacing w:val="-3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1"/>
          </w:rPr>
          <w:delText>f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r</w:delText>
        </w:r>
        <w:r w:rsidDel="00654A81">
          <w:rPr>
            <w:rFonts w:ascii="Open Sans" w:eastAsia="Open Sans" w:hAnsi="Open Sans" w:cs="Open Sans"/>
            <w:spacing w:val="4"/>
          </w:rPr>
          <w:delText>-</w:delText>
        </w:r>
        <w:r w:rsidDel="00654A81">
          <w:rPr>
            <w:rFonts w:ascii="Open Sans" w:eastAsia="Open Sans" w:hAnsi="Open Sans" w:cs="Open Sans"/>
          </w:rPr>
          <w:delText>r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</w:rPr>
          <w:delText>ch</w:delText>
        </w:r>
        <w:r w:rsidDel="00654A81">
          <w:rPr>
            <w:rFonts w:ascii="Open Sans" w:eastAsia="Open Sans" w:hAnsi="Open Sans" w:cs="Open Sans"/>
            <w:spacing w:val="5"/>
          </w:rPr>
          <w:delText>i</w:delText>
        </w:r>
        <w:r w:rsidDel="00654A81">
          <w:rPr>
            <w:rFonts w:ascii="Open Sans" w:eastAsia="Open Sans" w:hAnsi="Open Sans" w:cs="Open Sans"/>
          </w:rPr>
          <w:delText>ng</w:delText>
        </w:r>
        <w:r w:rsidDel="00654A81">
          <w:rPr>
            <w:rFonts w:ascii="Open Sans" w:eastAsia="Open Sans" w:hAnsi="Open Sans" w:cs="Open Sans"/>
            <w:spacing w:val="-4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  <w:spacing w:val="1"/>
          </w:rPr>
          <w:delText>ff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</w:rPr>
          <w:delText>ct</w:delText>
        </w:r>
        <w:r w:rsidDel="00654A81">
          <w:rPr>
            <w:rFonts w:ascii="Open Sans" w:eastAsia="Open Sans" w:hAnsi="Open Sans" w:cs="Open Sans"/>
            <w:spacing w:val="-1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2"/>
          </w:rPr>
          <w:delText>o</w:delText>
        </w:r>
        <w:r w:rsidDel="00654A81">
          <w:rPr>
            <w:rFonts w:ascii="Open Sans" w:eastAsia="Open Sans" w:hAnsi="Open Sans" w:cs="Open Sans"/>
          </w:rPr>
          <w:delText>n</w:delText>
        </w:r>
        <w:r w:rsidDel="00654A81">
          <w:rPr>
            <w:rFonts w:ascii="Open Sans" w:eastAsia="Open Sans" w:hAnsi="Open Sans" w:cs="Open Sans"/>
            <w:spacing w:val="2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-3"/>
          </w:rPr>
          <w:delText>t</w:delText>
        </w:r>
        <w:r w:rsidDel="00654A81">
          <w:rPr>
            <w:rFonts w:ascii="Open Sans" w:eastAsia="Open Sans" w:hAnsi="Open Sans" w:cs="Open Sans"/>
          </w:rPr>
          <w:delText>he</w:delText>
        </w:r>
        <w:r w:rsidDel="00654A81">
          <w:rPr>
            <w:rFonts w:ascii="Open Sans" w:eastAsia="Open Sans" w:hAnsi="Open Sans" w:cs="Open Sans"/>
            <w:spacing w:val="-2"/>
          </w:rPr>
          <w:delText xml:space="preserve"> </w:delText>
        </w:r>
        <w:r w:rsidDel="00654A81">
          <w:rPr>
            <w:rFonts w:ascii="Open Sans" w:eastAsia="Open Sans" w:hAnsi="Open Sans" w:cs="Open Sans"/>
            <w:spacing w:val="2"/>
          </w:rPr>
          <w:delText>o</w:delText>
        </w:r>
        <w:r w:rsidDel="00654A81">
          <w:rPr>
            <w:rFonts w:ascii="Open Sans" w:eastAsia="Open Sans" w:hAnsi="Open Sans" w:cs="Open Sans"/>
            <w:spacing w:val="-5"/>
          </w:rPr>
          <w:delText>v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</w:rPr>
          <w:delText>r</w:delText>
        </w:r>
        <w:r w:rsidDel="00654A81">
          <w:rPr>
            <w:rFonts w:ascii="Open Sans" w:eastAsia="Open Sans" w:hAnsi="Open Sans" w:cs="Open Sans"/>
            <w:spacing w:val="-2"/>
          </w:rPr>
          <w:delText>a</w:delText>
        </w:r>
        <w:r w:rsidDel="00654A81">
          <w:rPr>
            <w:rFonts w:ascii="Open Sans" w:eastAsia="Open Sans" w:hAnsi="Open Sans" w:cs="Open Sans"/>
            <w:spacing w:val="5"/>
          </w:rPr>
          <w:delText>l</w:delText>
        </w:r>
        <w:r w:rsidDel="00654A81">
          <w:rPr>
            <w:rFonts w:ascii="Open Sans" w:eastAsia="Open Sans" w:hAnsi="Open Sans" w:cs="Open Sans"/>
          </w:rPr>
          <w:delText>l</w:delText>
        </w:r>
        <w:r w:rsidDel="00654A81">
          <w:rPr>
            <w:rFonts w:ascii="Open Sans" w:eastAsia="Open Sans" w:hAnsi="Open Sans" w:cs="Open Sans"/>
            <w:spacing w:val="5"/>
          </w:rPr>
          <w:delText xml:space="preserve"> </w:delText>
        </w:r>
        <w:r w:rsidDel="00654A81">
          <w:rPr>
            <w:rFonts w:ascii="Open Sans" w:eastAsia="Open Sans" w:hAnsi="Open Sans" w:cs="Open Sans"/>
          </w:rPr>
          <w:delText>sch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</w:rPr>
          <w:delText>du</w:delText>
        </w:r>
        <w:r w:rsidDel="00654A81">
          <w:rPr>
            <w:rFonts w:ascii="Open Sans" w:eastAsia="Open Sans" w:hAnsi="Open Sans" w:cs="Open Sans"/>
            <w:spacing w:val="5"/>
          </w:rPr>
          <w:delText>l</w:delText>
        </w:r>
        <w:r w:rsidDel="00654A81">
          <w:rPr>
            <w:rFonts w:ascii="Open Sans" w:eastAsia="Open Sans" w:hAnsi="Open Sans" w:cs="Open Sans"/>
            <w:spacing w:val="-3"/>
          </w:rPr>
          <w:delText>e</w:delText>
        </w:r>
        <w:r w:rsidDel="00654A81">
          <w:rPr>
            <w:rFonts w:ascii="Open Sans" w:eastAsia="Open Sans" w:hAnsi="Open Sans" w:cs="Open Sans"/>
          </w:rPr>
          <w:delText>.</w:delText>
        </w:r>
      </w:del>
    </w:p>
    <w:p w14:paraId="0588CD1D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C31811D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2331C7D" w14:textId="77777777" w:rsidR="0074787C" w:rsidRDefault="0074787C">
      <w:pPr>
        <w:spacing w:before="7" w:after="0" w:line="200" w:lineRule="exact"/>
        <w:rPr>
          <w:sz w:val="20"/>
          <w:szCs w:val="20"/>
        </w:rPr>
      </w:pPr>
    </w:p>
    <w:p w14:paraId="3DD8B111" w14:textId="77777777" w:rsidR="0074787C" w:rsidRDefault="00656446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position w:val="2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d</w:t>
      </w:r>
    </w:p>
    <w:p w14:paraId="3D0DA1DB" w14:textId="77777777" w:rsidR="0074787C" w:rsidRDefault="0074787C">
      <w:pPr>
        <w:spacing w:before="2" w:after="0" w:line="220" w:lineRule="exact"/>
      </w:pPr>
    </w:p>
    <w:p w14:paraId="4F072FBD" w14:textId="22A5F750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ins w:id="272" w:author="Administrator" w:date="2016-09-17T14:27:00Z">
        <w:r w:rsidR="00335E30">
          <w:rPr>
            <w:rFonts w:ascii="Arial" w:eastAsia="Arial" w:hAnsi="Arial" w:cs="Arial"/>
            <w:b/>
            <w:bCs/>
            <w:i/>
            <w:color w:val="004CDD"/>
            <w:spacing w:val="-2"/>
            <w:sz w:val="30"/>
            <w:szCs w:val="30"/>
          </w:rPr>
          <w:t xml:space="preserve"> </w:t>
        </w:r>
      </w:ins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p</w:t>
      </w:r>
    </w:p>
    <w:p w14:paraId="61BF560D" w14:textId="77777777" w:rsidR="0074787C" w:rsidRPr="00335E30" w:rsidRDefault="0074787C">
      <w:pPr>
        <w:spacing w:before="3" w:after="0" w:line="100" w:lineRule="exact"/>
        <w:rPr>
          <w:sz w:val="10"/>
          <w:szCs w:val="10"/>
        </w:rPr>
      </w:pPr>
    </w:p>
    <w:p w14:paraId="04551C40" w14:textId="6046E79D" w:rsidR="0074787C" w:rsidRDefault="00656446" w:rsidP="00335E30">
      <w:pPr>
        <w:spacing w:after="0" w:line="249" w:lineRule="auto"/>
        <w:ind w:left="115" w:right="19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del w:id="273" w:author="Administrator" w:date="2016-09-17T14:27:00Z">
        <w:r w:rsidDel="00335E30">
          <w:rPr>
            <w:rFonts w:ascii="Open Sans" w:eastAsia="Open Sans" w:hAnsi="Open Sans" w:cs="Open Sans"/>
            <w:b/>
            <w:bCs/>
            <w:color w:val="0000FF"/>
            <w:spacing w:val="-5"/>
          </w:rPr>
          <w:delText>C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5"/>
          </w:rPr>
          <w:delText>h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5"/>
          </w:rPr>
          <w:delText>n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-4"/>
          </w:rPr>
          <w:delText>g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-7"/>
          </w:rPr>
          <w:delText>i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5"/>
          </w:rPr>
          <w:delText>n</w:delText>
        </w:r>
        <w:r w:rsidDel="00335E30">
          <w:rPr>
            <w:rFonts w:ascii="Open Sans" w:eastAsia="Open Sans" w:hAnsi="Open Sans" w:cs="Open Sans"/>
            <w:b/>
            <w:bCs/>
            <w:color w:val="0000FF"/>
          </w:rPr>
          <w:delText>g</w:delText>
        </w:r>
        <w:r w:rsidDel="00335E30">
          <w:rPr>
            <w:rFonts w:ascii="Open Sans" w:eastAsia="Open Sans" w:hAnsi="Open Sans" w:cs="Open Sans"/>
            <w:b/>
            <w:bCs/>
            <w:color w:val="0000FF"/>
            <w:spacing w:val="-4"/>
          </w:rPr>
          <w:delText xml:space="preserve"> </w:delText>
        </w:r>
      </w:del>
      <w:ins w:id="274" w:author="Administrator" w:date="2016-09-17T14:27:00Z">
        <w:r w:rsidR="00335E30">
          <w:rPr>
            <w:rFonts w:ascii="Open Sans" w:eastAsia="Open Sans" w:hAnsi="Open Sans" w:cs="Open Sans"/>
            <w:b/>
            <w:bCs/>
            <w:color w:val="0000FF"/>
            <w:spacing w:val="-5"/>
          </w:rPr>
          <w:t>Change</w:t>
        </w:r>
        <w:r w:rsidR="00335E30">
          <w:rPr>
            <w:rFonts w:ascii="Open Sans" w:eastAsia="Open Sans" w:hAnsi="Open Sans" w:cs="Open Sans"/>
            <w:b/>
            <w:bCs/>
            <w:color w:val="0000FF"/>
            <w:spacing w:val="-4"/>
          </w:rPr>
          <w:t xml:space="preserve"> </w:t>
        </w:r>
      </w:ins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3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 xml:space="preserve">ck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pict w14:anchorId="02071D25">
          <v:shape id="_x0000_i1037" type="#_x0000_t75" style="width:22.5pt;height:22.5pt;mso-position-horizontal-relative:char;mso-position-vertical-relative:line">
            <v:imagedata r:id="rId27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</w:t>
      </w:r>
      <w:proofErr w:type="gramStart"/>
      <w:r>
        <w:rPr>
          <w:rFonts w:ascii="Open Sans" w:eastAsia="Open Sans" w:hAnsi="Open Sans" w:cs="Open Sans"/>
          <w:b/>
          <w:bCs/>
          <w:color w:val="3F3F3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proofErr w:type="gramEnd"/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:</w:t>
      </w:r>
    </w:p>
    <w:p w14:paraId="50296976" w14:textId="77777777" w:rsidR="0074787C" w:rsidRDefault="0074787C">
      <w:pPr>
        <w:spacing w:before="9" w:after="0" w:line="100" w:lineRule="exact"/>
        <w:rPr>
          <w:sz w:val="10"/>
          <w:szCs w:val="10"/>
        </w:rPr>
      </w:pPr>
    </w:p>
    <w:p w14:paraId="5FBFC622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5F5C9DD">
          <v:shape id="_x0000_i1038" type="#_x0000_t75" style="width:253.5pt;height:86pt;mso-position-horizontal-relative:char;mso-position-vertical-relative:line">
            <v:imagedata r:id="rId28" o:title=""/>
          </v:shape>
        </w:pict>
      </w:r>
    </w:p>
    <w:p w14:paraId="5B20E044" w14:textId="77777777" w:rsidR="0074787C" w:rsidRDefault="0074787C">
      <w:pPr>
        <w:spacing w:after="0" w:line="190" w:lineRule="exact"/>
        <w:rPr>
          <w:sz w:val="19"/>
          <w:szCs w:val="19"/>
        </w:rPr>
      </w:pPr>
    </w:p>
    <w:p w14:paraId="17486959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nf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3F3F3F"/>
        </w:rPr>
        <w:t>m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pt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n.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:</w:t>
      </w:r>
    </w:p>
    <w:p w14:paraId="4FFE2A3D" w14:textId="77777777" w:rsidR="0074787C" w:rsidRDefault="0074787C">
      <w:pPr>
        <w:spacing w:after="0"/>
        <w:sectPr w:rsidR="0074787C">
          <w:pgSz w:w="11920" w:h="16840"/>
          <w:pgMar w:top="1560" w:right="1360" w:bottom="280" w:left="1280" w:header="720" w:footer="720" w:gutter="0"/>
          <w:cols w:space="720"/>
        </w:sectPr>
      </w:pPr>
    </w:p>
    <w:p w14:paraId="64A734C2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7D9FE51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14E10AF">
          <v:shape id="_x0000_i1039" type="#_x0000_t75" style="width:403.5pt;height:158.5pt;mso-position-horizontal-relative:char;mso-position-vertical-relative:line">
            <v:imagedata r:id="rId29" o:title=""/>
          </v:shape>
        </w:pict>
      </w:r>
    </w:p>
    <w:p w14:paraId="7A23C145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48BA7D43" w14:textId="48BF9E85" w:rsidR="0074787C" w:rsidDel="00337B52" w:rsidRDefault="00656446">
      <w:pPr>
        <w:spacing w:after="0" w:line="297" w:lineRule="exact"/>
        <w:ind w:left="115" w:right="-20"/>
        <w:rPr>
          <w:del w:id="275" w:author="Administrator" w:date="2016-09-17T14:28:00Z"/>
          <w:rFonts w:ascii="Open Sans" w:eastAsia="Open Sans" w:hAnsi="Open Sans" w:cs="Open Sans"/>
        </w:rPr>
      </w:pPr>
      <w:del w:id="276" w:author="Administrator" w:date="2016-09-17T14:28:00Z"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re</w:delText>
        </w:r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a p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nd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337B52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ch</w:delText>
        </w:r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nge</w:delText>
        </w:r>
        <w:r w:rsidDel="00337B52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4"/>
            <w:position w:val="1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G</w:delText>
        </w:r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1"/>
            <w:position w:val="1"/>
          </w:rPr>
          <w:delText>f</w:delText>
        </w:r>
        <w:r w:rsidDel="00337B52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337B52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4"/>
            <w:position w:val="1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1</w:delText>
        </w:r>
        <w:r w:rsidDel="00337B52">
          <w:rPr>
            <w:rFonts w:ascii="Open Sans" w:eastAsia="Open Sans" w:hAnsi="Open Sans" w:cs="Open Sans"/>
            <w:color w:val="3F3F3F"/>
            <w:spacing w:val="-4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5"/>
            <w:position w:val="1"/>
          </w:rPr>
          <w:delText>(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no</w:delText>
        </w:r>
        <w:r w:rsidDel="00337B52">
          <w:rPr>
            <w:rFonts w:ascii="Open Sans" w:eastAsia="Open Sans" w:hAnsi="Open Sans" w:cs="Open Sans"/>
            <w:color w:val="3F3F3F"/>
            <w:spacing w:val="3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r r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qu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position w:val="1"/>
          </w:rPr>
          <w:delText>do</w:delText>
        </w:r>
      </w:del>
    </w:p>
    <w:p w14:paraId="35643D4C" w14:textId="5C54101D" w:rsidR="0074787C" w:rsidRDefault="00656446">
      <w:pPr>
        <w:spacing w:after="0" w:line="240" w:lineRule="auto"/>
        <w:ind w:left="115" w:right="441"/>
        <w:rPr>
          <w:rFonts w:ascii="Open Sans" w:eastAsia="Open Sans" w:hAnsi="Open Sans" w:cs="Open Sans"/>
        </w:rPr>
      </w:pPr>
      <w:del w:id="277" w:author="Administrator" w:date="2016-09-17T14:28:00Z"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ete</w:delText>
        </w:r>
        <w:r w:rsidDel="00337B52">
          <w:rPr>
            <w:rFonts w:ascii="Open Sans" w:eastAsia="Open Sans" w:hAnsi="Open Sans" w:cs="Open Sans"/>
            <w:color w:val="3F3F3F"/>
          </w:rPr>
          <w:delText xml:space="preserve">d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r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p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)</w:delText>
        </w:r>
        <w:r w:rsidDel="00337B52">
          <w:rPr>
            <w:rFonts w:ascii="Open Sans" w:eastAsia="Open Sans" w:hAnsi="Open Sans" w:cs="Open Sans"/>
            <w:color w:val="3F3F3F"/>
          </w:rPr>
          <w:delText>.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f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</w:rPr>
          <w:delText>u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oo</w:delText>
        </w:r>
        <w:r w:rsidDel="00337B52">
          <w:rPr>
            <w:rFonts w:ascii="Open Sans" w:eastAsia="Open Sans" w:hAnsi="Open Sans" w:cs="Open Sans"/>
            <w:color w:val="3F3F3F"/>
          </w:rPr>
          <w:delText>k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4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c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n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337B52">
          <w:rPr>
            <w:rFonts w:ascii="Open Sans" w:eastAsia="Open Sans" w:hAnsi="Open Sans" w:cs="Open Sans"/>
            <w:color w:val="3F3F3F"/>
          </w:rPr>
          <w:delText>,</w:delText>
        </w:r>
        <w:r w:rsidDel="00337B52">
          <w:rPr>
            <w:rFonts w:ascii="Open Sans" w:eastAsia="Open Sans" w:hAnsi="Open Sans" w:cs="Open Sans"/>
            <w:color w:val="3F3F3F"/>
            <w:spacing w:val="8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</w:rPr>
          <w:delText>u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il</w:delText>
        </w:r>
        <w:r w:rsidDel="00337B52">
          <w:rPr>
            <w:rFonts w:ascii="Open Sans" w:eastAsia="Open Sans" w:hAnsi="Open Sans" w:cs="Open Sans"/>
            <w:color w:val="3F3F3F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4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c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1</w:delText>
        </w:r>
        <w:r w:rsidDel="00337B52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b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ee</w:delText>
        </w:r>
        <w:r w:rsidDel="00337B52">
          <w:rPr>
            <w:rFonts w:ascii="Open Sans" w:eastAsia="Open Sans" w:hAnsi="Open Sans" w:cs="Open Sans"/>
            <w:color w:val="3F3F3F"/>
          </w:rPr>
          <w:delText>n un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ss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gn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c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k</w:delText>
        </w:r>
        <w:r w:rsidDel="00337B52">
          <w:rPr>
            <w:rFonts w:ascii="Open Sans" w:eastAsia="Open Sans" w:hAnsi="Open Sans" w:cs="Open Sans"/>
            <w:color w:val="3F3F3F"/>
          </w:rPr>
          <w:delText>.</w:delText>
        </w:r>
        <w:r w:rsidDel="00337B52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</w:del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by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s</w:t>
      </w:r>
      <w:r>
        <w:rPr>
          <w:rFonts w:ascii="Open Sans" w:eastAsia="Open Sans" w:hAnsi="Open Sans" w:cs="Open Sans"/>
          <w:color w:val="3F3F3F"/>
        </w:rPr>
        <w:t>.</w:t>
      </w:r>
    </w:p>
    <w:p w14:paraId="61904ACC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77926B2B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ea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</w:p>
    <w:p w14:paraId="47264283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21D27907" w14:textId="24FE6EB4" w:rsidR="0074787C" w:rsidRDefault="00656446">
      <w:pPr>
        <w:spacing w:after="0" w:line="240" w:lineRule="auto"/>
        <w:ind w:left="115" w:right="167"/>
        <w:rPr>
          <w:rFonts w:ascii="Open Sans" w:eastAsia="Open Sans" w:hAnsi="Open Sans" w:cs="Open Sans"/>
        </w:rPr>
      </w:pPr>
      <w:del w:id="278" w:author="Administrator" w:date="2016-09-17T14:28:00Z">
        <w:r w:rsidDel="00337B52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ng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dh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ds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ll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p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tte</w:delText>
        </w:r>
        <w:r w:rsidDel="00337B52">
          <w:rPr>
            <w:rFonts w:ascii="Open Sans" w:eastAsia="Open Sans" w:hAnsi="Open Sans" w:cs="Open Sans"/>
            <w:color w:val="3F3F3F"/>
          </w:rPr>
          <w:delText>rn,</w:delText>
        </w:r>
        <w:r w:rsidDel="00337B52">
          <w:rPr>
            <w:rFonts w:ascii="Open Sans" w:eastAsia="Open Sans" w:hAnsi="Open Sans" w:cs="Open Sans"/>
            <w:color w:val="3F3F3F"/>
            <w:spacing w:val="6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r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337B52">
          <w:rPr>
            <w:rFonts w:ascii="Open Sans" w:eastAsia="Open Sans" w:hAnsi="Open Sans" w:cs="Open Sans"/>
            <w:color w:val="3F3F3F"/>
          </w:rPr>
          <w:delText>n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</w:rPr>
          <w:delText>y</w:delText>
        </w:r>
        <w:r w:rsidDel="00337B52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b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dh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ds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y</w:delText>
        </w:r>
        <w:r w:rsidDel="00337B52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be d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ete</w:delText>
        </w:r>
        <w:r w:rsidDel="00337B52">
          <w:rPr>
            <w:rFonts w:ascii="Open Sans" w:eastAsia="Open Sans" w:hAnsi="Open Sans" w:cs="Open Sans"/>
            <w:color w:val="3F3F3F"/>
          </w:rPr>
          <w:delText xml:space="preserve">d 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(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3"/>
          </w:rPr>
          <w:delText>W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5"/>
          </w:rPr>
          <w:delText>h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337B52">
          <w:rPr>
            <w:rFonts w:ascii="Open Sans" w:eastAsia="Open Sans" w:hAnsi="Open Sans" w:cs="Open Sans"/>
            <w:b/>
            <w:bCs/>
            <w:color w:val="0000FF"/>
          </w:rPr>
          <w:delText>t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5"/>
          </w:rPr>
          <w:delText xml:space="preserve"> 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7"/>
          </w:rPr>
          <w:delText>c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337B52">
          <w:rPr>
            <w:rFonts w:ascii="Open Sans" w:eastAsia="Open Sans" w:hAnsi="Open Sans" w:cs="Open Sans"/>
            <w:b/>
            <w:bCs/>
            <w:color w:val="0000FF"/>
          </w:rPr>
          <w:delText>n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8"/>
          </w:rPr>
          <w:delText xml:space="preserve"> 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5"/>
          </w:rPr>
          <w:delText>n</w:delText>
        </w:r>
        <w:r w:rsidDel="00337B52">
          <w:rPr>
            <w:rFonts w:ascii="Open Sans" w:eastAsia="Open Sans" w:hAnsi="Open Sans" w:cs="Open Sans"/>
            <w:b/>
            <w:bCs/>
            <w:color w:val="0000FF"/>
          </w:rPr>
          <w:delText>d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7"/>
          </w:rPr>
          <w:delText>c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5"/>
          </w:rPr>
          <w:delText>nn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1"/>
          </w:rPr>
          <w:delText>o</w:delText>
        </w:r>
        <w:r w:rsidDel="00337B52">
          <w:rPr>
            <w:rFonts w:ascii="Open Sans" w:eastAsia="Open Sans" w:hAnsi="Open Sans" w:cs="Open Sans"/>
            <w:b/>
            <w:bCs/>
            <w:color w:val="0000FF"/>
          </w:rPr>
          <w:delText>t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3"/>
          </w:rPr>
          <w:delText xml:space="preserve"> 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4"/>
          </w:rPr>
          <w:delText>b</w:delText>
        </w:r>
        <w:r w:rsidDel="00337B52">
          <w:rPr>
            <w:rFonts w:ascii="Open Sans" w:eastAsia="Open Sans" w:hAnsi="Open Sans" w:cs="Open Sans"/>
            <w:b/>
            <w:bCs/>
            <w:color w:val="0000FF"/>
          </w:rPr>
          <w:delText>e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5"/>
          </w:rPr>
          <w:delText xml:space="preserve"> e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4"/>
          </w:rPr>
          <w:delText>d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7"/>
          </w:rPr>
          <w:delText>i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5"/>
          </w:rPr>
          <w:delText>t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5"/>
          </w:rPr>
          <w:delText>e</w:delText>
        </w:r>
        <w:r w:rsidDel="00337B52">
          <w:rPr>
            <w:rFonts w:ascii="Open Sans" w:eastAsia="Open Sans" w:hAnsi="Open Sans" w:cs="Open Sans"/>
            <w:b/>
            <w:bCs/>
            <w:color w:val="0000FF"/>
            <w:spacing w:val="-4"/>
          </w:rPr>
          <w:delText>d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)</w:delText>
        </w:r>
        <w:r w:rsidDel="00337B52">
          <w:rPr>
            <w:rFonts w:ascii="Open Sans" w:eastAsia="Open Sans" w:hAnsi="Open Sans" w:cs="Open Sans"/>
            <w:color w:val="3F3F3F"/>
          </w:rPr>
          <w:delText>.</w:delText>
        </w:r>
      </w:del>
      <w:ins w:id="279" w:author="Administrator" w:date="2016-09-17T14:29:00Z">
        <w:r w:rsidR="00337B52">
          <w:rPr>
            <w:rFonts w:ascii="Open Sans" w:eastAsia="Open Sans" w:hAnsi="Open Sans" w:cs="Open Sans"/>
            <w:color w:val="3F3F3F"/>
            <w:spacing w:val="5"/>
          </w:rPr>
          <w:t xml:space="preserve">Follow the same pattern to delete deadheads. </w:t>
        </w:r>
      </w:ins>
      <w:ins w:id="280" w:author="Administrator" w:date="2016-09-17T14:28:00Z">
        <w:r w:rsidR="00337B52">
          <w:rPr>
            <w:rFonts w:ascii="Open Sans" w:eastAsia="Open Sans" w:hAnsi="Open Sans" w:cs="Open Sans"/>
            <w:color w:val="3F3F3F"/>
            <w:spacing w:val="5"/>
          </w:rPr>
          <w:t xml:space="preserve">You can delete a deadhead that is in the beginning or ending of a driver duty in the same </w:t>
        </w:r>
        <w:proofErr w:type="spellStart"/>
        <w:proofErr w:type="gramStart"/>
        <w:r w:rsidR="00337B52">
          <w:rPr>
            <w:rFonts w:ascii="Open Sans" w:eastAsia="Open Sans" w:hAnsi="Open Sans" w:cs="Open Sans"/>
            <w:color w:val="3F3F3F"/>
            <w:spacing w:val="5"/>
          </w:rPr>
          <w:t>wa</w:t>
        </w:r>
      </w:ins>
      <w:proofErr w:type="spellEnd"/>
      <w:proofErr w:type="gramEnd"/>
    </w:p>
    <w:p w14:paraId="2279C86D" w14:textId="77777777" w:rsidR="0074787C" w:rsidRDefault="0074787C">
      <w:pPr>
        <w:spacing w:before="15" w:after="0" w:line="220" w:lineRule="exact"/>
      </w:pPr>
    </w:p>
    <w:p w14:paraId="350AD0FE" w14:textId="77777777" w:rsidR="0074787C" w:rsidRDefault="00656446">
      <w:pPr>
        <w:spacing w:after="0" w:line="260" w:lineRule="auto"/>
        <w:ind w:left="115" w:right="249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x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 xml:space="preserve">d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 xml:space="preserve">s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FF"/>
          <w:spacing w:val="-3"/>
        </w:rPr>
        <w:t>W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proofErr w:type="gramEnd"/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b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color w:val="3F3F3F"/>
        </w:rPr>
        <w:t>)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2"/>
        </w:rPr>
        <w:t>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proofErr w:type="gramEnd"/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spellStart"/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>mm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ii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y</w:t>
      </w:r>
      <w:proofErr w:type="spellEnd"/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</w:p>
    <w:p w14:paraId="7B00807A" w14:textId="77777777" w:rsidR="0074787C" w:rsidRDefault="00656446">
      <w:pPr>
        <w:spacing w:after="0" w:line="274" w:lineRule="exact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proofErr w:type="gramEnd"/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x</w:t>
      </w:r>
      <w:r>
        <w:rPr>
          <w:rFonts w:ascii="Open Sans" w:eastAsia="Open Sans" w:hAnsi="Open Sans" w:cs="Open Sans"/>
          <w:color w:val="3F3F3F"/>
          <w:position w:val="1"/>
        </w:rPr>
        <w:t>,</w:t>
      </w:r>
      <w:r>
        <w:rPr>
          <w:rFonts w:ascii="Open Sans" w:eastAsia="Open Sans" w:hAnsi="Open Sans" w:cs="Open Sans"/>
          <w:color w:val="3F3F3F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re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a d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dh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d.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ki</w:t>
      </w:r>
      <w:r>
        <w:rPr>
          <w:rFonts w:ascii="Open Sans" w:eastAsia="Open Sans" w:hAnsi="Open Sans" w:cs="Open Sans"/>
          <w:color w:val="3F3F3F"/>
          <w:position w:val="1"/>
        </w:rPr>
        <w:t>ng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x</w:t>
      </w:r>
      <w:r>
        <w:rPr>
          <w:rFonts w:ascii="Open Sans" w:eastAsia="Open Sans" w:hAnsi="Open Sans" w:cs="Open Sans"/>
          <w:color w:val="3F3F3F"/>
          <w:position w:val="1"/>
        </w:rPr>
        <w:t>,</w:t>
      </w:r>
      <w:r>
        <w:rPr>
          <w:rFonts w:ascii="Open Sans" w:eastAsia="Open Sans" w:hAnsi="Open Sans" w:cs="Open Sans"/>
          <w:color w:val="3F3F3F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w</w:t>
      </w:r>
      <w:r>
        <w:rPr>
          <w:rFonts w:ascii="Open Sans" w:eastAsia="Open Sans" w:hAnsi="Open Sans" w:cs="Open Sans"/>
          <w:color w:val="3F3F3F"/>
          <w:position w:val="1"/>
        </w:rPr>
        <w:t>e</w:t>
      </w:r>
    </w:p>
    <w:p w14:paraId="5D4DD136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s:</w:t>
      </w:r>
    </w:p>
    <w:p w14:paraId="0D5FFF6E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36D6C746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AE2DB8C">
          <v:shape id="_x0000_i1040" type="#_x0000_t75" style="width:457.5pt;height:184.5pt;mso-position-horizontal-relative:char;mso-position-vertical-relative:line">
            <v:imagedata r:id="rId30" o:title=""/>
          </v:shape>
        </w:pict>
      </w:r>
    </w:p>
    <w:p w14:paraId="68A797A0" w14:textId="77777777" w:rsidR="0074787C" w:rsidRDefault="0074787C">
      <w:pPr>
        <w:spacing w:before="1" w:after="0" w:line="180" w:lineRule="exact"/>
        <w:rPr>
          <w:sz w:val="18"/>
          <w:szCs w:val="18"/>
        </w:rPr>
      </w:pPr>
    </w:p>
    <w:p w14:paraId="0070D51B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6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ng,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y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3F3F3F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d:</w:t>
      </w:r>
    </w:p>
    <w:p w14:paraId="03AC2994" w14:textId="77777777" w:rsidR="0074787C" w:rsidRDefault="0074787C">
      <w:pPr>
        <w:spacing w:after="0"/>
        <w:sectPr w:rsidR="0074787C">
          <w:pgSz w:w="11920" w:h="16840"/>
          <w:pgMar w:top="1560" w:right="1260" w:bottom="280" w:left="1280" w:header="720" w:footer="720" w:gutter="0"/>
          <w:cols w:space="720"/>
        </w:sectPr>
      </w:pPr>
    </w:p>
    <w:p w14:paraId="7EC3D227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3962212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C0D58C1">
          <v:shape id="_x0000_i1041" type="#_x0000_t75" style="width:278pt;height:235.5pt;mso-position-horizontal-relative:char;mso-position-vertical-relative:line">
            <v:imagedata r:id="rId31" o:title=""/>
          </v:shape>
        </w:pict>
      </w:r>
    </w:p>
    <w:p w14:paraId="049DCC6E" w14:textId="77777777" w:rsidR="0074787C" w:rsidRDefault="0074787C">
      <w:pPr>
        <w:spacing w:before="6" w:after="0" w:line="180" w:lineRule="exact"/>
        <w:rPr>
          <w:sz w:val="18"/>
          <w:szCs w:val="18"/>
        </w:rPr>
      </w:pPr>
    </w:p>
    <w:p w14:paraId="34B8387B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nge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Ta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x</w:t>
      </w:r>
      <w:r>
        <w:rPr>
          <w:rFonts w:ascii="Open Sans" w:eastAsia="Open Sans" w:hAnsi="Open Sans" w:cs="Open Sans"/>
          <w:color w:val="3F3F3F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nd s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:</w:t>
      </w:r>
    </w:p>
    <w:p w14:paraId="1A5B9A15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4732D179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712EE95">
          <v:shape id="_x0000_i1042" type="#_x0000_t75" style="width:458pt;height:233.5pt;mso-position-horizontal-relative:char;mso-position-vertical-relative:line">
            <v:imagedata r:id="rId32" o:title=""/>
          </v:shape>
        </w:pict>
      </w:r>
    </w:p>
    <w:p w14:paraId="039AF17E" w14:textId="77777777" w:rsidR="0074787C" w:rsidRDefault="0074787C">
      <w:pPr>
        <w:spacing w:before="5" w:after="0" w:line="170" w:lineRule="exact"/>
        <w:rPr>
          <w:sz w:val="17"/>
          <w:szCs w:val="17"/>
        </w:rPr>
      </w:pPr>
    </w:p>
    <w:p w14:paraId="6A2F1CC7" w14:textId="77777777" w:rsidR="0074787C" w:rsidRDefault="00656446">
      <w:pPr>
        <w:spacing w:after="0" w:line="240" w:lineRule="auto"/>
        <w:ind w:left="115" w:right="261"/>
        <w:rPr>
          <w:rFonts w:ascii="Open Sans" w:eastAsia="Open Sans" w:hAnsi="Open Sans" w:cs="Open Sans"/>
        </w:rPr>
      </w:pPr>
      <w:commentRangeStart w:id="281"/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no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 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 xml:space="preserve">-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qu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d.</w:t>
      </w:r>
      <w:r>
        <w:rPr>
          <w:rFonts w:ascii="Open Sans" w:eastAsia="Open Sans" w:hAnsi="Open Sans" w:cs="Open Sans"/>
          <w:color w:val="3F3F3F"/>
          <w:spacing w:val="-1"/>
        </w:rPr>
        <w:t xml:space="preserve"> R</w:t>
      </w:r>
      <w:r>
        <w:rPr>
          <w:rFonts w:ascii="Open Sans" w:eastAsia="Open Sans" w:hAnsi="Open Sans" w:cs="Open Sans"/>
          <w:color w:val="3F3F3F"/>
        </w:rPr>
        <w:t>unn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 xml:space="preserve">n 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FF"/>
          <w:spacing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proofErr w:type="gramEnd"/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B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tt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color w:val="3F3F3F"/>
        </w:rPr>
        <w:t>)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 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 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a 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</w:rPr>
        <w:t>pu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-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d:</w:t>
      </w:r>
      <w:commentRangeEnd w:id="281"/>
      <w:r w:rsidR="00337B52">
        <w:rPr>
          <w:rStyle w:val="a3"/>
        </w:rPr>
        <w:commentReference w:id="281"/>
      </w:r>
    </w:p>
    <w:p w14:paraId="2C6FEC5D" w14:textId="77777777" w:rsidR="0074787C" w:rsidRDefault="0074787C">
      <w:pPr>
        <w:spacing w:after="0"/>
        <w:sectPr w:rsidR="0074787C">
          <w:pgSz w:w="11920" w:h="16840"/>
          <w:pgMar w:top="1560" w:right="1260" w:bottom="280" w:left="1280" w:header="720" w:footer="720" w:gutter="0"/>
          <w:cols w:space="720"/>
        </w:sectPr>
      </w:pPr>
    </w:p>
    <w:p w14:paraId="5CCB7F1B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05D8080D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C579762">
          <v:shape id="_x0000_i1043" type="#_x0000_t75" style="width:457pt;height:198.5pt;mso-position-horizontal-relative:char;mso-position-vertical-relative:line">
            <v:imagedata r:id="rId33" o:title=""/>
          </v:shape>
        </w:pict>
      </w:r>
    </w:p>
    <w:p w14:paraId="4BB99B03" w14:textId="77777777" w:rsidR="0074787C" w:rsidRDefault="0074787C">
      <w:pPr>
        <w:spacing w:before="2" w:after="0" w:line="190" w:lineRule="exact"/>
        <w:rPr>
          <w:sz w:val="19"/>
          <w:szCs w:val="19"/>
        </w:rPr>
      </w:pPr>
    </w:p>
    <w:p w14:paraId="2A7C9616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FFFF00"/>
          <w:spacing w:val="-6"/>
          <w:position w:val="1"/>
        </w:rPr>
        <w:t>O</w:t>
      </w:r>
      <w:r>
        <w:rPr>
          <w:rFonts w:ascii="Open Sans" w:eastAsia="Open Sans" w:hAnsi="Open Sans" w:cs="Open Sans"/>
          <w:color w:val="FFFF00"/>
          <w:spacing w:val="2"/>
          <w:position w:val="1"/>
        </w:rPr>
        <w:t>o</w:t>
      </w:r>
      <w:r>
        <w:rPr>
          <w:rFonts w:ascii="Open Sans" w:eastAsia="Open Sans" w:hAnsi="Open Sans" w:cs="Open Sans"/>
          <w:color w:val="FFFF00"/>
          <w:position w:val="1"/>
        </w:rPr>
        <w:t>ps!</w:t>
      </w:r>
      <w:r>
        <w:rPr>
          <w:rFonts w:ascii="Open Sans" w:eastAsia="Open Sans" w:hAnsi="Open Sans" w:cs="Open Sans"/>
          <w:color w:val="FFFF00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FFFF00"/>
          <w:spacing w:val="-2"/>
          <w:position w:val="1"/>
        </w:rPr>
        <w:t>T</w:t>
      </w:r>
      <w:r>
        <w:rPr>
          <w:rFonts w:ascii="Open Sans" w:eastAsia="Open Sans" w:hAnsi="Open Sans" w:cs="Open Sans"/>
          <w:color w:val="FFFF00"/>
          <w:spacing w:val="8"/>
          <w:position w:val="1"/>
        </w:rPr>
        <w:t>B</w:t>
      </w:r>
      <w:r>
        <w:rPr>
          <w:rFonts w:ascii="Open Sans" w:eastAsia="Open Sans" w:hAnsi="Open Sans" w:cs="Open Sans"/>
          <w:color w:val="FFFF00"/>
          <w:position w:val="1"/>
        </w:rPr>
        <w:t>D</w:t>
      </w:r>
    </w:p>
    <w:p w14:paraId="08969539" w14:textId="77777777" w:rsidR="0074787C" w:rsidRDefault="0074787C">
      <w:pPr>
        <w:spacing w:before="16" w:after="0" w:line="220" w:lineRule="exact"/>
      </w:pPr>
    </w:p>
    <w:p w14:paraId="13E76D46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pict w14:anchorId="6757487E">
          <v:group id="_x0000_s1146" style="position:absolute;left:0;text-align:left;margin-left:69.4pt;margin-top:-28.3pt;width:55.5pt;height:18.1pt;z-index:-1279;mso-position-horizontal-relative:page" coordorigin="1388,-566" coordsize="1110,362">
            <v:group id="_x0000_s1151" style="position:absolute;left:1395;top:-535;width:600;height:300" coordorigin="1395,-535" coordsize="600,300">
              <v:shape id="_x0000_s1152" style="position:absolute;left:1395;top:-535;width:600;height:300" coordorigin="1395,-535" coordsize="600,300" path="m1395,-535r600,l1995,-235r-600,l1395,-535e" fillcolor="red" stroked="f">
                <v:path arrowok="t"/>
              </v:shape>
            </v:group>
            <v:group id="_x0000_s1149" style="position:absolute;left:2025;top:-535;width:2;height:300" coordorigin="2025,-535" coordsize="2,300">
              <v:shape id="_x0000_s1150" style="position:absolute;left:2025;top:-535;width:2;height:300" coordorigin="2025,-535" coordsize="0,300" path="m2025,-535r,300e" filled="f" strokecolor="red" strokeweight="3.1pt">
                <v:path arrowok="t"/>
              </v:shape>
            </v:group>
            <v:group id="_x0000_s1147" style="position:absolute;left:2055;top:-535;width:435;height:300" coordorigin="2055,-535" coordsize="435,300">
              <v:shape id="_x0000_s1148" style="position:absolute;left:2055;top:-535;width:435;height:300" coordorigin="2055,-535" coordsize="435,300" path="m2055,-535r435,l2490,-235r-435,l2055,-535e" fillcolor="red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</w:p>
    <w:p w14:paraId="3057C76F" w14:textId="77777777" w:rsidR="0074787C" w:rsidRDefault="0074787C">
      <w:pPr>
        <w:spacing w:before="2" w:after="0" w:line="220" w:lineRule="exact"/>
      </w:pPr>
    </w:p>
    <w:p w14:paraId="328ABF39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dd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f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ex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y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</w:p>
    <w:p w14:paraId="0FD6B5A4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3B031671" w14:textId="68DE5548" w:rsidR="0074787C" w:rsidRDefault="00656446">
      <w:pPr>
        <w:spacing w:after="0" w:line="240" w:lineRule="auto"/>
        <w:ind w:left="115" w:right="20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dd a 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nn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 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dd a </w:t>
      </w:r>
      <w:r>
        <w:rPr>
          <w:rFonts w:ascii="Open Sans" w:eastAsia="Open Sans" w:hAnsi="Open Sans" w:cs="Open Sans"/>
          <w:color w:val="3F3F3F"/>
          <w:spacing w:val="-2"/>
        </w:rPr>
        <w:t>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ins w:id="282" w:author="Administrator" w:date="2016-09-17T14:33:00Z">
        <w:r w:rsidR="00337B52">
          <w:rPr>
            <w:rFonts w:ascii="Open Sans" w:eastAsia="Open Sans" w:hAnsi="Open Sans" w:cs="Open Sans"/>
            <w:color w:val="3F3F3F"/>
            <w:spacing w:val="-3"/>
          </w:rPr>
          <w:t xml:space="preserve">start or </w:t>
        </w:r>
      </w:ins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 sp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</w:t>
      </w:r>
      <w:proofErr w:type="gramEnd"/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by 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curs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nn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a 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a 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a sp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u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a s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pict w14:anchorId="1A84E4F7">
          <v:shape id="_x0000_i1044" type="#_x0000_t75" style="width:10pt;height:10pt;mso-position-horizontal-relative:char;mso-position-vertical-relative:line">
            <v:imagedata r:id="rId34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13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n. </w:t>
      </w: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10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ng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:</w:t>
      </w:r>
    </w:p>
    <w:p w14:paraId="0080B9EE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569A0DF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7508D60">
          <v:shape id="_x0000_i1045" type="#_x0000_t75" style="width:323pt;height:161pt;mso-position-horizontal-relative:char;mso-position-vertical-relative:line">
            <v:imagedata r:id="rId35" o:title=""/>
          </v:shape>
        </w:pict>
      </w:r>
    </w:p>
    <w:p w14:paraId="204D7ACF" w14:textId="77777777" w:rsidR="0074787C" w:rsidRDefault="0074787C">
      <w:pPr>
        <w:spacing w:after="0" w:line="170" w:lineRule="exact"/>
        <w:rPr>
          <w:sz w:val="17"/>
          <w:szCs w:val="17"/>
        </w:rPr>
      </w:pPr>
    </w:p>
    <w:p w14:paraId="576D1670" w14:textId="77777777" w:rsidR="0074787C" w:rsidRDefault="00656446">
      <w:pPr>
        <w:spacing w:after="0" w:line="240" w:lineRule="auto"/>
        <w:ind w:left="115" w:right="728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-6"/>
        </w:rPr>
        <w:t>m</w:t>
      </w:r>
      <w:proofErr w:type="gramEnd"/>
      <w:r>
        <w:rPr>
          <w:rFonts w:ascii="Open Sans" w:eastAsia="Open Sans" w:hAnsi="Open Sans" w:cs="Open Sans"/>
          <w:b/>
          <w:bCs/>
          <w:color w:val="3F3F3F"/>
        </w:rPr>
        <w:t>:</w:t>
      </w:r>
      <w:r>
        <w:rPr>
          <w:rFonts w:ascii="Open Sans" w:eastAsia="Open Sans" w:hAnsi="Open Sans" w:cs="Open Sans"/>
          <w:b/>
          <w:bCs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ns a dr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ps.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y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p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</w:rPr>
        <w:t>: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so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a dr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:</w:t>
      </w:r>
    </w:p>
    <w:p w14:paraId="0F02AC38" w14:textId="77777777" w:rsidR="0074787C" w:rsidRDefault="0074787C">
      <w:pPr>
        <w:spacing w:after="0"/>
        <w:sectPr w:rsidR="0074787C">
          <w:pgSz w:w="11920" w:h="16840"/>
          <w:pgMar w:top="1560" w:right="1260" w:bottom="280" w:left="1280" w:header="720" w:footer="720" w:gutter="0"/>
          <w:cols w:space="720"/>
        </w:sectPr>
      </w:pPr>
    </w:p>
    <w:p w14:paraId="74959889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2A09C8D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84C9E2C">
          <v:shape id="_x0000_i1046" type="#_x0000_t75" style="width:323pt;height:161pt;mso-position-horizontal-relative:char;mso-position-vertical-relative:line">
            <v:imagedata r:id="rId36" o:title=""/>
          </v:shape>
        </w:pict>
      </w:r>
    </w:p>
    <w:p w14:paraId="5469B5F1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7675CB58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1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5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7"/>
          <w:position w:val="1"/>
        </w:rPr>
        <w:t>C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spacing w:val="-3"/>
          <w:position w:val="1"/>
        </w:rPr>
        <w:t>oo</w:t>
      </w:r>
      <w:r>
        <w:rPr>
          <w:rFonts w:ascii="Open Sans" w:eastAsia="Open Sans" w:hAnsi="Open Sans" w:cs="Open Sans"/>
          <w:i/>
          <w:spacing w:val="-4"/>
          <w:position w:val="1"/>
        </w:rPr>
        <w:t>s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5"/>
          <w:position w:val="1"/>
        </w:rPr>
        <w:t>"</w:t>
      </w:r>
      <w:r>
        <w:rPr>
          <w:rFonts w:ascii="Open Sans" w:eastAsia="Open Sans" w:hAnsi="Open Sans" w:cs="Open Sans"/>
          <w:i/>
          <w:spacing w:val="-5"/>
          <w:position w:val="1"/>
        </w:rPr>
        <w:t>T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position w:val="1"/>
        </w:rPr>
        <w:t>xi</w:t>
      </w:r>
      <w:r>
        <w:rPr>
          <w:rFonts w:ascii="Open Sans" w:eastAsia="Open Sans" w:hAnsi="Open Sans" w:cs="Open Sans"/>
          <w:i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5"/>
          <w:position w:val="1"/>
        </w:rPr>
        <w:t>T</w:t>
      </w:r>
      <w:r>
        <w:rPr>
          <w:rFonts w:ascii="Open Sans" w:eastAsia="Open Sans" w:hAnsi="Open Sans" w:cs="Open Sans"/>
          <w:i/>
          <w:spacing w:val="4"/>
          <w:position w:val="1"/>
        </w:rPr>
        <w:t>y</w:t>
      </w:r>
      <w:r>
        <w:rPr>
          <w:rFonts w:ascii="Open Sans" w:eastAsia="Open Sans" w:hAnsi="Open Sans" w:cs="Open Sans"/>
          <w:i/>
          <w:spacing w:val="-7"/>
          <w:position w:val="1"/>
        </w:rPr>
        <w:t>p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position w:val="1"/>
        </w:rPr>
        <w:t>"</w:t>
      </w:r>
    </w:p>
    <w:p w14:paraId="2006E548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4396CDCD" w14:textId="56A090B4" w:rsidR="0074787C" w:rsidRDefault="00656446" w:rsidP="00337B52">
      <w:pPr>
        <w:spacing w:after="0" w:line="240" w:lineRule="auto"/>
        <w:ind w:left="115" w:right="40"/>
        <w:rPr>
          <w:rFonts w:ascii="Open Sans" w:eastAsia="Open Sans" w:hAnsi="Open Sans" w:cs="Open Sans"/>
        </w:rPr>
      </w:pPr>
      <w:r>
        <w:pict w14:anchorId="5E5CF964">
          <v:group id="_x0000_s1134" style="position:absolute;left:0;text-align:left;margin-left:425.6pt;margin-top:28.45pt;width:94.9pt;height:18.1pt;z-index:-1278;mso-position-horizontal-relative:page" coordorigin="8513,569" coordsize="1898,362">
            <v:group id="_x0000_s1141" style="position:absolute;left:8520;top:600;width:825;height:300" coordorigin="8520,600" coordsize="825,300">
              <v:shape id="_x0000_s1142" style="position:absolute;left:8520;top:600;width:825;height:300" coordorigin="8520,600" coordsize="825,300" path="m8520,600r825,l9345,900r-825,l8520,600e" fillcolor="red" stroked="f">
                <v:path arrowok="t"/>
              </v:shape>
            </v:group>
            <v:group id="_x0000_s1139" style="position:absolute;left:9375;top:600;width:2;height:300" coordorigin="9375,600" coordsize="2,300">
              <v:shape id="_x0000_s1140" style="position:absolute;left:9375;top:600;width:2;height:300" coordorigin="9375,600" coordsize="0,300" path="m9375,600r,300e" filled="f" strokecolor="red" strokeweight="3.1pt">
                <v:path arrowok="t"/>
              </v:shape>
            </v:group>
            <v:group id="_x0000_s1137" style="position:absolute;left:9405;top:600;width:945;height:300" coordorigin="9405,600" coordsize="945,300">
              <v:shape id="_x0000_s1138" style="position:absolute;left:9405;top:600;width:945;height:300" coordorigin="9405,600" coordsize="945,300" path="m9405,600r945,l10350,900r-945,l9405,600e" fillcolor="red" stroked="f">
                <v:path arrowok="t"/>
              </v:shape>
            </v:group>
            <v:group id="_x0000_s1135" style="position:absolute;left:10380;top:600;width:2;height:300" coordorigin="10380,600" coordsize="2,300">
              <v:shape id="_x0000_s1136" style="position:absolute;left:10380;top:600;width:2;height:300" coordorigin="10380,600" coordsize="0,300" path="m10380,600r,300e" filled="f" strokecolor="red" strokeweight="3.1pt">
                <v:path arrowok="t"/>
              </v:shape>
            </v:group>
            <w10:wrap anchorx="page"/>
          </v:group>
        </w:pict>
      </w:r>
      <w:r>
        <w:pict w14:anchorId="2FD85163">
          <v:group id="_x0000_s1127" style="position:absolute;left:0;text-align:left;margin-left:69.4pt;margin-top:43.45pt;width:55.5pt;height:18.1pt;z-index:-1277;mso-position-horizontal-relative:page" coordorigin="1388,869" coordsize="1110,362">
            <v:group id="_x0000_s1132" style="position:absolute;left:1395;top:900;width:600;height:300" coordorigin="1395,900" coordsize="600,300">
              <v:shape id="_x0000_s1133" style="position:absolute;left:1395;top:900;width:600;height:300" coordorigin="1395,900" coordsize="600,300" path="m1395,900r600,l1995,1200r-600,l1395,900e" fillcolor="red" stroked="f">
                <v:path arrowok="t"/>
              </v:shape>
            </v:group>
            <v:group id="_x0000_s1130" style="position:absolute;left:2025;top:900;width:2;height:300" coordorigin="2025,900" coordsize="2,300">
              <v:shape id="_x0000_s1131" style="position:absolute;left:2025;top:900;width:2;height:300" coordorigin="2025,900" coordsize="0,300" path="m2025,900r,300e" filled="f" strokecolor="red" strokeweight="3.1pt">
                <v:path arrowok="t"/>
              </v:shape>
            </v:group>
            <v:group id="_x0000_s1128" style="position:absolute;left:2055;top:900;width:435;height:300" coordorigin="2055,900" coordsize="435,300">
              <v:shape id="_x0000_s1129" style="position:absolute;left:2055;top:900;width:435;height:300" coordorigin="2055,900" coordsize="435,300" path="m2055,900r435,l2490,1200r-435,l2055,900e" fillcolor="red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2"/>
        </w:rPr>
        <w:t>oo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)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cr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a 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"</w:t>
      </w:r>
      <w:r>
        <w:rPr>
          <w:rFonts w:ascii="Open Sans" w:eastAsia="Open Sans" w:hAnsi="Open Sans" w:cs="Open Sans"/>
          <w:color w:val="3F3F3F"/>
          <w:spacing w:val="-2"/>
        </w:rPr>
        <w:t>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 xml:space="preserve">i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"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n.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6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2"/>
        </w:rPr>
        <w:t>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dd</w:t>
      </w:r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</w:rPr>
        <w:t>a c</w:t>
      </w:r>
      <w:r>
        <w:rPr>
          <w:rFonts w:ascii="Open Sans" w:eastAsia="Open Sans" w:hAnsi="Open Sans" w:cs="Open Sans"/>
          <w:color w:val="3F3F3F"/>
          <w:w w:val="99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w w:val="99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  <w:w w:val="99"/>
        </w:rPr>
        <w:t>-</w:t>
      </w:r>
      <w:r>
        <w:rPr>
          <w:rFonts w:ascii="Open Sans" w:eastAsia="Open Sans" w:hAnsi="Open Sans" w:cs="Open Sans"/>
          <w:color w:val="3F3F3F"/>
          <w:w w:val="99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r, </w:t>
      </w:r>
      <w:commentRangeStart w:id="283"/>
      <w:del w:id="284" w:author="Administrator" w:date="2016-09-17T14:38:00Z"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  <w:w w:val="99"/>
          </w:rPr>
          <w:delText>h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re</w:delText>
        </w:r>
        <w:r w:rsidDel="00337B52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no</w:delText>
        </w:r>
        <w:r w:rsidDel="00337B52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s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</w:rPr>
          <w:delText>b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337B52">
          <w:rPr>
            <w:rFonts w:ascii="Open Sans" w:eastAsia="Open Sans" w:hAnsi="Open Sans" w:cs="Open Sans"/>
            <w:color w:val="3F3F3F"/>
          </w:rPr>
          <w:delText>e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</w:rPr>
          <w:delText>ch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nge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o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337B52">
          <w:rPr>
            <w:rFonts w:ascii="Open Sans" w:eastAsia="Open Sans" w:hAnsi="Open Sans" w:cs="Open Sans"/>
            <w:color w:val="3F3F3F"/>
          </w:rPr>
          <w:delText>he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337B52">
          <w:rPr>
            <w:rFonts w:ascii="Open Sans" w:eastAsia="Open Sans" w:hAnsi="Open Sans" w:cs="Open Sans"/>
            <w:color w:val="3F3F3F"/>
          </w:rPr>
          <w:delText>r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337B52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337B52">
          <w:rPr>
            <w:rFonts w:ascii="Open Sans" w:eastAsia="Open Sans" w:hAnsi="Open Sans" w:cs="Open Sans"/>
            <w:color w:val="3F3F3F"/>
          </w:rPr>
          <w:delText>rs</w:delText>
        </w:r>
        <w:r w:rsidDel="00337B52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337B52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337B52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337B52">
          <w:rPr>
            <w:rFonts w:ascii="Open Sans" w:eastAsia="Open Sans" w:hAnsi="Open Sans" w:cs="Open Sans"/>
            <w:color w:val="3F3F3F"/>
          </w:rPr>
          <w:delText>n</w:delText>
        </w:r>
        <w:r w:rsidDel="00337B52">
          <w:rPr>
            <w:rFonts w:ascii="Open Sans" w:eastAsia="Open Sans" w:hAnsi="Open Sans" w:cs="Open Sans"/>
            <w:color w:val="3F3F3F"/>
            <w:spacing w:val="-3"/>
          </w:rPr>
          <w:delText>t</w:delText>
        </w:r>
      </w:del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commentRangeEnd w:id="283"/>
      <w:r w:rsidR="00337B52">
        <w:rPr>
          <w:rStyle w:val="a3"/>
        </w:rPr>
        <w:commentReference w:id="283"/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s</w:t>
      </w:r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FFFF00"/>
          <w:spacing w:val="-1"/>
        </w:rPr>
        <w:t>N</w:t>
      </w:r>
      <w:r>
        <w:rPr>
          <w:rFonts w:ascii="Open Sans" w:eastAsia="Open Sans" w:hAnsi="Open Sans" w:cs="Open Sans"/>
          <w:color w:val="FFFF00"/>
          <w:spacing w:val="2"/>
        </w:rPr>
        <w:t>o</w:t>
      </w:r>
      <w:r>
        <w:rPr>
          <w:rFonts w:ascii="Open Sans" w:eastAsia="Open Sans" w:hAnsi="Open Sans" w:cs="Open Sans"/>
          <w:color w:val="FFFF00"/>
          <w:spacing w:val="-3"/>
        </w:rPr>
        <w:t>t</w:t>
      </w:r>
      <w:r>
        <w:rPr>
          <w:rFonts w:ascii="Open Sans" w:eastAsia="Open Sans" w:hAnsi="Open Sans" w:cs="Open Sans"/>
          <w:color w:val="FFFF00"/>
        </w:rPr>
        <w:t>h</w:t>
      </w:r>
      <w:r>
        <w:rPr>
          <w:rFonts w:ascii="Open Sans" w:eastAsia="Open Sans" w:hAnsi="Open Sans" w:cs="Open Sans"/>
          <w:color w:val="FFFF00"/>
          <w:spacing w:val="5"/>
        </w:rPr>
        <w:t>i</w:t>
      </w:r>
      <w:r>
        <w:rPr>
          <w:rFonts w:ascii="Open Sans" w:eastAsia="Open Sans" w:hAnsi="Open Sans" w:cs="Open Sans"/>
          <w:color w:val="FFFF00"/>
        </w:rPr>
        <w:t>ng</w:t>
      </w:r>
      <w:r>
        <w:rPr>
          <w:rFonts w:ascii="Open Sans" w:eastAsia="Open Sans" w:hAnsi="Open Sans" w:cs="Open Sans"/>
          <w:color w:val="FFFF00"/>
          <w:spacing w:val="-4"/>
        </w:rPr>
        <w:t xml:space="preserve"> </w:t>
      </w:r>
      <w:r>
        <w:rPr>
          <w:rFonts w:ascii="Open Sans" w:eastAsia="Open Sans" w:hAnsi="Open Sans" w:cs="Open Sans"/>
          <w:color w:val="FFFF00"/>
        </w:rPr>
        <w:t>h</w:t>
      </w:r>
      <w:r>
        <w:rPr>
          <w:rFonts w:ascii="Open Sans" w:eastAsia="Open Sans" w:hAnsi="Open Sans" w:cs="Open Sans"/>
          <w:color w:val="FFFF00"/>
          <w:spacing w:val="-2"/>
        </w:rPr>
        <w:t>a</w:t>
      </w:r>
      <w:r>
        <w:rPr>
          <w:rFonts w:ascii="Open Sans" w:eastAsia="Open Sans" w:hAnsi="Open Sans" w:cs="Open Sans"/>
          <w:color w:val="FFFF00"/>
        </w:rPr>
        <w:t>pp</w:t>
      </w:r>
      <w:r>
        <w:rPr>
          <w:rFonts w:ascii="Open Sans" w:eastAsia="Open Sans" w:hAnsi="Open Sans" w:cs="Open Sans"/>
          <w:color w:val="FFFF00"/>
          <w:spacing w:val="-3"/>
        </w:rPr>
        <w:t>e</w:t>
      </w:r>
      <w:r>
        <w:rPr>
          <w:rFonts w:ascii="Open Sans" w:eastAsia="Open Sans" w:hAnsi="Open Sans" w:cs="Open Sans"/>
          <w:color w:val="FFFF00"/>
        </w:rPr>
        <w:t xml:space="preserve">ns. </w:t>
      </w:r>
      <w:r>
        <w:rPr>
          <w:rFonts w:ascii="Open Sans" w:eastAsia="Open Sans" w:hAnsi="Open Sans" w:cs="Open Sans"/>
          <w:color w:val="FFFF00"/>
          <w:spacing w:val="-6"/>
        </w:rPr>
        <w:t>O</w:t>
      </w:r>
      <w:r>
        <w:rPr>
          <w:rFonts w:ascii="Open Sans" w:eastAsia="Open Sans" w:hAnsi="Open Sans" w:cs="Open Sans"/>
          <w:color w:val="FFFF00"/>
          <w:spacing w:val="2"/>
        </w:rPr>
        <w:t>o</w:t>
      </w:r>
      <w:r>
        <w:rPr>
          <w:rFonts w:ascii="Open Sans" w:eastAsia="Open Sans" w:hAnsi="Open Sans" w:cs="Open Sans"/>
          <w:color w:val="FFFF00"/>
        </w:rPr>
        <w:t>ps!</w:t>
      </w:r>
      <w:r>
        <w:rPr>
          <w:rFonts w:ascii="Open Sans" w:eastAsia="Open Sans" w:hAnsi="Open Sans" w:cs="Open Sans"/>
          <w:color w:val="FFFF00"/>
          <w:spacing w:val="1"/>
        </w:rPr>
        <w:t xml:space="preserve"> </w:t>
      </w:r>
      <w:r>
        <w:rPr>
          <w:rFonts w:ascii="Open Sans" w:eastAsia="Open Sans" w:hAnsi="Open Sans" w:cs="Open Sans"/>
          <w:color w:val="FFFF00"/>
          <w:spacing w:val="-2"/>
        </w:rPr>
        <w:t>T</w:t>
      </w:r>
      <w:r>
        <w:rPr>
          <w:rFonts w:ascii="Open Sans" w:eastAsia="Open Sans" w:hAnsi="Open Sans" w:cs="Open Sans"/>
          <w:color w:val="FFFF00"/>
          <w:spacing w:val="8"/>
        </w:rPr>
        <w:t>B</w:t>
      </w:r>
      <w:r>
        <w:rPr>
          <w:rFonts w:ascii="Open Sans" w:eastAsia="Open Sans" w:hAnsi="Open Sans" w:cs="Open Sans"/>
          <w:color w:val="FFFF00"/>
        </w:rPr>
        <w:t>D</w:t>
      </w:r>
    </w:p>
    <w:p w14:paraId="0B6218BA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4D5B5696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dd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4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 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pacing w:val="9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y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</w:p>
    <w:p w14:paraId="4415891D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093A0876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5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2"/>
        </w:rPr>
        <w:t>oo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:</w:t>
      </w:r>
    </w:p>
    <w:p w14:paraId="12635210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074FF653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8B71790">
          <v:shape id="_x0000_i1047" type="#_x0000_t75" style="width:326pt;height:202pt;mso-position-horizontal-relative:char;mso-position-vertical-relative:line">
            <v:imagedata r:id="rId37" o:title=""/>
          </v:shape>
        </w:pict>
      </w:r>
    </w:p>
    <w:p w14:paraId="21A97EB5" w14:textId="77777777" w:rsidR="0074787C" w:rsidRDefault="0074787C">
      <w:pPr>
        <w:spacing w:before="6" w:after="0" w:line="170" w:lineRule="exact"/>
        <w:rPr>
          <w:sz w:val="17"/>
          <w:szCs w:val="17"/>
        </w:rPr>
      </w:pPr>
    </w:p>
    <w:p w14:paraId="7E6EB433" w14:textId="77777777" w:rsidR="0074787C" w:rsidRDefault="00656446">
      <w:pPr>
        <w:spacing w:after="0" w:line="282" w:lineRule="exact"/>
        <w:ind w:left="115" w:right="-20"/>
        <w:rPr>
          <w:rFonts w:ascii="Open Sans" w:eastAsia="Open Sans" w:hAnsi="Open Sans" w:cs="Open Sans"/>
        </w:rPr>
      </w:pPr>
      <w:r>
        <w:pict w14:anchorId="430FA590">
          <v:group id="_x0000_s1118" style="position:absolute;left:0;text-align:left;margin-left:69.4pt;margin-top:21.2pt;width:456pt;height:98.25pt;z-index:-1276;mso-position-horizontal-relative:page" coordorigin="1388,424" coordsize="9120,1965">
            <v:shape id="_x0000_s1125" type="#_x0000_t75" style="position:absolute;left:1395;top:432;width:810;height:810">
              <v:imagedata r:id="rId20" o:title=""/>
            </v:shape>
            <v:shape id="_x0000_s1124" type="#_x0000_t75" style="position:absolute;left:2460;top:807;width:90;height:90">
              <v:imagedata r:id="rId14" o:title=""/>
            </v:shape>
            <v:shape id="_x0000_s1123" type="#_x0000_t75" style="position:absolute;left:2460;top:1482;width:90;height:90">
              <v:imagedata r:id="rId14" o:title=""/>
            </v:shape>
            <v:group id="_x0000_s1121" style="position:absolute;left:1395;top:432;width:9082;height:1950" coordorigin="1395,432" coordsize="9082,1950">
              <v:shape id="_x0000_s1122" style="position:absolute;left:1395;top:432;width:9082;height:1950" coordorigin="1395,432" coordsize="9082,1950" path="m10410,432r-8933,l1419,461r-24,61l1395,2300r29,58l1485,2382r8933,-1l10440,2377r20,-10l10476,2353r1,-1l1479,2352r-21,-7l1441,2332r-12,-18l1425,2292r,-1776l1431,495r13,-17l1463,466r22,-4l10476,462r-5,-7l10453,443r-20,-8l10410,432e" fillcolor="#1ab654" stroked="f">
                <v:path arrowok="t"/>
              </v:shape>
            </v:group>
            <v:group id="_x0000_s1119" style="position:absolute;left:1485;top:462;width:9015;height:1890" coordorigin="1485,462" coordsize="9015,1890">
              <v:shape id="_x0000_s1120" style="position:absolute;left:1485;top:462;width:9015;height:1890" coordorigin="1485,462" coordsize="9015,1890" path="m10476,462r-8991,l10416,462r21,6l10454,481r12,19l10470,522r,1775l10464,2319r-13,17l10432,2348r-22,4l10477,2352r12,-17l10497,2314r3,-22l10500,513r-5,-22l10485,472r-9,-10e" fillcolor="#1ab654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color w:val="3F3F3F"/>
          <w:spacing w:val="-1"/>
          <w:position w:val="-1"/>
        </w:rPr>
        <w:t>I</w:t>
      </w:r>
      <w:r>
        <w:rPr>
          <w:rFonts w:ascii="Open Sans" w:eastAsia="Open Sans" w:hAnsi="Open Sans" w:cs="Open Sans"/>
          <w:color w:val="3F3F3F"/>
          <w:position w:val="-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1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2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3F3F3F"/>
          <w:position w:val="-1"/>
        </w:rPr>
        <w:t>: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>f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</w:t>
      </w:r>
      <w:r>
        <w:rPr>
          <w:rFonts w:ascii="Open Sans" w:eastAsia="Open Sans" w:hAnsi="Open Sans" w:cs="Open Sans"/>
          <w:color w:val="3F3F3F"/>
          <w:position w:val="-1"/>
        </w:rPr>
        <w:t xml:space="preserve">d </w:t>
      </w:r>
      <w:r>
        <w:rPr>
          <w:rFonts w:ascii="Open Sans" w:eastAsia="Open Sans" w:hAnsi="Open Sans" w:cs="Open Sans"/>
          <w:color w:val="3F3F3F"/>
          <w:spacing w:val="-6"/>
          <w:position w:val="-1"/>
        </w:rPr>
        <w:t>w</w:t>
      </w:r>
      <w:r>
        <w:rPr>
          <w:rFonts w:ascii="Open Sans" w:eastAsia="Open Sans" w:hAnsi="Open Sans" w:cs="Open Sans"/>
          <w:color w:val="3F3F3F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 xml:space="preserve"> e</w:t>
      </w:r>
      <w:r>
        <w:rPr>
          <w:rFonts w:ascii="Open Sans" w:eastAsia="Open Sans" w:hAnsi="Open Sans" w:cs="Open Sans"/>
          <w:color w:val="3F3F3F"/>
          <w:position w:val="-1"/>
        </w:rPr>
        <w:t>n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te</w:t>
      </w:r>
      <w:r>
        <w:rPr>
          <w:rFonts w:ascii="Open Sans" w:eastAsia="Open Sans" w:hAnsi="Open Sans" w:cs="Open Sans"/>
          <w:color w:val="3F3F3F"/>
          <w:position w:val="-1"/>
        </w:rPr>
        <w:t>r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a n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position w:val="-1"/>
        </w:rPr>
        <w:t>w</w:t>
      </w:r>
      <w:r>
        <w:rPr>
          <w:rFonts w:ascii="Open Sans" w:eastAsia="Open Sans" w:hAnsi="Open Sans" w:cs="Open Sans"/>
          <w:color w:val="3F3F3F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spacing w:val="-6"/>
          <w:position w:val="-1"/>
        </w:rPr>
        <w:t>y</w:t>
      </w:r>
      <w:r>
        <w:rPr>
          <w:rFonts w:ascii="Open Sans" w:eastAsia="Open Sans" w:hAnsi="Open Sans" w:cs="Open Sans"/>
          <w:color w:val="3F3F3F"/>
          <w:position w:val="-1"/>
        </w:rPr>
        <w:t>p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position w:val="-1"/>
        </w:rPr>
        <w:t>,</w:t>
      </w:r>
      <w:r>
        <w:rPr>
          <w:rFonts w:ascii="Open Sans" w:eastAsia="Open Sans" w:hAnsi="Open Sans" w:cs="Open Sans"/>
          <w:color w:val="3F3F3F"/>
          <w:spacing w:val="7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  <w:position w:val="-1"/>
        </w:rPr>
        <w:t>S</w:t>
      </w:r>
      <w:r>
        <w:rPr>
          <w:rFonts w:ascii="Open Sans" w:eastAsia="Open Sans" w:hAnsi="Open Sans" w:cs="Open Sans"/>
          <w:color w:val="3F3F3F"/>
          <w:position w:val="-1"/>
        </w:rPr>
        <w:t>hu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tt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</w:t>
      </w:r>
      <w:r>
        <w:rPr>
          <w:rFonts w:ascii="Open Sans" w:eastAsia="Open Sans" w:hAnsi="Open Sans" w:cs="Open Sans"/>
          <w:color w:val="3F3F3F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h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position w:val="-1"/>
        </w:rPr>
        <w:t xml:space="preserve">n 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2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-1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-1"/>
        </w:rPr>
        <w:t>e</w:t>
      </w:r>
      <w:r>
        <w:rPr>
          <w:rFonts w:ascii="Open Sans" w:eastAsia="Open Sans" w:hAnsi="Open Sans" w:cs="Open Sans"/>
          <w:color w:val="3F3F3F"/>
          <w:position w:val="-1"/>
        </w:rPr>
        <w:t>.</w:t>
      </w:r>
    </w:p>
    <w:p w14:paraId="78040F8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4ED553FC" w14:textId="77777777" w:rsidR="0074787C" w:rsidRDefault="0074787C">
      <w:pPr>
        <w:spacing w:before="10" w:after="0" w:line="200" w:lineRule="exact"/>
        <w:rPr>
          <w:sz w:val="20"/>
          <w:szCs w:val="20"/>
        </w:rPr>
      </w:pPr>
    </w:p>
    <w:p w14:paraId="6903DA90" w14:textId="77777777" w:rsidR="0074787C" w:rsidRDefault="00656446">
      <w:pPr>
        <w:spacing w:after="0" w:line="297" w:lineRule="exact"/>
        <w:ind w:left="142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Y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u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use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position w:val="1"/>
        </w:rPr>
        <w:t>d</w:t>
      </w:r>
      <w:r>
        <w:rPr>
          <w:rFonts w:ascii="Open Sans" w:eastAsia="Open Sans" w:hAnsi="Open Sans" w:cs="Open Sans"/>
          <w:b/>
          <w:bCs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bu</w:t>
      </w:r>
      <w:r>
        <w:rPr>
          <w:rFonts w:ascii="Open Sans" w:eastAsia="Open Sans" w:hAnsi="Open Sans" w:cs="Open Sans"/>
          <w:spacing w:val="-3"/>
          <w:position w:val="1"/>
        </w:rPr>
        <w:t>tt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o</w:t>
      </w:r>
      <w:r>
        <w:rPr>
          <w:rFonts w:ascii="Open Sans" w:eastAsia="Open Sans" w:hAnsi="Open Sans" w:cs="Open Sans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 xml:space="preserve">dd 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re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-6"/>
          <w:position w:val="1"/>
        </w:rPr>
        <w:t>y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s.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ch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6"/>
          <w:position w:val="1"/>
        </w:rPr>
        <w:t>w</w:t>
      </w:r>
      <w:r>
        <w:rPr>
          <w:rFonts w:ascii="Open Sans" w:eastAsia="Open Sans" w:hAnsi="Open Sans" w:cs="Open Sans"/>
          <w:spacing w:val="5"/>
          <w:position w:val="1"/>
        </w:rPr>
        <w:t>il</w:t>
      </w:r>
      <w:r>
        <w:rPr>
          <w:rFonts w:ascii="Open Sans" w:eastAsia="Open Sans" w:hAnsi="Open Sans" w:cs="Open Sans"/>
          <w:position w:val="1"/>
        </w:rPr>
        <w:t>l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</w:p>
    <w:p w14:paraId="53E4B55B" w14:textId="77777777" w:rsidR="0074787C" w:rsidRDefault="00656446">
      <w:pPr>
        <w:spacing w:after="0" w:line="240" w:lineRule="auto"/>
        <w:ind w:left="1420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proofErr w:type="gramEnd"/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st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nt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>r.</w:t>
      </w:r>
    </w:p>
    <w:p w14:paraId="080E453F" w14:textId="77777777" w:rsidR="0074787C" w:rsidRDefault="00656446">
      <w:pPr>
        <w:spacing w:before="75" w:after="0" w:line="240" w:lineRule="auto"/>
        <w:ind w:left="142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spacing w:val="-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dd</w:t>
      </w:r>
      <w:r>
        <w:rPr>
          <w:rFonts w:ascii="Open Sans" w:eastAsia="Open Sans" w:hAnsi="Open Sans" w:cs="Open Sans"/>
          <w:b/>
          <w:bCs/>
          <w:spacing w:val="-7"/>
        </w:rPr>
        <w:t>i</w:t>
      </w:r>
      <w:r>
        <w:rPr>
          <w:rFonts w:ascii="Open Sans" w:eastAsia="Open Sans" w:hAnsi="Open Sans" w:cs="Open Sans"/>
          <w:b/>
          <w:bCs/>
          <w:spacing w:val="5"/>
        </w:rPr>
        <w:t>n</w:t>
      </w:r>
      <w:r>
        <w:rPr>
          <w:rFonts w:ascii="Open Sans" w:eastAsia="Open Sans" w:hAnsi="Open Sans" w:cs="Open Sans"/>
          <w:b/>
          <w:bCs/>
        </w:rPr>
        <w:t>g</w:t>
      </w:r>
      <w:r>
        <w:rPr>
          <w:rFonts w:ascii="Open Sans" w:eastAsia="Open Sans" w:hAnsi="Open Sans" w:cs="Open Sans"/>
          <w:b/>
          <w:bCs/>
          <w:spacing w:val="-7"/>
        </w:rPr>
        <w:t xml:space="preserve"> </w:t>
      </w:r>
      <w:r>
        <w:rPr>
          <w:rFonts w:ascii="Open Sans" w:eastAsia="Open Sans" w:hAnsi="Open Sans" w:cs="Open Sans"/>
          <w:b/>
          <w:bCs/>
          <w:spacing w:val="3"/>
        </w:rPr>
        <w:t>M</w:t>
      </w:r>
      <w:r>
        <w:rPr>
          <w:rFonts w:ascii="Open Sans" w:eastAsia="Open Sans" w:hAnsi="Open Sans" w:cs="Open Sans"/>
          <w:b/>
          <w:bCs/>
          <w:spacing w:val="5"/>
        </w:rPr>
        <w:t>e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4"/>
        </w:rPr>
        <w:t>d</w:t>
      </w:r>
      <w:r>
        <w:rPr>
          <w:rFonts w:ascii="Open Sans" w:eastAsia="Open Sans" w:hAnsi="Open Sans" w:cs="Open Sans"/>
          <w:b/>
          <w:bCs/>
          <w:spacing w:val="2"/>
        </w:rPr>
        <w:t>a</w:t>
      </w:r>
      <w:r>
        <w:rPr>
          <w:rFonts w:ascii="Open Sans" w:eastAsia="Open Sans" w:hAnsi="Open Sans" w:cs="Open Sans"/>
          <w:b/>
          <w:bCs/>
          <w:spacing w:val="-5"/>
        </w:rPr>
        <w:t>t</w:t>
      </w:r>
      <w:r>
        <w:rPr>
          <w:rFonts w:ascii="Open Sans" w:eastAsia="Open Sans" w:hAnsi="Open Sans" w:cs="Open Sans"/>
          <w:b/>
          <w:bCs/>
        </w:rPr>
        <w:t xml:space="preserve">a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rt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use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5"/>
        </w:rPr>
        <w:t>j</w:t>
      </w:r>
      <w:r>
        <w:rPr>
          <w:rFonts w:ascii="Open Sans" w:eastAsia="Open Sans" w:hAnsi="Open Sans" w:cs="Open Sans"/>
        </w:rPr>
        <w:t>unc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</w:p>
    <w:p w14:paraId="2683258E" w14:textId="77777777" w:rsidR="0074787C" w:rsidRDefault="00656446">
      <w:pPr>
        <w:spacing w:after="0" w:line="240" w:lineRule="auto"/>
        <w:ind w:left="1420" w:right="-20"/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bus</w:t>
      </w:r>
      <w:proofErr w:type="spellEnd"/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ss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</w:p>
    <w:p w14:paraId="10447DBF" w14:textId="77777777" w:rsidR="0074787C" w:rsidRDefault="0074787C">
      <w:pPr>
        <w:spacing w:after="0"/>
        <w:sectPr w:rsidR="0074787C">
          <w:pgSz w:w="11920" w:h="16840"/>
          <w:pgMar w:top="1560" w:right="1380" w:bottom="280" w:left="1280" w:header="720" w:footer="720" w:gutter="0"/>
          <w:cols w:space="720"/>
        </w:sectPr>
      </w:pPr>
    </w:p>
    <w:p w14:paraId="2E98D4F7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382ED3A2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3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re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u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:</w:t>
      </w:r>
    </w:p>
    <w:p w14:paraId="7779C7C3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15F182D9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A4F4C45">
          <v:shape id="_x0000_i1048" type="#_x0000_t75" style="width:326pt;height:177pt;mso-position-horizontal-relative:char;mso-position-vertical-relative:line">
            <v:imagedata r:id="rId38" o:title=""/>
          </v:shape>
        </w:pict>
      </w:r>
    </w:p>
    <w:p w14:paraId="6D356DCF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35C29A22" w14:textId="77777777" w:rsidR="0074787C" w:rsidRDefault="00656446">
      <w:pPr>
        <w:spacing w:after="0" w:line="240" w:lineRule="auto"/>
        <w:ind w:left="115" w:right="5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2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dd</w:t>
      </w:r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 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s:</w:t>
      </w:r>
    </w:p>
    <w:p w14:paraId="059FCE9D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5EC622B8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F2DCD6E">
          <v:shape id="_x0000_i1049" type="#_x0000_t75" style="width:331pt;height:113.5pt;mso-position-horizontal-relative:char;mso-position-vertical-relative:line">
            <v:imagedata r:id="rId39" o:title=""/>
          </v:shape>
        </w:pict>
      </w:r>
    </w:p>
    <w:p w14:paraId="722EC3D5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071BBE2A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rm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S</w:t>
      </w:r>
      <w:r>
        <w:rPr>
          <w:rFonts w:ascii="Open Sans" w:eastAsia="Open Sans" w:hAnsi="Open Sans" w:cs="Open Sans"/>
          <w:color w:val="3F3F3F"/>
        </w:rPr>
        <w:t>hu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4E5B076E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1538ED5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B2ED10B">
          <v:shape id="_x0000_i1050" type="#_x0000_t75" style="width:332.5pt;height:169pt;mso-position-horizontal-relative:char;mso-position-vertical-relative:line">
            <v:imagedata r:id="rId40" o:title=""/>
          </v:shape>
        </w:pict>
      </w:r>
    </w:p>
    <w:p w14:paraId="43F4F48C" w14:textId="77777777" w:rsidR="0074787C" w:rsidRDefault="0074787C">
      <w:pPr>
        <w:spacing w:before="6" w:after="0" w:line="160" w:lineRule="exact"/>
        <w:rPr>
          <w:sz w:val="16"/>
          <w:szCs w:val="16"/>
        </w:rPr>
      </w:pPr>
    </w:p>
    <w:p w14:paraId="27567A93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so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3F3F3F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shu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:</w:t>
      </w:r>
    </w:p>
    <w:p w14:paraId="3BA91977" w14:textId="77777777" w:rsidR="0074787C" w:rsidRDefault="0074787C">
      <w:pPr>
        <w:spacing w:after="0"/>
        <w:sectPr w:rsidR="0074787C">
          <w:pgSz w:w="11920" w:h="16840"/>
          <w:pgMar w:top="1560" w:right="1360" w:bottom="280" w:left="1280" w:header="720" w:footer="720" w:gutter="0"/>
          <w:cols w:space="720"/>
        </w:sectPr>
      </w:pPr>
    </w:p>
    <w:p w14:paraId="6142CFAF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5B26442A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E169C44">
          <v:shape id="_x0000_i1051" type="#_x0000_t75" style="width:332pt;height:160.5pt;mso-position-horizontal-relative:char;mso-position-vertical-relative:line">
            <v:imagedata r:id="rId41" o:title=""/>
          </v:shape>
        </w:pict>
      </w:r>
    </w:p>
    <w:p w14:paraId="6611E60F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57B3AF61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et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w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ss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gn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nt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by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ki</w:t>
      </w:r>
      <w:r>
        <w:rPr>
          <w:rFonts w:ascii="Open Sans" w:eastAsia="Open Sans" w:hAnsi="Open Sans" w:cs="Open Sans"/>
          <w:color w:val="3F3F3F"/>
          <w:position w:val="1"/>
        </w:rPr>
        <w:t>ng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1"/>
        </w:rPr>
        <w:t>s</w:t>
      </w:r>
      <w:r>
        <w:rPr>
          <w:rFonts w:ascii="Open Sans" w:eastAsia="Open Sans" w:hAnsi="Open Sans" w:cs="Open Sans"/>
          <w:color w:val="3F3F3F"/>
          <w:position w:val="1"/>
        </w:rPr>
        <w:t>.</w:t>
      </w:r>
    </w:p>
    <w:p w14:paraId="235C0597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1C4F342B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F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illi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b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ee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wi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ax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t</w:t>
      </w:r>
    </w:p>
    <w:p w14:paraId="259125F2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C6983F7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5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dr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-6"/>
        </w:rPr>
        <w:t>201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p b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ps,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19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</w:t>
      </w:r>
    </w:p>
    <w:p w14:paraId="06F86669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6"/>
        </w:rPr>
        <w:t>193</w:t>
      </w:r>
      <w:r>
        <w:rPr>
          <w:rFonts w:ascii="Open Sans" w:eastAsia="Open Sans" w:hAnsi="Open Sans" w:cs="Open Sans"/>
          <w:color w:val="3F3F3F"/>
        </w:rPr>
        <w:t>:</w:t>
      </w:r>
    </w:p>
    <w:p w14:paraId="027D8F28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25E9B02C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475AD8D">
          <v:shape id="_x0000_i1052" type="#_x0000_t75" style="width:335.5pt;height:28pt;mso-position-horizontal-relative:char;mso-position-vertical-relative:line">
            <v:imagedata r:id="rId42" o:title=""/>
          </v:shape>
        </w:pict>
      </w:r>
    </w:p>
    <w:p w14:paraId="11185C22" w14:textId="77777777" w:rsidR="0074787C" w:rsidRDefault="0074787C">
      <w:pPr>
        <w:spacing w:after="0" w:line="180" w:lineRule="exact"/>
        <w:rPr>
          <w:sz w:val="18"/>
          <w:szCs w:val="18"/>
        </w:rPr>
      </w:pPr>
    </w:p>
    <w:p w14:paraId="6E934E27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:</w:t>
      </w:r>
    </w:p>
    <w:p w14:paraId="242A2B26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00C629C0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18FD3B0">
          <v:shape id="_x0000_i1053" type="#_x0000_t75" style="width:296pt;height:211pt;mso-position-horizontal-relative:char;mso-position-vertical-relative:line">
            <v:imagedata r:id="rId43" o:title=""/>
          </v:shape>
        </w:pict>
      </w:r>
    </w:p>
    <w:p w14:paraId="4D3C4F2A" w14:textId="77777777" w:rsidR="0074787C" w:rsidRDefault="0074787C">
      <w:pPr>
        <w:spacing w:before="4" w:after="0" w:line="190" w:lineRule="exact"/>
        <w:rPr>
          <w:sz w:val="19"/>
          <w:szCs w:val="19"/>
        </w:rPr>
      </w:pPr>
    </w:p>
    <w:p w14:paraId="1DB5E2BE" w14:textId="5D49D06C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2"/>
        </w:rPr>
        <w:t>oo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Ta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ins w:id="285" w:author="Administrator" w:date="2016-09-17T14:40:00Z">
        <w:r w:rsidR="00BE27D5">
          <w:rPr>
            <w:rFonts w:ascii="Open Sans" w:eastAsia="Open Sans" w:hAnsi="Open Sans" w:cs="Open Sans"/>
            <w:color w:val="3F3F3F"/>
          </w:rPr>
          <w:t>d</w:t>
        </w:r>
      </w:ins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2"/>
        </w:rPr>
        <w:t xml:space="preserve"> 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s:</w:t>
      </w:r>
    </w:p>
    <w:p w14:paraId="65C841DA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4E93363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5B8DC22">
          <v:shape id="_x0000_i1054" type="#_x0000_t75" style="width:185.5pt;height:68pt;mso-position-horizontal-relative:char;mso-position-vertical-relative:line">
            <v:imagedata r:id="rId44" o:title=""/>
          </v:shape>
        </w:pict>
      </w:r>
    </w:p>
    <w:p w14:paraId="0092C228" w14:textId="77777777" w:rsidR="0074787C" w:rsidRDefault="0074787C">
      <w:pPr>
        <w:spacing w:after="0"/>
        <w:sectPr w:rsidR="0074787C">
          <w:footerReference w:type="default" r:id="rId45"/>
          <w:pgSz w:w="11920" w:h="16840"/>
          <w:pgMar w:top="1560" w:right="1540" w:bottom="2360" w:left="1280" w:header="0" w:footer="2173" w:gutter="0"/>
          <w:cols w:space="720"/>
        </w:sectPr>
      </w:pPr>
    </w:p>
    <w:p w14:paraId="192F2F88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423F3452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FE1CBFB">
          <v:shape id="_x0000_i1055" type="#_x0000_t75" style="width:333pt;height:24pt;mso-position-horizontal-relative:char;mso-position-vertical-relative:line">
            <v:imagedata r:id="rId46" o:title=""/>
          </v:shape>
        </w:pict>
      </w:r>
    </w:p>
    <w:p w14:paraId="0DC710CF" w14:textId="77777777" w:rsidR="0074787C" w:rsidRDefault="0074787C">
      <w:pPr>
        <w:spacing w:before="7" w:after="0" w:line="180" w:lineRule="exact"/>
        <w:rPr>
          <w:sz w:val="18"/>
          <w:szCs w:val="18"/>
        </w:rPr>
      </w:pPr>
    </w:p>
    <w:p w14:paraId="28DC9D48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ck</w:t>
      </w:r>
      <w:r>
        <w:rPr>
          <w:rFonts w:ascii="Open Sans" w:eastAsia="Open Sans" w:hAnsi="Open Sans" w:cs="Open Sans"/>
          <w:color w:val="3F3F3F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bu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tt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rm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.</w:t>
      </w:r>
    </w:p>
    <w:p w14:paraId="328AA2F5" w14:textId="77777777" w:rsidR="0074787C" w:rsidRDefault="0074787C">
      <w:pPr>
        <w:spacing w:before="16" w:after="0" w:line="220" w:lineRule="exact"/>
      </w:pPr>
    </w:p>
    <w:p w14:paraId="0B9A55A4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</w:p>
    <w:p w14:paraId="3AD436BE" w14:textId="77777777" w:rsidR="0074787C" w:rsidRDefault="00656446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5"/>
        </w:rPr>
        <w:t>U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5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dr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-6"/>
        </w:rPr>
        <w:t>201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7A44D968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3E556870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45B4EE5">
          <v:shape id="_x0000_i1056" type="#_x0000_t75" style="width:329pt;height:225.5pt;mso-position-horizontal-relative:char;mso-position-vertical-relative:line">
            <v:imagedata r:id="rId47" o:title=""/>
          </v:shape>
        </w:pict>
      </w:r>
    </w:p>
    <w:p w14:paraId="6D945BB0" w14:textId="77777777" w:rsidR="0074787C" w:rsidRDefault="0074787C">
      <w:pPr>
        <w:spacing w:after="0" w:line="160" w:lineRule="exact"/>
        <w:rPr>
          <w:sz w:val="16"/>
          <w:szCs w:val="16"/>
        </w:rPr>
      </w:pPr>
    </w:p>
    <w:p w14:paraId="6F8E6852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6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5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4"/>
        </w:rPr>
        <w:t>vi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</w:rPr>
        <w:t>a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Dr</w:t>
      </w:r>
      <w:r>
        <w:rPr>
          <w:rFonts w:ascii="Open Sans" w:eastAsia="Open Sans" w:hAnsi="Open Sans" w:cs="Open Sans"/>
          <w:i/>
          <w:spacing w:val="4"/>
        </w:rPr>
        <w:t>iv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</w:p>
    <w:p w14:paraId="4544F585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018BC02B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ng:</w:t>
      </w:r>
    </w:p>
    <w:p w14:paraId="6957E4B8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BEE6266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DEEAAEA">
          <v:shape id="_x0000_i1057" type="#_x0000_t75" style="width:329pt;height:235pt;mso-position-horizontal-relative:char;mso-position-vertical-relative:line">
            <v:imagedata r:id="rId48" o:title=""/>
          </v:shape>
        </w:pict>
      </w:r>
    </w:p>
    <w:p w14:paraId="3341DC84" w14:textId="77777777" w:rsidR="0074787C" w:rsidRDefault="0074787C">
      <w:pPr>
        <w:spacing w:after="0"/>
        <w:sectPr w:rsidR="0074787C">
          <w:footerReference w:type="default" r:id="rId49"/>
          <w:pgSz w:w="11920" w:h="16840"/>
          <w:pgMar w:top="1560" w:right="1680" w:bottom="2360" w:left="1280" w:header="0" w:footer="2173" w:gutter="0"/>
          <w:cols w:space="720"/>
        </w:sectPr>
      </w:pPr>
    </w:p>
    <w:p w14:paraId="00B5785E" w14:textId="77777777" w:rsidR="0074787C" w:rsidRDefault="0074787C">
      <w:pPr>
        <w:spacing w:before="2" w:after="0" w:line="120" w:lineRule="exact"/>
        <w:rPr>
          <w:sz w:val="12"/>
          <w:szCs w:val="12"/>
        </w:rPr>
      </w:pPr>
    </w:p>
    <w:p w14:paraId="4CD75B68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u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y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</w:p>
    <w:p w14:paraId="7CDA7387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638F0A09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6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</w:t>
      </w:r>
      <w:r>
        <w:rPr>
          <w:rFonts w:ascii="Open Sans" w:eastAsia="Open Sans" w:hAnsi="Open Sans" w:cs="Open Sans"/>
          <w:color w:val="3F3F3F"/>
        </w:rPr>
        <w:t>0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201</w:t>
      </w:r>
      <w:r>
        <w:rPr>
          <w:rFonts w:ascii="Open Sans" w:eastAsia="Open Sans" w:hAnsi="Open Sans" w:cs="Open Sans"/>
          <w:color w:val="3F3F3F"/>
        </w:rPr>
        <w:t>0</w:t>
      </w:r>
      <w:r>
        <w:rPr>
          <w:rFonts w:ascii="Open Sans" w:eastAsia="Open Sans" w:hAnsi="Open Sans" w:cs="Open Sans"/>
          <w:color w:val="3F3F3F"/>
          <w:spacing w:val="-8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nd 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:</w:t>
      </w:r>
    </w:p>
    <w:p w14:paraId="0180EF30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4A64B7D7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81FB96F">
          <v:shape id="_x0000_i1058" type="#_x0000_t75" style="width:337.5pt;height:40pt;mso-position-horizontal-relative:char;mso-position-vertical-relative:line">
            <v:imagedata r:id="rId50" o:title=""/>
          </v:shape>
        </w:pict>
      </w:r>
    </w:p>
    <w:p w14:paraId="14ED7DD0" w14:textId="77777777" w:rsidR="0074787C" w:rsidRDefault="0074787C">
      <w:pPr>
        <w:spacing w:before="3" w:after="0" w:line="130" w:lineRule="exact"/>
        <w:rPr>
          <w:sz w:val="13"/>
          <w:szCs w:val="13"/>
        </w:rPr>
      </w:pPr>
    </w:p>
    <w:p w14:paraId="7600572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061D1F2F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10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/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s</w:t>
      </w:r>
    </w:p>
    <w:p w14:paraId="26420CA4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EEBBCC1" w14:textId="77777777" w:rsidR="0074787C" w:rsidRDefault="00656446">
      <w:pPr>
        <w:spacing w:after="0" w:line="282" w:lineRule="exact"/>
        <w:ind w:left="115" w:right="-20"/>
        <w:rPr>
          <w:rFonts w:ascii="Open Sans" w:eastAsia="Open Sans" w:hAnsi="Open Sans" w:cs="Open Sans"/>
        </w:rPr>
      </w:pPr>
      <w:r>
        <w:pict w14:anchorId="7419BCD9">
          <v:group id="_x0000_s1101" style="position:absolute;left:0;text-align:left;margin-left:69.4pt;margin-top:21.2pt;width:456pt;height:75pt;z-index:-1275;mso-position-horizontal-relative:page" coordorigin="1388,424" coordsize="9120,1500">
            <v:shape id="_x0000_s1106" type="#_x0000_t75" style="position:absolute;left:1395;top:432;width:1080;height:810">
              <v:imagedata r:id="rId25" o:title=""/>
            </v:shape>
            <v:group id="_x0000_s1104" style="position:absolute;left:1395;top:432;width:9082;height:1485" coordorigin="1395,432" coordsize="9082,1485">
              <v:shape id="_x0000_s1105" style="position:absolute;left:1395;top:432;width:9082;height:1485" coordorigin="1395,432" coordsize="9082,1485" path="m10410,432r-8933,l1419,461r-24,61l1395,1835r29,58l1485,1917r8933,-1l10440,1912r20,-10l10476,1888r1,-1l1479,1887r-21,-7l1441,1867r-12,-18l1425,1827r,-1311l1431,495r13,-17l1463,466r22,-4l10476,462r-5,-7l10453,443r-20,-8l10410,432e" fillcolor="#ebc55a" stroked="f">
                <v:path arrowok="t"/>
              </v:shape>
            </v:group>
            <v:group id="_x0000_s1102" style="position:absolute;left:1485;top:462;width:9015;height:1425" coordorigin="1485,462" coordsize="9015,1425">
              <v:shape id="_x0000_s1103" style="position:absolute;left:1485;top:462;width:9015;height:1425" coordorigin="1485,462" coordsize="9015,1425" path="m10476,462r-8991,l10416,462r21,6l10454,481r12,19l10470,522r,1310l10464,1854r-13,17l10432,1883r-22,4l10477,1887r12,-17l10497,1849r3,-22l10500,513r-5,-22l10485,472r-9,-10e" fillcolor="#ebc55a" stroked="f">
                <v:path arrowok="t"/>
              </v:shape>
            </v:group>
            <w10:wrap anchorx="page"/>
          </v:group>
        </w:pic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F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-1"/>
        </w:rPr>
        <w:t>m</w:t>
      </w:r>
      <w:r>
        <w:rPr>
          <w:rFonts w:ascii="Open Sans" w:eastAsia="Open Sans" w:hAnsi="Open Sans" w:cs="Open Sans"/>
          <w:color w:val="3F3F3F"/>
          <w:position w:val="-1"/>
        </w:rPr>
        <w:t>: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 xml:space="preserve">nd </w:t>
      </w:r>
      <w:proofErr w:type="gramStart"/>
      <w:r>
        <w:rPr>
          <w:rFonts w:ascii="Open Sans" w:eastAsia="Open Sans" w:hAnsi="Open Sans" w:cs="Open Sans"/>
          <w:b/>
          <w:bCs/>
          <w:color w:val="3F3F3F"/>
          <w:spacing w:val="-7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o</w:t>
      </w:r>
      <w:proofErr w:type="gramEnd"/>
      <w:r>
        <w:rPr>
          <w:rFonts w:ascii="Open Sans" w:eastAsia="Open Sans" w:hAnsi="Open Sans" w:cs="Open Sans"/>
          <w:b/>
          <w:bCs/>
          <w:color w:val="3F3F3F"/>
          <w:position w:val="-1"/>
        </w:rPr>
        <w:t xml:space="preserve">: 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>f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</w:t>
      </w:r>
      <w:r>
        <w:rPr>
          <w:rFonts w:ascii="Open Sans" w:eastAsia="Open Sans" w:hAnsi="Open Sans" w:cs="Open Sans"/>
          <w:color w:val="3F3F3F"/>
          <w:position w:val="-1"/>
        </w:rPr>
        <w:t xml:space="preserve">ds 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>re</w:t>
      </w:r>
      <w:r>
        <w:rPr>
          <w:rFonts w:ascii="Open Sans" w:eastAsia="Open Sans" w:hAnsi="Open Sans" w:cs="Open Sans"/>
          <w:color w:val="3F3F3F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dr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>o</w:t>
      </w:r>
      <w:r>
        <w:rPr>
          <w:rFonts w:ascii="Open Sans" w:eastAsia="Open Sans" w:hAnsi="Open Sans" w:cs="Open Sans"/>
          <w:color w:val="3F3F3F"/>
          <w:position w:val="-1"/>
        </w:rPr>
        <w:t>p</w:t>
      </w:r>
      <w:r>
        <w:rPr>
          <w:rFonts w:ascii="Open Sans" w:eastAsia="Open Sans" w:hAnsi="Open Sans" w:cs="Open Sans"/>
          <w:color w:val="3F3F3F"/>
          <w:spacing w:val="4"/>
          <w:position w:val="-1"/>
        </w:rPr>
        <w:t>-</w:t>
      </w:r>
      <w:r>
        <w:rPr>
          <w:rFonts w:ascii="Open Sans" w:eastAsia="Open Sans" w:hAnsi="Open Sans" w:cs="Open Sans"/>
          <w:color w:val="3F3F3F"/>
          <w:position w:val="-1"/>
        </w:rPr>
        <w:t>d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>o</w:t>
      </w:r>
      <w:r>
        <w:rPr>
          <w:rFonts w:ascii="Open Sans" w:eastAsia="Open Sans" w:hAnsi="Open Sans" w:cs="Open Sans"/>
          <w:color w:val="3F3F3F"/>
          <w:spacing w:val="-6"/>
          <w:position w:val="-1"/>
        </w:rPr>
        <w:t>w</w:t>
      </w:r>
      <w:r>
        <w:rPr>
          <w:rFonts w:ascii="Open Sans" w:eastAsia="Open Sans" w:hAnsi="Open Sans" w:cs="Open Sans"/>
          <w:color w:val="3F3F3F"/>
          <w:position w:val="-1"/>
        </w:rPr>
        <w:t>n</w:t>
      </w:r>
      <w:r>
        <w:rPr>
          <w:rFonts w:ascii="Open Sans" w:eastAsia="Open Sans" w:hAnsi="Open Sans" w:cs="Open Sans"/>
          <w:color w:val="3F3F3F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li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 xml:space="preserve"> o</w:t>
      </w:r>
      <w:r>
        <w:rPr>
          <w:rFonts w:ascii="Open Sans" w:eastAsia="Open Sans" w:hAnsi="Open Sans" w:cs="Open Sans"/>
          <w:color w:val="3F3F3F"/>
          <w:position w:val="-1"/>
        </w:rPr>
        <w:t>f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li</w:t>
      </w:r>
      <w:r>
        <w:rPr>
          <w:rFonts w:ascii="Open Sans" w:eastAsia="Open Sans" w:hAnsi="Open Sans" w:cs="Open Sans"/>
          <w:color w:val="3F3F3F"/>
          <w:position w:val="-1"/>
        </w:rPr>
        <w:t>g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position w:val="-1"/>
        </w:rPr>
        <w:t>b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</w:t>
      </w:r>
      <w:r>
        <w:rPr>
          <w:rFonts w:ascii="Open Sans" w:eastAsia="Open Sans" w:hAnsi="Open Sans" w:cs="Open Sans"/>
          <w:color w:val="3F3F3F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du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y</w:t>
      </w:r>
      <w:r>
        <w:rPr>
          <w:rFonts w:ascii="Open Sans" w:eastAsia="Open Sans" w:hAnsi="Open Sans" w:cs="Open Sans"/>
          <w:color w:val="3F3F3F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 xml:space="preserve">rt 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 xml:space="preserve">nd 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>f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position w:val="-1"/>
        </w:rPr>
        <w:t>n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position w:val="-1"/>
        </w:rPr>
        <w:t>sh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>o</w:t>
      </w:r>
      <w:r>
        <w:rPr>
          <w:rFonts w:ascii="Open Sans" w:eastAsia="Open Sans" w:hAnsi="Open Sans" w:cs="Open Sans"/>
          <w:color w:val="3F3F3F"/>
          <w:position w:val="-1"/>
        </w:rPr>
        <w:t>ps.</w:t>
      </w:r>
    </w:p>
    <w:p w14:paraId="44B51566" w14:textId="77777777" w:rsidR="0074787C" w:rsidRDefault="0074787C">
      <w:pPr>
        <w:spacing w:before="5" w:after="0" w:line="160" w:lineRule="exact"/>
        <w:rPr>
          <w:sz w:val="16"/>
          <w:szCs w:val="16"/>
        </w:rPr>
      </w:pPr>
    </w:p>
    <w:p w14:paraId="7202C95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FF3D06B" w14:textId="397D6DAB" w:rsidR="0074787C" w:rsidDel="00BE27D5" w:rsidRDefault="00656446">
      <w:pPr>
        <w:spacing w:after="0" w:line="297" w:lineRule="exact"/>
        <w:ind w:left="1270" w:right="-20"/>
        <w:rPr>
          <w:del w:id="286" w:author="Administrator" w:date="2016-09-17T14:45:00Z"/>
          <w:rFonts w:ascii="Open Sans" w:eastAsia="Open Sans" w:hAnsi="Open Sans" w:cs="Open Sans"/>
        </w:rPr>
      </w:pPr>
      <w:del w:id="287" w:author="Administrator" w:date="2016-09-17T14:45:00Z">
        <w:r w:rsidDel="00BE27D5">
          <w:rPr>
            <w:rFonts w:ascii="Open Sans" w:eastAsia="Open Sans" w:hAnsi="Open Sans" w:cs="Open Sans"/>
            <w:spacing w:val="-4"/>
            <w:position w:val="1"/>
          </w:rPr>
          <w:delText>C</w:delText>
        </w:r>
        <w:r w:rsidDel="00BE27D5">
          <w:rPr>
            <w:rFonts w:ascii="Open Sans" w:eastAsia="Open Sans" w:hAnsi="Open Sans" w:cs="Open Sans"/>
            <w:position w:val="1"/>
          </w:rPr>
          <w:delText>h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oo</w:delText>
        </w:r>
        <w:r w:rsidDel="00BE27D5">
          <w:rPr>
            <w:rFonts w:ascii="Open Sans" w:eastAsia="Open Sans" w:hAnsi="Open Sans" w:cs="Open Sans"/>
            <w:position w:val="1"/>
          </w:rPr>
          <w:delText>s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position w:val="1"/>
          </w:rPr>
          <w:delText>ng</w:delText>
        </w:r>
        <w:r w:rsidDel="00BE27D5">
          <w:rPr>
            <w:rFonts w:ascii="Open Sans" w:eastAsia="Open Sans" w:hAnsi="Open Sans" w:cs="Open Sans"/>
            <w:spacing w:val="-4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position w:val="1"/>
          </w:rPr>
          <w:delText>w</w:delText>
        </w:r>
        <w:r w:rsidDel="00BE27D5">
          <w:rPr>
            <w:rFonts w:ascii="Open Sans" w:eastAsia="Open Sans" w:hAnsi="Open Sans" w:cs="Open Sans"/>
            <w:spacing w:val="-6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c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ns</w:delText>
        </w:r>
        <w:r w:rsidDel="00BE27D5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position w:val="1"/>
          </w:rPr>
          <w:delText>h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spacing w:val="-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position w:val="1"/>
          </w:rPr>
          <w:delText>re</w:delText>
        </w:r>
        <w:r w:rsidDel="00BE27D5">
          <w:rPr>
            <w:rFonts w:ascii="Open Sans" w:eastAsia="Open Sans" w:hAnsi="Open Sans" w:cs="Open Sans"/>
            <w:spacing w:val="-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spacing w:val="-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"</w:delText>
        </w:r>
        <w:r w:rsidDel="00BE27D5">
          <w:rPr>
            <w:rFonts w:ascii="Open Sans" w:eastAsia="Open Sans" w:hAnsi="Open Sans" w:cs="Open Sans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position w:val="1"/>
          </w:rPr>
          <w:delText>r"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position w:val="1"/>
          </w:rPr>
          <w:delText>he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xi</w:delText>
        </w:r>
        <w:r w:rsidDel="00BE27D5">
          <w:rPr>
            <w:rFonts w:ascii="Open Sans" w:eastAsia="Open Sans" w:hAnsi="Open Sans" w:cs="Open Sans"/>
            <w:position w:val="1"/>
          </w:rPr>
          <w:delText>s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position w:val="1"/>
          </w:rPr>
          <w:delText>ng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c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ns</w:delText>
        </w:r>
        <w:r w:rsidDel="00BE27D5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5"/>
            <w:position w:val="1"/>
          </w:rPr>
          <w:delText>(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position w:val="1"/>
          </w:rPr>
          <w:delText xml:space="preserve">n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position w:val="1"/>
          </w:rPr>
          <w:delText>he</w:delText>
        </w:r>
      </w:del>
    </w:p>
    <w:p w14:paraId="778F9EC4" w14:textId="50652280" w:rsidR="0074787C" w:rsidDel="00BE27D5" w:rsidRDefault="00656446">
      <w:pPr>
        <w:spacing w:after="0" w:line="240" w:lineRule="auto"/>
        <w:ind w:left="1270" w:right="200"/>
        <w:rPr>
          <w:del w:id="288" w:author="Administrator" w:date="2016-09-17T14:45:00Z"/>
          <w:rFonts w:ascii="Open Sans" w:eastAsia="Open Sans" w:hAnsi="Open Sans" w:cs="Open Sans"/>
        </w:rPr>
      </w:pPr>
      <w:del w:id="289" w:author="Administrator" w:date="2016-09-17T14:45:00Z">
        <w:r w:rsidDel="00BE27D5">
          <w:rPr>
            <w:rFonts w:ascii="Open Sans" w:eastAsia="Open Sans" w:hAnsi="Open Sans" w:cs="Open Sans"/>
          </w:rPr>
          <w:delText>s</w:delText>
        </w:r>
        <w:r w:rsidDel="00BE27D5">
          <w:rPr>
            <w:rFonts w:ascii="Open Sans" w:eastAsia="Open Sans" w:hAnsi="Open Sans" w:cs="Open Sans"/>
            <w:spacing w:val="-3"/>
          </w:rPr>
          <w:delText>e</w:delText>
        </w:r>
        <w:r w:rsidDel="00BE27D5">
          <w:rPr>
            <w:rFonts w:ascii="Open Sans" w:eastAsia="Open Sans" w:hAnsi="Open Sans" w:cs="Open Sans"/>
          </w:rPr>
          <w:delText>nse</w:delText>
        </w:r>
        <w:r w:rsidDel="00BE27D5">
          <w:rPr>
            <w:rFonts w:ascii="Open Sans" w:eastAsia="Open Sans" w:hAnsi="Open Sans" w:cs="Open Sans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2"/>
          </w:rPr>
          <w:delText>o</w:delText>
        </w:r>
        <w:r w:rsidDel="00BE27D5">
          <w:rPr>
            <w:rFonts w:ascii="Open Sans" w:eastAsia="Open Sans" w:hAnsi="Open Sans" w:cs="Open Sans"/>
          </w:rPr>
          <w:delText>f</w:delText>
        </w:r>
        <w:r w:rsidDel="00BE27D5">
          <w:rPr>
            <w:rFonts w:ascii="Open Sans" w:eastAsia="Open Sans" w:hAnsi="Open Sans" w:cs="Open Sans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</w:rPr>
          <w:delText>t</w:delText>
        </w:r>
        <w:r w:rsidDel="00BE27D5">
          <w:rPr>
            <w:rFonts w:ascii="Open Sans" w:eastAsia="Open Sans" w:hAnsi="Open Sans" w:cs="Open Sans"/>
          </w:rPr>
          <w:delText>he</w:delText>
        </w:r>
        <w:r w:rsidDel="00BE27D5">
          <w:rPr>
            <w:rFonts w:ascii="Open Sans" w:eastAsia="Open Sans" w:hAnsi="Open Sans" w:cs="Open Sans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3"/>
          </w:rPr>
          <w:delText>P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7"/>
          </w:rPr>
          <w:delText>l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2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7"/>
          </w:rPr>
          <w:delText>c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</w:rPr>
          <w:delText>e</w:delText>
        </w:r>
        <w:r w:rsidDel="00BE27D5">
          <w:rPr>
            <w:rFonts w:ascii="Open Sans" w:eastAsia="Open Sans" w:hAnsi="Open Sans" w:cs="Open Sans"/>
            <w:b/>
            <w:bCs/>
            <w:color w:val="0000FF"/>
          </w:rPr>
          <w:delText>s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5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6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</w:rPr>
          <w:delText>r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1"/>
          </w:rPr>
          <w:delText>o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</w:rPr>
          <w:delText>u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4"/>
          </w:rPr>
          <w:delText>p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7"/>
          </w:rPr>
          <w:delText>i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</w:rPr>
          <w:delText>n</w:delText>
        </w:r>
        <w:r w:rsidDel="00BE27D5">
          <w:rPr>
            <w:rFonts w:ascii="Open Sans" w:eastAsia="Open Sans" w:hAnsi="Open Sans" w:cs="Open Sans"/>
            <w:b/>
            <w:bCs/>
            <w:color w:val="0000FF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5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</w:rPr>
          <w:delText>pr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spacing w:val="1"/>
          </w:rPr>
          <w:delText>f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r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nc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)</w:delText>
        </w:r>
        <w:r w:rsidDel="00BE27D5">
          <w:rPr>
            <w:rFonts w:ascii="Open Sans" w:eastAsia="Open Sans" w:hAnsi="Open Sans" w:cs="Open Sans"/>
            <w:color w:val="000000"/>
            <w:spacing w:val="-6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  <w:spacing w:val="5"/>
          </w:rPr>
          <w:delText>m</w:delText>
        </w:r>
        <w:r w:rsidDel="00BE27D5">
          <w:rPr>
            <w:rFonts w:ascii="Open Sans" w:eastAsia="Open Sans" w:hAnsi="Open Sans" w:cs="Open Sans"/>
            <w:color w:val="000000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000000"/>
          </w:rPr>
          <w:delText>y</w:delText>
        </w:r>
        <w:r w:rsidDel="00BE27D5">
          <w:rPr>
            <w:rFonts w:ascii="Open Sans" w:eastAsia="Open Sans" w:hAnsi="Open Sans" w:cs="Open Sans"/>
            <w:color w:val="000000"/>
            <w:spacing w:val="-4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</w:rPr>
          <w:delText>s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r</w:delText>
        </w:r>
        <w:r w:rsidDel="00BE27D5">
          <w:rPr>
            <w:rFonts w:ascii="Open Sans" w:eastAsia="Open Sans" w:hAnsi="Open Sans" w:cs="Open Sans"/>
            <w:color w:val="000000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000000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000000"/>
          </w:rPr>
          <w:delText>us</w:delText>
        </w:r>
        <w:r w:rsidDel="00BE27D5">
          <w:rPr>
            <w:rFonts w:ascii="Open Sans" w:eastAsia="Open Sans" w:hAnsi="Open Sans" w:cs="Open Sans"/>
            <w:color w:val="000000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000000"/>
          </w:rPr>
          <w:delText>y</w:delText>
        </w:r>
        <w:r w:rsidDel="00BE27D5">
          <w:rPr>
            <w:rFonts w:ascii="Open Sans" w:eastAsia="Open Sans" w:hAnsi="Open Sans" w:cs="Open Sans"/>
            <w:color w:val="000000"/>
            <w:spacing w:val="-7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</w:rPr>
          <w:delText>d</w:delText>
        </w:r>
        <w:r w:rsidDel="00BE27D5">
          <w:rPr>
            <w:rFonts w:ascii="Open Sans" w:eastAsia="Open Sans" w:hAnsi="Open Sans" w:cs="Open Sans"/>
            <w:color w:val="000000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000000"/>
          </w:rPr>
          <w:delText>srupt</w:delText>
        </w:r>
        <w:r w:rsidDel="00BE27D5">
          <w:rPr>
            <w:rFonts w:ascii="Open Sans" w:eastAsia="Open Sans" w:hAnsi="Open Sans" w:cs="Open Sans"/>
            <w:color w:val="000000"/>
            <w:spacing w:val="-5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000000"/>
          </w:rPr>
          <w:delText>he</w:delText>
        </w:r>
        <w:r w:rsidDel="00BE27D5">
          <w:rPr>
            <w:rFonts w:ascii="Open Sans" w:eastAsia="Open Sans" w:hAnsi="Open Sans" w:cs="Open Sans"/>
            <w:color w:val="000000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</w:rPr>
          <w:delText>sch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d- u</w:delText>
        </w:r>
        <w:r w:rsidDel="00BE27D5">
          <w:rPr>
            <w:rFonts w:ascii="Open Sans" w:eastAsia="Open Sans" w:hAnsi="Open Sans" w:cs="Open Sans"/>
            <w:color w:val="000000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000000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000000"/>
          </w:rPr>
          <w:delText>.</w:delText>
        </w:r>
      </w:del>
    </w:p>
    <w:p w14:paraId="5BCAB5D2" w14:textId="77777777" w:rsidR="0074787C" w:rsidRDefault="0074787C">
      <w:pPr>
        <w:spacing w:after="0" w:line="180" w:lineRule="exact"/>
        <w:rPr>
          <w:sz w:val="18"/>
          <w:szCs w:val="18"/>
        </w:rPr>
      </w:pPr>
    </w:p>
    <w:p w14:paraId="0AAE136E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532C2A24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0599658" w14:textId="77777777" w:rsidR="0074787C" w:rsidRDefault="00656446">
      <w:pPr>
        <w:spacing w:before="21"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b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k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u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p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do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</w:p>
    <w:p w14:paraId="67E9A40E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0947911E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</w:rPr>
        <w:t>6</w:t>
      </w:r>
      <w:r>
        <w:rPr>
          <w:rFonts w:ascii="Open Sans" w:eastAsia="Open Sans" w:hAnsi="Open Sans" w:cs="Open Sans"/>
          <w:b/>
          <w:bCs/>
          <w:color w:val="191970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A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zo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ue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curs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ne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>:</w:t>
      </w:r>
    </w:p>
    <w:p w14:paraId="1996F22F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4ED5B716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A6ED5D5">
          <v:shape id="_x0000_i1059" type="#_x0000_t75" style="width:334.5pt;height:39pt;mso-position-horizontal-relative:char;mso-position-vertical-relative:line">
            <v:imagedata r:id="rId51" o:title=""/>
          </v:shape>
        </w:pict>
      </w:r>
    </w:p>
    <w:p w14:paraId="77DDA1CD" w14:textId="77777777" w:rsidR="0074787C" w:rsidRDefault="0074787C">
      <w:pPr>
        <w:spacing w:before="5" w:after="0" w:line="180" w:lineRule="exact"/>
        <w:rPr>
          <w:sz w:val="18"/>
          <w:szCs w:val="18"/>
        </w:rPr>
      </w:pPr>
    </w:p>
    <w:p w14:paraId="0C953B5F" w14:textId="499B8634" w:rsidR="0074787C" w:rsidRDefault="00656446">
      <w:pPr>
        <w:spacing w:after="0" w:line="240" w:lineRule="auto"/>
        <w:ind w:left="115" w:right="48"/>
        <w:rPr>
          <w:rFonts w:ascii="Open Sans" w:eastAsia="Open Sans" w:hAnsi="Open Sans" w:cs="Open Sans"/>
        </w:rPr>
      </w:pPr>
      <w:del w:id="290" w:author="Administrator" w:date="2016-09-17T14:44:00Z">
        <w:r w:rsidDel="00BE27D5">
          <w:rPr>
            <w:rFonts w:ascii="Open Sans" w:eastAsia="Open Sans" w:hAnsi="Open Sans" w:cs="Open Sans"/>
            <w:color w:val="3F3F3F"/>
            <w:spacing w:val="3"/>
          </w:rPr>
          <w:delText>P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ce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use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curs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o</w:delText>
        </w:r>
        <w:r w:rsidDel="00BE27D5">
          <w:rPr>
            <w:rFonts w:ascii="Open Sans" w:eastAsia="Open Sans" w:hAnsi="Open Sans" w:cs="Open Sans"/>
            <w:color w:val="3F3F3F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f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 xml:space="preserve">up 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rr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5"/>
          </w:rPr>
          <w:delText>(</w:delText>
        </w:r>
        <w:r w:rsidDel="00BE27D5">
          <w:rPr>
            <w:rFonts w:ascii="Open Sans" w:eastAsia="Open Sans" w:hAnsi="Open Sans" w:cs="Open Sans"/>
            <w:color w:val="3F3F3F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rc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d)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nd pu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b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</w:rPr>
          <w:delText>ue curs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BE27D5">
          <w:rPr>
            <w:rFonts w:ascii="Open Sans" w:eastAsia="Open Sans" w:hAnsi="Open Sans" w:cs="Open Sans"/>
            <w:color w:val="3F3F3F"/>
          </w:rPr>
          <w:delText>ne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BE27D5">
          <w:rPr>
            <w:rFonts w:ascii="Open Sans" w:eastAsia="Open Sans" w:hAnsi="Open Sans" w:cs="Open Sans"/>
            <w:color w:val="3F3F3F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re</w:delText>
        </w:r>
        <w:r w:rsidDel="00BE27D5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u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nt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te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w</w:delText>
        </w:r>
        <w:r w:rsidDel="00BE27D5">
          <w:rPr>
            <w:rFonts w:ascii="Open Sans" w:eastAsia="Open Sans" w:hAnsi="Open Sans" w:cs="Open Sans"/>
            <w:color w:val="3F3F3F"/>
            <w:spacing w:val="-5"/>
          </w:rPr>
          <w:delText xml:space="preserve"> (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201</w:delText>
        </w:r>
        <w:r w:rsidDel="00BE27D5">
          <w:rPr>
            <w:rFonts w:ascii="Open Sans" w:eastAsia="Open Sans" w:hAnsi="Open Sans" w:cs="Open Sans"/>
            <w:color w:val="3F3F3F"/>
          </w:rPr>
          <w:delText>)</w:delText>
        </w:r>
        <w:r w:rsidDel="00BE27D5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be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sp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d.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BE27D5">
          <w:rPr>
            <w:rFonts w:ascii="Open Sans" w:eastAsia="Open Sans" w:hAnsi="Open Sans" w:cs="Open Sans"/>
            <w:color w:val="3F3F3F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ch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 xml:space="preserve">n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o p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ce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b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ee</w:delText>
        </w:r>
        <w:r w:rsidDel="00BE27D5">
          <w:rPr>
            <w:rFonts w:ascii="Open Sans" w:eastAsia="Open Sans" w:hAnsi="Open Sans" w:cs="Open Sans"/>
            <w:color w:val="3F3F3F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20</w:delText>
        </w:r>
        <w:r w:rsidDel="00BE27D5">
          <w:rPr>
            <w:rFonts w:ascii="Open Sans" w:eastAsia="Open Sans" w:hAnsi="Open Sans" w:cs="Open Sans"/>
            <w:color w:val="3F3F3F"/>
          </w:rPr>
          <w:delText>3</w:delText>
        </w:r>
        <w:r w:rsidDel="00BE27D5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 xml:space="preserve">nd </w:delText>
        </w:r>
        <w:r w:rsidDel="00BE27D5">
          <w:rPr>
            <w:rFonts w:ascii="Open Sans" w:eastAsia="Open Sans" w:hAnsi="Open Sans" w:cs="Open Sans"/>
            <w:color w:val="3F3F3F"/>
            <w:spacing w:val="-6"/>
          </w:rPr>
          <w:delText>204</w:delText>
        </w:r>
      </w:del>
      <w:del w:id="291" w:author="Administrator" w:date="2016-09-17T14:43:00Z">
        <w:r w:rsidDel="00BE27D5">
          <w:rPr>
            <w:rFonts w:ascii="Open Sans" w:eastAsia="Open Sans" w:hAnsi="Open Sans" w:cs="Open Sans"/>
            <w:color w:val="3F3F3F"/>
          </w:rPr>
          <w:delText>:</w:delText>
        </w:r>
      </w:del>
      <w:ins w:id="292" w:author="Administrator" w:date="2016-09-17T14:44:00Z">
        <w:r w:rsidR="00BE27D5">
          <w:rPr>
            <w:rFonts w:ascii="Open Sans" w:eastAsia="Open Sans" w:hAnsi="Open Sans" w:cs="Open Sans"/>
            <w:color w:val="3F3F3F"/>
            <w:spacing w:val="3"/>
          </w:rPr>
          <w:t>Choose your desired location and place the duty there by double clicking on the blue cursor.</w:t>
        </w:r>
      </w:ins>
    </w:p>
    <w:p w14:paraId="541375C4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0999BA45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90E0FBE">
          <v:shape id="_x0000_i1060" type="#_x0000_t75" style="width:333.5pt;height:70pt;mso-position-horizontal-relative:char;mso-position-vertical-relative:line">
            <v:imagedata r:id="rId52" o:title=""/>
          </v:shape>
        </w:pict>
      </w:r>
    </w:p>
    <w:p w14:paraId="698BA947" w14:textId="77777777" w:rsidR="0074787C" w:rsidRDefault="0074787C">
      <w:pPr>
        <w:spacing w:before="1" w:after="0" w:line="180" w:lineRule="exact"/>
        <w:rPr>
          <w:sz w:val="18"/>
          <w:szCs w:val="18"/>
        </w:rPr>
      </w:pPr>
    </w:p>
    <w:p w14:paraId="2DE9FC2F" w14:textId="000ED1E7" w:rsidR="0074787C" w:rsidDel="00BE27D5" w:rsidRDefault="00656446" w:rsidP="00BE27D5">
      <w:pPr>
        <w:spacing w:after="0" w:line="240" w:lineRule="auto"/>
        <w:ind w:left="115" w:right="-20"/>
        <w:rPr>
          <w:del w:id="293" w:author="Administrator" w:date="2016-09-17T14:43:00Z"/>
          <w:rFonts w:ascii="Open Sans" w:eastAsia="Open Sans" w:hAnsi="Open Sans" w:cs="Open Sans"/>
        </w:rPr>
      </w:pPr>
      <w:del w:id="294" w:author="Administrator" w:date="2016-09-17T14:42:00Z">
        <w:r w:rsidDel="00BE27D5">
          <w:rPr>
            <w:rFonts w:ascii="Open Sans" w:eastAsia="Open Sans" w:hAnsi="Open Sans" w:cs="Open Sans"/>
            <w:color w:val="3F3F3F"/>
            <w:spacing w:val="-1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ng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use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>ff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ch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ng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:</w:delText>
        </w:r>
      </w:del>
    </w:p>
    <w:p w14:paraId="047C666D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337224C9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B7EAAD1">
          <v:shape id="_x0000_i1061" type="#_x0000_t75" style="width:332pt;height:1in;mso-position-horizontal-relative:char;mso-position-vertical-relative:line">
            <v:imagedata r:id="rId53" o:title=""/>
          </v:shape>
        </w:pict>
      </w:r>
    </w:p>
    <w:p w14:paraId="3CFA0DE8" w14:textId="77777777" w:rsidR="0074787C" w:rsidRDefault="0074787C">
      <w:pPr>
        <w:spacing w:after="0" w:line="180" w:lineRule="exact"/>
        <w:rPr>
          <w:sz w:val="18"/>
          <w:szCs w:val="18"/>
        </w:rPr>
      </w:pPr>
    </w:p>
    <w:p w14:paraId="5FF463C8" w14:textId="14835C8D" w:rsidR="0074787C" w:rsidDel="00BE27D5" w:rsidRDefault="00656446">
      <w:pPr>
        <w:spacing w:after="0" w:line="282" w:lineRule="exact"/>
        <w:ind w:left="115" w:right="-20"/>
        <w:rPr>
          <w:del w:id="295" w:author="Administrator" w:date="2016-09-17T14:45:00Z"/>
          <w:rFonts w:ascii="Open Sans" w:eastAsia="Open Sans" w:hAnsi="Open Sans" w:cs="Open Sans"/>
        </w:rPr>
      </w:pPr>
      <w:commentRangeStart w:id="296"/>
      <w:del w:id="297" w:author="Administrator" w:date="2016-09-17T14:45:00Z">
        <w:r w:rsidDel="00BE27D5">
          <w:pict w14:anchorId="656BCFA4">
            <v:group id="_x0000_s1092" style="position:absolute;left:0;text-align:left;margin-left:69.4pt;margin-top:21.2pt;width:456pt;height:75pt;z-index:-1274;mso-position-horizontal-relative:page" coordorigin="1388,424" coordsize="9120,1500">
              <v:shape id="_x0000_s1097" type="#_x0000_t75" style="position:absolute;left:1395;top:432;width:810;height:810">
                <v:imagedata r:id="rId20" o:title=""/>
              </v:shape>
              <v:group id="_x0000_s1095" style="position:absolute;left:1395;top:432;width:9082;height:1485" coordorigin="1395,432" coordsize="9082,1485">
                <v:shape id="_x0000_s1096" style="position:absolute;left:1395;top:432;width:9082;height:1485" coordorigin="1395,432" coordsize="9082,1485" path="m10410,432r-8933,l1419,461r-24,61l1395,1835r29,58l1485,1917r8933,-1l10440,1912r20,-10l10476,1888r1,-1l1479,1887r-21,-7l1441,1867r-12,-18l1425,1827r,-1311l1431,495r13,-17l1463,466r22,-4l10476,462r-5,-7l10453,443r-20,-8l10410,432e" fillcolor="#1ab654" stroked="f">
                  <v:path arrowok="t"/>
                </v:shape>
              </v:group>
              <v:group id="_x0000_s1093" style="position:absolute;left:1485;top:462;width:9015;height:1425" coordorigin="1485,462" coordsize="9015,1425">
                <v:shape id="_x0000_s1094" style="position:absolute;left:1485;top:462;width:9015;height:1425" coordorigin="1485,462" coordsize="9015,1425" path="m10476,462r-8991,l10416,462r21,6l10454,481r12,19l10470,522r,1310l10464,1854r-13,17l10432,1883r-22,4l10477,1887r12,-17l10497,1849r3,-22l10500,513r-5,-22l10485,472r-9,-10e" fillcolor="#1ab654" stroked="f">
                  <v:path arrowok="t"/>
                </v:shape>
              </v:group>
              <w10:wrap anchorx="page"/>
            </v:group>
          </w:pict>
        </w:r>
        <w:r w:rsidDel="00BE27D5">
          <w:rPr>
            <w:rFonts w:ascii="Open Sans" w:eastAsia="Open Sans" w:hAnsi="Open Sans" w:cs="Open Sans"/>
            <w:color w:val="3F3F3F"/>
            <w:spacing w:val="-4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usu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,</w:delText>
        </w:r>
        <w:r w:rsidDel="00BE27D5">
          <w:rPr>
            <w:rFonts w:ascii="Open Sans" w:eastAsia="Open Sans" w:hAnsi="Open Sans" w:cs="Open Sans"/>
            <w:color w:val="3F3F3F"/>
            <w:spacing w:val="6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mmi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-1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se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1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sch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du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,</w:delText>
        </w:r>
        <w:r w:rsidDel="00BE27D5">
          <w:rPr>
            <w:rFonts w:ascii="Open Sans" w:eastAsia="Open Sans" w:hAnsi="Open Sans" w:cs="Open Sans"/>
            <w:color w:val="3F3F3F"/>
            <w:spacing w:val="4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li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ck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4"/>
            <w:position w:val="-1"/>
          </w:rPr>
          <w:delText>ss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7"/>
            <w:position w:val="-1"/>
          </w:rPr>
          <w:delText>i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4"/>
            <w:position w:val="-1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3F3F3F"/>
            <w:position w:val="-1"/>
          </w:rPr>
          <w:delText>n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5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7"/>
            <w:position w:val="-1"/>
          </w:rPr>
          <w:delText>V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5"/>
            <w:position w:val="-1"/>
          </w:rPr>
          <w:delText>eh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7"/>
            <w:position w:val="-1"/>
          </w:rPr>
          <w:delText>i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7"/>
            <w:position w:val="-1"/>
          </w:rPr>
          <w:delText>c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7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5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b/>
            <w:bCs/>
            <w:color w:val="3F3F3F"/>
            <w:spacing w:val="-5"/>
            <w:position w:val="-1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.</w:delText>
        </w:r>
        <w:commentRangeEnd w:id="296"/>
        <w:r w:rsidR="00BE27D5" w:rsidDel="00BE27D5">
          <w:rPr>
            <w:rStyle w:val="a3"/>
          </w:rPr>
          <w:commentReference w:id="296"/>
        </w:r>
      </w:del>
    </w:p>
    <w:p w14:paraId="3DA4DC14" w14:textId="77777777" w:rsidR="0074787C" w:rsidRDefault="0074787C">
      <w:pPr>
        <w:spacing w:before="5" w:after="0" w:line="160" w:lineRule="exact"/>
        <w:rPr>
          <w:sz w:val="16"/>
          <w:szCs w:val="16"/>
        </w:rPr>
      </w:pPr>
    </w:p>
    <w:p w14:paraId="789BBEBC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09F1197A" w14:textId="77777777" w:rsidR="0074787C" w:rsidRDefault="00656446">
      <w:pPr>
        <w:spacing w:after="0" w:line="297" w:lineRule="exact"/>
        <w:ind w:left="127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3"/>
          <w:position w:val="1"/>
        </w:rPr>
        <w:t>M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 xml:space="preserve">a </w:t>
      </w:r>
      <w:r>
        <w:rPr>
          <w:rFonts w:ascii="Open Sans" w:eastAsia="Open Sans" w:hAnsi="Open Sans" w:cs="Open Sans"/>
          <w:spacing w:val="5"/>
          <w:position w:val="1"/>
        </w:rPr>
        <w:t>D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ck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w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y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proofErr w:type="gramStart"/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c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5"/>
          <w:position w:val="1"/>
        </w:rPr>
        <w:t>v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nt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proofErr w:type="spellStart"/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</w:t>
      </w:r>
      <w:proofErr w:type="spellEnd"/>
      <w:r>
        <w:rPr>
          <w:rFonts w:ascii="Open Sans" w:eastAsia="Open Sans" w:hAnsi="Open Sans" w:cs="Open Sans"/>
          <w:position w:val="1"/>
        </w:rPr>
        <w:t>-</w:t>
      </w:r>
      <w:proofErr w:type="gramEnd"/>
    </w:p>
    <w:p w14:paraId="016B1572" w14:textId="77777777" w:rsidR="0074787C" w:rsidRDefault="00656446">
      <w:pPr>
        <w:spacing w:after="0" w:line="240" w:lineRule="auto"/>
        <w:ind w:left="1270" w:right="290"/>
        <w:rPr>
          <w:rFonts w:ascii="Open Sans" w:eastAsia="Open Sans" w:hAnsi="Open Sans" w:cs="Open Sans"/>
        </w:rPr>
      </w:pPr>
      <w:proofErr w:type="spellStart"/>
      <w:proofErr w:type="gram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proofErr w:type="spellEnd"/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scr</w:t>
      </w:r>
      <w:r>
        <w:rPr>
          <w:rFonts w:ascii="Open Sans" w:eastAsia="Open Sans" w:hAnsi="Open Sans" w:cs="Open Sans"/>
          <w:spacing w:val="-3"/>
        </w:rPr>
        <w:t>ee</w:t>
      </w:r>
      <w:r>
        <w:rPr>
          <w:rFonts w:ascii="Open Sans" w:eastAsia="Open Sans" w:hAnsi="Open Sans" w:cs="Open Sans"/>
        </w:rPr>
        <w:t>n.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</w:rPr>
        <w:t>ut</w:t>
      </w:r>
      <w:proofErr w:type="gramEnd"/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so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pr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7"/>
        </w:rPr>
        <w:t xml:space="preserve"> </w:t>
      </w:r>
      <w:r>
        <w:rPr>
          <w:rFonts w:ascii="Open Sans" w:eastAsia="Open Sans" w:hAnsi="Open Sans" w:cs="Open Sans"/>
        </w:rPr>
        <w:t>dur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proofErr w:type="spellStart"/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proofErr w:type="spellEnd"/>
      <w:r>
        <w:rPr>
          <w:rFonts w:ascii="Open Sans" w:eastAsia="Open Sans" w:hAnsi="Open Sans" w:cs="Open Sans"/>
        </w:rPr>
        <w:t xml:space="preserve">- </w:t>
      </w:r>
      <w:proofErr w:type="spell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z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proofErr w:type="spellEnd"/>
      <w:r>
        <w:rPr>
          <w:rFonts w:ascii="Open Sans" w:eastAsia="Open Sans" w:hAnsi="Open Sans" w:cs="Open Sans"/>
        </w:rPr>
        <w:t xml:space="preserve"> </w:t>
      </w:r>
      <w:r>
        <w:rPr>
          <w:rFonts w:ascii="Open Sans" w:eastAsia="Open Sans" w:hAnsi="Open Sans" w:cs="Open Sans"/>
          <w:spacing w:val="-5"/>
        </w:rPr>
        <w:t>(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3"/>
        </w:rPr>
        <w:t>tt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5"/>
        </w:rPr>
        <w:t>)</w:t>
      </w:r>
      <w:r>
        <w:rPr>
          <w:rFonts w:ascii="Open Sans" w:eastAsia="Open Sans" w:hAnsi="Open Sans" w:cs="Open Sans"/>
        </w:rPr>
        <w:t>.</w:t>
      </w:r>
    </w:p>
    <w:p w14:paraId="04226BC4" w14:textId="77777777" w:rsidR="0074787C" w:rsidRDefault="0074787C">
      <w:pPr>
        <w:spacing w:after="0"/>
        <w:sectPr w:rsidR="0074787C">
          <w:footerReference w:type="default" r:id="rId54"/>
          <w:pgSz w:w="11920" w:h="16840"/>
          <w:pgMar w:top="1560" w:right="1400" w:bottom="280" w:left="1280" w:header="0" w:footer="0" w:gutter="0"/>
          <w:cols w:space="720"/>
        </w:sectPr>
      </w:pPr>
    </w:p>
    <w:p w14:paraId="378CFE45" w14:textId="77777777" w:rsidR="0074787C" w:rsidRDefault="00656446">
      <w:pPr>
        <w:spacing w:before="85"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commentRangeStart w:id="298"/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lastRenderedPageBreak/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f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un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commentRangeEnd w:id="298"/>
      <w:r w:rsidR="00BE27D5">
        <w:rPr>
          <w:rStyle w:val="a3"/>
        </w:rPr>
        <w:commentReference w:id="298"/>
      </w:r>
    </w:p>
    <w:p w14:paraId="370367A7" w14:textId="77777777" w:rsidR="0074787C" w:rsidRDefault="0074787C">
      <w:pPr>
        <w:spacing w:before="2" w:after="0" w:line="220" w:lineRule="exact"/>
      </w:pPr>
    </w:p>
    <w:p w14:paraId="18AC504E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-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ass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t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ac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k</w:t>
      </w:r>
    </w:p>
    <w:p w14:paraId="259183A0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5A7348F2" w14:textId="3E5F4689" w:rsidR="0074787C" w:rsidRDefault="00656446" w:rsidP="00BE27D5">
      <w:pPr>
        <w:spacing w:after="0" w:line="240" w:lineRule="auto"/>
        <w:ind w:left="115" w:right="48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de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2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del w:id="299" w:author="Administrator" w:date="2016-09-17T14:45:00Z"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</w:del>
      <w:ins w:id="300" w:author="Administrator" w:date="2016-09-17T14:45:00Z">
        <w:r w:rsidR="00BE27D5">
          <w:rPr>
            <w:rFonts w:ascii="Open Sans" w:eastAsia="Open Sans" w:hAnsi="Open Sans" w:cs="Open Sans"/>
            <w:color w:val="3F3F3F"/>
          </w:rPr>
          <w:t>r</w:t>
        </w:r>
        <w:r w:rsidR="00BE27D5">
          <w:rPr>
            <w:rFonts w:ascii="Open Sans" w:eastAsia="Open Sans" w:hAnsi="Open Sans" w:cs="Open Sans"/>
            <w:color w:val="3F3F3F"/>
            <w:spacing w:val="-3"/>
          </w:rPr>
          <w:t>e</w:t>
        </w:r>
      </w:ins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>:</w:t>
      </w:r>
    </w:p>
    <w:p w14:paraId="13C2521F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20D51973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409BDDC">
          <v:shape id="_x0000_i1062" type="#_x0000_t75" style="width:122pt;height:245.5pt;mso-position-horizontal-relative:char;mso-position-vertical-relative:line">
            <v:imagedata r:id="rId55" o:title=""/>
          </v:shape>
        </w:pict>
      </w:r>
    </w:p>
    <w:p w14:paraId="2A3E0E5F" w14:textId="77777777" w:rsidR="0074787C" w:rsidRDefault="0074787C">
      <w:pPr>
        <w:spacing w:before="19" w:after="0" w:line="200" w:lineRule="exact"/>
        <w:rPr>
          <w:sz w:val="20"/>
          <w:szCs w:val="20"/>
        </w:rPr>
      </w:pPr>
    </w:p>
    <w:p w14:paraId="29BA11D4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ruc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:</w:t>
      </w:r>
    </w:p>
    <w:p w14:paraId="624AB826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787643E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4C5A7B8">
          <v:shape id="_x0000_i1063" type="#_x0000_t75" style="width:374.5pt;height:28.5pt;mso-position-horizontal-relative:char;mso-position-vertical-relative:line">
            <v:imagedata r:id="rId56" o:title=""/>
          </v:shape>
        </w:pict>
      </w:r>
    </w:p>
    <w:p w14:paraId="501D8194" w14:textId="77777777" w:rsidR="0074787C" w:rsidRDefault="0074787C">
      <w:pPr>
        <w:spacing w:before="6" w:after="0" w:line="180" w:lineRule="exact"/>
        <w:rPr>
          <w:sz w:val="18"/>
          <w:szCs w:val="18"/>
        </w:rPr>
      </w:pPr>
    </w:p>
    <w:p w14:paraId="1700E98E" w14:textId="77777777" w:rsidR="0074787C" w:rsidRDefault="00656446">
      <w:pPr>
        <w:spacing w:after="0" w:line="240" w:lineRule="auto"/>
        <w:ind w:left="115" w:right="27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1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9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n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ut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A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"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 xml:space="preserve">"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(v</w:t>
      </w:r>
      <w:r>
        <w:rPr>
          <w:rFonts w:ascii="Open Sans" w:eastAsia="Open Sans" w:hAnsi="Open Sans" w:cs="Open Sans"/>
          <w:color w:val="3F3F3F"/>
          <w:spacing w:val="6"/>
        </w:rPr>
        <w:t>_</w:t>
      </w:r>
      <w:r>
        <w:rPr>
          <w:rFonts w:ascii="Open Sans" w:eastAsia="Open Sans" w:hAnsi="Open Sans" w:cs="Open Sans"/>
          <w:color w:val="3F3F3F"/>
          <w:spacing w:val="-6"/>
        </w:rPr>
        <w:t>88</w:t>
      </w:r>
      <w:r>
        <w:rPr>
          <w:rFonts w:ascii="Open Sans" w:eastAsia="Open Sans" w:hAnsi="Open Sans" w:cs="Open Sans"/>
          <w:color w:val="3F3F3F"/>
        </w:rPr>
        <w:t>)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p.</w:t>
      </w:r>
    </w:p>
    <w:p w14:paraId="190C9773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131AC65C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t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pacing w:val="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2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s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ac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k</w:t>
      </w:r>
    </w:p>
    <w:p w14:paraId="05387804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6260D498" w14:textId="77777777" w:rsidR="0074787C" w:rsidRDefault="00656446">
      <w:pPr>
        <w:spacing w:after="0" w:line="240" w:lineRule="auto"/>
        <w:ind w:left="115" w:right="456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su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 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s:</w:t>
      </w:r>
    </w:p>
    <w:p w14:paraId="37C8AC54" w14:textId="77777777" w:rsidR="0074787C" w:rsidRDefault="0074787C">
      <w:pPr>
        <w:spacing w:after="0"/>
        <w:sectPr w:rsidR="0074787C">
          <w:footerReference w:type="default" r:id="rId57"/>
          <w:pgSz w:w="11920" w:h="16840"/>
          <w:pgMar w:top="1560" w:right="1380" w:bottom="280" w:left="1280" w:header="0" w:footer="0" w:gutter="0"/>
          <w:cols w:space="720"/>
        </w:sectPr>
      </w:pPr>
    </w:p>
    <w:p w14:paraId="2887D594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7E19580B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DC00EFE">
          <v:shape id="_x0000_i1064" type="#_x0000_t75" style="width:133pt;height:285pt;mso-position-horizontal-relative:char;mso-position-vertical-relative:line">
            <v:imagedata r:id="rId58" o:title=""/>
          </v:shape>
        </w:pict>
      </w:r>
    </w:p>
    <w:p w14:paraId="2D539090" w14:textId="77777777" w:rsidR="0074787C" w:rsidRDefault="0074787C">
      <w:pPr>
        <w:spacing w:before="2" w:after="0" w:line="150" w:lineRule="exact"/>
        <w:rPr>
          <w:sz w:val="15"/>
          <w:szCs w:val="15"/>
        </w:rPr>
      </w:pPr>
    </w:p>
    <w:p w14:paraId="79DDB3CF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ck</w:t>
      </w:r>
      <w:r>
        <w:rPr>
          <w:rFonts w:ascii="Open Sans" w:eastAsia="Open Sans" w:hAnsi="Open Sans" w:cs="Open Sans"/>
          <w:color w:val="3F3F3F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ss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eh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7"/>
          <w:position w:val="1"/>
        </w:rPr>
        <w:t>c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l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mmi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y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ur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s.</w:t>
      </w:r>
    </w:p>
    <w:p w14:paraId="494801B0" w14:textId="77777777" w:rsidR="0074787C" w:rsidRDefault="0074787C">
      <w:pPr>
        <w:spacing w:before="13" w:after="0" w:line="260" w:lineRule="exact"/>
        <w:rPr>
          <w:sz w:val="26"/>
          <w:szCs w:val="26"/>
        </w:rPr>
      </w:pPr>
    </w:p>
    <w:p w14:paraId="6A758F95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2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3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ra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iv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3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</w:p>
    <w:p w14:paraId="3B122E61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438A249E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proofErr w:type="gramEnd"/>
    </w:p>
    <w:p w14:paraId="25AB9206" w14:textId="77777777" w:rsidR="0074787C" w:rsidRDefault="00656446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pict w14:anchorId="6C0BF53F">
          <v:shape id="_x0000_s1088" type="#_x0000_t75" style="position:absolute;left:0;text-align:left;margin-left:72.75pt;margin-top:10.05pt;width:4.5pt;height:4.5pt;z-index:-1273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</w:p>
    <w:p w14:paraId="420DB4BD" w14:textId="77777777" w:rsidR="0074787C" w:rsidRDefault="00656446">
      <w:pPr>
        <w:spacing w:before="75" w:after="0" w:line="240" w:lineRule="auto"/>
        <w:ind w:left="378" w:right="4698"/>
        <w:jc w:val="center"/>
        <w:rPr>
          <w:rFonts w:ascii="Open Sans" w:eastAsia="Open Sans" w:hAnsi="Open Sans" w:cs="Open Sans"/>
        </w:rPr>
      </w:pPr>
      <w:r>
        <w:pict w14:anchorId="21CC5CF6">
          <v:shape id="_x0000_s1087" type="#_x0000_t75" style="position:absolute;left:0;text-align:left;margin-left:72.75pt;margin-top:9.6pt;width:4.5pt;height:4.5pt;z-index:-1272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5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ds</w:t>
      </w:r>
      <w:r>
        <w:rPr>
          <w:rFonts w:ascii="Open Sans" w:eastAsia="Open Sans" w:hAnsi="Open Sans" w:cs="Open Sans"/>
          <w:spacing w:val="-1"/>
        </w:rPr>
        <w:t xml:space="preserve"> </w:t>
      </w:r>
      <w:proofErr w:type="gramStart"/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w w:val="99"/>
        </w:rPr>
        <w:t>p</w:t>
      </w:r>
      <w:r>
        <w:rPr>
          <w:rFonts w:ascii="Open Sans" w:eastAsia="Open Sans" w:hAnsi="Open Sans" w:cs="Open Sans"/>
          <w:spacing w:val="5"/>
          <w:w w:val="99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  <w:w w:val="99"/>
        </w:rPr>
        <w:t>l</w:t>
      </w:r>
      <w:r>
        <w:rPr>
          <w:rFonts w:ascii="Open Sans" w:eastAsia="Open Sans" w:hAnsi="Open Sans" w:cs="Open Sans"/>
          <w:w w:val="99"/>
        </w:rPr>
        <w:t>y</w:t>
      </w:r>
    </w:p>
    <w:p w14:paraId="22DB9838" w14:textId="77777777" w:rsidR="0074787C" w:rsidRDefault="0074787C">
      <w:pPr>
        <w:spacing w:before="16" w:after="0" w:line="220" w:lineRule="exact"/>
      </w:pPr>
    </w:p>
    <w:p w14:paraId="5D6B62DA" w14:textId="4D5D6F6A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del w:id="301" w:author="Administrator" w:date="2016-09-17T14:48:00Z">
        <w:r w:rsidDel="00BE27D5">
          <w:rPr>
            <w:rFonts w:ascii="Open Sans" w:eastAsia="Open Sans" w:hAnsi="Open Sans" w:cs="Open Sans"/>
            <w:b/>
            <w:bCs/>
            <w:color w:val="4E80BD"/>
            <w:spacing w:val="-4"/>
            <w:sz w:val="36"/>
            <w:szCs w:val="36"/>
          </w:rPr>
          <w:delText>C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3"/>
            <w:sz w:val="36"/>
            <w:szCs w:val="36"/>
          </w:rPr>
          <w:delText>h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-7"/>
            <w:sz w:val="36"/>
            <w:szCs w:val="36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3"/>
            <w:sz w:val="36"/>
            <w:szCs w:val="36"/>
          </w:rPr>
          <w:delText>n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7"/>
            <w:sz w:val="36"/>
            <w:szCs w:val="36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-5"/>
            <w:sz w:val="36"/>
            <w:szCs w:val="36"/>
          </w:rPr>
          <w:delText>i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3"/>
            <w:sz w:val="36"/>
            <w:szCs w:val="36"/>
          </w:rPr>
          <w:delText>n</w:delText>
        </w:r>
        <w:r w:rsidDel="00BE27D5">
          <w:rPr>
            <w:rFonts w:ascii="Open Sans" w:eastAsia="Open Sans" w:hAnsi="Open Sans" w:cs="Open Sans"/>
            <w:b/>
            <w:bCs/>
            <w:color w:val="4E80BD"/>
            <w:sz w:val="36"/>
            <w:szCs w:val="36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4E80BD"/>
            <w:spacing w:val="14"/>
            <w:sz w:val="36"/>
            <w:szCs w:val="36"/>
          </w:rPr>
          <w:delText xml:space="preserve"> </w:delText>
        </w:r>
      </w:del>
      <w:ins w:id="302" w:author="Administrator" w:date="2016-09-17T14:48:00Z">
        <w:r w:rsidR="00BE27D5">
          <w:rPr>
            <w:rFonts w:ascii="Open Sans" w:eastAsia="Open Sans" w:hAnsi="Open Sans" w:cs="Open Sans"/>
            <w:b/>
            <w:bCs/>
            <w:color w:val="4E80BD"/>
            <w:spacing w:val="-4"/>
            <w:sz w:val="36"/>
            <w:szCs w:val="36"/>
          </w:rPr>
          <w:t>Change</w:t>
        </w:r>
        <w:r w:rsidR="00BE27D5">
          <w:rPr>
            <w:rFonts w:ascii="Open Sans" w:eastAsia="Open Sans" w:hAnsi="Open Sans" w:cs="Open Sans"/>
            <w:b/>
            <w:bCs/>
            <w:color w:val="4E80BD"/>
            <w:spacing w:val="14"/>
            <w:sz w:val="36"/>
            <w:szCs w:val="36"/>
          </w:rPr>
          <w:t xml:space="preserve"> </w:t>
        </w:r>
      </w:ins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BBC1C1C" w14:textId="77777777" w:rsidR="0074787C" w:rsidRDefault="00656446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s.</w:t>
      </w:r>
    </w:p>
    <w:p w14:paraId="7A8F52FB" w14:textId="77777777" w:rsidR="0074787C" w:rsidRDefault="0074787C">
      <w:pPr>
        <w:spacing w:before="16" w:after="0" w:line="220" w:lineRule="exact"/>
      </w:pPr>
    </w:p>
    <w:p w14:paraId="676F6E47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38E686D0" w14:textId="00B06188" w:rsidR="0074787C" w:rsidDel="00BE27D5" w:rsidRDefault="00656446" w:rsidP="00BE27D5">
      <w:pPr>
        <w:spacing w:before="84" w:after="0" w:line="240" w:lineRule="auto"/>
        <w:ind w:left="115" w:right="50"/>
        <w:rPr>
          <w:del w:id="303" w:author="Administrator" w:date="2016-09-17T14:50:00Z"/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commentRangeStart w:id="304"/>
      <w:del w:id="305" w:author="Administrator" w:date="2016-09-17T14:50:00Z">
        <w:r w:rsidDel="00BE27D5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ng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a d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dh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commentRangeEnd w:id="304"/>
        <w:r w:rsidR="00BE27D5" w:rsidDel="00BE27D5">
          <w:rPr>
            <w:rStyle w:val="a3"/>
          </w:rPr>
          <w:commentReference w:id="304"/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 xml:space="preserve">a 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BE27D5">
          <w:rPr>
            <w:rFonts w:ascii="Open Sans" w:eastAsia="Open Sans" w:hAnsi="Open Sans" w:cs="Open Sans"/>
            <w:color w:val="3F3F3F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BE27D5">
          <w:rPr>
            <w:rFonts w:ascii="Open Sans" w:eastAsia="Open Sans" w:hAnsi="Open Sans" w:cs="Open Sans"/>
            <w:color w:val="3F3F3F"/>
          </w:rPr>
          <w:delText xml:space="preserve">- </w:delText>
        </w:r>
        <w:r w:rsidDel="00BE27D5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.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BE27D5">
          <w:rPr>
            <w:rFonts w:ascii="Open Sans" w:eastAsia="Open Sans" w:hAnsi="Open Sans" w:cs="Open Sans"/>
            <w:color w:val="3F3F3F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BE27D5">
          <w:rPr>
            <w:rFonts w:ascii="Open Sans" w:eastAsia="Open Sans" w:hAnsi="Open Sans" w:cs="Open Sans"/>
            <w:color w:val="3F3F3F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ch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n a d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dh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BE27D5">
          <w:rPr>
            <w:rFonts w:ascii="Open Sans" w:eastAsia="Open Sans" w:hAnsi="Open Sans" w:cs="Open Sans"/>
            <w:color w:val="3F3F3F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BE27D5">
          <w:rPr>
            <w:rFonts w:ascii="Open Sans" w:eastAsia="Open Sans" w:hAnsi="Open Sans" w:cs="Open Sans"/>
            <w:color w:val="3F3F3F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BE27D5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BE27D5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BE27D5">
          <w:rPr>
            <w:rFonts w:ascii="Open Sans" w:eastAsia="Open Sans" w:hAnsi="Open Sans" w:cs="Open Sans"/>
            <w:color w:val="3F3F3F"/>
          </w:rPr>
          <w:delText>:</w:delText>
        </w:r>
      </w:del>
    </w:p>
    <w:p w14:paraId="7ECEBE6A" w14:textId="099A44B3" w:rsidR="0074787C" w:rsidDel="00BE27D5" w:rsidRDefault="0074787C" w:rsidP="00BE27D5">
      <w:pPr>
        <w:spacing w:before="84" w:after="0" w:line="240" w:lineRule="auto"/>
        <w:ind w:left="115" w:right="50"/>
        <w:rPr>
          <w:del w:id="306" w:author="Administrator" w:date="2016-09-17T14:50:00Z"/>
        </w:rPr>
        <w:sectPr w:rsidR="0074787C" w:rsidDel="00BE27D5">
          <w:footerReference w:type="default" r:id="rId59"/>
          <w:pgSz w:w="11920" w:h="16840"/>
          <w:pgMar w:top="1560" w:right="1400" w:bottom="280" w:left="1280" w:header="0" w:footer="0" w:gutter="0"/>
          <w:cols w:space="720"/>
        </w:sectPr>
        <w:pPrChange w:id="307" w:author="Administrator" w:date="2016-09-17T14:50:00Z">
          <w:pPr>
            <w:spacing w:after="0"/>
          </w:pPr>
        </w:pPrChange>
      </w:pPr>
    </w:p>
    <w:p w14:paraId="5C6BD514" w14:textId="7E4A3388" w:rsidR="0074787C" w:rsidDel="00BE27D5" w:rsidRDefault="0074787C" w:rsidP="00BE27D5">
      <w:pPr>
        <w:spacing w:before="84" w:after="0" w:line="240" w:lineRule="auto"/>
        <w:ind w:left="115" w:right="50"/>
        <w:rPr>
          <w:del w:id="308" w:author="Administrator" w:date="2016-09-17T14:50:00Z"/>
          <w:sz w:val="17"/>
          <w:szCs w:val="17"/>
        </w:rPr>
        <w:pPrChange w:id="309" w:author="Administrator" w:date="2016-09-17T14:50:00Z">
          <w:pPr>
            <w:spacing w:before="7" w:after="0" w:line="170" w:lineRule="exact"/>
          </w:pPr>
        </w:pPrChange>
      </w:pPr>
    </w:p>
    <w:p w14:paraId="2FDA41C0" w14:textId="68B17D96" w:rsidR="0074787C" w:rsidDel="00BE27D5" w:rsidRDefault="00656446" w:rsidP="00BE27D5">
      <w:pPr>
        <w:spacing w:before="84" w:after="0" w:line="240" w:lineRule="auto"/>
        <w:ind w:left="115" w:right="50"/>
        <w:rPr>
          <w:del w:id="310" w:author="Administrator" w:date="2016-09-17T14:50:00Z"/>
          <w:rFonts w:ascii="Times New Roman" w:eastAsia="Times New Roman" w:hAnsi="Times New Roman" w:cs="Times New Roman"/>
          <w:sz w:val="20"/>
          <w:szCs w:val="20"/>
        </w:rPr>
        <w:pPrChange w:id="311" w:author="Administrator" w:date="2016-09-17T14:50:00Z">
          <w:pPr>
            <w:spacing w:after="0" w:line="240" w:lineRule="auto"/>
            <w:ind w:left="115" w:right="-20"/>
          </w:pPr>
        </w:pPrChange>
      </w:pPr>
      <w:del w:id="312" w:author="Administrator" w:date="2016-09-17T14:50:00Z">
        <w:r w:rsidDel="00BE27D5">
          <w:pict w14:anchorId="38171293">
            <v:shape id="_x0000_i1065" type="#_x0000_t75" style="width:296.5pt;height:149.5pt;mso-position-horizontal-relative:char;mso-position-vertical-relative:line">
              <v:imagedata r:id="rId60" o:title=""/>
            </v:shape>
          </w:pict>
        </w:r>
      </w:del>
    </w:p>
    <w:p w14:paraId="6319224A" w14:textId="7C2BD35B" w:rsidR="0074787C" w:rsidDel="00BE27D5" w:rsidRDefault="0074787C" w:rsidP="00BE27D5">
      <w:pPr>
        <w:spacing w:before="84" w:after="0" w:line="240" w:lineRule="auto"/>
        <w:ind w:left="115" w:right="50"/>
        <w:rPr>
          <w:del w:id="313" w:author="Administrator" w:date="2016-09-17T14:50:00Z"/>
          <w:sz w:val="19"/>
          <w:szCs w:val="19"/>
        </w:rPr>
        <w:pPrChange w:id="314" w:author="Administrator" w:date="2016-09-17T14:50:00Z">
          <w:pPr>
            <w:spacing w:before="9" w:after="0" w:line="190" w:lineRule="exact"/>
          </w:pPr>
        </w:pPrChange>
      </w:pPr>
    </w:p>
    <w:p w14:paraId="56454BEB" w14:textId="3652CA15" w:rsidR="0074787C" w:rsidDel="00BE27D5" w:rsidRDefault="00656446" w:rsidP="00BE27D5">
      <w:pPr>
        <w:spacing w:before="84" w:after="0" w:line="240" w:lineRule="auto"/>
        <w:ind w:left="115" w:right="50"/>
        <w:rPr>
          <w:del w:id="315" w:author="Administrator" w:date="2016-09-17T14:50:00Z"/>
          <w:rFonts w:ascii="Open Sans" w:eastAsia="Open Sans" w:hAnsi="Open Sans" w:cs="Open Sans"/>
        </w:rPr>
        <w:pPrChange w:id="316" w:author="Administrator" w:date="2016-09-17T14:50:00Z">
          <w:pPr>
            <w:spacing w:after="0" w:line="297" w:lineRule="exact"/>
            <w:ind w:left="115" w:right="-20"/>
          </w:pPr>
        </w:pPrChange>
      </w:pPr>
      <w:del w:id="317" w:author="Administrator" w:date="2016-09-17T14:50:00Z">
        <w:r w:rsidDel="00BE27D5">
          <w:rPr>
            <w:rFonts w:ascii="Open Sans" w:eastAsia="Open Sans" w:hAnsi="Open Sans" w:cs="Open Sans"/>
            <w:color w:val="3F3F3F"/>
            <w:spacing w:val="-4"/>
            <w:position w:val="1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li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ki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BE27D5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 xml:space="preserve">ns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1"/>
            <w:position w:val="1"/>
          </w:rPr>
          <w:delText>f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m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x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1"/>
            <w:position w:val="1"/>
          </w:rPr>
          <w:delText>f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position w:val="1"/>
          </w:rPr>
          <w:delText>ng:</w:delText>
        </w:r>
      </w:del>
    </w:p>
    <w:p w14:paraId="3B7E6ACF" w14:textId="211F55C8" w:rsidR="0074787C" w:rsidDel="00BE27D5" w:rsidRDefault="0074787C" w:rsidP="00BE27D5">
      <w:pPr>
        <w:spacing w:before="84" w:after="0" w:line="240" w:lineRule="auto"/>
        <w:ind w:left="115" w:right="50"/>
        <w:rPr>
          <w:del w:id="318" w:author="Administrator" w:date="2016-09-17T14:50:00Z"/>
          <w:sz w:val="13"/>
          <w:szCs w:val="13"/>
        </w:rPr>
        <w:pPrChange w:id="319" w:author="Administrator" w:date="2016-09-17T14:50:00Z">
          <w:pPr>
            <w:spacing w:before="2" w:after="0" w:line="130" w:lineRule="exact"/>
          </w:pPr>
        </w:pPrChange>
      </w:pPr>
    </w:p>
    <w:p w14:paraId="7BD46B60" w14:textId="600D2526" w:rsidR="0074787C" w:rsidDel="00BE27D5" w:rsidRDefault="00656446" w:rsidP="00BE27D5">
      <w:pPr>
        <w:spacing w:before="84" w:after="0" w:line="240" w:lineRule="auto"/>
        <w:ind w:left="115" w:right="50"/>
        <w:rPr>
          <w:del w:id="320" w:author="Administrator" w:date="2016-09-17T14:50:00Z"/>
          <w:rFonts w:ascii="Times New Roman" w:eastAsia="Times New Roman" w:hAnsi="Times New Roman" w:cs="Times New Roman"/>
          <w:sz w:val="20"/>
          <w:szCs w:val="20"/>
        </w:rPr>
        <w:pPrChange w:id="321" w:author="Administrator" w:date="2016-09-17T14:50:00Z">
          <w:pPr>
            <w:spacing w:after="0" w:line="240" w:lineRule="auto"/>
            <w:ind w:left="115" w:right="-20"/>
          </w:pPr>
        </w:pPrChange>
      </w:pPr>
      <w:del w:id="322" w:author="Administrator" w:date="2016-09-17T14:50:00Z">
        <w:r w:rsidDel="00BE27D5">
          <w:pict w14:anchorId="683056A2">
            <v:shape id="_x0000_i1066" type="#_x0000_t75" style="width:231.5pt;height:175.5pt;mso-position-horizontal-relative:char;mso-position-vertical-relative:line">
              <v:imagedata r:id="rId61" o:title=""/>
            </v:shape>
          </w:pict>
        </w:r>
      </w:del>
    </w:p>
    <w:p w14:paraId="1F283C76" w14:textId="7357034F" w:rsidR="0074787C" w:rsidDel="00BE27D5" w:rsidRDefault="0074787C" w:rsidP="00BE27D5">
      <w:pPr>
        <w:spacing w:before="84" w:after="0" w:line="240" w:lineRule="auto"/>
        <w:ind w:left="115" w:right="50"/>
        <w:rPr>
          <w:del w:id="323" w:author="Administrator" w:date="2016-09-17T14:50:00Z"/>
          <w:sz w:val="18"/>
          <w:szCs w:val="18"/>
        </w:rPr>
        <w:pPrChange w:id="324" w:author="Administrator" w:date="2016-09-17T14:50:00Z">
          <w:pPr>
            <w:spacing w:before="4" w:after="0" w:line="180" w:lineRule="exact"/>
          </w:pPr>
        </w:pPrChange>
      </w:pPr>
    </w:p>
    <w:p w14:paraId="65A434A3" w14:textId="566F5D95" w:rsidR="0074787C" w:rsidDel="00BE27D5" w:rsidRDefault="00656446" w:rsidP="00BE27D5">
      <w:pPr>
        <w:spacing w:before="84" w:after="0" w:line="240" w:lineRule="auto"/>
        <w:ind w:left="115" w:right="50"/>
        <w:rPr>
          <w:del w:id="325" w:author="Administrator" w:date="2016-09-17T14:50:00Z"/>
          <w:rFonts w:ascii="Open Sans" w:eastAsia="Open Sans" w:hAnsi="Open Sans" w:cs="Open Sans"/>
        </w:rPr>
        <w:pPrChange w:id="326" w:author="Administrator" w:date="2016-09-17T14:50:00Z">
          <w:pPr>
            <w:spacing w:after="0" w:line="282" w:lineRule="exact"/>
            <w:ind w:left="115" w:right="-20"/>
          </w:pPr>
        </w:pPrChange>
      </w:pPr>
      <w:del w:id="327" w:author="Administrator" w:date="2016-09-17T14:50:00Z">
        <w:r w:rsidDel="00BE27D5">
          <w:pict w14:anchorId="21787EC3">
            <v:group id="_x0000_s1079" style="position:absolute;left:0;text-align:left;margin-left:69.4pt;margin-top:21.2pt;width:456pt;height:60pt;z-index:-1271;mso-position-horizontal-relative:page" coordorigin="1388,424" coordsize="9120,1200">
              <v:shape id="_x0000_s1084" type="#_x0000_t75" style="position:absolute;left:1395;top:432;width:810;height:810">
                <v:imagedata r:id="rId20" o:title=""/>
              </v:shape>
              <v:group id="_x0000_s1082" style="position:absolute;left:1395;top:432;width:9082;height:1185" coordorigin="1395,432" coordsize="9082,1185">
                <v:shape id="_x0000_s1083" style="position:absolute;left:1395;top:432;width:9082;height:1185" coordorigin="1395,432" coordsize="9082,1185" path="m10410,432r-8933,l1419,461r-24,61l1395,1535r29,58l1485,1617r8933,-1l10440,1612r20,-10l10476,1588r1,-1l1479,1587r-21,-7l1441,1567r-12,-18l1425,1527r,-1011l1431,495r13,-17l1463,466r22,-4l10476,462r-5,-7l10453,443r-20,-8l10410,432e" fillcolor="#1ab654" stroked="f">
                  <v:path arrowok="t"/>
                </v:shape>
              </v:group>
              <v:group id="_x0000_s1080" style="position:absolute;left:1485;top:462;width:9015;height:1125" coordorigin="1485,462" coordsize="9015,1125">
                <v:shape id="_x0000_s1081" style="position:absolute;left:1485;top:462;width:9015;height:1125" coordorigin="1485,462" coordsize="9015,1125" path="m10476,462r-8991,l10416,462r21,6l10454,481r12,19l10470,522r,1010l10464,1554r-13,17l10432,1583r-22,4l10477,1587r12,-17l10497,1549r3,-22l10500,513r-5,-22l10485,472r-9,-10e" fillcolor="#1ab654" stroked="f">
                  <v:path arrowok="t"/>
                </v:shape>
              </v:group>
              <w10:wrap anchorx="page"/>
            </v:group>
          </w:pict>
        </w:r>
        <w:r w:rsidDel="00BE27D5">
          <w:rPr>
            <w:rFonts w:ascii="Open Sans" w:eastAsia="Open Sans" w:hAnsi="Open Sans" w:cs="Open Sans"/>
            <w:color w:val="3F3F3F"/>
            <w:spacing w:val="-4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color w:val="3F3F3F"/>
            <w:spacing w:val="4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spacing w:val="-1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6"/>
            <w:position w:val="-1"/>
          </w:rPr>
          <w:delText>y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u</w:delText>
        </w:r>
        <w:r w:rsidDel="00BE27D5">
          <w:rPr>
            <w:rFonts w:ascii="Open Sans" w:eastAsia="Open Sans" w:hAnsi="Open Sans" w:cs="Open Sans"/>
            <w:color w:val="3F3F3F"/>
            <w:spacing w:val="1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c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n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do</w:delText>
        </w:r>
        <w:r w:rsidDel="00BE27D5">
          <w:rPr>
            <w:rFonts w:ascii="Open Sans" w:eastAsia="Open Sans" w:hAnsi="Open Sans" w:cs="Open Sans"/>
            <w:color w:val="3F3F3F"/>
            <w:spacing w:val="4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h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re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i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s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r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5"/>
            <w:position w:val="-1"/>
          </w:rPr>
          <w:delText>m</w:delText>
        </w:r>
        <w:r w:rsidDel="00BE27D5">
          <w:rPr>
            <w:rFonts w:ascii="Open Sans" w:eastAsia="Open Sans" w:hAnsi="Open Sans" w:cs="Open Sans"/>
            <w:color w:val="3F3F3F"/>
            <w:spacing w:val="2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color w:val="3F3F3F"/>
            <w:spacing w:val="-5"/>
            <w:position w:val="-1"/>
          </w:rPr>
          <w:delText>v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he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dh</w:delText>
        </w:r>
        <w:r w:rsidDel="00BE27D5">
          <w:rPr>
            <w:rFonts w:ascii="Open Sans" w:eastAsia="Open Sans" w:hAnsi="Open Sans" w:cs="Open Sans"/>
            <w:color w:val="3F3F3F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color w:val="3F3F3F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color w:val="3F3F3F"/>
            <w:position w:val="-1"/>
          </w:rPr>
          <w:delText>d.</w:delText>
        </w:r>
      </w:del>
    </w:p>
    <w:p w14:paraId="67842CC6" w14:textId="0965F1E0" w:rsidR="0074787C" w:rsidDel="00BE27D5" w:rsidRDefault="0074787C" w:rsidP="00BE27D5">
      <w:pPr>
        <w:spacing w:before="84" w:after="0" w:line="240" w:lineRule="auto"/>
        <w:ind w:left="115" w:right="50"/>
        <w:rPr>
          <w:del w:id="328" w:author="Administrator" w:date="2016-09-17T14:50:00Z"/>
          <w:sz w:val="16"/>
          <w:szCs w:val="16"/>
        </w:rPr>
        <w:pPrChange w:id="329" w:author="Administrator" w:date="2016-09-17T14:50:00Z">
          <w:pPr>
            <w:spacing w:before="5" w:after="0" w:line="160" w:lineRule="exact"/>
          </w:pPr>
        </w:pPrChange>
      </w:pPr>
    </w:p>
    <w:p w14:paraId="54B6A6C8" w14:textId="26FCE290" w:rsidR="0074787C" w:rsidDel="00BE27D5" w:rsidRDefault="0074787C" w:rsidP="00BE27D5">
      <w:pPr>
        <w:spacing w:before="84" w:after="0" w:line="240" w:lineRule="auto"/>
        <w:ind w:left="115" w:right="50"/>
        <w:rPr>
          <w:del w:id="330" w:author="Administrator" w:date="2016-09-17T14:50:00Z"/>
          <w:sz w:val="20"/>
          <w:szCs w:val="20"/>
        </w:rPr>
        <w:pPrChange w:id="331" w:author="Administrator" w:date="2016-09-17T14:50:00Z">
          <w:pPr>
            <w:spacing w:after="0" w:line="200" w:lineRule="exact"/>
          </w:pPr>
        </w:pPrChange>
      </w:pPr>
    </w:p>
    <w:p w14:paraId="7E293459" w14:textId="305CE3C3" w:rsidR="0074787C" w:rsidDel="00BE27D5" w:rsidRDefault="00656446" w:rsidP="00BE27D5">
      <w:pPr>
        <w:spacing w:before="84" w:after="0" w:line="240" w:lineRule="auto"/>
        <w:ind w:left="115" w:right="50"/>
        <w:rPr>
          <w:del w:id="332" w:author="Administrator" w:date="2016-09-17T14:50:00Z"/>
          <w:rFonts w:ascii="Open Sans" w:eastAsia="Open Sans" w:hAnsi="Open Sans" w:cs="Open Sans"/>
        </w:rPr>
        <w:pPrChange w:id="333" w:author="Administrator" w:date="2016-09-17T14:50:00Z">
          <w:pPr>
            <w:spacing w:after="0" w:line="297" w:lineRule="exact"/>
            <w:ind w:left="1270" w:right="-20"/>
          </w:pPr>
        </w:pPrChange>
      </w:pPr>
      <w:del w:id="334" w:author="Administrator" w:date="2016-09-17T14:50:00Z">
        <w:r w:rsidDel="00BE27D5">
          <w:rPr>
            <w:rFonts w:ascii="Open Sans" w:eastAsia="Open Sans" w:hAnsi="Open Sans" w:cs="Open Sans"/>
            <w:spacing w:val="-1"/>
            <w:position w:val="1"/>
          </w:rPr>
          <w:delText>I</w:delText>
        </w:r>
        <w:r w:rsidDel="00BE27D5">
          <w:rPr>
            <w:rFonts w:ascii="Open Sans" w:eastAsia="Open Sans" w:hAnsi="Open Sans" w:cs="Open Sans"/>
            <w:position w:val="1"/>
          </w:rPr>
          <w:delText>f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6"/>
            <w:position w:val="1"/>
          </w:rPr>
          <w:delText>y</w:delText>
        </w:r>
        <w:r w:rsidDel="00BE27D5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position w:val="1"/>
          </w:rPr>
          <w:delText>u</w:delText>
        </w:r>
        <w:r w:rsidDel="00BE27D5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1"/>
          </w:rPr>
          <w:delText>h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spacing w:val="-5"/>
            <w:position w:val="1"/>
          </w:rPr>
          <w:delText>v</w:delText>
        </w:r>
        <w:r w:rsidDel="00BE27D5">
          <w:rPr>
            <w:rFonts w:ascii="Open Sans" w:eastAsia="Open Sans" w:hAnsi="Open Sans" w:cs="Open Sans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 xml:space="preserve"> e</w:delText>
        </w:r>
        <w:r w:rsidDel="00BE27D5">
          <w:rPr>
            <w:rFonts w:ascii="Open Sans" w:eastAsia="Open Sans" w:hAnsi="Open Sans" w:cs="Open Sans"/>
            <w:position w:val="1"/>
          </w:rPr>
          <w:delText>n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position w:val="1"/>
          </w:rPr>
          <w:delText>b</w:delText>
        </w:r>
        <w:r w:rsidDel="00BE27D5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position w:val="1"/>
          </w:rPr>
          <w:delText>he</w:delText>
        </w:r>
        <w:r w:rsidDel="00BE27D5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2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4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  <w:position w:val="1"/>
          </w:rPr>
          <w:delText>he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4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b/>
            <w:bCs/>
            <w:color w:val="0000FF"/>
            <w:position w:val="1"/>
          </w:rPr>
          <w:delText>s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7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6"/>
            <w:position w:val="1"/>
          </w:rPr>
          <w:delText>G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  <w:position w:val="1"/>
          </w:rPr>
          <w:delText>ener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5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-1"/>
            <w:position w:val="1"/>
          </w:rPr>
          <w:delText>o</w:delText>
        </w:r>
        <w:r w:rsidDel="00BE27D5">
          <w:rPr>
            <w:rFonts w:ascii="Open Sans" w:eastAsia="Open Sans" w:hAnsi="Open Sans" w:cs="Open Sans"/>
            <w:b/>
            <w:bCs/>
            <w:color w:val="0000FF"/>
            <w:position w:val="1"/>
          </w:rPr>
          <w:delText>r</w:delText>
        </w:r>
        <w:r w:rsidDel="00BE27D5">
          <w:rPr>
            <w:rFonts w:ascii="Open Sans" w:eastAsia="Open Sans" w:hAnsi="Open Sans" w:cs="Open Sans"/>
            <w:b/>
            <w:bCs/>
            <w:color w:val="0000FF"/>
            <w:spacing w:val="5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pr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spacing w:val="1"/>
            <w:position w:val="1"/>
          </w:rPr>
          <w:delText>f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r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nc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,</w:delText>
        </w:r>
        <w:r w:rsidDel="00BE27D5">
          <w:rPr>
            <w:rFonts w:ascii="Open Sans" w:eastAsia="Open Sans" w:hAnsi="Open Sans" w:cs="Open Sans"/>
            <w:color w:val="000000"/>
            <w:spacing w:val="6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t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he</w:delText>
        </w:r>
        <w:r w:rsidDel="00BE27D5">
          <w:rPr>
            <w:rFonts w:ascii="Open Sans" w:eastAsia="Open Sans" w:hAnsi="Open Sans" w:cs="Open Sans"/>
            <w:color w:val="000000"/>
            <w:spacing w:val="-2"/>
            <w:position w:val="1"/>
          </w:rPr>
          <w:delText xml:space="preserve"> 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d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dh</w:delText>
        </w:r>
        <w:r w:rsidDel="00BE27D5">
          <w:rPr>
            <w:rFonts w:ascii="Open Sans" w:eastAsia="Open Sans" w:hAnsi="Open Sans" w:cs="Open Sans"/>
            <w:color w:val="000000"/>
            <w:spacing w:val="-3"/>
            <w:position w:val="1"/>
          </w:rPr>
          <w:delText>e</w:delText>
        </w:r>
        <w:r w:rsidDel="00BE27D5">
          <w:rPr>
            <w:rFonts w:ascii="Open Sans" w:eastAsia="Open Sans" w:hAnsi="Open Sans" w:cs="Open Sans"/>
            <w:color w:val="000000"/>
            <w:spacing w:val="-2"/>
            <w:position w:val="1"/>
          </w:rPr>
          <w:delText>a</w:delText>
        </w:r>
        <w:r w:rsidDel="00BE27D5">
          <w:rPr>
            <w:rFonts w:ascii="Open Sans" w:eastAsia="Open Sans" w:hAnsi="Open Sans" w:cs="Open Sans"/>
            <w:color w:val="000000"/>
            <w:position w:val="1"/>
          </w:rPr>
          <w:delText>d</w:delText>
        </w:r>
      </w:del>
    </w:p>
    <w:p w14:paraId="0DCA378A" w14:textId="4E154F4F" w:rsidR="0074787C" w:rsidDel="00BE27D5" w:rsidRDefault="00656446" w:rsidP="00BE27D5">
      <w:pPr>
        <w:spacing w:before="84" w:after="0" w:line="240" w:lineRule="auto"/>
        <w:ind w:left="115" w:right="50"/>
        <w:rPr>
          <w:del w:id="335" w:author="Administrator" w:date="2016-09-17T14:50:00Z"/>
          <w:rFonts w:ascii="Open Sans" w:eastAsia="Open Sans" w:hAnsi="Open Sans" w:cs="Open Sans"/>
        </w:rPr>
        <w:pPrChange w:id="336" w:author="Administrator" w:date="2016-09-17T14:50:00Z">
          <w:pPr>
            <w:spacing w:after="0" w:line="282" w:lineRule="exact"/>
            <w:ind w:left="1270" w:right="-20"/>
          </w:pPr>
        </w:pPrChange>
      </w:pPr>
      <w:del w:id="337" w:author="Administrator" w:date="2016-09-17T14:50:00Z">
        <w:r w:rsidDel="00BE27D5">
          <w:rPr>
            <w:rFonts w:ascii="Open Sans" w:eastAsia="Open Sans" w:hAnsi="Open Sans" w:cs="Open Sans"/>
            <w:spacing w:val="-6"/>
            <w:position w:val="-1"/>
          </w:rPr>
          <w:delText>w</w:delText>
        </w:r>
        <w:r w:rsidDel="00BE27D5">
          <w:rPr>
            <w:rFonts w:ascii="Open Sans" w:eastAsia="Open Sans" w:hAnsi="Open Sans" w:cs="Open Sans"/>
            <w:spacing w:val="5"/>
            <w:position w:val="-1"/>
          </w:rPr>
          <w:delText>il</w:delText>
        </w:r>
        <w:r w:rsidDel="00BE27D5">
          <w:rPr>
            <w:rFonts w:ascii="Open Sans" w:eastAsia="Open Sans" w:hAnsi="Open Sans" w:cs="Open Sans"/>
            <w:position w:val="-1"/>
          </w:rPr>
          <w:delText>l</w:delText>
        </w:r>
        <w:r w:rsidDel="00BE27D5">
          <w:rPr>
            <w:rFonts w:ascii="Open Sans" w:eastAsia="Open Sans" w:hAnsi="Open Sans" w:cs="Open Sans"/>
            <w:spacing w:val="4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-1"/>
          </w:rPr>
          <w:delText>be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-1"/>
          </w:rPr>
          <w:delText>r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position w:val="-1"/>
          </w:rPr>
          <w:delText>g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position w:val="-1"/>
          </w:rPr>
          <w:delText>n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position w:val="-1"/>
          </w:rPr>
          <w:delText>r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te</w:delText>
        </w:r>
        <w:r w:rsidDel="00BE27D5">
          <w:rPr>
            <w:rFonts w:ascii="Open Sans" w:eastAsia="Open Sans" w:hAnsi="Open Sans" w:cs="Open Sans"/>
            <w:position w:val="-1"/>
          </w:rPr>
          <w:delText>d</w:delText>
        </w:r>
        <w:r w:rsidDel="00BE27D5">
          <w:rPr>
            <w:rFonts w:ascii="Open Sans" w:eastAsia="Open Sans" w:hAnsi="Open Sans" w:cs="Open Sans"/>
            <w:spacing w:val="-1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position w:val="-1"/>
          </w:rPr>
          <w:delText xml:space="preserve">t 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position w:val="-1"/>
          </w:rPr>
          <w:delText>he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-1"/>
          </w:rPr>
          <w:delText>n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BE27D5">
          <w:rPr>
            <w:rFonts w:ascii="Open Sans" w:eastAsia="Open Sans" w:hAnsi="Open Sans" w:cs="Open Sans"/>
            <w:spacing w:val="5"/>
            <w:position w:val="-1"/>
          </w:rPr>
          <w:delText>x</w:delText>
        </w:r>
        <w:r w:rsidDel="00BE27D5">
          <w:rPr>
            <w:rFonts w:ascii="Open Sans" w:eastAsia="Open Sans" w:hAnsi="Open Sans" w:cs="Open Sans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position w:val="-1"/>
          </w:rPr>
          <w:delText>p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spacing w:val="5"/>
            <w:position w:val="-1"/>
          </w:rPr>
          <w:delText>imi</w:delText>
        </w:r>
        <w:r w:rsidDel="00BE27D5">
          <w:rPr>
            <w:rFonts w:ascii="Open Sans" w:eastAsia="Open Sans" w:hAnsi="Open Sans" w:cs="Open Sans"/>
            <w:spacing w:val="2"/>
            <w:position w:val="-1"/>
          </w:rPr>
          <w:delText>z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BE27D5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BE27D5">
          <w:rPr>
            <w:rFonts w:ascii="Open Sans" w:eastAsia="Open Sans" w:hAnsi="Open Sans" w:cs="Open Sans"/>
            <w:spacing w:val="5"/>
            <w:position w:val="-1"/>
          </w:rPr>
          <w:delText>i</w:delText>
        </w:r>
        <w:r w:rsidDel="00BE27D5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BE27D5">
          <w:rPr>
            <w:rFonts w:ascii="Open Sans" w:eastAsia="Open Sans" w:hAnsi="Open Sans" w:cs="Open Sans"/>
            <w:position w:val="-1"/>
          </w:rPr>
          <w:delText>n</w:delText>
        </w:r>
        <w:r w:rsidDel="00BE27D5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BE27D5">
          <w:rPr>
            <w:rFonts w:ascii="Open Sans" w:eastAsia="Open Sans" w:hAnsi="Open Sans" w:cs="Open Sans"/>
            <w:position w:val="-1"/>
          </w:rPr>
          <w:delText>run.</w:delText>
        </w:r>
      </w:del>
    </w:p>
    <w:p w14:paraId="21C170B1" w14:textId="22905E39" w:rsidR="0074787C" w:rsidDel="00BE27D5" w:rsidRDefault="0074787C" w:rsidP="00BE27D5">
      <w:pPr>
        <w:spacing w:before="84" w:after="0" w:line="240" w:lineRule="auto"/>
        <w:ind w:left="115" w:right="50"/>
        <w:rPr>
          <w:del w:id="338" w:author="Administrator" w:date="2016-09-17T14:50:00Z"/>
          <w:sz w:val="20"/>
          <w:szCs w:val="20"/>
        </w:rPr>
        <w:pPrChange w:id="339" w:author="Administrator" w:date="2016-09-17T14:50:00Z">
          <w:pPr>
            <w:spacing w:after="0" w:line="200" w:lineRule="exact"/>
          </w:pPr>
        </w:pPrChange>
      </w:pPr>
    </w:p>
    <w:p w14:paraId="150CFBB0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2E204A0F" w14:textId="77777777" w:rsidR="0074787C" w:rsidRDefault="0074787C">
      <w:pPr>
        <w:spacing w:before="5" w:after="0" w:line="220" w:lineRule="exact"/>
      </w:pPr>
    </w:p>
    <w:p w14:paraId="27C5E0FD" w14:textId="77777777" w:rsidR="0074787C" w:rsidRDefault="00656446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</w:p>
    <w:p w14:paraId="6D5524F2" w14:textId="77777777" w:rsidR="0074787C" w:rsidRDefault="00656446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76774C5A" w14:textId="77777777" w:rsidR="0074787C" w:rsidRDefault="0074787C">
      <w:pPr>
        <w:spacing w:after="0"/>
        <w:sectPr w:rsidR="0074787C">
          <w:footerReference w:type="default" r:id="rId62"/>
          <w:pgSz w:w="11920" w:h="16840"/>
          <w:pgMar w:top="1560" w:right="1500" w:bottom="280" w:left="1280" w:header="0" w:footer="0" w:gutter="0"/>
          <w:cols w:space="720"/>
        </w:sectPr>
      </w:pPr>
    </w:p>
    <w:p w14:paraId="59B8FD06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28CFB16A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6A3C69F">
          <v:shape id="_x0000_i1067" type="#_x0000_t75" style="width:269pt;height:169pt;mso-position-horizontal-relative:char;mso-position-vertical-relative:line">
            <v:imagedata r:id="rId63" o:title=""/>
          </v:shape>
        </w:pict>
      </w:r>
    </w:p>
    <w:p w14:paraId="42D5E801" w14:textId="77777777" w:rsidR="0074787C" w:rsidRDefault="0074787C">
      <w:pPr>
        <w:spacing w:before="1" w:after="0" w:line="180" w:lineRule="exact"/>
        <w:rPr>
          <w:sz w:val="18"/>
          <w:szCs w:val="18"/>
        </w:rPr>
      </w:pPr>
    </w:p>
    <w:p w14:paraId="2332468E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o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ng,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c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ck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:</w:t>
      </w:r>
    </w:p>
    <w:p w14:paraId="5AC98768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005C881D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4079C0C">
          <v:shape id="_x0000_i1068" type="#_x0000_t75" style="width:270pt;height:188.5pt;mso-position-horizontal-relative:char;mso-position-vertical-relative:line">
            <v:imagedata r:id="rId64" o:title=""/>
          </v:shape>
        </w:pict>
      </w:r>
    </w:p>
    <w:p w14:paraId="78DE6027" w14:textId="77777777" w:rsidR="0074787C" w:rsidRDefault="0074787C">
      <w:pPr>
        <w:spacing w:after="0" w:line="140" w:lineRule="exact"/>
        <w:rPr>
          <w:sz w:val="14"/>
          <w:szCs w:val="14"/>
        </w:rPr>
      </w:pPr>
    </w:p>
    <w:p w14:paraId="061BAB0A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8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Ed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</w:rPr>
        <w:t>k</w:t>
      </w:r>
      <w:r>
        <w:rPr>
          <w:rFonts w:ascii="Open Sans" w:eastAsia="Open Sans" w:hAnsi="Open Sans" w:cs="Open Sans"/>
          <w:i/>
          <w:spacing w:val="-2"/>
        </w:rPr>
        <w:t xml:space="preserve"> 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  <w:spacing w:val="3"/>
        </w:rPr>
        <w:t>rm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ti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n</w:t>
      </w:r>
      <w:r>
        <w:rPr>
          <w:rFonts w:ascii="Open Sans" w:eastAsia="Open Sans" w:hAnsi="Open Sans" w:cs="Open Sans"/>
          <w:i/>
          <w:spacing w:val="-8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b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x</w:t>
      </w:r>
    </w:p>
    <w:p w14:paraId="6E7D4BAA" w14:textId="77777777" w:rsidR="0074787C" w:rsidRDefault="0074787C">
      <w:pPr>
        <w:spacing w:before="8" w:after="0" w:line="200" w:lineRule="exact"/>
        <w:rPr>
          <w:sz w:val="20"/>
          <w:szCs w:val="20"/>
        </w:rPr>
      </w:pPr>
    </w:p>
    <w:p w14:paraId="57CC98F7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</w:p>
    <w:p w14:paraId="5F151E42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836C4B5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8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D</w:t>
      </w:r>
    </w:p>
    <w:p w14:paraId="782541D2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dy</w:t>
      </w:r>
      <w:proofErr w:type="gramEnd"/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lik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9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.</w:t>
      </w:r>
    </w:p>
    <w:p w14:paraId="485B0EF9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685A3FB2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y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</w:p>
    <w:p w14:paraId="694A7650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68A9D56B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3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a ch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566D5B76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3C5AA5CB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b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k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u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p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do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</w:p>
    <w:p w14:paraId="7C97341C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FB70E6E" w14:textId="3D96A442" w:rsidR="0074787C" w:rsidRDefault="00656446" w:rsidP="004F01F1">
      <w:pPr>
        <w:spacing w:after="0" w:line="240" w:lineRule="auto"/>
        <w:ind w:left="115" w:right="4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ure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del w:id="340" w:author="Administrator" w:date="2016-09-17T14:51:00Z">
        <w:r w:rsidDel="004F01F1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pr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n- 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ns h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a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ll</w:delText>
        </w:r>
        <w:r w:rsidDel="004F01F1">
          <w:rPr>
            <w:rFonts w:ascii="Open Sans" w:eastAsia="Open Sans" w:hAnsi="Open Sans" w:cs="Open Sans"/>
            <w:color w:val="3F3F3F"/>
          </w:rPr>
          <w:delText>: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a 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s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pr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dur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imi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z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n.</w:delText>
        </w:r>
      </w:del>
    </w:p>
    <w:p w14:paraId="3CB18055" w14:textId="77777777" w:rsidR="0074787C" w:rsidRDefault="0074787C">
      <w:pPr>
        <w:spacing w:after="0"/>
        <w:sectPr w:rsidR="0074787C">
          <w:footerReference w:type="default" r:id="rId65"/>
          <w:pgSz w:w="11920" w:h="16840"/>
          <w:pgMar w:top="1560" w:right="1480" w:bottom="280" w:left="1280" w:header="0" w:footer="0" w:gutter="0"/>
          <w:cols w:space="720"/>
        </w:sectPr>
      </w:pPr>
    </w:p>
    <w:p w14:paraId="009505B7" w14:textId="77777777" w:rsidR="0074787C" w:rsidRDefault="00656446">
      <w:pPr>
        <w:spacing w:before="63"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lastRenderedPageBreak/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6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10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7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ri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p</w:t>
      </w:r>
    </w:p>
    <w:p w14:paraId="7008DFDF" w14:textId="77777777" w:rsidR="0074787C" w:rsidRDefault="00656446">
      <w:pPr>
        <w:spacing w:before="83" w:after="0" w:line="240" w:lineRule="auto"/>
        <w:ind w:left="115" w:right="5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3F3F3F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</w:rPr>
        <w:t>p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dd 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us 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 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:</w:t>
      </w:r>
    </w:p>
    <w:p w14:paraId="1F81562A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3FD35AB5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2FA73D7">
          <v:shape id="_x0000_i1069" type="#_x0000_t75" style="width:120pt;height:136pt;mso-position-horizontal-relative:char;mso-position-vertical-relative:line">
            <v:imagedata r:id="rId66" o:title=""/>
          </v:shape>
        </w:pict>
      </w:r>
    </w:p>
    <w:p w14:paraId="2A4B963D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30CF7CC0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up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g:</w:t>
      </w:r>
    </w:p>
    <w:p w14:paraId="22F19C61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2A090BC8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3D3AE622">
          <v:shape id="_x0000_i1070" type="#_x0000_t75" style="width:262.5pt;height:246.5pt;mso-position-horizontal-relative:char;mso-position-vertical-relative:line">
            <v:imagedata r:id="rId67" o:title=""/>
          </v:shape>
        </w:pict>
      </w:r>
    </w:p>
    <w:p w14:paraId="3815C9A1" w14:textId="77777777" w:rsidR="0074787C" w:rsidRDefault="0074787C">
      <w:pPr>
        <w:spacing w:before="3" w:after="0" w:line="140" w:lineRule="exact"/>
        <w:rPr>
          <w:sz w:val="14"/>
          <w:szCs w:val="14"/>
        </w:rPr>
      </w:pPr>
    </w:p>
    <w:p w14:paraId="36E4F463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9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2"/>
        </w:rPr>
        <w:t>A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5"/>
        </w:rPr>
        <w:t>T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</w:rPr>
        <w:t>p</w:t>
      </w:r>
      <w:r>
        <w:rPr>
          <w:rFonts w:ascii="Open Sans" w:eastAsia="Open Sans" w:hAnsi="Open Sans" w:cs="Open Sans"/>
          <w:i/>
          <w:spacing w:val="-5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g</w:t>
      </w:r>
    </w:p>
    <w:p w14:paraId="08805E13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3FA5A5CA" w14:textId="77777777" w:rsidR="0074787C" w:rsidRDefault="00656446">
      <w:pPr>
        <w:spacing w:after="0" w:line="240" w:lineRule="auto"/>
        <w:ind w:left="115" w:right="5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ur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rt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a 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6"/>
        </w:rPr>
        <w:t xml:space="preserve"> 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ugh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ut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:</w:t>
      </w:r>
    </w:p>
    <w:p w14:paraId="50D61AA3" w14:textId="77777777" w:rsidR="0074787C" w:rsidRDefault="0074787C">
      <w:pPr>
        <w:spacing w:after="0"/>
        <w:sectPr w:rsidR="0074787C">
          <w:footerReference w:type="default" r:id="rId68"/>
          <w:pgSz w:w="11920" w:h="16840"/>
          <w:pgMar w:top="1560" w:right="1300" w:bottom="280" w:left="1280" w:header="0" w:footer="0" w:gutter="0"/>
          <w:cols w:space="720"/>
        </w:sectPr>
      </w:pPr>
    </w:p>
    <w:p w14:paraId="40C8BA67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6FA3DD6D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179B76D4">
          <v:shape id="_x0000_i1071" type="#_x0000_t75" style="width:457pt;height:226pt;mso-position-horizontal-relative:char;mso-position-vertical-relative:line">
            <v:imagedata r:id="rId69" o:title=""/>
          </v:shape>
        </w:pict>
      </w:r>
    </w:p>
    <w:p w14:paraId="7C72A0E5" w14:textId="77777777" w:rsidR="0074787C" w:rsidRDefault="0074787C">
      <w:pPr>
        <w:spacing w:after="0" w:line="190" w:lineRule="exact"/>
        <w:rPr>
          <w:sz w:val="19"/>
          <w:szCs w:val="19"/>
        </w:rPr>
      </w:pPr>
    </w:p>
    <w:p w14:paraId="54936C99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  <w:position w:val="1"/>
        </w:rPr>
        <w:t>W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w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il</w:t>
      </w:r>
      <w:r>
        <w:rPr>
          <w:rFonts w:ascii="Open Sans" w:eastAsia="Open Sans" w:hAnsi="Open Sans" w:cs="Open Sans"/>
          <w:color w:val="3F3F3F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 xml:space="preserve">dd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te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4"/>
          <w:position w:val="1"/>
        </w:rPr>
        <w:t>-</w:t>
      </w:r>
      <w:r>
        <w:rPr>
          <w:rFonts w:ascii="Open Sans" w:eastAsia="Open Sans" w:hAnsi="Open Sans" w:cs="Open Sans"/>
          <w:color w:val="3F3F3F"/>
          <w:position w:val="1"/>
        </w:rPr>
        <w:t>urb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r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 xml:space="preserve">gn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19</w:t>
      </w:r>
      <w:r>
        <w:rPr>
          <w:rFonts w:ascii="Open Sans" w:eastAsia="Open Sans" w:hAnsi="Open Sans" w:cs="Open Sans"/>
          <w:color w:val="3F3F3F"/>
          <w:position w:val="1"/>
        </w:rPr>
        <w:t>2</w:t>
      </w:r>
      <w:r>
        <w:rPr>
          <w:rFonts w:ascii="Open Sans" w:eastAsia="Open Sans" w:hAnsi="Open Sans" w:cs="Open Sans"/>
          <w:color w:val="3F3F3F"/>
          <w:spacing w:val="-7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 xml:space="preserve">t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10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: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35</w:t>
      </w:r>
      <w:r>
        <w:rPr>
          <w:rFonts w:ascii="Open Sans" w:eastAsia="Open Sans" w:hAnsi="Open Sans" w:cs="Open Sans"/>
          <w:color w:val="3F3F3F"/>
          <w:position w:val="1"/>
        </w:rPr>
        <w:t>.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3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re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ill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ut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w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nd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w</w:t>
      </w:r>
      <w:r>
        <w:rPr>
          <w:rFonts w:ascii="Open Sans" w:eastAsia="Open Sans" w:hAnsi="Open Sans" w:cs="Open Sans"/>
          <w:color w:val="3F3F3F"/>
          <w:spacing w:val="-10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f</w:t>
      </w:r>
    </w:p>
    <w:p w14:paraId="36BA09B7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2</w:t>
      </w:r>
      <w:r>
        <w:rPr>
          <w:rFonts w:ascii="Open Sans" w:eastAsia="Open Sans" w:hAnsi="Open Sans" w:cs="Open Sans"/>
          <w:color w:val="3F3F3F"/>
        </w:rPr>
        <w:t>:</w:t>
      </w:r>
    </w:p>
    <w:p w14:paraId="1A138D0C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7B16B77C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22A59A3">
          <v:shape id="_x0000_i1072" type="#_x0000_t75" style="width:262.5pt;height:293pt;mso-position-horizontal-relative:char;mso-position-vertical-relative:line">
            <v:imagedata r:id="rId70" o:title=""/>
          </v:shape>
        </w:pict>
      </w:r>
    </w:p>
    <w:p w14:paraId="3189FDBE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15D838DE" w14:textId="77777777" w:rsidR="0074787C" w:rsidRDefault="00656446">
      <w:pPr>
        <w:spacing w:after="0" w:line="240" w:lineRule="auto"/>
        <w:ind w:left="115" w:right="285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3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t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rt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dur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n.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O</w:t>
      </w:r>
      <w:r>
        <w:rPr>
          <w:rFonts w:ascii="Open Sans" w:eastAsia="Open Sans" w:hAnsi="Open Sans" w:cs="Open Sans"/>
          <w:color w:val="3F3F3F"/>
        </w:rPr>
        <w:t>n 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dd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w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commentRangeStart w:id="341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gn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commentRangeEnd w:id="341"/>
      <w:r w:rsidR="004F01F1">
        <w:rPr>
          <w:rStyle w:val="a3"/>
        </w:rPr>
        <w:commentReference w:id="341"/>
      </w:r>
      <w:r>
        <w:rPr>
          <w:rFonts w:ascii="Open Sans" w:eastAsia="Open Sans" w:hAnsi="Open Sans" w:cs="Open Sans"/>
          <w:color w:val="3F3F3F"/>
        </w:rPr>
        <w:t>:</w:t>
      </w:r>
    </w:p>
    <w:p w14:paraId="230A6422" w14:textId="77777777" w:rsidR="0074787C" w:rsidRDefault="0074787C">
      <w:pPr>
        <w:spacing w:after="0"/>
        <w:sectPr w:rsidR="0074787C">
          <w:footerReference w:type="default" r:id="rId71"/>
          <w:pgSz w:w="11920" w:h="16840"/>
          <w:pgMar w:top="1560" w:right="1260" w:bottom="280" w:left="1280" w:header="0" w:footer="0" w:gutter="0"/>
          <w:cols w:space="720"/>
        </w:sectPr>
      </w:pPr>
    </w:p>
    <w:p w14:paraId="60B02AC4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616586CE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DBDAC03">
          <v:shape id="_x0000_i1073" type="#_x0000_t75" style="width:456pt;height:371pt;mso-position-horizontal-relative:char;mso-position-vertical-relative:line">
            <v:imagedata r:id="rId72" o:title=""/>
          </v:shape>
        </w:pict>
      </w:r>
    </w:p>
    <w:p w14:paraId="0EF1725E" w14:textId="77777777" w:rsidR="0074787C" w:rsidRDefault="0074787C">
      <w:pPr>
        <w:spacing w:before="5" w:after="0" w:line="200" w:lineRule="exact"/>
        <w:rPr>
          <w:sz w:val="20"/>
          <w:szCs w:val="20"/>
        </w:rPr>
      </w:pPr>
    </w:p>
    <w:p w14:paraId="5FBD3858" w14:textId="5E821D78" w:rsidR="0074787C" w:rsidDel="004F01F1" w:rsidRDefault="00656446">
      <w:pPr>
        <w:spacing w:after="0" w:line="297" w:lineRule="exact"/>
        <w:ind w:left="115" w:right="-20"/>
        <w:rPr>
          <w:del w:id="342" w:author="Administrator" w:date="2016-09-17T14:51:00Z"/>
          <w:rFonts w:ascii="Open Sans" w:eastAsia="Open Sans" w:hAnsi="Open Sans" w:cs="Open Sans"/>
        </w:rPr>
      </w:pPr>
      <w:del w:id="343" w:author="Administrator" w:date="2016-09-17T14:51:00Z"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nsure</w:delText>
        </w:r>
        <w:r w:rsidDel="004F01F1">
          <w:rPr>
            <w:rFonts w:ascii="Open Sans" w:eastAsia="Open Sans" w:hAnsi="Open Sans" w:cs="Open Sans"/>
            <w:color w:val="3F3F3F"/>
            <w:spacing w:val="-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rs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nd d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ub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k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.</w:delText>
        </w:r>
      </w:del>
    </w:p>
    <w:p w14:paraId="79276AA5" w14:textId="0FE8A963" w:rsidR="0074787C" w:rsidDel="004F01F1" w:rsidRDefault="00656446">
      <w:pPr>
        <w:spacing w:after="0" w:line="240" w:lineRule="auto"/>
        <w:ind w:left="115" w:right="-20"/>
        <w:rPr>
          <w:del w:id="344" w:author="Administrator" w:date="2016-09-17T14:51:00Z"/>
          <w:rFonts w:ascii="Open Sans" w:eastAsia="Open Sans" w:hAnsi="Open Sans" w:cs="Open Sans"/>
        </w:rPr>
      </w:pPr>
      <w:del w:id="345" w:author="Administrator" w:date="2016-09-17T14:51:00Z">
        <w:r w:rsidDel="004F01F1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4F01F1">
          <w:rPr>
            <w:rFonts w:ascii="Open Sans" w:eastAsia="Open Sans" w:hAnsi="Open Sans" w:cs="Open Sans"/>
            <w:color w:val="3F3F3F"/>
          </w:rPr>
          <w:delText>st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 p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ss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ili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ns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3"/>
          </w:rPr>
          <w:delText>M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1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b/>
            <w:bCs/>
            <w:color w:val="0000FF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</w:rPr>
          <w:delText>a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</w:rPr>
          <w:delText>r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7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color w:val="0000FF"/>
          </w:rPr>
          <w:delText>p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2"/>
          </w:rPr>
          <w:delText xml:space="preserve"> a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</w:rPr>
          <w:delText>n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1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</w:rPr>
          <w:delText>he</w:delText>
        </w:r>
        <w:r w:rsidDel="004F01F1">
          <w:rPr>
            <w:rFonts w:ascii="Open Sans" w:eastAsia="Open Sans" w:hAnsi="Open Sans" w:cs="Open Sans"/>
            <w:b/>
            <w:bCs/>
            <w:color w:val="0000FF"/>
          </w:rPr>
          <w:delText>r</w:delText>
        </w:r>
      </w:del>
    </w:p>
    <w:p w14:paraId="7833449C" w14:textId="6D9A8C38" w:rsidR="0074787C" w:rsidDel="004F01F1" w:rsidRDefault="00656446">
      <w:pPr>
        <w:spacing w:after="0" w:line="240" w:lineRule="auto"/>
        <w:ind w:left="115" w:right="-20"/>
        <w:rPr>
          <w:del w:id="346" w:author="Administrator" w:date="2016-09-17T14:51:00Z"/>
          <w:rFonts w:ascii="Open Sans" w:eastAsia="Open Sans" w:hAnsi="Open Sans" w:cs="Open Sans"/>
        </w:rPr>
      </w:pPr>
      <w:del w:id="347" w:author="Administrator" w:date="2016-09-17T14:51:00Z">
        <w:r w:rsidDel="004F01F1">
          <w:rPr>
            <w:rFonts w:ascii="Open Sans" w:eastAsia="Open Sans" w:hAnsi="Open Sans" w:cs="Open Sans"/>
            <w:b/>
            <w:bCs/>
            <w:color w:val="0000FF"/>
            <w:spacing w:val="2"/>
          </w:rPr>
          <w:delText>D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</w:rPr>
          <w:delText>u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</w:rPr>
          <w:delText>ty</w:delText>
        </w:r>
        <w:r w:rsidDel="004F01F1">
          <w:rPr>
            <w:rFonts w:ascii="Open Sans" w:eastAsia="Open Sans" w:hAnsi="Open Sans" w:cs="Open Sans"/>
            <w:color w:val="3F3F3F"/>
          </w:rPr>
          <w:delText>.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a g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oo</w:delText>
        </w:r>
        <w:r w:rsidDel="004F01F1">
          <w:rPr>
            <w:rFonts w:ascii="Open Sans" w:eastAsia="Open Sans" w:hAnsi="Open Sans" w:cs="Open Sans"/>
            <w:color w:val="3F3F3F"/>
          </w:rPr>
          <w:delText>d 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t du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247</w:delText>
        </w:r>
        <w:r w:rsidDel="004F01F1">
          <w:rPr>
            <w:rFonts w:ascii="Open Sans" w:eastAsia="Open Sans" w:hAnsi="Open Sans" w:cs="Open Sans"/>
            <w:color w:val="3F3F3F"/>
          </w:rPr>
          <w:delText>:</w:delText>
        </w:r>
      </w:del>
    </w:p>
    <w:p w14:paraId="61DBFA7F" w14:textId="5D0240B2" w:rsidR="0074787C" w:rsidDel="004F01F1" w:rsidRDefault="0074787C">
      <w:pPr>
        <w:spacing w:after="0"/>
        <w:rPr>
          <w:del w:id="348" w:author="Administrator" w:date="2016-09-17T14:51:00Z"/>
        </w:rPr>
        <w:sectPr w:rsidR="0074787C" w:rsidDel="004F01F1">
          <w:footerReference w:type="default" r:id="rId73"/>
          <w:pgSz w:w="11920" w:h="16840"/>
          <w:pgMar w:top="1560" w:right="1260" w:bottom="280" w:left="1280" w:header="0" w:footer="0" w:gutter="0"/>
          <w:cols w:space="720"/>
        </w:sectPr>
      </w:pPr>
    </w:p>
    <w:p w14:paraId="4F25D4A5" w14:textId="3A78CC59" w:rsidR="0074787C" w:rsidDel="004F01F1" w:rsidRDefault="0074787C">
      <w:pPr>
        <w:spacing w:before="7" w:after="0" w:line="170" w:lineRule="exact"/>
        <w:rPr>
          <w:del w:id="349" w:author="Administrator" w:date="2016-09-17T14:51:00Z"/>
          <w:sz w:val="17"/>
          <w:szCs w:val="17"/>
        </w:rPr>
      </w:pPr>
    </w:p>
    <w:p w14:paraId="795B971A" w14:textId="21E8E8A2" w:rsidR="0074787C" w:rsidDel="004F01F1" w:rsidRDefault="00656446">
      <w:pPr>
        <w:spacing w:after="0" w:line="240" w:lineRule="auto"/>
        <w:ind w:left="115" w:right="-20"/>
        <w:rPr>
          <w:del w:id="350" w:author="Administrator" w:date="2016-09-17T14:51:00Z"/>
          <w:rFonts w:ascii="Times New Roman" w:eastAsia="Times New Roman" w:hAnsi="Times New Roman" w:cs="Times New Roman"/>
          <w:sz w:val="20"/>
          <w:szCs w:val="20"/>
        </w:rPr>
      </w:pPr>
      <w:del w:id="351" w:author="Administrator" w:date="2016-09-17T14:51:00Z">
        <w:r w:rsidDel="004F01F1">
          <w:pict w14:anchorId="207CDB37">
            <v:shape id="_x0000_i1074" type="#_x0000_t75" style="width:460pt;height:272.5pt;mso-position-horizontal-relative:char;mso-position-vertical-relative:line">
              <v:imagedata r:id="rId74" o:title=""/>
            </v:shape>
          </w:pict>
        </w:r>
      </w:del>
    </w:p>
    <w:p w14:paraId="49C0C67E" w14:textId="7F3153EF" w:rsidR="0074787C" w:rsidDel="004F01F1" w:rsidRDefault="0074787C">
      <w:pPr>
        <w:spacing w:before="2" w:after="0" w:line="160" w:lineRule="exact"/>
        <w:rPr>
          <w:del w:id="352" w:author="Administrator" w:date="2016-09-17T14:51:00Z"/>
          <w:sz w:val="16"/>
          <w:szCs w:val="16"/>
        </w:rPr>
      </w:pPr>
    </w:p>
    <w:p w14:paraId="038BA7F8" w14:textId="099DA0EA" w:rsidR="0074787C" w:rsidDel="004F01F1" w:rsidRDefault="00656446">
      <w:pPr>
        <w:spacing w:after="0" w:line="297" w:lineRule="exact"/>
        <w:ind w:left="115" w:right="-20"/>
        <w:rPr>
          <w:del w:id="353" w:author="Administrator" w:date="2016-09-17T14:51:00Z"/>
          <w:rFonts w:ascii="Open Sans" w:eastAsia="Open Sans" w:hAnsi="Open Sans" w:cs="Open Sans"/>
        </w:rPr>
      </w:pPr>
      <w:del w:id="354" w:author="Administrator" w:date="2016-09-17T14:51:00Z">
        <w:r w:rsidDel="004F01F1">
          <w:rPr>
            <w:rFonts w:ascii="Open Sans" w:eastAsia="Open Sans" w:hAnsi="Open Sans" w:cs="Open Sans"/>
            <w:color w:val="3F3F3F"/>
            <w:spacing w:val="-4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ki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>ff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rs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m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x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:</w:delText>
        </w:r>
      </w:del>
    </w:p>
    <w:p w14:paraId="1FB7808E" w14:textId="7F32F1E4" w:rsidR="0074787C" w:rsidDel="004F01F1" w:rsidRDefault="0074787C">
      <w:pPr>
        <w:spacing w:before="2" w:after="0" w:line="130" w:lineRule="exact"/>
        <w:rPr>
          <w:del w:id="355" w:author="Administrator" w:date="2016-09-17T14:51:00Z"/>
          <w:sz w:val="13"/>
          <w:szCs w:val="13"/>
        </w:rPr>
      </w:pPr>
    </w:p>
    <w:p w14:paraId="5DCB888C" w14:textId="473988BD" w:rsidR="0074787C" w:rsidDel="004F01F1" w:rsidRDefault="00656446">
      <w:pPr>
        <w:spacing w:after="0" w:line="240" w:lineRule="auto"/>
        <w:ind w:left="115" w:right="-20"/>
        <w:rPr>
          <w:del w:id="356" w:author="Administrator" w:date="2016-09-17T14:51:00Z"/>
          <w:rFonts w:ascii="Times New Roman" w:eastAsia="Times New Roman" w:hAnsi="Times New Roman" w:cs="Times New Roman"/>
          <w:sz w:val="20"/>
          <w:szCs w:val="20"/>
        </w:rPr>
      </w:pPr>
      <w:del w:id="357" w:author="Administrator" w:date="2016-09-17T14:51:00Z">
        <w:r w:rsidDel="004F01F1">
          <w:pict w14:anchorId="70F284A6">
            <v:shape id="_x0000_i1075" type="#_x0000_t75" style="width:457pt;height:307pt;mso-position-horizontal-relative:char;mso-position-vertical-relative:line">
              <v:imagedata r:id="rId75" o:title=""/>
            </v:shape>
          </w:pict>
        </w:r>
      </w:del>
    </w:p>
    <w:p w14:paraId="64424F34" w14:textId="053F8631" w:rsidR="0074787C" w:rsidDel="004F01F1" w:rsidRDefault="0074787C">
      <w:pPr>
        <w:spacing w:after="0"/>
        <w:rPr>
          <w:del w:id="358" w:author="Administrator" w:date="2016-09-17T14:51:00Z"/>
        </w:rPr>
        <w:sectPr w:rsidR="0074787C" w:rsidDel="004F01F1">
          <w:footerReference w:type="default" r:id="rId76"/>
          <w:pgSz w:w="11920" w:h="16840"/>
          <w:pgMar w:top="1560" w:right="1260" w:bottom="280" w:left="1280" w:header="0" w:footer="0" w:gutter="0"/>
          <w:cols w:space="720"/>
        </w:sectPr>
      </w:pPr>
    </w:p>
    <w:p w14:paraId="5EE570C1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2323876A" w14:textId="7AD001A1" w:rsidR="0074787C" w:rsidDel="004F01F1" w:rsidRDefault="00656446">
      <w:pPr>
        <w:spacing w:after="0" w:line="280" w:lineRule="exact"/>
        <w:ind w:left="115" w:right="-20"/>
        <w:rPr>
          <w:del w:id="359" w:author="Administrator" w:date="2016-09-17T14:52:00Z"/>
          <w:rFonts w:ascii="Open Sans" w:eastAsia="Open Sans" w:hAnsi="Open Sans" w:cs="Open Sans"/>
        </w:rPr>
      </w:pPr>
      <w:del w:id="360" w:author="Administrator" w:date="2016-09-17T14:52:00Z">
        <w:r w:rsidDel="004F01F1">
          <w:pict w14:anchorId="22D7D2F0">
            <v:group id="_x0000_s1064" style="position:absolute;left:0;text-align:left;margin-left:69.4pt;margin-top:21.1pt;width:456pt;height:60pt;z-index:-1270;mso-position-horizontal-relative:page" coordorigin="1388,422" coordsize="9120,1200">
              <v:shape id="_x0000_s1069" type="#_x0000_t75" style="position:absolute;left:1395;top:429;width:810;height:810">
                <v:imagedata r:id="rId20" o:title=""/>
              </v:shape>
              <v:group id="_x0000_s1067" style="position:absolute;left:1395;top:429;width:9082;height:1185" coordorigin="1395,429" coordsize="9082,1185">
                <v:shape id="_x0000_s1068" style="position:absolute;left:1395;top:429;width:9082;height:1185" coordorigin="1395,429" coordsize="9082,1185" path="m10410,429r-8933,1l1419,459r-24,60l1395,1533r29,58l1485,1614r8933,l10440,1609r20,-10l10476,1585r1,-1l1479,1584r-21,-6l1441,1565r-12,-19l1425,1524r,-1010l1431,492r13,-17l1463,464r22,-5l10476,459r-5,-6l10453,440r-20,-8l10410,429e" fillcolor="#1ab654" stroked="f">
                  <v:path arrowok="t"/>
                </v:shape>
              </v:group>
              <v:group id="_x0000_s1065" style="position:absolute;left:1485;top:459;width:9015;height:1125" coordorigin="1485,459" coordsize="9015,1125">
                <v:shape id="_x0000_s1066" style="position:absolute;left:1485;top:459;width:9015;height:1125" coordorigin="1485,459" coordsize="9015,1125" path="m10476,459r-8991,l10416,460r21,6l10454,479r12,18l10470,519r,1011l10464,1551r-13,18l10432,1580r-22,4l10477,1584r12,-17l10497,1547r3,-23l10500,511r-5,-22l10485,469r-9,-10e" fillcolor="#1ab654" stroked="f">
                  <v:path arrowok="t"/>
                </v:shape>
              </v:group>
              <w10:wrap anchorx="page"/>
            </v:group>
          </w:pict>
        </w:r>
        <w:r w:rsidDel="004F01F1">
          <w:rPr>
            <w:rFonts w:ascii="Open Sans" w:eastAsia="Open Sans" w:hAnsi="Open Sans" w:cs="Open Sans"/>
            <w:color w:val="3F3F3F"/>
            <w:spacing w:val="-4"/>
            <w:position w:val="-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-1"/>
          </w:rPr>
          <w:delText>li</w:delText>
        </w:r>
        <w:r w:rsidDel="004F01F1">
          <w:rPr>
            <w:rFonts w:ascii="Open Sans" w:eastAsia="Open Sans" w:hAnsi="Open Sans" w:cs="Open Sans"/>
            <w:color w:val="3F3F3F"/>
            <w:position w:val="-1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3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3F3F3F"/>
            <w:spacing w:val="2"/>
            <w:position w:val="-1"/>
          </w:rPr>
          <w:delText>D</w:delText>
        </w:r>
        <w:r w:rsidDel="004F01F1">
          <w:rPr>
            <w:rFonts w:ascii="Open Sans" w:eastAsia="Open Sans" w:hAnsi="Open Sans" w:cs="Open Sans"/>
            <w:b/>
            <w:bCs/>
            <w:color w:val="3F3F3F"/>
            <w:spacing w:val="5"/>
            <w:position w:val="-1"/>
          </w:rPr>
          <w:delText>r</w:delText>
        </w:r>
        <w:r w:rsidDel="004F01F1">
          <w:rPr>
            <w:rFonts w:ascii="Open Sans" w:eastAsia="Open Sans" w:hAnsi="Open Sans" w:cs="Open Sans"/>
            <w:b/>
            <w:bCs/>
            <w:color w:val="3F3F3F"/>
            <w:spacing w:val="-1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3F3F3F"/>
            <w:position w:val="-1"/>
          </w:rPr>
          <w:delText>p</w:delText>
        </w:r>
        <w:r w:rsidDel="004F01F1">
          <w:rPr>
            <w:rFonts w:ascii="Open Sans" w:eastAsia="Open Sans" w:hAnsi="Open Sans" w:cs="Open Sans"/>
            <w:b/>
            <w:bCs/>
            <w:color w:val="3F3F3F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3F3F3F"/>
            <w:spacing w:val="5"/>
            <w:position w:val="-1"/>
          </w:rPr>
          <w:delText>here</w:delText>
        </w:r>
        <w:r w:rsidDel="004F01F1">
          <w:rPr>
            <w:rFonts w:ascii="Open Sans" w:eastAsia="Open Sans" w:hAnsi="Open Sans" w:cs="Open Sans"/>
            <w:color w:val="3F3F3F"/>
            <w:position w:val="-1"/>
          </w:rPr>
          <w:delText>.</w:delText>
        </w:r>
      </w:del>
    </w:p>
    <w:p w14:paraId="250EA52E" w14:textId="18DB790C" w:rsidR="0074787C" w:rsidDel="004F01F1" w:rsidRDefault="0074787C">
      <w:pPr>
        <w:spacing w:before="5" w:after="0" w:line="160" w:lineRule="exact"/>
        <w:rPr>
          <w:del w:id="361" w:author="Administrator" w:date="2016-09-17T14:52:00Z"/>
          <w:sz w:val="16"/>
          <w:szCs w:val="16"/>
        </w:rPr>
      </w:pPr>
    </w:p>
    <w:p w14:paraId="3DE3ADFA" w14:textId="36BF8911" w:rsidR="0074787C" w:rsidDel="004F01F1" w:rsidRDefault="0074787C">
      <w:pPr>
        <w:spacing w:after="0" w:line="200" w:lineRule="exact"/>
        <w:rPr>
          <w:del w:id="362" w:author="Administrator" w:date="2016-09-17T14:52:00Z"/>
          <w:sz w:val="20"/>
          <w:szCs w:val="20"/>
        </w:rPr>
      </w:pPr>
    </w:p>
    <w:p w14:paraId="6296289C" w14:textId="2A37EDD9" w:rsidR="0074787C" w:rsidDel="004F01F1" w:rsidRDefault="00656446">
      <w:pPr>
        <w:spacing w:after="0" w:line="297" w:lineRule="exact"/>
        <w:ind w:left="1270" w:right="-20"/>
        <w:rPr>
          <w:del w:id="363" w:author="Administrator" w:date="2016-09-17T14:52:00Z"/>
          <w:rFonts w:ascii="Open Sans" w:eastAsia="Open Sans" w:hAnsi="Open Sans" w:cs="Open Sans"/>
        </w:rPr>
      </w:pPr>
      <w:del w:id="364" w:author="Administrator" w:date="2016-09-17T14:52:00Z">
        <w:r w:rsidDel="004F01F1">
          <w:rPr>
            <w:rFonts w:ascii="Open Sans" w:eastAsia="Open Sans" w:hAnsi="Open Sans" w:cs="Open Sans"/>
            <w:spacing w:val="5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position w:val="1"/>
          </w:rPr>
          <w:delText>ub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spacing w:val="-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li</w:delText>
        </w:r>
        <w:r w:rsidDel="004F01F1">
          <w:rPr>
            <w:rFonts w:ascii="Open Sans" w:eastAsia="Open Sans" w:hAnsi="Open Sans" w:cs="Open Sans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ki</w:delText>
        </w:r>
        <w:r w:rsidDel="004F01F1">
          <w:rPr>
            <w:rFonts w:ascii="Open Sans" w:eastAsia="Open Sans" w:hAnsi="Open Sans" w:cs="Open Sans"/>
            <w:position w:val="1"/>
          </w:rPr>
          <w:delText>ng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 xml:space="preserve"> t</w:delText>
        </w:r>
        <w:r w:rsidDel="004F01F1">
          <w:rPr>
            <w:rFonts w:ascii="Open Sans" w:eastAsia="Open Sans" w:hAnsi="Open Sans" w:cs="Open Sans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te</w:delText>
        </w:r>
        <w:r w:rsidDel="004F01F1">
          <w:rPr>
            <w:rFonts w:ascii="Open Sans" w:eastAsia="Open Sans" w:hAnsi="Open Sans" w:cs="Open Sans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6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il</w:delText>
        </w:r>
        <w:r w:rsidDel="004F01F1">
          <w:rPr>
            <w:rFonts w:ascii="Open Sans" w:eastAsia="Open Sans" w:hAnsi="Open Sans" w:cs="Open Sans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spacing w:val="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position w:val="1"/>
          </w:rPr>
          <w:delText>so</w:delText>
        </w:r>
        <w:r w:rsidDel="004F01F1">
          <w:rPr>
            <w:rFonts w:ascii="Open Sans" w:eastAsia="Open Sans" w:hAnsi="Open Sans" w:cs="Open Sans"/>
            <w:spacing w:val="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dr</w:delText>
        </w:r>
        <w:r w:rsidDel="004F01F1">
          <w:rPr>
            <w:rFonts w:ascii="Open Sans" w:eastAsia="Open Sans" w:hAnsi="Open Sans" w:cs="Open Sans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position w:val="1"/>
          </w:rPr>
          <w:delText xml:space="preserve">p 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spacing w:val="-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spacing w:val="3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position w:val="1"/>
          </w:rPr>
          <w:delText>ce</w:delText>
        </w:r>
      </w:del>
    </w:p>
    <w:p w14:paraId="35A0CBE1" w14:textId="1145F71E" w:rsidR="0074787C" w:rsidDel="004F01F1" w:rsidRDefault="00656446">
      <w:pPr>
        <w:spacing w:after="0" w:line="282" w:lineRule="exact"/>
        <w:ind w:left="1270" w:right="-20"/>
        <w:rPr>
          <w:del w:id="365" w:author="Administrator" w:date="2016-09-17T14:52:00Z"/>
          <w:rFonts w:ascii="Open Sans" w:eastAsia="Open Sans" w:hAnsi="Open Sans" w:cs="Open Sans"/>
        </w:rPr>
      </w:pPr>
      <w:del w:id="366" w:author="Administrator" w:date="2016-09-17T14:52:00Z">
        <w:r w:rsidDel="004F01F1">
          <w:rPr>
            <w:rFonts w:ascii="Open Sans" w:eastAsia="Open Sans" w:hAnsi="Open Sans" w:cs="Open Sans"/>
            <w:spacing w:val="-6"/>
            <w:position w:val="-1"/>
          </w:rPr>
          <w:delText>w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position w:val="-1"/>
          </w:rPr>
          <w:delText>h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ut</w:delText>
        </w:r>
        <w:r w:rsidDel="004F01F1">
          <w:rPr>
            <w:rFonts w:ascii="Open Sans" w:eastAsia="Open Sans" w:hAnsi="Open Sans" w:cs="Open Sans"/>
            <w:spacing w:val="-5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-1"/>
          </w:rPr>
          <w:delText>g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position w:val="-1"/>
          </w:rPr>
          <w:delText>ng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position w:val="-1"/>
          </w:rPr>
          <w:delText>hr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ugh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position w:val="-1"/>
          </w:rPr>
          <w:delText>he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position w:val="-1"/>
          </w:rPr>
          <w:delText>n</w:delText>
        </w:r>
        <w:r w:rsidDel="004F01F1">
          <w:rPr>
            <w:rFonts w:ascii="Open Sans" w:eastAsia="Open Sans" w:hAnsi="Open Sans" w:cs="Open Sans"/>
            <w:spacing w:val="1"/>
            <w:position w:val="-1"/>
          </w:rPr>
          <w:delText>f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r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m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n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-1"/>
          </w:rPr>
          <w:delText>b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>x</w:delText>
        </w:r>
        <w:r w:rsidDel="004F01F1">
          <w:rPr>
            <w:rFonts w:ascii="Open Sans" w:eastAsia="Open Sans" w:hAnsi="Open Sans" w:cs="Open Sans"/>
            <w:position w:val="-1"/>
          </w:rPr>
          <w:delText>.</w:delText>
        </w:r>
      </w:del>
    </w:p>
    <w:p w14:paraId="74BA3D18" w14:textId="4425F53E" w:rsidR="0074787C" w:rsidDel="004F01F1" w:rsidRDefault="0074787C">
      <w:pPr>
        <w:spacing w:before="5" w:after="0" w:line="110" w:lineRule="exact"/>
        <w:rPr>
          <w:del w:id="367" w:author="Administrator" w:date="2016-09-17T14:52:00Z"/>
          <w:sz w:val="11"/>
          <w:szCs w:val="11"/>
        </w:rPr>
      </w:pPr>
    </w:p>
    <w:p w14:paraId="27C6B110" w14:textId="7F3E1FF7" w:rsidR="0074787C" w:rsidDel="004F01F1" w:rsidRDefault="0074787C">
      <w:pPr>
        <w:spacing w:after="0" w:line="200" w:lineRule="exact"/>
        <w:rPr>
          <w:del w:id="368" w:author="Administrator" w:date="2016-09-17T14:52:00Z"/>
          <w:sz w:val="20"/>
          <w:szCs w:val="20"/>
        </w:rPr>
      </w:pPr>
    </w:p>
    <w:p w14:paraId="0C8389A8" w14:textId="0D5D3BC6" w:rsidR="0074787C" w:rsidDel="004F01F1" w:rsidRDefault="0074787C">
      <w:pPr>
        <w:spacing w:after="0" w:line="200" w:lineRule="exact"/>
        <w:rPr>
          <w:del w:id="369" w:author="Administrator" w:date="2016-09-17T14:52:00Z"/>
          <w:sz w:val="20"/>
          <w:szCs w:val="20"/>
        </w:rPr>
      </w:pPr>
    </w:p>
    <w:p w14:paraId="2D44B984" w14:textId="1E6E94C9" w:rsidR="0074787C" w:rsidDel="004F01F1" w:rsidRDefault="00656446">
      <w:pPr>
        <w:spacing w:after="0" w:line="297" w:lineRule="exact"/>
        <w:ind w:left="115" w:right="-20"/>
        <w:rPr>
          <w:del w:id="370" w:author="Administrator" w:date="2016-09-17T14:52:00Z"/>
          <w:rFonts w:ascii="Open Sans" w:eastAsia="Open Sans" w:hAnsi="Open Sans" w:cs="Open Sans"/>
        </w:rPr>
      </w:pPr>
      <w:del w:id="371" w:author="Administrator" w:date="2016-09-17T14:52:00Z">
        <w:r w:rsidDel="004F01F1">
          <w:rPr>
            <w:rFonts w:ascii="Open Sans" w:eastAsia="Open Sans" w:hAnsi="Open Sans" w:cs="Open Sans"/>
            <w:color w:val="3F3F3F"/>
            <w:spacing w:val="7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 xml:space="preserve">n 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ss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gn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rs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:</w:delText>
        </w:r>
      </w:del>
    </w:p>
    <w:p w14:paraId="408DBB5E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1859EAC1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CC3F3C3">
          <v:shape id="_x0000_i1076" type="#_x0000_t75" style="width:458pt;height:401pt;mso-position-horizontal-relative:char;mso-position-vertical-relative:line">
            <v:imagedata r:id="rId77" o:title=""/>
          </v:shape>
        </w:pict>
      </w:r>
    </w:p>
    <w:p w14:paraId="4C8FAD47" w14:textId="77777777" w:rsidR="0074787C" w:rsidRDefault="0074787C">
      <w:pPr>
        <w:spacing w:before="3" w:after="0" w:line="170" w:lineRule="exact"/>
        <w:rPr>
          <w:sz w:val="17"/>
          <w:szCs w:val="17"/>
        </w:rPr>
      </w:pPr>
    </w:p>
    <w:p w14:paraId="3EF75B5A" w14:textId="4CFCEB40" w:rsidR="0074787C" w:rsidDel="004F01F1" w:rsidRDefault="00656446">
      <w:pPr>
        <w:spacing w:after="0" w:line="240" w:lineRule="auto"/>
        <w:ind w:left="115" w:right="138"/>
        <w:rPr>
          <w:del w:id="372" w:author="Administrator" w:date="2016-09-17T14:53:00Z"/>
          <w:rFonts w:ascii="Open Sans" w:eastAsia="Open Sans" w:hAnsi="Open Sans" w:cs="Open Sans"/>
        </w:rPr>
      </w:pPr>
      <w:del w:id="373" w:author="Administrator" w:date="2016-09-17T14:53:00Z">
        <w:r w:rsidDel="004F01F1">
          <w:rPr>
            <w:rFonts w:ascii="Open Sans" w:eastAsia="Open Sans" w:hAnsi="Open Sans" w:cs="Open Sans"/>
            <w:color w:val="3F3F3F"/>
            <w:spacing w:val="-2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(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rc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d)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ee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n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ss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gn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du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25</w:delText>
        </w:r>
        <w:r w:rsidDel="004F01F1">
          <w:rPr>
            <w:rFonts w:ascii="Open Sans" w:eastAsia="Open Sans" w:hAnsi="Open Sans" w:cs="Open Sans"/>
            <w:color w:val="3F3F3F"/>
          </w:rPr>
          <w:delText>3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nd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k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d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a 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nd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d.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N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so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ue</w:delText>
        </w:r>
        <w:r w:rsidDel="004F01F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>-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4F01F1">
          <w:rPr>
            <w:rFonts w:ascii="Open Sans" w:eastAsia="Open Sans" w:hAnsi="Open Sans" w:cs="Open Sans"/>
            <w:color w:val="3F3F3F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ght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 du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nu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r.</w:delText>
        </w:r>
      </w:del>
    </w:p>
    <w:p w14:paraId="32786E61" w14:textId="1DD9D6E9" w:rsidR="0074787C" w:rsidDel="004F01F1" w:rsidRDefault="0074787C">
      <w:pPr>
        <w:spacing w:after="0" w:line="120" w:lineRule="exact"/>
        <w:rPr>
          <w:del w:id="374" w:author="Administrator" w:date="2016-09-17T14:53:00Z"/>
          <w:sz w:val="12"/>
          <w:szCs w:val="12"/>
        </w:rPr>
      </w:pPr>
    </w:p>
    <w:p w14:paraId="512F3B2E" w14:textId="3D479501" w:rsidR="0074787C" w:rsidDel="004F01F1" w:rsidRDefault="00656446">
      <w:pPr>
        <w:spacing w:after="0" w:line="240" w:lineRule="auto"/>
        <w:ind w:left="115" w:right="-20"/>
        <w:rPr>
          <w:del w:id="375" w:author="Administrator" w:date="2016-09-17T14:53:00Z"/>
          <w:rFonts w:ascii="Open Sans" w:eastAsia="Open Sans" w:hAnsi="Open Sans" w:cs="Open Sans"/>
        </w:rPr>
      </w:pPr>
      <w:del w:id="376" w:author="Administrator" w:date="2016-09-17T14:53:00Z">
        <w:r w:rsidDel="004F01F1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re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sh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d: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6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oo</w:delText>
        </w:r>
        <w:r w:rsidDel="004F01F1">
          <w:rPr>
            <w:rFonts w:ascii="Open Sans" w:eastAsia="Open Sans" w:hAnsi="Open Sans" w:cs="Open Sans"/>
            <w:color w:val="3F3F3F"/>
          </w:rPr>
          <w:delText>k</w:delText>
        </w:r>
        <w:r w:rsidDel="004F01F1">
          <w:rPr>
            <w:rFonts w:ascii="Open Sans" w:eastAsia="Open Sans" w:hAnsi="Open Sans" w:cs="Open Sans"/>
            <w:color w:val="3F3F3F"/>
            <w:spacing w:val="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t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4F01F1">
          <w:rPr>
            <w:rFonts w:ascii="Open Sans" w:eastAsia="Open Sans" w:hAnsi="Open Sans" w:cs="Open Sans"/>
            <w:color w:val="3F3F3F"/>
          </w:rPr>
          <w:delText>:</w:delText>
        </w:r>
      </w:del>
    </w:p>
    <w:p w14:paraId="1BFE398A" w14:textId="7E2C1044" w:rsidR="0074787C" w:rsidDel="004F01F1" w:rsidRDefault="0074787C">
      <w:pPr>
        <w:spacing w:after="0"/>
        <w:rPr>
          <w:del w:id="377" w:author="Administrator" w:date="2016-09-17T14:53:00Z"/>
        </w:rPr>
        <w:sectPr w:rsidR="0074787C" w:rsidDel="004F01F1">
          <w:footerReference w:type="default" r:id="rId78"/>
          <w:pgSz w:w="11920" w:h="16840"/>
          <w:pgMar w:top="1560" w:right="1260" w:bottom="280" w:left="1280" w:header="0" w:footer="0" w:gutter="0"/>
          <w:cols w:space="720"/>
        </w:sectPr>
      </w:pPr>
    </w:p>
    <w:p w14:paraId="02F23735" w14:textId="7B790240" w:rsidR="0074787C" w:rsidDel="004F01F1" w:rsidRDefault="0074787C">
      <w:pPr>
        <w:spacing w:before="7" w:after="0" w:line="170" w:lineRule="exact"/>
        <w:rPr>
          <w:del w:id="378" w:author="Administrator" w:date="2016-09-17T14:53:00Z"/>
          <w:sz w:val="17"/>
          <w:szCs w:val="17"/>
        </w:rPr>
      </w:pPr>
    </w:p>
    <w:p w14:paraId="213C9817" w14:textId="138FDD03" w:rsidR="0074787C" w:rsidDel="004F01F1" w:rsidRDefault="00656446">
      <w:pPr>
        <w:spacing w:after="0" w:line="240" w:lineRule="auto"/>
        <w:ind w:left="115" w:right="-20"/>
        <w:rPr>
          <w:del w:id="379" w:author="Administrator" w:date="2016-09-17T14:53:00Z"/>
          <w:rFonts w:ascii="Times New Roman" w:eastAsia="Times New Roman" w:hAnsi="Times New Roman" w:cs="Times New Roman"/>
          <w:sz w:val="20"/>
          <w:szCs w:val="20"/>
        </w:rPr>
      </w:pPr>
      <w:del w:id="380" w:author="Administrator" w:date="2016-09-17T14:53:00Z">
        <w:r w:rsidDel="004F01F1">
          <w:pict w14:anchorId="146B70FC">
            <v:shape id="_x0000_i1077" type="#_x0000_t75" style="width:458.5pt;height:97pt;mso-position-horizontal-relative:char;mso-position-vertical-relative:line">
              <v:imagedata r:id="rId79" o:title=""/>
            </v:shape>
          </w:pict>
        </w:r>
      </w:del>
    </w:p>
    <w:p w14:paraId="2CA367CD" w14:textId="111E6D9F" w:rsidR="0074787C" w:rsidDel="004F01F1" w:rsidRDefault="0074787C">
      <w:pPr>
        <w:spacing w:before="3" w:after="0" w:line="180" w:lineRule="exact"/>
        <w:rPr>
          <w:del w:id="381" w:author="Administrator" w:date="2016-09-17T14:53:00Z"/>
          <w:sz w:val="18"/>
          <w:szCs w:val="18"/>
        </w:rPr>
      </w:pPr>
    </w:p>
    <w:p w14:paraId="13D1EBDB" w14:textId="0E9ED40B" w:rsidR="0074787C" w:rsidDel="004F01F1" w:rsidRDefault="00656446">
      <w:pPr>
        <w:spacing w:after="0" w:line="297" w:lineRule="exact"/>
        <w:ind w:left="115" w:right="333"/>
        <w:jc w:val="both"/>
        <w:rPr>
          <w:del w:id="382" w:author="Administrator" w:date="2016-09-17T14:53:00Z"/>
          <w:rFonts w:ascii="Open Sans" w:eastAsia="Open Sans" w:hAnsi="Open Sans" w:cs="Open Sans"/>
        </w:rPr>
      </w:pPr>
      <w:del w:id="383" w:author="Administrator" w:date="2016-09-17T14:53:00Z"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5"/>
            <w:position w:val="1"/>
          </w:rPr>
          <w:delText>(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rc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d)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te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ll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us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2"/>
            <w:position w:val="1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  <w:position w:val="1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</w:del>
    </w:p>
    <w:p w14:paraId="7751F5DD" w14:textId="682B9306" w:rsidR="0074787C" w:rsidDel="004F01F1" w:rsidRDefault="00656446">
      <w:pPr>
        <w:spacing w:before="12" w:after="0" w:line="239" w:lineRule="auto"/>
        <w:ind w:left="115" w:right="241"/>
        <w:jc w:val="both"/>
        <w:rPr>
          <w:del w:id="384" w:author="Administrator" w:date="2016-09-17T14:53:00Z"/>
          <w:rFonts w:ascii="Open Sans" w:eastAsia="Open Sans" w:hAnsi="Open Sans" w:cs="Open Sans"/>
        </w:rPr>
      </w:pPr>
      <w:del w:id="385" w:author="Administrator" w:date="2016-09-17T14:53:00Z">
        <w:r w:rsidDel="004F01F1">
          <w:rPr>
            <w:rFonts w:ascii="Open Sans" w:eastAsia="Open Sans" w:hAnsi="Open Sans" w:cs="Open Sans"/>
            <w:color w:val="3F3F3F"/>
            <w:spacing w:val="2"/>
          </w:rPr>
          <w:delText>"</w:delText>
        </w:r>
        <w:r w:rsidDel="004F01F1">
          <w:rPr>
            <w:rFonts w:ascii="Open Sans" w:eastAsia="Open Sans" w:hAnsi="Open Sans" w:cs="Open Sans"/>
            <w:color w:val="3F3F3F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nd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"</w:delText>
        </w:r>
        <w:r w:rsidDel="004F01F1">
          <w:rPr>
            <w:rFonts w:ascii="Open Sans" w:eastAsia="Open Sans" w:hAnsi="Open Sans" w:cs="Open Sans"/>
            <w:color w:val="3F3F3F"/>
          </w:rPr>
          <w:delText>: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7"/>
          </w:rPr>
          <w:delText>W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ee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d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et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a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ll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 by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ki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pict w14:anchorId="78DA31A9">
            <v:shape id="_x0000_i1078" type="#_x0000_t75" style="width:102pt;height:15.5pt;mso-position-horizontal-relative:char;mso-position-vertical-relative:line">
              <v:imagedata r:id="rId80" o:title=""/>
            </v:shape>
          </w:pict>
        </w:r>
        <w:r w:rsidDel="004F01F1">
          <w:rPr>
            <w:rFonts w:ascii="Times New Roman" w:eastAsia="Times New Roman" w:hAnsi="Times New Roman" w:cs="Times New Roman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bu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-</w:delText>
        </w:r>
        <w:r w:rsidDel="004F01F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n.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so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su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a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gn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nt</w:delText>
        </w:r>
        <w:r w:rsidDel="004F01F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sch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du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p.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-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nt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nt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s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-</w:delText>
        </w:r>
      </w:del>
    </w:p>
    <w:p w14:paraId="1E52202A" w14:textId="6AB43C4C" w:rsidR="0074787C" w:rsidDel="004F01F1" w:rsidRDefault="0074787C">
      <w:pPr>
        <w:spacing w:before="2" w:after="0" w:line="130" w:lineRule="exact"/>
        <w:rPr>
          <w:del w:id="386" w:author="Administrator" w:date="2016-09-17T14:53:00Z"/>
          <w:sz w:val="13"/>
          <w:szCs w:val="13"/>
        </w:rPr>
      </w:pPr>
    </w:p>
    <w:p w14:paraId="4FA8AEEB" w14:textId="29EE59C0" w:rsidR="0074787C" w:rsidDel="004F01F1" w:rsidRDefault="00656446">
      <w:pPr>
        <w:spacing w:after="0" w:line="240" w:lineRule="auto"/>
        <w:ind w:left="115" w:right="-20"/>
        <w:rPr>
          <w:del w:id="387" w:author="Administrator" w:date="2016-09-17T14:53:00Z"/>
          <w:rFonts w:ascii="Times New Roman" w:eastAsia="Times New Roman" w:hAnsi="Times New Roman" w:cs="Times New Roman"/>
          <w:sz w:val="20"/>
          <w:szCs w:val="20"/>
        </w:rPr>
      </w:pPr>
      <w:del w:id="388" w:author="Administrator" w:date="2016-09-17T14:53:00Z">
        <w:r w:rsidDel="004F01F1">
          <w:pict w14:anchorId="65B0107C">
            <v:shape id="_x0000_i1079" type="#_x0000_t75" style="width:456.5pt;height:93.5pt;mso-position-horizontal-relative:char;mso-position-vertical-relative:line">
              <v:imagedata r:id="rId81" o:title=""/>
            </v:shape>
          </w:pict>
        </w:r>
      </w:del>
    </w:p>
    <w:p w14:paraId="154B480A" w14:textId="37F5E049" w:rsidR="0074787C" w:rsidDel="004F01F1" w:rsidRDefault="0074787C">
      <w:pPr>
        <w:spacing w:before="8" w:after="0" w:line="180" w:lineRule="exact"/>
        <w:rPr>
          <w:del w:id="389" w:author="Administrator" w:date="2016-09-17T14:53:00Z"/>
          <w:sz w:val="18"/>
          <w:szCs w:val="18"/>
        </w:rPr>
      </w:pPr>
    </w:p>
    <w:p w14:paraId="041752DF" w14:textId="2063583D" w:rsidR="0074787C" w:rsidDel="004F01F1" w:rsidRDefault="00656446">
      <w:pPr>
        <w:spacing w:after="0" w:line="240" w:lineRule="auto"/>
        <w:ind w:left="115" w:right="6664"/>
        <w:jc w:val="both"/>
        <w:rPr>
          <w:del w:id="390" w:author="Administrator" w:date="2016-09-17T14:53:00Z"/>
          <w:rFonts w:ascii="Open Sans" w:eastAsia="Open Sans" w:hAnsi="Open Sans" w:cs="Open Sans"/>
        </w:rPr>
      </w:pPr>
      <w:del w:id="391" w:author="Administrator" w:date="2016-09-17T14:53:00Z"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nd 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f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D</w:delText>
        </w:r>
        <w:r w:rsidDel="004F01F1">
          <w:rPr>
            <w:rFonts w:ascii="Open Sans" w:eastAsia="Open Sans" w:hAnsi="Open Sans" w:cs="Open Sans"/>
            <w:color w:val="3F3F3F"/>
          </w:rPr>
          <w:delText>r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rs</w:delText>
        </w:r>
        <w:r w:rsidDel="004F01F1">
          <w:rPr>
            <w:rFonts w:ascii="Open Sans" w:eastAsia="Open Sans" w:hAnsi="Open Sans" w:cs="Open Sans"/>
            <w:color w:val="3F3F3F"/>
            <w:spacing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G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tt</w:delText>
        </w:r>
        <w:r w:rsidDel="004F01F1">
          <w:rPr>
            <w:rFonts w:ascii="Open Sans" w:eastAsia="Open Sans" w:hAnsi="Open Sans" w:cs="Open Sans"/>
            <w:color w:val="3F3F3F"/>
          </w:rPr>
          <w:delText>:</w:delText>
        </w:r>
      </w:del>
    </w:p>
    <w:p w14:paraId="0DD2E113" w14:textId="1E3CCCCA" w:rsidR="0074787C" w:rsidDel="004F01F1" w:rsidRDefault="0074787C">
      <w:pPr>
        <w:spacing w:before="2" w:after="0" w:line="130" w:lineRule="exact"/>
        <w:rPr>
          <w:del w:id="392" w:author="Administrator" w:date="2016-09-17T14:53:00Z"/>
          <w:sz w:val="13"/>
          <w:szCs w:val="13"/>
        </w:rPr>
      </w:pPr>
    </w:p>
    <w:p w14:paraId="6E1141E2" w14:textId="34083303" w:rsidR="0074787C" w:rsidDel="004F01F1" w:rsidRDefault="00656446">
      <w:pPr>
        <w:spacing w:after="0" w:line="240" w:lineRule="auto"/>
        <w:ind w:left="115" w:right="-20"/>
        <w:rPr>
          <w:del w:id="393" w:author="Administrator" w:date="2016-09-17T14:53:00Z"/>
          <w:rFonts w:ascii="Times New Roman" w:eastAsia="Times New Roman" w:hAnsi="Times New Roman" w:cs="Times New Roman"/>
          <w:sz w:val="20"/>
          <w:szCs w:val="20"/>
        </w:rPr>
      </w:pPr>
      <w:del w:id="394" w:author="Administrator" w:date="2016-09-17T14:53:00Z">
        <w:r w:rsidDel="004F01F1">
          <w:pict w14:anchorId="2E755B0F">
            <v:shape id="_x0000_i1080" type="#_x0000_t75" style="width:458.5pt;height:94pt;mso-position-horizontal-relative:char;mso-position-vertical-relative:line">
              <v:imagedata r:id="rId82" o:title=""/>
            </v:shape>
          </w:pict>
        </w:r>
      </w:del>
    </w:p>
    <w:p w14:paraId="27196CD8" w14:textId="3999BA14" w:rsidR="0074787C" w:rsidDel="004F01F1" w:rsidRDefault="0074787C">
      <w:pPr>
        <w:spacing w:before="9" w:after="0" w:line="170" w:lineRule="exact"/>
        <w:rPr>
          <w:del w:id="395" w:author="Administrator" w:date="2016-09-17T14:53:00Z"/>
          <w:sz w:val="17"/>
          <w:szCs w:val="17"/>
        </w:rPr>
      </w:pPr>
    </w:p>
    <w:p w14:paraId="15716A1F" w14:textId="57EEEF16" w:rsidR="0074787C" w:rsidDel="004F01F1" w:rsidRDefault="00656446">
      <w:pPr>
        <w:spacing w:after="0" w:line="240" w:lineRule="auto"/>
        <w:ind w:left="115" w:right="321"/>
        <w:jc w:val="both"/>
        <w:rPr>
          <w:del w:id="396" w:author="Administrator" w:date="2016-09-17T14:53:00Z"/>
          <w:rFonts w:ascii="Open Sans" w:eastAsia="Open Sans" w:hAnsi="Open Sans" w:cs="Open Sans"/>
        </w:rPr>
      </w:pPr>
      <w:del w:id="397" w:author="Administrator" w:date="2016-09-17T14:53:00Z">
        <w:r w:rsidDel="004F01F1">
          <w:pict w14:anchorId="67332B82">
            <v:group id="_x0000_s1053" style="position:absolute;left:0;text-align:left;margin-left:69.4pt;margin-top:36.2pt;width:456pt;height:45pt;z-index:-1269;mso-position-horizontal-relative:page" coordorigin="1388,724" coordsize="9120,900">
              <v:shape id="_x0000_s1058" type="#_x0000_t75" style="position:absolute;left:1395;top:732;width:810;height:810">
                <v:imagedata r:id="rId20" o:title=""/>
              </v:shape>
              <v:group id="_x0000_s1056" style="position:absolute;left:1395;top:732;width:9082;height:885" coordorigin="1395,732" coordsize="9082,885">
                <v:shape id="_x0000_s1057" style="position:absolute;left:1395;top:732;width:9082;height:885" coordorigin="1395,732" coordsize="9082,885" path="m10410,732r-8933,l1419,761r-24,61l1395,1535r29,58l1485,1617r8933,-1l10440,1612r20,-10l10476,1588r1,-1l1479,1587r-21,-7l1441,1567r-12,-18l1425,1527r,-711l1431,795r13,-17l1463,766r22,-4l10476,762r-5,-7l10453,743r-20,-8l10410,732e" fillcolor="#1ab654" stroked="f">
                  <v:path arrowok="t"/>
                </v:shape>
              </v:group>
              <v:group id="_x0000_s1054" style="position:absolute;left:1485;top:762;width:9015;height:825" coordorigin="1485,762" coordsize="9015,825">
                <v:shape id="_x0000_s1055" style="position:absolute;left:1485;top:762;width:9015;height:825" coordorigin="1485,762" coordsize="9015,825" path="m10476,762r-8991,l10416,762r21,6l10454,781r12,19l10470,822r,710l10464,1554r-13,17l10432,1583r-22,4l10477,1587r12,-17l10497,1549r3,-22l10500,813r-5,-22l10485,772r-9,-10e" fillcolor="#1ab654" stroked="f">
                  <v:path arrowok="t"/>
                </v:shape>
              </v:group>
              <w10:wrap anchorx="page"/>
            </v:group>
          </w:pic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w</w:delText>
        </w:r>
        <w:r w:rsidDel="004F01F1">
          <w:rPr>
            <w:rFonts w:ascii="Open Sans" w:eastAsia="Open Sans" w:hAnsi="Open Sans" w:cs="Open Sans"/>
            <w:color w:val="3F3F3F"/>
          </w:rPr>
          <w:delText>o</w:delText>
        </w:r>
        <w:r w:rsidDel="004F01F1">
          <w:rPr>
            <w:rFonts w:ascii="Open Sans" w:eastAsia="Open Sans" w:hAnsi="Open Sans" w:cs="Open Sans"/>
            <w:color w:val="3F3F3F"/>
            <w:spacing w:val="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l</w:delText>
        </w:r>
        <w:r w:rsidDel="004F01F1">
          <w:rPr>
            <w:rFonts w:ascii="Open Sans" w:eastAsia="Open Sans" w:hAnsi="Open Sans" w:cs="Open Sans"/>
            <w:color w:val="3F3F3F"/>
          </w:rPr>
          <w:delText>ue</w:delText>
        </w:r>
        <w:r w:rsidDel="004F01F1">
          <w:rPr>
            <w:rFonts w:ascii="Open Sans" w:eastAsia="Open Sans" w:hAnsi="Open Sans" w:cs="Open Sans"/>
            <w:color w:val="3F3F3F"/>
            <w:spacing w:val="-4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ch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>-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rs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nd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c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du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s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25</w:delText>
        </w:r>
        <w:r w:rsidDel="004F01F1">
          <w:rPr>
            <w:rFonts w:ascii="Open Sans" w:eastAsia="Open Sans" w:hAnsi="Open Sans" w:cs="Open Sans"/>
            <w:color w:val="3F3F3F"/>
          </w:rPr>
          <w:delText>3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 xml:space="preserve">nd 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>25</w:delText>
        </w:r>
        <w:r w:rsidDel="004F01F1">
          <w:rPr>
            <w:rFonts w:ascii="Open Sans" w:eastAsia="Open Sans" w:hAnsi="Open Sans" w:cs="Open Sans"/>
            <w:color w:val="3F3F3F"/>
          </w:rPr>
          <w:delText>4</w:delText>
        </w:r>
        <w:r w:rsidDel="004F01F1">
          <w:rPr>
            <w:rFonts w:ascii="Open Sans" w:eastAsia="Open Sans" w:hAnsi="Open Sans" w:cs="Open Sans"/>
            <w:color w:val="3F3F3F"/>
            <w:spacing w:val="-7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>v</w:delText>
        </w:r>
        <w:r w:rsidDel="004F01F1">
          <w:rPr>
            <w:rFonts w:ascii="Open Sans" w:eastAsia="Open Sans" w:hAnsi="Open Sans" w:cs="Open Sans"/>
            <w:color w:val="3F3F3F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ee</w:delText>
        </w:r>
        <w:r w:rsidDel="004F01F1">
          <w:rPr>
            <w:rFonts w:ascii="Open Sans" w:eastAsia="Open Sans" w:hAnsi="Open Sans" w:cs="Open Sans"/>
            <w:color w:val="3F3F3F"/>
          </w:rPr>
          <w:delText>n ch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ng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d by</w:delText>
        </w:r>
        <w:r w:rsidDel="004F01F1">
          <w:rPr>
            <w:rFonts w:ascii="Open Sans" w:eastAsia="Open Sans" w:hAnsi="Open Sans" w:cs="Open Sans"/>
            <w:color w:val="3F3F3F"/>
            <w:spacing w:val="-5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he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w</w:delText>
        </w:r>
        <w:r w:rsidDel="004F01F1">
          <w:rPr>
            <w:rFonts w:ascii="Open Sans" w:eastAsia="Open Sans" w:hAnsi="Open Sans" w:cs="Open Sans"/>
            <w:color w:val="3F3F3F"/>
            <w:spacing w:val="-6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2"/>
          </w:rPr>
          <w:delText>a</w:delText>
        </w:r>
        <w:r w:rsidDel="004F01F1">
          <w:rPr>
            <w:rFonts w:ascii="Open Sans" w:eastAsia="Open Sans" w:hAnsi="Open Sans" w:cs="Open Sans"/>
            <w:color w:val="3F3F3F"/>
          </w:rPr>
          <w:delText>ss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i</w:delText>
        </w:r>
        <w:r w:rsidDel="004F01F1">
          <w:rPr>
            <w:rFonts w:ascii="Open Sans" w:eastAsia="Open Sans" w:hAnsi="Open Sans" w:cs="Open Sans"/>
            <w:color w:val="3F3F3F"/>
          </w:rPr>
          <w:delText>gn</w:delText>
        </w:r>
        <w:r w:rsidDel="004F01F1">
          <w:rPr>
            <w:rFonts w:ascii="Open Sans" w:eastAsia="Open Sans" w:hAnsi="Open Sans" w:cs="Open Sans"/>
            <w:color w:val="3F3F3F"/>
            <w:spacing w:val="5"/>
          </w:rPr>
          <w:delText>m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e</w:delText>
        </w:r>
        <w:r w:rsidDel="004F01F1">
          <w:rPr>
            <w:rFonts w:ascii="Open Sans" w:eastAsia="Open Sans" w:hAnsi="Open Sans" w:cs="Open Sans"/>
            <w:color w:val="3F3F3F"/>
          </w:rPr>
          <w:delText>n</w:delText>
        </w:r>
        <w:r w:rsidDel="004F01F1">
          <w:rPr>
            <w:rFonts w:ascii="Open Sans" w:eastAsia="Open Sans" w:hAnsi="Open Sans" w:cs="Open Sans"/>
            <w:color w:val="3F3F3F"/>
            <w:spacing w:val="-3"/>
          </w:rPr>
          <w:delText>t</w:delText>
        </w:r>
        <w:r w:rsidDel="004F01F1">
          <w:rPr>
            <w:rFonts w:ascii="Open Sans" w:eastAsia="Open Sans" w:hAnsi="Open Sans" w:cs="Open Sans"/>
            <w:color w:val="3F3F3F"/>
          </w:rPr>
          <w:delText>.</w:delText>
        </w:r>
      </w:del>
    </w:p>
    <w:p w14:paraId="3B00DDF6" w14:textId="045714EF" w:rsidR="0074787C" w:rsidDel="004F01F1" w:rsidRDefault="0074787C">
      <w:pPr>
        <w:spacing w:before="8" w:after="0" w:line="140" w:lineRule="exact"/>
        <w:rPr>
          <w:del w:id="398" w:author="Administrator" w:date="2016-09-17T14:53:00Z"/>
          <w:sz w:val="14"/>
          <w:szCs w:val="14"/>
        </w:rPr>
      </w:pPr>
    </w:p>
    <w:p w14:paraId="2B4FF0C6" w14:textId="1BCAC48E" w:rsidR="0074787C" w:rsidDel="004F01F1" w:rsidRDefault="0074787C">
      <w:pPr>
        <w:spacing w:after="0" w:line="200" w:lineRule="exact"/>
        <w:rPr>
          <w:del w:id="399" w:author="Administrator" w:date="2016-09-17T14:53:00Z"/>
          <w:sz w:val="20"/>
          <w:szCs w:val="20"/>
        </w:rPr>
      </w:pPr>
    </w:p>
    <w:p w14:paraId="34D49D91" w14:textId="30FC5FD8" w:rsidR="0074787C" w:rsidDel="004F01F1" w:rsidRDefault="00656446">
      <w:pPr>
        <w:spacing w:after="0" w:line="280" w:lineRule="exact"/>
        <w:ind w:left="1270" w:right="-20"/>
        <w:rPr>
          <w:del w:id="400" w:author="Administrator" w:date="2016-09-17T14:53:00Z"/>
          <w:rFonts w:ascii="Open Sans" w:eastAsia="Open Sans" w:hAnsi="Open Sans" w:cs="Open Sans"/>
        </w:rPr>
      </w:pPr>
      <w:del w:id="401" w:author="Administrator" w:date="2016-09-17T14:53:00Z">
        <w:r w:rsidDel="004F01F1">
          <w:rPr>
            <w:rFonts w:ascii="Open Sans" w:eastAsia="Open Sans" w:hAnsi="Open Sans" w:cs="Open Sans"/>
            <w:spacing w:val="6"/>
            <w:position w:val="-1"/>
          </w:rPr>
          <w:delText>F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r</w:delText>
        </w:r>
        <w:r w:rsidDel="004F01F1">
          <w:rPr>
            <w:rFonts w:ascii="Open Sans" w:eastAsia="Open Sans" w:hAnsi="Open Sans" w:cs="Open Sans"/>
            <w:spacing w:val="3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4F01F1">
          <w:rPr>
            <w:rFonts w:ascii="Open Sans" w:eastAsia="Open Sans" w:hAnsi="Open Sans" w:cs="Open Sans"/>
            <w:position w:val="-1"/>
          </w:rPr>
          <w:delText>d</w:delText>
        </w:r>
        <w:r w:rsidDel="004F01F1">
          <w:rPr>
            <w:rFonts w:ascii="Open Sans" w:eastAsia="Open Sans" w:hAnsi="Open Sans" w:cs="Open Sans"/>
            <w:spacing w:val="-5"/>
            <w:position w:val="-1"/>
          </w:rPr>
          <w:delText>v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>a</w:delText>
        </w:r>
        <w:r w:rsidDel="004F01F1">
          <w:rPr>
            <w:rFonts w:ascii="Open Sans" w:eastAsia="Open Sans" w:hAnsi="Open Sans" w:cs="Open Sans"/>
            <w:position w:val="-1"/>
          </w:rPr>
          <w:delText>nc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position w:val="-1"/>
          </w:rPr>
          <w:delText>d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-1"/>
          </w:rPr>
          <w:delText>use</w:delText>
        </w:r>
        <w:r w:rsidDel="004F01F1">
          <w:rPr>
            <w:rFonts w:ascii="Open Sans" w:eastAsia="Open Sans" w:hAnsi="Open Sans" w:cs="Open Sans"/>
            <w:spacing w:val="-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position w:val="-1"/>
          </w:rPr>
          <w:delText>f</w:delText>
        </w:r>
        <w:r w:rsidDel="004F01F1">
          <w:rPr>
            <w:rFonts w:ascii="Open Sans" w:eastAsia="Open Sans" w:hAnsi="Open Sans" w:cs="Open Sans"/>
            <w:spacing w:val="2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spacing w:val="-2"/>
            <w:position w:val="-1"/>
          </w:rPr>
          <w:delText>A</w:delText>
        </w:r>
        <w:r w:rsidDel="004F01F1">
          <w:rPr>
            <w:rFonts w:ascii="Open Sans" w:eastAsia="Open Sans" w:hAnsi="Open Sans" w:cs="Open Sans"/>
            <w:b/>
            <w:bCs/>
            <w:spacing w:val="-4"/>
            <w:position w:val="-1"/>
          </w:rPr>
          <w:delText>ss</w:delText>
        </w:r>
        <w:r w:rsidDel="004F01F1">
          <w:rPr>
            <w:rFonts w:ascii="Open Sans" w:eastAsia="Open Sans" w:hAnsi="Open Sans" w:cs="Open Sans"/>
            <w:b/>
            <w:bCs/>
            <w:spacing w:val="-7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spacing w:val="-4"/>
            <w:position w:val="-1"/>
          </w:rPr>
          <w:delText>g</w:delText>
        </w:r>
        <w:r w:rsidDel="004F01F1">
          <w:rPr>
            <w:rFonts w:ascii="Open Sans" w:eastAsia="Open Sans" w:hAnsi="Open Sans" w:cs="Open Sans"/>
            <w:b/>
            <w:bCs/>
            <w:position w:val="-1"/>
          </w:rPr>
          <w:delText>n</w:delText>
        </w:r>
        <w:r w:rsidDel="004F01F1">
          <w:rPr>
            <w:rFonts w:ascii="Open Sans" w:eastAsia="Open Sans" w:hAnsi="Open Sans" w:cs="Open Sans"/>
            <w:b/>
            <w:bCs/>
            <w:spacing w:val="5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spacing w:val="7"/>
            <w:position w:val="-1"/>
          </w:rPr>
          <w:delText>V</w:delText>
        </w:r>
        <w:r w:rsidDel="004F01F1">
          <w:rPr>
            <w:rFonts w:ascii="Open Sans" w:eastAsia="Open Sans" w:hAnsi="Open Sans" w:cs="Open Sans"/>
            <w:b/>
            <w:bCs/>
            <w:spacing w:val="5"/>
            <w:position w:val="-1"/>
          </w:rPr>
          <w:delText>eh</w:delText>
        </w:r>
        <w:r w:rsidDel="004F01F1">
          <w:rPr>
            <w:rFonts w:ascii="Open Sans" w:eastAsia="Open Sans" w:hAnsi="Open Sans" w:cs="Open Sans"/>
            <w:b/>
            <w:bCs/>
            <w:spacing w:val="-7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spacing w:val="7"/>
            <w:position w:val="-1"/>
          </w:rPr>
          <w:delText>c</w:delText>
        </w:r>
        <w:r w:rsidDel="004F01F1">
          <w:rPr>
            <w:rFonts w:ascii="Open Sans" w:eastAsia="Open Sans" w:hAnsi="Open Sans" w:cs="Open Sans"/>
            <w:b/>
            <w:bCs/>
            <w:spacing w:val="-7"/>
            <w:position w:val="-1"/>
          </w:rPr>
          <w:delText>l</w:delText>
        </w:r>
        <w:r w:rsidDel="004F01F1">
          <w:rPr>
            <w:rFonts w:ascii="Open Sans" w:eastAsia="Open Sans" w:hAnsi="Open Sans" w:cs="Open Sans"/>
            <w:b/>
            <w:bCs/>
            <w:spacing w:val="5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spacing w:val="-5"/>
            <w:position w:val="-1"/>
          </w:rPr>
          <w:delText>s</w:delText>
        </w:r>
        <w:r w:rsidDel="004F01F1">
          <w:rPr>
            <w:rFonts w:ascii="Open Sans" w:eastAsia="Open Sans" w:hAnsi="Open Sans" w:cs="Open Sans"/>
            <w:position w:val="-1"/>
          </w:rPr>
          <w:delText>,</w:delText>
        </w:r>
        <w:r w:rsidDel="004F01F1">
          <w:rPr>
            <w:rFonts w:ascii="Open Sans" w:eastAsia="Open Sans" w:hAnsi="Open Sans" w:cs="Open Sans"/>
            <w:spacing w:val="5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position w:val="-1"/>
          </w:rPr>
          <w:delText>s</w:delText>
        </w:r>
        <w:r w:rsidDel="004F01F1">
          <w:rPr>
            <w:rFonts w:ascii="Open Sans" w:eastAsia="Open Sans" w:hAnsi="Open Sans" w:cs="Open Sans"/>
            <w:spacing w:val="-3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spacing w:val="-1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  <w:position w:val="-1"/>
          </w:rPr>
          <w:delText>C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1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6"/>
            <w:position w:val="-1"/>
          </w:rPr>
          <w:delText>m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4"/>
            <w:position w:val="-1"/>
          </w:rPr>
          <w:delText>p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7"/>
            <w:position w:val="-1"/>
          </w:rPr>
          <w:delText>l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7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  <w:position w:val="-1"/>
          </w:rPr>
          <w:delText>n</w:delText>
        </w:r>
        <w:r w:rsidDel="004F01F1">
          <w:rPr>
            <w:rFonts w:ascii="Open Sans" w:eastAsia="Open Sans" w:hAnsi="Open Sans" w:cs="Open Sans"/>
            <w:b/>
            <w:bCs/>
            <w:color w:val="0000FF"/>
            <w:position w:val="-1"/>
          </w:rPr>
          <w:delText>g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8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5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  <w:position w:val="-1"/>
          </w:rPr>
          <w:delText>h</w:delText>
        </w:r>
        <w:r w:rsidDel="004F01F1">
          <w:rPr>
            <w:rFonts w:ascii="Open Sans" w:eastAsia="Open Sans" w:hAnsi="Open Sans" w:cs="Open Sans"/>
            <w:b/>
            <w:bCs/>
            <w:color w:val="0000FF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7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3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4"/>
            <w:position w:val="-1"/>
          </w:rPr>
          <w:delText>d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7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color w:val="0000FF"/>
            <w:position w:val="-1"/>
          </w:rPr>
          <w:delText>t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4"/>
            <w:position w:val="-1"/>
          </w:rPr>
          <w:delText xml:space="preserve"> 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1"/>
            <w:position w:val="-1"/>
          </w:rPr>
          <w:delText>S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  <w:position w:val="-1"/>
          </w:rPr>
          <w:delText>e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4"/>
            <w:position w:val="-1"/>
          </w:rPr>
          <w:delText>ss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7"/>
            <w:position w:val="-1"/>
          </w:rPr>
          <w:delText>i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-1"/>
            <w:position w:val="-1"/>
          </w:rPr>
          <w:delText>o</w:delText>
        </w:r>
        <w:r w:rsidDel="004F01F1">
          <w:rPr>
            <w:rFonts w:ascii="Open Sans" w:eastAsia="Open Sans" w:hAnsi="Open Sans" w:cs="Open Sans"/>
            <w:b/>
            <w:bCs/>
            <w:color w:val="0000FF"/>
            <w:spacing w:val="5"/>
            <w:position w:val="-1"/>
          </w:rPr>
          <w:delText>n</w:delText>
        </w:r>
        <w:r w:rsidDel="004F01F1">
          <w:rPr>
            <w:rFonts w:ascii="Open Sans" w:eastAsia="Open Sans" w:hAnsi="Open Sans" w:cs="Open Sans"/>
            <w:color w:val="000000"/>
            <w:position w:val="-1"/>
          </w:rPr>
          <w:delText>.</w:delText>
        </w:r>
      </w:del>
    </w:p>
    <w:p w14:paraId="5BADA202" w14:textId="5CF5A3A1" w:rsidR="0074787C" w:rsidDel="004F01F1" w:rsidRDefault="0074787C">
      <w:pPr>
        <w:spacing w:after="0" w:line="200" w:lineRule="exact"/>
        <w:rPr>
          <w:del w:id="402" w:author="Administrator" w:date="2016-09-17T14:53:00Z"/>
          <w:sz w:val="20"/>
          <w:szCs w:val="20"/>
        </w:rPr>
      </w:pPr>
    </w:p>
    <w:p w14:paraId="2F2D1ADE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706C7EF4" w14:textId="77777777" w:rsidR="0074787C" w:rsidRDefault="0074787C">
      <w:pPr>
        <w:spacing w:before="14" w:after="0" w:line="260" w:lineRule="exact"/>
        <w:rPr>
          <w:sz w:val="26"/>
          <w:szCs w:val="26"/>
        </w:rPr>
      </w:pPr>
    </w:p>
    <w:p w14:paraId="0D4F3B59" w14:textId="77777777" w:rsidR="0074787C" w:rsidRDefault="00656446">
      <w:pPr>
        <w:spacing w:after="0" w:line="491" w:lineRule="exact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4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10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a</w:t>
      </w:r>
      <w:r>
        <w:rPr>
          <w:rFonts w:ascii="Open Sans" w:eastAsia="Open Sans" w:hAnsi="Open Sans" w:cs="Open Sans"/>
          <w:b/>
          <w:bCs/>
          <w:color w:val="3B6191"/>
          <w:spacing w:val="14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-5"/>
          <w:position w:val="2"/>
          <w:sz w:val="40"/>
          <w:szCs w:val="40"/>
        </w:rPr>
        <w:t>V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6"/>
          <w:position w:val="2"/>
          <w:sz w:val="40"/>
          <w:szCs w:val="40"/>
        </w:rPr>
        <w:t>-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on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y</w:t>
      </w:r>
      <w:r>
        <w:rPr>
          <w:rFonts w:ascii="Open Sans" w:eastAsia="Open Sans" w:hAnsi="Open Sans" w:cs="Open Sans"/>
          <w:b/>
          <w:bCs/>
          <w:color w:val="3B6191"/>
          <w:spacing w:val="3"/>
          <w:position w:val="2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position w:val="2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pacing w:val="4"/>
          <w:position w:val="2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position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7"/>
          <w:position w:val="2"/>
          <w:sz w:val="40"/>
          <w:szCs w:val="40"/>
        </w:rPr>
        <w:t>u</w:t>
      </w:r>
      <w:r>
        <w:rPr>
          <w:rFonts w:ascii="Open Sans" w:eastAsia="Open Sans" w:hAnsi="Open Sans" w:cs="Open Sans"/>
          <w:b/>
          <w:bCs/>
          <w:color w:val="3B6191"/>
          <w:spacing w:val="-2"/>
          <w:position w:val="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position w:val="2"/>
          <w:sz w:val="40"/>
          <w:szCs w:val="40"/>
        </w:rPr>
        <w:t>e</w:t>
      </w:r>
    </w:p>
    <w:p w14:paraId="33A47D9B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48736698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W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  <w:proofErr w:type="gramEnd"/>
    </w:p>
    <w:p w14:paraId="0E33B368" w14:textId="77777777" w:rsidR="0074787C" w:rsidRDefault="00656446">
      <w:pPr>
        <w:spacing w:before="84" w:after="0" w:line="240" w:lineRule="auto"/>
        <w:ind w:left="415" w:right="-20"/>
        <w:rPr>
          <w:rFonts w:ascii="Open Sans" w:eastAsia="Open Sans" w:hAnsi="Open Sans" w:cs="Open Sans"/>
        </w:rPr>
      </w:pPr>
      <w:r>
        <w:pict w14:anchorId="31190AFF">
          <v:shape id="_x0000_s1052" type="#_x0000_t75" style="position:absolute;left:0;text-align:left;margin-left:72.75pt;margin-top:10.05pt;width:4.5pt;height:4.5pt;z-index:-1268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2"/>
        </w:rPr>
        <w:t>T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ps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/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im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te</w:t>
      </w:r>
      <w:r>
        <w:rPr>
          <w:rFonts w:ascii="Open Sans" w:eastAsia="Open Sans" w:hAnsi="Open Sans" w:cs="Open Sans"/>
        </w:rPr>
        <w:t xml:space="preserve">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-3"/>
        </w:rPr>
        <w:t>ete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y</w:t>
      </w:r>
    </w:p>
    <w:p w14:paraId="70765C9E" w14:textId="77777777" w:rsidR="0074787C" w:rsidRDefault="00656446">
      <w:pPr>
        <w:spacing w:before="75" w:after="0" w:line="240" w:lineRule="auto"/>
        <w:ind w:left="415" w:right="135"/>
        <w:rPr>
          <w:rFonts w:ascii="Open Sans" w:eastAsia="Open Sans" w:hAnsi="Open Sans" w:cs="Open Sans"/>
        </w:rPr>
      </w:pPr>
      <w:r>
        <w:pict w14:anchorId="28C79A47">
          <v:shape id="_x0000_s1051" type="#_x0000_t75" style="position:absolute;left:0;text-align:left;margin-left:72.75pt;margin-top:9.6pt;width:4.5pt;height:4.5pt;z-index:-1267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3"/>
        </w:rPr>
        <w:t>P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5"/>
        </w:rPr>
        <w:t xml:space="preserve"> </w:t>
      </w:r>
      <w:proofErr w:type="gram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t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f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1"/>
        </w:rPr>
        <w:t>S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proofErr w:type="spellStart"/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proofErr w:type="spellEnd"/>
      <w:r>
        <w:rPr>
          <w:rFonts w:ascii="Open Sans" w:eastAsia="Open Sans" w:hAnsi="Open Sans" w:cs="Open Sans"/>
        </w:rPr>
        <w:t xml:space="preserve"> 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ns</w:t>
      </w:r>
      <w:proofErr w:type="gramEnd"/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-3"/>
        </w:rPr>
        <w:t>tte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</w:rPr>
        <w:t>p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ng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proofErr w:type="spellStart"/>
      <w:r>
        <w:rPr>
          <w:rFonts w:ascii="Open Sans" w:eastAsia="Open Sans" w:hAnsi="Open Sans" w:cs="Open Sans"/>
          <w:spacing w:val="5"/>
        </w:rPr>
        <w:t>mi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proofErr w:type="spellEnd"/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</w:rPr>
        <w:t>un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ch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by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</w:rPr>
        <w:t xml:space="preserve">a </w:t>
      </w:r>
      <w:r>
        <w:rPr>
          <w:rFonts w:ascii="Open Sans" w:eastAsia="Open Sans" w:hAnsi="Open Sans" w:cs="Open Sans"/>
          <w:w w:val="99"/>
        </w:rPr>
        <w:t>p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  <w:w w:val="99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3"/>
        </w:rPr>
        <w:t xml:space="preserve"> </w:t>
      </w:r>
      <w:r>
        <w:rPr>
          <w:rFonts w:ascii="Open Sans" w:eastAsia="Open Sans" w:hAnsi="Open Sans" w:cs="Open Sans"/>
        </w:rPr>
        <w:t>pu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3"/>
        </w:rPr>
        <w:t xml:space="preserve"> </w:t>
      </w:r>
      <w:proofErr w:type="gramStart"/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,</w:t>
      </w:r>
      <w:proofErr w:type="gramEnd"/>
      <w:r>
        <w:rPr>
          <w:rFonts w:ascii="Open Sans" w:eastAsia="Open Sans" w:hAnsi="Open Sans" w:cs="Open Sans"/>
          <w:spacing w:val="8"/>
        </w:rPr>
        <w:t xml:space="preserve"> 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il</w:t>
      </w:r>
      <w:r>
        <w:rPr>
          <w:rFonts w:ascii="Open Sans" w:eastAsia="Open Sans" w:hAnsi="Open Sans" w:cs="Open Sans"/>
        </w:rPr>
        <w:t>l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urn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o</w:t>
      </w:r>
      <w:r>
        <w:rPr>
          <w:rFonts w:ascii="Open Sans" w:eastAsia="Open Sans" w:hAnsi="Open Sans" w:cs="Open Sans"/>
          <w:spacing w:val="5"/>
        </w:rPr>
        <w:t xml:space="preserve"> </w:t>
      </w:r>
      <w:r>
        <w:rPr>
          <w:rFonts w:ascii="Open Sans" w:eastAsia="Open Sans" w:hAnsi="Open Sans" w:cs="Open Sans"/>
        </w:rPr>
        <w:t>a 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d.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r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  <w:spacing w:val="4"/>
        </w:rPr>
        <w:t>-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y</w:t>
      </w:r>
      <w:r>
        <w:rPr>
          <w:rFonts w:ascii="Open Sans" w:eastAsia="Open Sans" w:hAnsi="Open Sans" w:cs="Open Sans"/>
          <w:spacing w:val="-9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ds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</w:rPr>
        <w:t>be</w:t>
      </w:r>
    </w:p>
    <w:p w14:paraId="07CC1050" w14:textId="77777777" w:rsidR="0074787C" w:rsidRDefault="00656446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proofErr w:type="gramEnd"/>
      <w:r>
        <w:rPr>
          <w:rFonts w:ascii="Open Sans" w:eastAsia="Open Sans" w:hAnsi="Open Sans" w:cs="Open Sans"/>
        </w:rPr>
        <w:t>.</w:t>
      </w:r>
      <w:r>
        <w:rPr>
          <w:rFonts w:ascii="Open Sans" w:eastAsia="Open Sans" w:hAnsi="Open Sans" w:cs="Open Sans"/>
          <w:spacing w:val="2"/>
        </w:rPr>
        <w:t xml:space="preserve"> </w:t>
      </w:r>
      <w:r>
        <w:rPr>
          <w:rFonts w:ascii="Open Sans" w:eastAsia="Open Sans" w:hAnsi="Open Sans" w:cs="Open Sans"/>
          <w:spacing w:val="-6"/>
        </w:rPr>
        <w:t>O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6"/>
        </w:rPr>
        <w:t>w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,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dh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ds</w:t>
      </w:r>
      <w:r>
        <w:rPr>
          <w:rFonts w:ascii="Open Sans" w:eastAsia="Open Sans" w:hAnsi="Open Sans" w:cs="Open Sans"/>
          <w:spacing w:val="-2"/>
        </w:rPr>
        <w:t xml:space="preserve"> a</w:t>
      </w:r>
      <w:r>
        <w:rPr>
          <w:rFonts w:ascii="Open Sans" w:eastAsia="Open Sans" w:hAnsi="Open Sans" w:cs="Open Sans"/>
        </w:rPr>
        <w:t>re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t</w:t>
      </w:r>
      <w:r>
        <w:rPr>
          <w:rFonts w:ascii="Open Sans" w:eastAsia="Open Sans" w:hAnsi="Open Sans" w:cs="Open Sans"/>
          <w:spacing w:val="-1"/>
        </w:rPr>
        <w:t xml:space="preserve"> 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-5"/>
        </w:rPr>
        <w:t>v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</w:p>
    <w:p w14:paraId="3A9A8ABB" w14:textId="77777777" w:rsidR="0074787C" w:rsidRDefault="0074787C">
      <w:pPr>
        <w:spacing w:after="0"/>
        <w:sectPr w:rsidR="0074787C">
          <w:footerReference w:type="default" r:id="rId83"/>
          <w:pgSz w:w="11920" w:h="16840"/>
          <w:pgMar w:top="1560" w:right="1260" w:bottom="280" w:left="1280" w:header="0" w:footer="0" w:gutter="0"/>
          <w:cols w:space="720"/>
        </w:sectPr>
      </w:pPr>
    </w:p>
    <w:p w14:paraId="55C8EE37" w14:textId="77777777" w:rsidR="0074787C" w:rsidRDefault="0074787C">
      <w:pPr>
        <w:spacing w:before="8" w:after="0" w:line="160" w:lineRule="exact"/>
        <w:rPr>
          <w:sz w:val="16"/>
          <w:szCs w:val="16"/>
        </w:rPr>
      </w:pPr>
    </w:p>
    <w:p w14:paraId="18679C5C" w14:textId="77777777" w:rsidR="0074787C" w:rsidRDefault="00656446">
      <w:pPr>
        <w:spacing w:after="0" w:line="297" w:lineRule="exact"/>
        <w:ind w:left="415" w:right="-20"/>
        <w:rPr>
          <w:rFonts w:ascii="Open Sans" w:eastAsia="Open Sans" w:hAnsi="Open Sans" w:cs="Open Sans"/>
        </w:rPr>
      </w:pPr>
      <w:r>
        <w:pict w14:anchorId="0C764DC5">
          <v:shape id="_x0000_s1050" type="#_x0000_t75" style="position:absolute;left:0;text-align:left;margin-left:72.75pt;margin-top:5.7pt;width:4.5pt;height:4.5pt;z-index:-1266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6"/>
          <w:position w:val="1"/>
        </w:rPr>
        <w:t>O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r d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dh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ds,</w:t>
      </w:r>
      <w:r>
        <w:rPr>
          <w:rFonts w:ascii="Open Sans" w:eastAsia="Open Sans" w:hAnsi="Open Sans" w:cs="Open Sans"/>
          <w:spacing w:val="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sp</w:t>
      </w:r>
      <w:r>
        <w:rPr>
          <w:rFonts w:ascii="Open Sans" w:eastAsia="Open Sans" w:hAnsi="Open Sans" w:cs="Open Sans"/>
          <w:spacing w:val="5"/>
          <w:position w:val="1"/>
        </w:rPr>
        <w:t>li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spacing w:val="5"/>
          <w:position w:val="1"/>
        </w:rPr>
        <w:t>k</w:t>
      </w:r>
      <w:r>
        <w:rPr>
          <w:rFonts w:ascii="Open Sans" w:eastAsia="Open Sans" w:hAnsi="Open Sans" w:cs="Open Sans"/>
          <w:position w:val="1"/>
        </w:rPr>
        <w:t>s,</w:t>
      </w:r>
      <w:r>
        <w:rPr>
          <w:rFonts w:ascii="Open Sans" w:eastAsia="Open Sans" w:hAnsi="Open Sans" w:cs="Open Sans"/>
          <w:spacing w:val="6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pr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6"/>
          <w:position w:val="1"/>
        </w:rPr>
        <w:t>/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st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nd 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gn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6"/>
          <w:position w:val="1"/>
        </w:rPr>
        <w:t>/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spacing w:val="1"/>
          <w:position w:val="1"/>
        </w:rPr>
        <w:t>f</w:t>
      </w:r>
      <w:r>
        <w:rPr>
          <w:rFonts w:ascii="Open Sans" w:eastAsia="Open Sans" w:hAnsi="Open Sans" w:cs="Open Sans"/>
          <w:position w:val="1"/>
        </w:rPr>
        <w:t xml:space="preserve">f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l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5"/>
          <w:position w:val="1"/>
        </w:rPr>
        <w:t>m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1"/>
          <w:position w:val="1"/>
        </w:rPr>
        <w:t xml:space="preserve"> </w:t>
      </w:r>
      <w:proofErr w:type="gramStart"/>
      <w:r>
        <w:rPr>
          <w:rFonts w:ascii="Open Sans" w:eastAsia="Open Sans" w:hAnsi="Open Sans" w:cs="Open Sans"/>
          <w:position w:val="1"/>
        </w:rPr>
        <w:t>c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nn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be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d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spacing w:val="-3"/>
          <w:position w:val="1"/>
        </w:rPr>
        <w:t>te</w:t>
      </w:r>
      <w:r>
        <w:rPr>
          <w:rFonts w:ascii="Open Sans" w:eastAsia="Open Sans" w:hAnsi="Open Sans" w:cs="Open Sans"/>
          <w:position w:val="1"/>
        </w:rPr>
        <w:t>d</w:t>
      </w:r>
      <w:proofErr w:type="gramEnd"/>
    </w:p>
    <w:p w14:paraId="59E629DF" w14:textId="77777777" w:rsidR="0074787C" w:rsidRDefault="00656446">
      <w:pPr>
        <w:spacing w:before="75" w:after="0" w:line="240" w:lineRule="auto"/>
        <w:ind w:left="415" w:right="-20"/>
        <w:rPr>
          <w:rFonts w:ascii="Open Sans" w:eastAsia="Open Sans" w:hAnsi="Open Sans" w:cs="Open Sans"/>
        </w:rPr>
      </w:pPr>
      <w:r>
        <w:pict w14:anchorId="319225FB">
          <v:shape id="_x0000_s1049" type="#_x0000_t75" style="position:absolute;left:0;text-align:left;margin-left:72.75pt;margin-top:9.6pt;width:4.5pt;height:4.5pt;z-index:-1265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8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ck</w:t>
      </w:r>
      <w:r>
        <w:rPr>
          <w:rFonts w:ascii="Open Sans" w:eastAsia="Open Sans" w:hAnsi="Open Sans" w:cs="Open Sans"/>
          <w:spacing w:val="4"/>
        </w:rPr>
        <w:t xml:space="preserve"> 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n</w:t>
      </w:r>
      <w:r>
        <w:rPr>
          <w:rFonts w:ascii="Open Sans" w:eastAsia="Open Sans" w:hAnsi="Open Sans" w:cs="Open Sans"/>
          <w:spacing w:val="-2"/>
        </w:rPr>
        <w:t xml:space="preserve"> 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5"/>
        </w:rPr>
        <w:t>x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 xml:space="preserve">s 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  <w:spacing w:val="1"/>
        </w:rPr>
        <w:t>ff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r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>b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5"/>
        </w:rPr>
        <w:t xml:space="preserve"> 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ds:</w:t>
      </w:r>
      <w:r>
        <w:rPr>
          <w:rFonts w:ascii="Open Sans" w:eastAsia="Open Sans" w:hAnsi="Open Sans" w:cs="Open Sans"/>
          <w:spacing w:val="1"/>
        </w:rPr>
        <w:t xml:space="preserve"> </w:t>
      </w:r>
      <w:r>
        <w:rPr>
          <w:rFonts w:ascii="Open Sans" w:eastAsia="Open Sans" w:hAnsi="Open Sans" w:cs="Open Sans"/>
          <w:spacing w:val="4"/>
        </w:rPr>
        <w:t>V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h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e</w:t>
      </w:r>
      <w:r>
        <w:rPr>
          <w:rFonts w:ascii="Open Sans" w:eastAsia="Open Sans" w:hAnsi="Open Sans" w:cs="Open Sans"/>
          <w:spacing w:val="-3"/>
        </w:rPr>
        <w:t xml:space="preserve"> </w:t>
      </w:r>
      <w:r>
        <w:rPr>
          <w:rFonts w:ascii="Open Sans" w:eastAsia="Open Sans" w:hAnsi="Open Sans" w:cs="Open Sans"/>
          <w:spacing w:val="-1"/>
        </w:rPr>
        <w:t>I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6"/>
        </w:rPr>
        <w:t xml:space="preserve"> 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</w:rPr>
        <w:t xml:space="preserve">nd 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  <w:spacing w:val="-6"/>
        </w:rPr>
        <w:t>y</w:t>
      </w:r>
      <w:r>
        <w:rPr>
          <w:rFonts w:ascii="Open Sans" w:eastAsia="Open Sans" w:hAnsi="Open Sans" w:cs="Open Sans"/>
        </w:rPr>
        <w:t>pe</w:t>
      </w:r>
    </w:p>
    <w:p w14:paraId="6DE12F8B" w14:textId="77777777" w:rsidR="0074787C" w:rsidRDefault="0074787C">
      <w:pPr>
        <w:spacing w:before="16" w:after="0" w:line="220" w:lineRule="exact"/>
      </w:pPr>
    </w:p>
    <w:p w14:paraId="72E9D809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1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</w:p>
    <w:p w14:paraId="1011CAE2" w14:textId="77777777" w:rsidR="0074787C" w:rsidRDefault="00656446">
      <w:pPr>
        <w:spacing w:before="84" w:after="0" w:line="240" w:lineRule="auto"/>
        <w:ind w:left="115" w:right="27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qu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5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a 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nt 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:</w:t>
      </w:r>
    </w:p>
    <w:p w14:paraId="15A0EC16" w14:textId="77777777" w:rsidR="0074787C" w:rsidRDefault="0074787C">
      <w:pPr>
        <w:spacing w:before="2" w:after="0" w:line="160" w:lineRule="exact"/>
        <w:rPr>
          <w:sz w:val="16"/>
          <w:szCs w:val="16"/>
        </w:rPr>
      </w:pPr>
    </w:p>
    <w:p w14:paraId="598DD35E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EC7D67D">
          <v:shape id="_x0000_i1081" type="#_x0000_t75" style="width:459pt;height:280pt;mso-position-horizontal-relative:char;mso-position-vertical-relative:line">
            <v:imagedata r:id="rId84" o:title=""/>
          </v:shape>
        </w:pict>
      </w:r>
    </w:p>
    <w:p w14:paraId="30F2B303" w14:textId="77777777" w:rsidR="0074787C" w:rsidRDefault="00656446">
      <w:pPr>
        <w:spacing w:before="21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</w:rPr>
        <w:t>F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-5"/>
        </w:rPr>
        <w:t>g</w:t>
      </w:r>
      <w:r>
        <w:rPr>
          <w:rFonts w:ascii="Open Sans" w:eastAsia="Open Sans" w:hAnsi="Open Sans" w:cs="Open Sans"/>
          <w:i/>
          <w:spacing w:val="-7"/>
        </w:rPr>
        <w:t>u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</w:rPr>
        <w:t>e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-1"/>
        </w:rPr>
        <w:t>1</w:t>
      </w:r>
      <w:r>
        <w:rPr>
          <w:rFonts w:ascii="Open Sans" w:eastAsia="Open Sans" w:hAnsi="Open Sans" w:cs="Open Sans"/>
          <w:i/>
          <w:spacing w:val="6"/>
        </w:rPr>
        <w:t>-</w:t>
      </w:r>
      <w:r>
        <w:rPr>
          <w:rFonts w:ascii="Open Sans" w:eastAsia="Open Sans" w:hAnsi="Open Sans" w:cs="Open Sans"/>
          <w:i/>
          <w:spacing w:val="-1"/>
        </w:rPr>
        <w:t>10</w:t>
      </w:r>
      <w:r>
        <w:rPr>
          <w:rFonts w:ascii="Open Sans" w:eastAsia="Open Sans" w:hAnsi="Open Sans" w:cs="Open Sans"/>
          <w:i/>
        </w:rPr>
        <w:t>: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</w:rPr>
        <w:t>V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h</w:t>
      </w:r>
      <w:r>
        <w:rPr>
          <w:rFonts w:ascii="Open Sans" w:eastAsia="Open Sans" w:hAnsi="Open Sans" w:cs="Open Sans"/>
          <w:i/>
          <w:spacing w:val="4"/>
        </w:rPr>
        <w:t>i</w:t>
      </w:r>
      <w:r>
        <w:rPr>
          <w:rFonts w:ascii="Open Sans" w:eastAsia="Open Sans" w:hAnsi="Open Sans" w:cs="Open Sans"/>
          <w:i/>
          <w:spacing w:val="6"/>
        </w:rPr>
        <w:t>c</w:t>
      </w:r>
      <w:r>
        <w:rPr>
          <w:rFonts w:ascii="Open Sans" w:eastAsia="Open Sans" w:hAnsi="Open Sans" w:cs="Open Sans"/>
          <w:i/>
          <w:spacing w:val="4"/>
        </w:rPr>
        <w:t>l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s</w:t>
      </w:r>
      <w:r>
        <w:rPr>
          <w:rFonts w:ascii="Open Sans" w:eastAsia="Open Sans" w:hAnsi="Open Sans" w:cs="Open Sans"/>
          <w:i/>
          <w:spacing w:val="-4"/>
        </w:rPr>
        <w:t xml:space="preserve"> </w:t>
      </w:r>
      <w:r>
        <w:rPr>
          <w:rFonts w:ascii="Open Sans" w:eastAsia="Open Sans" w:hAnsi="Open Sans" w:cs="Open Sans"/>
          <w:i/>
          <w:spacing w:val="1"/>
        </w:rPr>
        <w:t>G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  <w:spacing w:val="4"/>
        </w:rPr>
        <w:t>t</w:t>
      </w:r>
      <w:r>
        <w:rPr>
          <w:rFonts w:ascii="Open Sans" w:eastAsia="Open Sans" w:hAnsi="Open Sans" w:cs="Open Sans"/>
          <w:i/>
        </w:rPr>
        <w:t>t</w:t>
      </w:r>
      <w:r>
        <w:rPr>
          <w:rFonts w:ascii="Open Sans" w:eastAsia="Open Sans" w:hAnsi="Open Sans" w:cs="Open Sans"/>
          <w:i/>
          <w:spacing w:val="3"/>
        </w:rPr>
        <w:t xml:space="preserve"> 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p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3"/>
        </w:rPr>
        <w:t>r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</w:rPr>
        <w:t>d</w:t>
      </w:r>
      <w:r>
        <w:rPr>
          <w:rFonts w:ascii="Open Sans" w:eastAsia="Open Sans" w:hAnsi="Open Sans" w:cs="Open Sans"/>
          <w:i/>
          <w:spacing w:val="-7"/>
        </w:rPr>
        <w:t xml:space="preserve"> </w:t>
      </w:r>
      <w:r>
        <w:rPr>
          <w:rFonts w:ascii="Open Sans" w:eastAsia="Open Sans" w:hAnsi="Open Sans" w:cs="Open Sans"/>
          <w:i/>
          <w:spacing w:val="6"/>
        </w:rPr>
        <w:t>f</w:t>
      </w:r>
      <w:r>
        <w:rPr>
          <w:rFonts w:ascii="Open Sans" w:eastAsia="Open Sans" w:hAnsi="Open Sans" w:cs="Open Sans"/>
          <w:i/>
          <w:spacing w:val="-3"/>
        </w:rPr>
        <w:t>o</w:t>
      </w:r>
      <w:r>
        <w:rPr>
          <w:rFonts w:ascii="Open Sans" w:eastAsia="Open Sans" w:hAnsi="Open Sans" w:cs="Open Sans"/>
          <w:i/>
        </w:rPr>
        <w:t>r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3"/>
        </w:rPr>
        <w:t>m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  <w:spacing w:val="-7"/>
        </w:rPr>
        <w:t>nu</w:t>
      </w:r>
      <w:r>
        <w:rPr>
          <w:rFonts w:ascii="Open Sans" w:eastAsia="Open Sans" w:hAnsi="Open Sans" w:cs="Open Sans"/>
          <w:i/>
          <w:spacing w:val="-4"/>
        </w:rPr>
        <w:t>a</w:t>
      </w:r>
      <w:r>
        <w:rPr>
          <w:rFonts w:ascii="Open Sans" w:eastAsia="Open Sans" w:hAnsi="Open Sans" w:cs="Open Sans"/>
          <w:i/>
        </w:rPr>
        <w:t>l</w:t>
      </w:r>
      <w:r>
        <w:rPr>
          <w:rFonts w:ascii="Open Sans" w:eastAsia="Open Sans" w:hAnsi="Open Sans" w:cs="Open Sans"/>
          <w:i/>
          <w:spacing w:val="4"/>
        </w:rPr>
        <w:t xml:space="preserve"> </w:t>
      </w:r>
      <w:r>
        <w:rPr>
          <w:rFonts w:ascii="Open Sans" w:eastAsia="Open Sans" w:hAnsi="Open Sans" w:cs="Open Sans"/>
          <w:i/>
          <w:spacing w:val="-3"/>
        </w:rPr>
        <w:t>e</w:t>
      </w:r>
      <w:r>
        <w:rPr>
          <w:rFonts w:ascii="Open Sans" w:eastAsia="Open Sans" w:hAnsi="Open Sans" w:cs="Open Sans"/>
          <w:i/>
          <w:spacing w:val="-7"/>
        </w:rPr>
        <w:t>d</w:t>
      </w:r>
      <w:r>
        <w:rPr>
          <w:rFonts w:ascii="Open Sans" w:eastAsia="Open Sans" w:hAnsi="Open Sans" w:cs="Open Sans"/>
          <w:i/>
          <w:spacing w:val="4"/>
        </w:rPr>
        <w:t>iti</w:t>
      </w:r>
      <w:r>
        <w:rPr>
          <w:rFonts w:ascii="Open Sans" w:eastAsia="Open Sans" w:hAnsi="Open Sans" w:cs="Open Sans"/>
          <w:i/>
          <w:spacing w:val="-7"/>
        </w:rPr>
        <w:t>n</w:t>
      </w:r>
      <w:r>
        <w:rPr>
          <w:rFonts w:ascii="Open Sans" w:eastAsia="Open Sans" w:hAnsi="Open Sans" w:cs="Open Sans"/>
          <w:i/>
        </w:rPr>
        <w:t>g</w:t>
      </w:r>
    </w:p>
    <w:p w14:paraId="69CA4936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106795A1" w14:textId="77777777" w:rsidR="0074787C" w:rsidRDefault="00656446">
      <w:pPr>
        <w:spacing w:after="0" w:line="240" w:lineRule="auto"/>
        <w:ind w:left="115" w:right="14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do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ust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de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>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 xml:space="preserve">n.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 sh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s a sh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ud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rs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nds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 xml:space="preserve">he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p.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dure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proofErr w:type="gramEnd"/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 xml:space="preserve"> 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he</w:t>
      </w:r>
      <w:r>
        <w:rPr>
          <w:rFonts w:ascii="Open Sans" w:eastAsia="Open Sans" w:hAnsi="Open Sans" w:cs="Open Sans"/>
          <w:b/>
          <w:bCs/>
          <w:color w:val="0000FF"/>
        </w:rPr>
        <w:t xml:space="preserve">r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ty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70E40260" w14:textId="77777777" w:rsidR="0074787C" w:rsidRDefault="0074787C">
      <w:pPr>
        <w:spacing w:before="15" w:after="0" w:line="220" w:lineRule="exact"/>
      </w:pPr>
    </w:p>
    <w:p w14:paraId="763C0240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4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m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72F484F" w14:textId="77777777" w:rsidR="0074787C" w:rsidRDefault="00656446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ng.</w:t>
      </w:r>
    </w:p>
    <w:p w14:paraId="6BF5F0AA" w14:textId="77777777" w:rsidR="0074787C" w:rsidRDefault="0074787C">
      <w:pPr>
        <w:spacing w:after="0"/>
        <w:sectPr w:rsidR="0074787C">
          <w:footerReference w:type="default" r:id="rId85"/>
          <w:pgSz w:w="11920" w:h="16840"/>
          <w:pgMar w:top="1560" w:right="1260" w:bottom="280" w:left="1280" w:header="0" w:footer="0" w:gutter="0"/>
          <w:cols w:space="720"/>
        </w:sectPr>
      </w:pPr>
    </w:p>
    <w:p w14:paraId="551E8E3C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104383F8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37C5E1D">
          <v:shape id="_x0000_i1082" type="#_x0000_t75" style="width:236.5pt;height:235.5pt;mso-position-horizontal-relative:char;mso-position-vertical-relative:line">
            <v:imagedata r:id="rId86" o:title=""/>
          </v:shape>
        </w:pict>
      </w:r>
    </w:p>
    <w:p w14:paraId="092A715A" w14:textId="77777777" w:rsidR="0074787C" w:rsidRDefault="0074787C">
      <w:pPr>
        <w:spacing w:before="5" w:after="0" w:line="140" w:lineRule="exact"/>
        <w:rPr>
          <w:sz w:val="14"/>
          <w:szCs w:val="14"/>
        </w:rPr>
      </w:pPr>
    </w:p>
    <w:p w14:paraId="3C4B3C46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1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11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Ed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a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t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position w:val="1"/>
        </w:rPr>
        <w:t>h</w:t>
      </w:r>
      <w:r>
        <w:rPr>
          <w:rFonts w:ascii="Open Sans" w:eastAsia="Open Sans" w:hAnsi="Open Sans" w:cs="Open Sans"/>
          <w:i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it</w:t>
      </w:r>
      <w:r>
        <w:rPr>
          <w:rFonts w:ascii="Open Sans" w:eastAsia="Open Sans" w:hAnsi="Open Sans" w:cs="Open Sans"/>
          <w:i/>
          <w:position w:val="1"/>
        </w:rPr>
        <w:t>s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6"/>
          <w:position w:val="1"/>
        </w:rPr>
        <w:t>f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3"/>
          <w:position w:val="1"/>
        </w:rPr>
        <w:t>rm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8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x</w:t>
      </w:r>
    </w:p>
    <w:p w14:paraId="2D541436" w14:textId="77777777" w:rsidR="0074787C" w:rsidRDefault="0074787C">
      <w:pPr>
        <w:spacing w:before="1" w:after="0" w:line="130" w:lineRule="exact"/>
        <w:rPr>
          <w:sz w:val="13"/>
          <w:szCs w:val="13"/>
        </w:rPr>
      </w:pPr>
    </w:p>
    <w:p w14:paraId="0D9819BC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/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rs.</w:t>
      </w:r>
    </w:p>
    <w:p w14:paraId="1F200B07" w14:textId="77777777" w:rsidR="0074787C" w:rsidRDefault="0074787C">
      <w:pPr>
        <w:spacing w:before="16" w:after="0" w:line="220" w:lineRule="exact"/>
      </w:pPr>
    </w:p>
    <w:p w14:paraId="2B53DB31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p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r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d</w:t>
      </w:r>
    </w:p>
    <w:p w14:paraId="4B0CC3DD" w14:textId="77777777" w:rsidR="0074787C" w:rsidRDefault="0074787C">
      <w:pPr>
        <w:spacing w:before="2" w:after="0" w:line="220" w:lineRule="exact"/>
      </w:pPr>
    </w:p>
    <w:p w14:paraId="43C2BFB0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p</w:t>
      </w:r>
      <w:proofErr w:type="spellEnd"/>
    </w:p>
    <w:p w14:paraId="2140AAF1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8EA9786" w14:textId="77777777" w:rsidR="0074787C" w:rsidRDefault="00656446">
      <w:pPr>
        <w:spacing w:after="0" w:line="249" w:lineRule="auto"/>
        <w:ind w:left="115" w:right="5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7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use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FF"/>
          <w:spacing w:val="-5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g</w:t>
      </w:r>
      <w:proofErr w:type="gramEnd"/>
      <w:r>
        <w:rPr>
          <w:rFonts w:ascii="Open Sans" w:eastAsia="Open Sans" w:hAnsi="Open Sans" w:cs="Open Sans"/>
          <w:b/>
          <w:bCs/>
          <w:color w:val="0000FF"/>
          <w:spacing w:val="-4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6"/>
        </w:rPr>
        <w:t>m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s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 xml:space="preserve">ck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pict w14:anchorId="35335D2C">
          <v:shape id="_x0000_i1083" type="#_x0000_t75" style="width:22.5pt;height:22.5pt;mso-position-horizontal-relative:char;mso-position-vertical-relative:line">
            <v:imagedata r:id="rId27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nd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</w:t>
      </w:r>
      <w:proofErr w:type="gramStart"/>
      <w:r>
        <w:rPr>
          <w:rFonts w:ascii="Open Sans" w:eastAsia="Open Sans" w:hAnsi="Open Sans" w:cs="Open Sans"/>
          <w:b/>
          <w:bCs/>
          <w:color w:val="3F3F3F"/>
          <w:spacing w:val="-1"/>
        </w:rPr>
        <w:t>S</w:t>
      </w:r>
      <w:r>
        <w:rPr>
          <w:rFonts w:ascii="Open Sans" w:eastAsia="Open Sans" w:hAnsi="Open Sans" w:cs="Open Sans"/>
          <w:b/>
          <w:bCs/>
          <w:color w:val="3F3F3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</w:rPr>
        <w:t>v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proofErr w:type="gramEnd"/>
      <w:r>
        <w:rPr>
          <w:rFonts w:ascii="Open Sans" w:eastAsia="Open Sans" w:hAnsi="Open Sans" w:cs="Open Sans"/>
          <w:color w:val="3F3F3F"/>
        </w:rPr>
        <w:t xml:space="preserve">.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rm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n.</w:t>
      </w:r>
    </w:p>
    <w:p w14:paraId="6AC3BD74" w14:textId="77777777" w:rsidR="0074787C" w:rsidRDefault="0074787C">
      <w:pPr>
        <w:spacing w:before="10" w:after="0" w:line="240" w:lineRule="exact"/>
        <w:rPr>
          <w:sz w:val="24"/>
          <w:szCs w:val="24"/>
        </w:rPr>
      </w:pPr>
    </w:p>
    <w:p w14:paraId="7247F9CF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g</w:t>
      </w:r>
      <w:r>
        <w:rPr>
          <w:rFonts w:ascii="Arial" w:eastAsia="Arial" w:hAnsi="Arial" w:cs="Arial"/>
          <w:b/>
          <w:bCs/>
          <w:i/>
          <w:color w:val="004CDD"/>
          <w:spacing w:val="-1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D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ea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</w:p>
    <w:p w14:paraId="4E475EE7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2310A28E" w14:textId="77777777" w:rsidR="0074787C" w:rsidRDefault="00656446">
      <w:pPr>
        <w:spacing w:after="0" w:line="240" w:lineRule="auto"/>
        <w:ind w:left="115" w:right="47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ds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tte</w:t>
      </w:r>
      <w:r>
        <w:rPr>
          <w:rFonts w:ascii="Open Sans" w:eastAsia="Open Sans" w:hAnsi="Open Sans" w:cs="Open Sans"/>
          <w:color w:val="3F3F3F"/>
        </w:rPr>
        <w:t>rn,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ds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be 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ete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color w:val="0000FF"/>
          <w:spacing w:val="-3"/>
        </w:rPr>
        <w:t>W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h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proofErr w:type="gramEnd"/>
      <w:r>
        <w:rPr>
          <w:rFonts w:ascii="Open Sans" w:eastAsia="Open Sans" w:hAnsi="Open Sans" w:cs="Open Sans"/>
          <w:b/>
          <w:bCs/>
          <w:color w:val="0000FF"/>
          <w:spacing w:val="-5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</w:rPr>
        <w:t>n</w:t>
      </w:r>
      <w:r>
        <w:rPr>
          <w:rFonts w:ascii="Open Sans" w:eastAsia="Open Sans" w:hAnsi="Open Sans" w:cs="Open Sans"/>
          <w:b/>
          <w:bCs/>
          <w:color w:val="0000FF"/>
          <w:spacing w:val="8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</w:t>
      </w:r>
      <w:r>
        <w:rPr>
          <w:rFonts w:ascii="Open Sans" w:eastAsia="Open Sans" w:hAnsi="Open Sans" w:cs="Open Sans"/>
          <w:b/>
          <w:bCs/>
          <w:color w:val="0000FF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2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7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2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nn</w:t>
      </w:r>
      <w:r>
        <w:rPr>
          <w:rFonts w:ascii="Open Sans" w:eastAsia="Open Sans" w:hAnsi="Open Sans" w:cs="Open Sans"/>
          <w:b/>
          <w:bCs/>
          <w:color w:val="0000F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0000FF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-3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b</w:t>
      </w:r>
      <w:r>
        <w:rPr>
          <w:rFonts w:ascii="Open Sans" w:eastAsia="Open Sans" w:hAnsi="Open Sans" w:cs="Open Sans"/>
          <w:b/>
          <w:bCs/>
          <w:color w:val="0000FF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 xml:space="preserve"> 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0000F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-5"/>
        </w:rPr>
        <w:t>t</w:t>
      </w:r>
      <w:r>
        <w:rPr>
          <w:rFonts w:ascii="Open Sans" w:eastAsia="Open Sans" w:hAnsi="Open Sans" w:cs="Open Sans"/>
          <w:b/>
          <w:bCs/>
          <w:color w:val="0000F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0000FF"/>
          <w:spacing w:val="-4"/>
        </w:rPr>
        <w:t>d</w:t>
      </w:r>
      <w:r>
        <w:rPr>
          <w:rFonts w:ascii="Open Sans" w:eastAsia="Open Sans" w:hAnsi="Open Sans" w:cs="Open Sans"/>
          <w:color w:val="3F3F3F"/>
          <w:spacing w:val="-5"/>
        </w:rPr>
        <w:t>)</w:t>
      </w:r>
      <w:r>
        <w:rPr>
          <w:rFonts w:ascii="Open Sans" w:eastAsia="Open Sans" w:hAnsi="Open Sans" w:cs="Open Sans"/>
          <w:color w:val="3F3F3F"/>
        </w:rPr>
        <w:t>.</w:t>
      </w:r>
    </w:p>
    <w:p w14:paraId="5038E4DF" w14:textId="77777777" w:rsidR="0074787C" w:rsidRDefault="0074787C">
      <w:pPr>
        <w:spacing w:before="15" w:after="0" w:line="220" w:lineRule="exact"/>
      </w:pPr>
    </w:p>
    <w:p w14:paraId="31B11D33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commentRangeStart w:id="403"/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dd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9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4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7"/>
          <w:sz w:val="36"/>
          <w:szCs w:val="36"/>
        </w:rPr>
        <w:t>a</w:t>
      </w:r>
      <w:r>
        <w:rPr>
          <w:rFonts w:ascii="Open Sans" w:eastAsia="Open Sans" w:hAnsi="Open Sans" w:cs="Open Sans"/>
          <w:b/>
          <w:bCs/>
          <w:color w:val="4E80BD"/>
          <w:spacing w:val="-3"/>
          <w:sz w:val="36"/>
          <w:szCs w:val="36"/>
        </w:rPr>
        <w:t>d</w:t>
      </w:r>
      <w:commentRangeEnd w:id="403"/>
      <w:r w:rsidR="004F01F1">
        <w:rPr>
          <w:rStyle w:val="a3"/>
        </w:rPr>
        <w:commentReference w:id="403"/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</w:p>
    <w:p w14:paraId="72B9ED5D" w14:textId="77777777" w:rsidR="0074787C" w:rsidRDefault="00656446">
      <w:pPr>
        <w:spacing w:before="83" w:after="0" w:line="298" w:lineRule="exact"/>
        <w:ind w:left="115" w:right="25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4"/>
        </w:rPr>
        <w:t>-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r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ny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p b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ps,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pict w14:anchorId="0E8A2446">
          <v:shape id="_x0000_i1084" type="#_x0000_t75" style="width:10pt;height:10pt;mso-position-horizontal-relative:char;mso-position-vertical-relative:line">
            <v:imagedata r:id="rId34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2"/>
        </w:rPr>
        <w:t>"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" 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d- 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nt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-5"/>
        </w:rPr>
        <w:t>(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rc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5"/>
        </w:rPr>
        <w:t>)</w:t>
      </w:r>
      <w:r>
        <w:rPr>
          <w:rFonts w:ascii="Open Sans" w:eastAsia="Open Sans" w:hAnsi="Open Sans" w:cs="Open Sans"/>
          <w:color w:val="3F3F3F"/>
        </w:rPr>
        <w:t>:</w:t>
      </w:r>
    </w:p>
    <w:p w14:paraId="61D3FFB2" w14:textId="77777777" w:rsidR="0074787C" w:rsidRDefault="0074787C">
      <w:pPr>
        <w:spacing w:before="7" w:after="0" w:line="130" w:lineRule="exact"/>
        <w:rPr>
          <w:sz w:val="13"/>
          <w:szCs w:val="13"/>
        </w:rPr>
      </w:pPr>
    </w:p>
    <w:p w14:paraId="1D0533B2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649E4940">
          <v:shape id="_x0000_i1085" type="#_x0000_t75" style="width:233pt;height:58pt;mso-position-horizontal-relative:char;mso-position-vertical-relative:line">
            <v:imagedata r:id="rId87" o:title=""/>
          </v:shape>
        </w:pict>
      </w:r>
    </w:p>
    <w:p w14:paraId="6B9CF9F2" w14:textId="77777777" w:rsidR="0074787C" w:rsidRDefault="0074787C">
      <w:pPr>
        <w:spacing w:before="3" w:after="0" w:line="140" w:lineRule="exact"/>
        <w:rPr>
          <w:sz w:val="14"/>
          <w:szCs w:val="14"/>
        </w:rPr>
      </w:pPr>
    </w:p>
    <w:p w14:paraId="002DA14B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4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71916EC5" w14:textId="77777777" w:rsidR="0074787C" w:rsidRDefault="0074787C">
      <w:pPr>
        <w:spacing w:after="0"/>
        <w:sectPr w:rsidR="0074787C">
          <w:footerReference w:type="default" r:id="rId88"/>
          <w:pgSz w:w="11920" w:h="16840"/>
          <w:pgMar w:top="1560" w:right="1380" w:bottom="280" w:left="1280" w:header="0" w:footer="0" w:gutter="0"/>
          <w:cols w:space="720"/>
        </w:sectPr>
      </w:pPr>
    </w:p>
    <w:p w14:paraId="73536211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60E620FB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76D0274">
          <v:shape id="_x0000_i1086" type="#_x0000_t75" style="width:235.5pt;height:174pt;mso-position-horizontal-relative:char;mso-position-vertical-relative:line">
            <v:imagedata r:id="rId89" o:title=""/>
          </v:shape>
        </w:pict>
      </w:r>
    </w:p>
    <w:p w14:paraId="778C324B" w14:textId="77777777" w:rsidR="0074787C" w:rsidRDefault="0074787C">
      <w:pPr>
        <w:spacing w:before="6" w:after="0" w:line="150" w:lineRule="exact"/>
        <w:rPr>
          <w:sz w:val="15"/>
          <w:szCs w:val="15"/>
        </w:rPr>
      </w:pPr>
    </w:p>
    <w:p w14:paraId="587263C7" w14:textId="06731FAC" w:rsidR="0074787C" w:rsidDel="004F01F1" w:rsidRDefault="00656446" w:rsidP="004F01F1">
      <w:pPr>
        <w:spacing w:after="0" w:line="297" w:lineRule="exact"/>
        <w:ind w:left="115" w:right="-20"/>
        <w:rPr>
          <w:del w:id="404" w:author="Administrator" w:date="2016-09-17T14:56:00Z"/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>y</w:t>
      </w:r>
      <w:r>
        <w:rPr>
          <w:rFonts w:ascii="Open Sans" w:eastAsia="Open Sans" w:hAnsi="Open Sans" w:cs="Open Sans"/>
          <w:color w:val="3F3F3F"/>
          <w:position w:val="1"/>
        </w:rPr>
        <w:t>pe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position w:val="1"/>
        </w:rPr>
        <w:t xml:space="preserve">a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li</w:t>
      </w:r>
      <w:r>
        <w:rPr>
          <w:rFonts w:ascii="Open Sans" w:eastAsia="Open Sans" w:hAnsi="Open Sans" w:cs="Open Sans"/>
          <w:color w:val="3F3F3F"/>
          <w:position w:val="1"/>
        </w:rPr>
        <w:t>st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f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del w:id="405" w:author="Administrator" w:date="2016-09-17T14:56:00Z">
        <w:r w:rsidDel="004F01F1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dh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>a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d</w:delText>
        </w:r>
        <w:r w:rsidDel="004F01F1">
          <w:rPr>
            <w:rFonts w:ascii="Open Sans" w:eastAsia="Open Sans" w:hAnsi="Open Sans" w:cs="Open Sans"/>
            <w:color w:val="3F3F3F"/>
            <w:spacing w:val="-2"/>
            <w:position w:val="1"/>
          </w:rPr>
          <w:delText xml:space="preserve"> 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t</w:delText>
        </w:r>
        <w:r w:rsidDel="004F01F1">
          <w:rPr>
            <w:rFonts w:ascii="Open Sans" w:eastAsia="Open Sans" w:hAnsi="Open Sans" w:cs="Open Sans"/>
            <w:color w:val="3F3F3F"/>
            <w:spacing w:val="-6"/>
            <w:position w:val="1"/>
          </w:rPr>
          <w:delText>y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p</w:delText>
        </w:r>
        <w:r w:rsidDel="004F01F1">
          <w:rPr>
            <w:rFonts w:ascii="Open Sans" w:eastAsia="Open Sans" w:hAnsi="Open Sans" w:cs="Open Sans"/>
            <w:color w:val="3F3F3F"/>
            <w:spacing w:val="-3"/>
            <w:position w:val="1"/>
          </w:rPr>
          <w:delText>e</w:delText>
        </w:r>
        <w:r w:rsidDel="004F01F1">
          <w:rPr>
            <w:rFonts w:ascii="Open Sans" w:eastAsia="Open Sans" w:hAnsi="Open Sans" w:cs="Open Sans"/>
            <w:color w:val="3F3F3F"/>
            <w:position w:val="1"/>
          </w:rPr>
          <w:delText>s</w:delText>
        </w:r>
      </w:del>
      <w:ins w:id="406" w:author="Administrator" w:date="2016-09-17T14:56:00Z">
        <w:r w:rsidR="004F01F1">
          <w:rPr>
            <w:rFonts w:ascii="Open Sans" w:eastAsia="Open Sans" w:hAnsi="Open Sans" w:cs="Open Sans"/>
            <w:color w:val="3F3F3F"/>
            <w:position w:val="1"/>
          </w:rPr>
          <w:t>elements</w:t>
        </w:r>
      </w:ins>
      <w:r>
        <w:rPr>
          <w:rFonts w:ascii="Open Sans" w:eastAsia="Open Sans" w:hAnsi="Open Sans" w:cs="Open Sans"/>
          <w:color w:val="3F3F3F"/>
          <w:position w:val="1"/>
        </w:rPr>
        <w:t>.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x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m</w:t>
      </w:r>
      <w:r>
        <w:rPr>
          <w:rFonts w:ascii="Open Sans" w:eastAsia="Open Sans" w:hAnsi="Open Sans" w:cs="Open Sans"/>
          <w:color w:val="3F3F3F"/>
          <w:position w:val="1"/>
        </w:rPr>
        <w:t>p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>o</w:t>
      </w:r>
      <w:r>
        <w:rPr>
          <w:rFonts w:ascii="Open Sans" w:eastAsia="Open Sans" w:hAnsi="Open Sans" w:cs="Open Sans"/>
          <w:color w:val="3F3F3F"/>
          <w:position w:val="1"/>
        </w:rPr>
        <w:t>n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position w:val="1"/>
        </w:rPr>
        <w:t>y</w:t>
      </w:r>
      <w:r>
        <w:rPr>
          <w:rFonts w:ascii="Open Sans" w:eastAsia="Open Sans" w:hAnsi="Open Sans" w:cs="Open Sans"/>
          <w:color w:val="3F3F3F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dh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d</w:t>
      </w:r>
      <w:r>
        <w:rPr>
          <w:rFonts w:ascii="Open Sans" w:eastAsia="Open Sans" w:hAnsi="Open Sans" w:cs="Open Sans"/>
          <w:color w:val="3F3F3F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</w:t>
      </w:r>
      <w:r>
        <w:rPr>
          <w:rFonts w:ascii="Open Sans" w:eastAsia="Open Sans" w:hAnsi="Open Sans" w:cs="Open Sans"/>
          <w:color w:val="3F3F3F"/>
          <w:position w:val="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-5"/>
          <w:position w:val="1"/>
        </w:rPr>
        <w:t>v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il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a</w:t>
      </w:r>
      <w:r>
        <w:rPr>
          <w:rFonts w:ascii="Open Sans" w:eastAsia="Open Sans" w:hAnsi="Open Sans" w:cs="Open Sans"/>
          <w:color w:val="3F3F3F"/>
          <w:position w:val="1"/>
        </w:rPr>
        <w:t>b</w:t>
      </w:r>
      <w:r>
        <w:rPr>
          <w:rFonts w:ascii="Open Sans" w:eastAsia="Open Sans" w:hAnsi="Open Sans" w:cs="Open Sans"/>
          <w:color w:val="3F3F3F"/>
          <w:spacing w:val="5"/>
          <w:position w:val="1"/>
        </w:rPr>
        <w:t>l</w:t>
      </w:r>
      <w:r>
        <w:rPr>
          <w:rFonts w:ascii="Open Sans" w:eastAsia="Open Sans" w:hAnsi="Open Sans" w:cs="Open Sans"/>
          <w:color w:val="3F3F3F"/>
          <w:spacing w:val="-3"/>
          <w:position w:val="1"/>
        </w:rPr>
        <w:t>e</w:t>
      </w:r>
      <w:r>
        <w:rPr>
          <w:rFonts w:ascii="Open Sans" w:eastAsia="Open Sans" w:hAnsi="Open Sans" w:cs="Open Sans"/>
          <w:color w:val="3F3F3F"/>
          <w:position w:val="1"/>
        </w:rPr>
        <w:t xml:space="preserve">. </w:t>
      </w:r>
      <w:r>
        <w:rPr>
          <w:rFonts w:ascii="Open Sans" w:eastAsia="Open Sans" w:hAnsi="Open Sans" w:cs="Open Sans"/>
          <w:color w:val="3F3F3F"/>
          <w:spacing w:val="-2"/>
          <w:position w:val="1"/>
        </w:rPr>
        <w:t>T</w:t>
      </w:r>
      <w:r>
        <w:rPr>
          <w:rFonts w:ascii="Open Sans" w:eastAsia="Open Sans" w:hAnsi="Open Sans" w:cs="Open Sans"/>
          <w:color w:val="3F3F3F"/>
          <w:position w:val="1"/>
        </w:rPr>
        <w:t>he</w:t>
      </w:r>
      <w:ins w:id="407" w:author="Administrator" w:date="2016-09-17T14:56:00Z">
        <w:r w:rsidR="004F01F1">
          <w:rPr>
            <w:rFonts w:ascii="Open Sans" w:eastAsia="Open Sans" w:hAnsi="Open Sans" w:cs="Open Sans"/>
          </w:rPr>
          <w:t xml:space="preserve"> </w:t>
        </w:r>
      </w:ins>
    </w:p>
    <w:p w14:paraId="376A9EF0" w14:textId="77777777" w:rsidR="0074787C" w:rsidRDefault="00656446" w:rsidP="004F01F1">
      <w:pPr>
        <w:spacing w:after="0" w:line="297" w:lineRule="exact"/>
        <w:ind w:left="115" w:right="-20"/>
        <w:rPr>
          <w:rFonts w:ascii="Open Sans" w:eastAsia="Open Sans" w:hAnsi="Open Sans" w:cs="Open Sans"/>
        </w:rPr>
        <w:pPrChange w:id="408" w:author="Administrator" w:date="2016-09-17T14:56:00Z">
          <w:pPr>
            <w:spacing w:after="0" w:line="282" w:lineRule="exact"/>
            <w:ind w:left="115" w:right="-20"/>
          </w:pPr>
        </w:pPrChange>
      </w:pPr>
      <w:r>
        <w:pict w14:anchorId="1C03ECB1">
          <v:group id="_x0000_s1037" style="position:absolute;left:0;text-align:left;margin-left:69.4pt;margin-top:21.2pt;width:456pt;height:60pt;z-index:-1264;mso-position-horizontal-relative:page" coordorigin="1388,424" coordsize="9120,1200">
            <v:shape id="_x0000_s1042" type="#_x0000_t75" style="position:absolute;left:1395;top:432;width:1080;height:810">
              <v:imagedata r:id="rId25" o:title=""/>
            </v:shape>
            <v:group id="_x0000_s1040" style="position:absolute;left:1395;top:432;width:9082;height:1185" coordorigin="1395,432" coordsize="9082,1185">
              <v:shape id="_x0000_s1041" style="position:absolute;left:1395;top:432;width:9082;height:1185" coordorigin="1395,432" coordsize="9082,1185" path="m10410,432r-8933,l1419,461r-24,61l1395,1535r29,58l1485,1617r8933,-1l10440,1612r20,-10l10476,1588r1,-1l1479,1587r-21,-7l1441,1567r-12,-18l1425,1527r,-1011l1431,495r13,-17l1463,466r22,-4l10476,462r-5,-7l10453,443r-20,-8l10410,432e" fillcolor="#ebc55a" stroked="f">
                <v:path arrowok="t"/>
              </v:shape>
            </v:group>
            <v:group id="_x0000_s1038" style="position:absolute;left:1485;top:462;width:9015;height:1125" coordorigin="1485,462" coordsize="9015,1125">
              <v:shape id="_x0000_s1039" style="position:absolute;left:1485;top:462;width:9015;height:1125" coordorigin="1485,462" coordsize="9015,1125" path="m10476,462r-8991,l10416,462r21,6l10454,481r12,19l10470,522r,1010l10464,1554r-13,17l10432,1583r-22,4l10477,1587r12,-17l10497,1549r3,-22l10500,513r-5,-22l10485,472r-9,-10e" fillcolor="#ebc55a" stroked="f">
                <v:path arrowok="t"/>
              </v:shape>
            </v:group>
            <w10:wrap anchorx="page"/>
          </v:group>
        </w:pict>
      </w:r>
      <w:proofErr w:type="gramStart"/>
      <w:r>
        <w:rPr>
          <w:rFonts w:ascii="Open Sans" w:eastAsia="Open Sans" w:hAnsi="Open Sans" w:cs="Open Sans"/>
          <w:color w:val="3F3F3F"/>
          <w:position w:val="-1"/>
        </w:rPr>
        <w:t>d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1"/>
          <w:position w:val="-1"/>
        </w:rPr>
        <w:t>f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>u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l</w:t>
      </w:r>
      <w:r>
        <w:rPr>
          <w:rFonts w:ascii="Open Sans" w:eastAsia="Open Sans" w:hAnsi="Open Sans" w:cs="Open Sans"/>
          <w:color w:val="3F3F3F"/>
          <w:position w:val="-1"/>
        </w:rPr>
        <w:t>t</w:t>
      </w:r>
      <w:proofErr w:type="gramEnd"/>
      <w:r>
        <w:rPr>
          <w:rFonts w:ascii="Open Sans" w:eastAsia="Open Sans" w:hAnsi="Open Sans" w:cs="Open Sans"/>
          <w:color w:val="3F3F3F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-1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position w:val="-1"/>
        </w:rPr>
        <w:t xml:space="preserve">: 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>o</w:t>
      </w:r>
      <w:r>
        <w:rPr>
          <w:rFonts w:ascii="Open Sans" w:eastAsia="Open Sans" w:hAnsi="Open Sans" w:cs="Open Sans"/>
          <w:color w:val="3F3F3F"/>
          <w:position w:val="-1"/>
        </w:rPr>
        <w:t>p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i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spacing w:val="5"/>
          <w:position w:val="-1"/>
        </w:rPr>
        <w:t>m</w:t>
      </w:r>
      <w:r>
        <w:rPr>
          <w:rFonts w:ascii="Open Sans" w:eastAsia="Open Sans" w:hAnsi="Open Sans" w:cs="Open Sans"/>
          <w:color w:val="3F3F3F"/>
          <w:position w:val="-1"/>
        </w:rPr>
        <w:t>e</w:t>
      </w:r>
      <w:r>
        <w:rPr>
          <w:rFonts w:ascii="Open Sans" w:eastAsia="Open Sans" w:hAnsi="Open Sans" w:cs="Open Sans"/>
          <w:color w:val="3F3F3F"/>
          <w:spacing w:val="-1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3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position w:val="-1"/>
        </w:rPr>
        <w:t>he</w:t>
      </w:r>
      <w:r>
        <w:rPr>
          <w:rFonts w:ascii="Open Sans" w:eastAsia="Open Sans" w:hAnsi="Open Sans" w:cs="Open Sans"/>
          <w:color w:val="3F3F3F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F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-6"/>
          <w:position w:val="-1"/>
        </w:rPr>
        <w:t>m</w:t>
      </w:r>
      <w:r>
        <w:rPr>
          <w:rFonts w:ascii="Open Sans" w:eastAsia="Open Sans" w:hAnsi="Open Sans" w:cs="Open Sans"/>
          <w:b/>
          <w:bCs/>
          <w:color w:val="3F3F3F"/>
          <w:position w:val="-1"/>
        </w:rPr>
        <w:t>:</w:t>
      </w:r>
      <w:r>
        <w:rPr>
          <w:rFonts w:ascii="Open Sans" w:eastAsia="Open Sans" w:hAnsi="Open Sans" w:cs="Open Sans"/>
          <w:b/>
          <w:bCs/>
          <w:color w:val="3F3F3F"/>
          <w:spacing w:val="-3"/>
          <w:position w:val="-1"/>
        </w:rPr>
        <w:t xml:space="preserve"> </w:t>
      </w:r>
      <w:r>
        <w:rPr>
          <w:rFonts w:ascii="Open Sans" w:eastAsia="Open Sans" w:hAnsi="Open Sans" w:cs="Open Sans"/>
          <w:color w:val="3F3F3F"/>
          <w:position w:val="-1"/>
        </w:rPr>
        <w:t>s</w:t>
      </w:r>
      <w:r>
        <w:rPr>
          <w:rFonts w:ascii="Open Sans" w:eastAsia="Open Sans" w:hAnsi="Open Sans" w:cs="Open Sans"/>
          <w:color w:val="3F3F3F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3F3F3F"/>
          <w:spacing w:val="2"/>
          <w:position w:val="-1"/>
        </w:rPr>
        <w:t>o</w:t>
      </w:r>
      <w:r>
        <w:rPr>
          <w:rFonts w:ascii="Open Sans" w:eastAsia="Open Sans" w:hAnsi="Open Sans" w:cs="Open Sans"/>
          <w:color w:val="3F3F3F"/>
          <w:position w:val="-1"/>
        </w:rPr>
        <w:t>p.</w:t>
      </w:r>
    </w:p>
    <w:p w14:paraId="10602845" w14:textId="77777777" w:rsidR="0074787C" w:rsidRDefault="0074787C">
      <w:pPr>
        <w:spacing w:before="5" w:after="0" w:line="160" w:lineRule="exact"/>
        <w:rPr>
          <w:sz w:val="16"/>
          <w:szCs w:val="16"/>
        </w:rPr>
      </w:pPr>
    </w:p>
    <w:p w14:paraId="53F592B1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0F096FEA" w14:textId="77777777" w:rsidR="0074787C" w:rsidRDefault="00656446">
      <w:pPr>
        <w:spacing w:after="0" w:line="297" w:lineRule="exact"/>
        <w:ind w:left="1270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spacing w:val="-4"/>
          <w:position w:val="1"/>
        </w:rPr>
        <w:t>C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2"/>
          <w:position w:val="1"/>
        </w:rPr>
        <w:t>oo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ng</w:t>
      </w:r>
      <w:r>
        <w:rPr>
          <w:rFonts w:ascii="Open Sans" w:eastAsia="Open Sans" w:hAnsi="Open Sans" w:cs="Open Sans"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a 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w</w:t>
      </w:r>
      <w:r>
        <w:rPr>
          <w:rFonts w:ascii="Open Sans" w:eastAsia="Open Sans" w:hAnsi="Open Sans" w:cs="Open Sans"/>
          <w:spacing w:val="-6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spacing w:val="-7"/>
          <w:position w:val="1"/>
        </w:rPr>
        <w:t>T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position w:val="1"/>
        </w:rPr>
        <w:t xml:space="preserve">: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t</w:t>
      </w:r>
      <w:r>
        <w:rPr>
          <w:rFonts w:ascii="Open Sans" w:eastAsia="Open Sans" w:hAnsi="Open Sans" w:cs="Open Sans"/>
          <w:spacing w:val="-1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"</w:t>
      </w:r>
      <w:r>
        <w:rPr>
          <w:rFonts w:ascii="Open Sans" w:eastAsia="Open Sans" w:hAnsi="Open Sans" w:cs="Open Sans"/>
          <w:position w:val="1"/>
        </w:rPr>
        <w:t>n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spacing w:val="-2"/>
          <w:position w:val="1"/>
        </w:rPr>
        <w:t>a</w:t>
      </w:r>
      <w:r>
        <w:rPr>
          <w:rFonts w:ascii="Open Sans" w:eastAsia="Open Sans" w:hAnsi="Open Sans" w:cs="Open Sans"/>
          <w:position w:val="1"/>
        </w:rPr>
        <w:t>r"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proofErr w:type="gramStart"/>
      <w:r>
        <w:rPr>
          <w:rFonts w:ascii="Open Sans" w:eastAsia="Open Sans" w:hAnsi="Open Sans" w:cs="Open Sans"/>
          <w:b/>
          <w:bCs/>
          <w:spacing w:val="-1"/>
          <w:position w:val="1"/>
        </w:rPr>
        <w:t>F</w:t>
      </w:r>
      <w:r>
        <w:rPr>
          <w:rFonts w:ascii="Open Sans" w:eastAsia="Open Sans" w:hAnsi="Open Sans" w:cs="Open Sans"/>
          <w:b/>
          <w:bCs/>
          <w:spacing w:val="5"/>
          <w:position w:val="1"/>
        </w:rPr>
        <w:t>r</w:t>
      </w:r>
      <w:r>
        <w:rPr>
          <w:rFonts w:ascii="Open Sans" w:eastAsia="Open Sans" w:hAnsi="Open Sans" w:cs="Open Sans"/>
          <w:b/>
          <w:bCs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spacing w:val="-6"/>
          <w:position w:val="1"/>
        </w:rPr>
        <w:t>m</w:t>
      </w:r>
      <w:proofErr w:type="gramEnd"/>
      <w:r>
        <w:rPr>
          <w:rFonts w:ascii="Open Sans" w:eastAsia="Open Sans" w:hAnsi="Open Sans" w:cs="Open Sans"/>
          <w:b/>
          <w:bCs/>
          <w:position w:val="1"/>
        </w:rPr>
        <w:t>:</w:t>
      </w:r>
      <w:r>
        <w:rPr>
          <w:rFonts w:ascii="Open Sans" w:eastAsia="Open Sans" w:hAnsi="Open Sans" w:cs="Open Sans"/>
          <w:b/>
          <w:bCs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p</w:t>
      </w:r>
      <w:r>
        <w:rPr>
          <w:rFonts w:ascii="Open Sans" w:eastAsia="Open Sans" w:hAnsi="Open Sans" w:cs="Open Sans"/>
          <w:spacing w:val="2"/>
          <w:position w:val="1"/>
        </w:rPr>
        <w:t xml:space="preserve"> </w:t>
      </w:r>
      <w:r>
        <w:rPr>
          <w:rFonts w:ascii="Open Sans" w:eastAsia="Open Sans" w:hAnsi="Open Sans" w:cs="Open Sans"/>
          <w:spacing w:val="-5"/>
          <w:position w:val="1"/>
        </w:rPr>
        <w:t>(</w:t>
      </w:r>
      <w:r>
        <w:rPr>
          <w:rFonts w:ascii="Open Sans" w:eastAsia="Open Sans" w:hAnsi="Open Sans" w:cs="Open Sans"/>
          <w:spacing w:val="5"/>
          <w:position w:val="1"/>
        </w:rPr>
        <w:t>i</w:t>
      </w:r>
      <w:r>
        <w:rPr>
          <w:rFonts w:ascii="Open Sans" w:eastAsia="Open Sans" w:hAnsi="Open Sans" w:cs="Open Sans"/>
          <w:position w:val="1"/>
        </w:rPr>
        <w:t xml:space="preserve">n </w:t>
      </w:r>
      <w:r>
        <w:rPr>
          <w:rFonts w:ascii="Open Sans" w:eastAsia="Open Sans" w:hAnsi="Open Sans" w:cs="Open Sans"/>
          <w:spacing w:val="-3"/>
          <w:position w:val="1"/>
        </w:rPr>
        <w:t>t</w:t>
      </w:r>
      <w:r>
        <w:rPr>
          <w:rFonts w:ascii="Open Sans" w:eastAsia="Open Sans" w:hAnsi="Open Sans" w:cs="Open Sans"/>
          <w:position w:val="1"/>
        </w:rPr>
        <w:t>he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position w:val="1"/>
        </w:rPr>
        <w:t>s</w:t>
      </w:r>
      <w:r>
        <w:rPr>
          <w:rFonts w:ascii="Open Sans" w:eastAsia="Open Sans" w:hAnsi="Open Sans" w:cs="Open Sans"/>
          <w:spacing w:val="-3"/>
          <w:position w:val="1"/>
        </w:rPr>
        <w:t>e</w:t>
      </w:r>
      <w:r>
        <w:rPr>
          <w:rFonts w:ascii="Open Sans" w:eastAsia="Open Sans" w:hAnsi="Open Sans" w:cs="Open Sans"/>
          <w:position w:val="1"/>
        </w:rPr>
        <w:t>nse</w:t>
      </w:r>
      <w:r>
        <w:rPr>
          <w:rFonts w:ascii="Open Sans" w:eastAsia="Open Sans" w:hAnsi="Open Sans" w:cs="Open Sans"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spacing w:val="2"/>
          <w:position w:val="1"/>
        </w:rPr>
        <w:t>o</w:t>
      </w:r>
      <w:r>
        <w:rPr>
          <w:rFonts w:ascii="Open Sans" w:eastAsia="Open Sans" w:hAnsi="Open Sans" w:cs="Open Sans"/>
          <w:position w:val="1"/>
        </w:rPr>
        <w:t>f</w:t>
      </w:r>
    </w:p>
    <w:p w14:paraId="78170ECA" w14:textId="77777777" w:rsidR="0074787C" w:rsidRDefault="00656446">
      <w:pPr>
        <w:spacing w:after="0" w:line="282" w:lineRule="exact"/>
        <w:ind w:left="1270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spacing w:val="-3"/>
          <w:position w:val="-1"/>
        </w:rPr>
        <w:t>t</w:t>
      </w:r>
      <w:r>
        <w:rPr>
          <w:rFonts w:ascii="Open Sans" w:eastAsia="Open Sans" w:hAnsi="Open Sans" w:cs="Open Sans"/>
          <w:position w:val="-1"/>
        </w:rPr>
        <w:t>he</w:t>
      </w:r>
      <w:proofErr w:type="gramEnd"/>
      <w:r>
        <w:rPr>
          <w:rFonts w:ascii="Open Sans" w:eastAsia="Open Sans" w:hAnsi="Open Sans" w:cs="Open Sans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-3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l</w:t>
      </w:r>
      <w:r>
        <w:rPr>
          <w:rFonts w:ascii="Open Sans" w:eastAsia="Open Sans" w:hAnsi="Open Sans" w:cs="Open Sans"/>
          <w:b/>
          <w:bCs/>
          <w:color w:val="0000FF"/>
          <w:spacing w:val="2"/>
          <w:position w:val="-1"/>
        </w:rPr>
        <w:t>a</w:t>
      </w:r>
      <w:r>
        <w:rPr>
          <w:rFonts w:ascii="Open Sans" w:eastAsia="Open Sans" w:hAnsi="Open Sans" w:cs="Open Sans"/>
          <w:b/>
          <w:bCs/>
          <w:color w:val="0000FF"/>
          <w:spacing w:val="7"/>
          <w:position w:val="-1"/>
        </w:rPr>
        <w:t>c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e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s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b/>
          <w:bCs/>
          <w:color w:val="0000FF"/>
          <w:spacing w:val="6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r</w:t>
      </w:r>
      <w:r>
        <w:rPr>
          <w:rFonts w:ascii="Open Sans" w:eastAsia="Open Sans" w:hAnsi="Open Sans" w:cs="Open Sans"/>
          <w:b/>
          <w:bCs/>
          <w:color w:val="0000FF"/>
          <w:spacing w:val="-1"/>
          <w:position w:val="-1"/>
        </w:rPr>
        <w:t>o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u</w:t>
      </w:r>
      <w:r>
        <w:rPr>
          <w:rFonts w:ascii="Open Sans" w:eastAsia="Open Sans" w:hAnsi="Open Sans" w:cs="Open Sans"/>
          <w:b/>
          <w:bCs/>
          <w:color w:val="0000FF"/>
          <w:spacing w:val="-4"/>
          <w:position w:val="-1"/>
        </w:rPr>
        <w:t>p</w:t>
      </w:r>
      <w:r>
        <w:rPr>
          <w:rFonts w:ascii="Open Sans" w:eastAsia="Open Sans" w:hAnsi="Open Sans" w:cs="Open Sans"/>
          <w:b/>
          <w:bCs/>
          <w:color w:val="0000FF"/>
          <w:spacing w:val="-7"/>
          <w:position w:val="-1"/>
        </w:rPr>
        <w:t>i</w:t>
      </w:r>
      <w:r>
        <w:rPr>
          <w:rFonts w:ascii="Open Sans" w:eastAsia="Open Sans" w:hAnsi="Open Sans" w:cs="Open Sans"/>
          <w:b/>
          <w:bCs/>
          <w:color w:val="0000FF"/>
          <w:spacing w:val="5"/>
          <w:position w:val="-1"/>
        </w:rPr>
        <w:t>n</w:t>
      </w:r>
      <w:r>
        <w:rPr>
          <w:rFonts w:ascii="Open Sans" w:eastAsia="Open Sans" w:hAnsi="Open Sans" w:cs="Open Sans"/>
          <w:b/>
          <w:bCs/>
          <w:color w:val="0000FF"/>
          <w:position w:val="-1"/>
        </w:rPr>
        <w:t>g</w:t>
      </w:r>
      <w:r>
        <w:rPr>
          <w:rFonts w:ascii="Open Sans" w:eastAsia="Open Sans" w:hAnsi="Open Sans" w:cs="Open Sans"/>
          <w:b/>
          <w:bCs/>
          <w:color w:val="0000FF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position w:val="-1"/>
        </w:rPr>
        <w:t>pr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spacing w:val="1"/>
          <w:position w:val="-1"/>
        </w:rPr>
        <w:t>f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r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nc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)</w:t>
      </w:r>
      <w:r>
        <w:rPr>
          <w:rFonts w:ascii="Open Sans" w:eastAsia="Open Sans" w:hAnsi="Open Sans" w:cs="Open Sans"/>
          <w:color w:val="000000"/>
          <w:spacing w:val="-6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5"/>
          <w:position w:val="-1"/>
        </w:rPr>
        <w:t>m</w:t>
      </w:r>
      <w:r>
        <w:rPr>
          <w:rFonts w:ascii="Open Sans" w:eastAsia="Open Sans" w:hAnsi="Open Sans" w:cs="Open Sans"/>
          <w:color w:val="000000"/>
          <w:spacing w:val="-2"/>
          <w:position w:val="-1"/>
        </w:rPr>
        <w:t>a</w:t>
      </w:r>
      <w:r>
        <w:rPr>
          <w:rFonts w:ascii="Open Sans" w:eastAsia="Open Sans" w:hAnsi="Open Sans" w:cs="Open Sans"/>
          <w:color w:val="000000"/>
          <w:position w:val="-1"/>
        </w:rPr>
        <w:t>y</w:t>
      </w:r>
      <w:r>
        <w:rPr>
          <w:rFonts w:ascii="Open Sans" w:eastAsia="Open Sans" w:hAnsi="Open Sans" w:cs="Open Sans"/>
          <w:color w:val="000000"/>
          <w:spacing w:val="-4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position w:val="-1"/>
        </w:rPr>
        <w:t>s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r</w:t>
      </w:r>
      <w:r>
        <w:rPr>
          <w:rFonts w:ascii="Open Sans" w:eastAsia="Open Sans" w:hAnsi="Open Sans" w:cs="Open Sans"/>
          <w:color w:val="000000"/>
          <w:spacing w:val="5"/>
          <w:position w:val="-1"/>
        </w:rPr>
        <w:t>i</w:t>
      </w:r>
      <w:r>
        <w:rPr>
          <w:rFonts w:ascii="Open Sans" w:eastAsia="Open Sans" w:hAnsi="Open Sans" w:cs="Open Sans"/>
          <w:color w:val="000000"/>
          <w:spacing w:val="2"/>
          <w:position w:val="-1"/>
        </w:rPr>
        <w:t>o</w:t>
      </w:r>
      <w:r>
        <w:rPr>
          <w:rFonts w:ascii="Open Sans" w:eastAsia="Open Sans" w:hAnsi="Open Sans" w:cs="Open Sans"/>
          <w:color w:val="000000"/>
          <w:position w:val="-1"/>
        </w:rPr>
        <w:t>us</w:t>
      </w:r>
      <w:r>
        <w:rPr>
          <w:rFonts w:ascii="Open Sans" w:eastAsia="Open Sans" w:hAnsi="Open Sans" w:cs="Open Sans"/>
          <w:color w:val="000000"/>
          <w:spacing w:val="5"/>
          <w:position w:val="-1"/>
        </w:rPr>
        <w:t>l</w:t>
      </w:r>
      <w:r>
        <w:rPr>
          <w:rFonts w:ascii="Open Sans" w:eastAsia="Open Sans" w:hAnsi="Open Sans" w:cs="Open Sans"/>
          <w:color w:val="000000"/>
          <w:position w:val="-1"/>
        </w:rPr>
        <w:t>y</w:t>
      </w:r>
      <w:r>
        <w:rPr>
          <w:rFonts w:ascii="Open Sans" w:eastAsia="Open Sans" w:hAnsi="Open Sans" w:cs="Open Sans"/>
          <w:color w:val="000000"/>
          <w:spacing w:val="-7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position w:val="-1"/>
        </w:rPr>
        <w:t>d</w:t>
      </w:r>
      <w:r>
        <w:rPr>
          <w:rFonts w:ascii="Open Sans" w:eastAsia="Open Sans" w:hAnsi="Open Sans" w:cs="Open Sans"/>
          <w:color w:val="000000"/>
          <w:spacing w:val="5"/>
          <w:position w:val="-1"/>
        </w:rPr>
        <w:t>i</w:t>
      </w:r>
      <w:r>
        <w:rPr>
          <w:rFonts w:ascii="Open Sans" w:eastAsia="Open Sans" w:hAnsi="Open Sans" w:cs="Open Sans"/>
          <w:color w:val="000000"/>
          <w:position w:val="-1"/>
        </w:rPr>
        <w:t>srupt</w:t>
      </w:r>
      <w:r>
        <w:rPr>
          <w:rFonts w:ascii="Open Sans" w:eastAsia="Open Sans" w:hAnsi="Open Sans" w:cs="Open Sans"/>
          <w:color w:val="000000"/>
          <w:spacing w:val="-5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t</w:t>
      </w:r>
      <w:r>
        <w:rPr>
          <w:rFonts w:ascii="Open Sans" w:eastAsia="Open Sans" w:hAnsi="Open Sans" w:cs="Open Sans"/>
          <w:color w:val="000000"/>
          <w:position w:val="-1"/>
        </w:rPr>
        <w:t>he</w:t>
      </w:r>
      <w:r>
        <w:rPr>
          <w:rFonts w:ascii="Open Sans" w:eastAsia="Open Sans" w:hAnsi="Open Sans" w:cs="Open Sans"/>
          <w:color w:val="000000"/>
          <w:spacing w:val="-2"/>
          <w:position w:val="-1"/>
        </w:rPr>
        <w:t xml:space="preserve"> </w:t>
      </w:r>
      <w:r>
        <w:rPr>
          <w:rFonts w:ascii="Open Sans" w:eastAsia="Open Sans" w:hAnsi="Open Sans" w:cs="Open Sans"/>
          <w:color w:val="000000"/>
          <w:position w:val="-1"/>
        </w:rPr>
        <w:t>sch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du</w:t>
      </w:r>
      <w:r>
        <w:rPr>
          <w:rFonts w:ascii="Open Sans" w:eastAsia="Open Sans" w:hAnsi="Open Sans" w:cs="Open Sans"/>
          <w:color w:val="000000"/>
          <w:spacing w:val="5"/>
          <w:position w:val="-1"/>
        </w:rPr>
        <w:t>l</w:t>
      </w:r>
      <w:r>
        <w:rPr>
          <w:rFonts w:ascii="Open Sans" w:eastAsia="Open Sans" w:hAnsi="Open Sans" w:cs="Open Sans"/>
          <w:color w:val="000000"/>
          <w:spacing w:val="-3"/>
          <w:position w:val="-1"/>
        </w:rPr>
        <w:t>e</w:t>
      </w:r>
      <w:r>
        <w:rPr>
          <w:rFonts w:ascii="Open Sans" w:eastAsia="Open Sans" w:hAnsi="Open Sans" w:cs="Open Sans"/>
          <w:color w:val="000000"/>
          <w:position w:val="-1"/>
        </w:rPr>
        <w:t>.</w:t>
      </w:r>
    </w:p>
    <w:p w14:paraId="279F50B9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25E88E11" w14:textId="77777777" w:rsidR="0074787C" w:rsidRDefault="0074787C">
      <w:pPr>
        <w:spacing w:after="0" w:line="200" w:lineRule="exact"/>
        <w:rPr>
          <w:sz w:val="20"/>
          <w:szCs w:val="20"/>
        </w:rPr>
      </w:pPr>
    </w:p>
    <w:p w14:paraId="659EF93E" w14:textId="77777777" w:rsidR="0074787C" w:rsidRDefault="0074787C">
      <w:pPr>
        <w:spacing w:before="5" w:after="0" w:line="220" w:lineRule="exact"/>
      </w:pPr>
    </w:p>
    <w:p w14:paraId="1ECC9BEA" w14:textId="77777777" w:rsidR="0074787C" w:rsidRDefault="00656446">
      <w:pPr>
        <w:spacing w:after="0" w:line="448" w:lineRule="exact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2"/>
          <w:position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c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k</w:t>
      </w:r>
      <w:r>
        <w:rPr>
          <w:rFonts w:ascii="Open Sans" w:eastAsia="Open Sans" w:hAnsi="Open Sans" w:cs="Open Sans"/>
          <w:b/>
          <w:bCs/>
          <w:color w:val="4E80BD"/>
          <w:spacing w:val="1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6"/>
          <w:position w:val="2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l</w:t>
      </w:r>
      <w:r>
        <w:rPr>
          <w:rFonts w:ascii="Open Sans" w:eastAsia="Open Sans" w:hAnsi="Open Sans" w:cs="Open Sans"/>
          <w:b/>
          <w:bCs/>
          <w:color w:val="4E80BD"/>
          <w:spacing w:val="1"/>
          <w:position w:val="2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position w:val="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-3"/>
          <w:position w:val="2"/>
          <w:sz w:val="36"/>
          <w:szCs w:val="36"/>
        </w:rPr>
        <w:t>d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-6"/>
          <w:position w:val="2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-5"/>
          <w:position w:val="2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position w:val="2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position w:val="2"/>
          <w:sz w:val="36"/>
          <w:szCs w:val="36"/>
        </w:rPr>
        <w:t>g</w:t>
      </w:r>
    </w:p>
    <w:p w14:paraId="2A861210" w14:textId="3CB64F3A" w:rsidR="0074787C" w:rsidRDefault="00656446" w:rsidP="004F01F1">
      <w:pPr>
        <w:spacing w:before="84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8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nu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del w:id="409" w:author="Administrator" w:date="2016-09-17T14:57:00Z">
        <w:r w:rsidDel="004F01F1">
          <w:rPr>
            <w:rFonts w:ascii="Open Sans" w:eastAsia="Open Sans" w:hAnsi="Open Sans" w:cs="Open Sans"/>
            <w:color w:val="3F3F3F"/>
          </w:rPr>
          <w:delText>b</w:delText>
        </w:r>
        <w:r w:rsidDel="004F01F1">
          <w:rPr>
            <w:rFonts w:ascii="Open Sans" w:eastAsia="Open Sans" w:hAnsi="Open Sans" w:cs="Open Sans"/>
            <w:color w:val="3F3F3F"/>
            <w:spacing w:val="2"/>
          </w:rPr>
          <w:delText>o</w:delText>
        </w:r>
        <w:r w:rsidDel="004F01F1">
          <w:rPr>
            <w:rFonts w:ascii="Open Sans" w:eastAsia="Open Sans" w:hAnsi="Open Sans" w:cs="Open Sans"/>
            <w:color w:val="3F3F3F"/>
          </w:rPr>
          <w:delText>ck</w:delText>
        </w:r>
        <w:r w:rsidDel="004F01F1">
          <w:rPr>
            <w:rFonts w:ascii="Open Sans" w:eastAsia="Open Sans" w:hAnsi="Open Sans" w:cs="Open Sans"/>
            <w:color w:val="3F3F3F"/>
            <w:spacing w:val="4"/>
          </w:rPr>
          <w:delText xml:space="preserve"> </w:delText>
        </w:r>
      </w:del>
      <w:ins w:id="410" w:author="Administrator" w:date="2016-09-17T14:57:00Z">
        <w:r w:rsidR="004F01F1">
          <w:rPr>
            <w:rFonts w:ascii="Open Sans" w:eastAsia="Open Sans" w:hAnsi="Open Sans" w:cs="Open Sans"/>
            <w:color w:val="3F3F3F"/>
          </w:rPr>
          <w:t>b</w:t>
        </w:r>
        <w:r w:rsidR="004F01F1">
          <w:rPr>
            <w:rFonts w:ascii="Open Sans" w:eastAsia="Open Sans" w:hAnsi="Open Sans" w:cs="Open Sans"/>
            <w:color w:val="3F3F3F"/>
            <w:spacing w:val="2"/>
          </w:rPr>
          <w:t>o</w:t>
        </w:r>
        <w:r w:rsidR="004F01F1">
          <w:rPr>
            <w:rFonts w:ascii="Open Sans" w:eastAsia="Open Sans" w:hAnsi="Open Sans" w:cs="Open Sans"/>
            <w:color w:val="3F3F3F"/>
          </w:rPr>
          <w:t>x</w:t>
        </w:r>
        <w:bookmarkStart w:id="411" w:name="_GoBack"/>
        <w:bookmarkEnd w:id="411"/>
        <w:r w:rsidR="004F01F1">
          <w:rPr>
            <w:rFonts w:ascii="Open Sans" w:eastAsia="Open Sans" w:hAnsi="Open Sans" w:cs="Open Sans"/>
            <w:color w:val="3F3F3F"/>
            <w:spacing w:val="4"/>
          </w:rPr>
          <w:t xml:space="preserve"> </w:t>
        </w:r>
      </w:ins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:</w:t>
      </w:r>
    </w:p>
    <w:p w14:paraId="746FB02C" w14:textId="77777777" w:rsidR="0074787C" w:rsidRDefault="0074787C">
      <w:pPr>
        <w:spacing w:before="2" w:after="0" w:line="130" w:lineRule="exact"/>
        <w:rPr>
          <w:sz w:val="13"/>
          <w:szCs w:val="13"/>
        </w:rPr>
      </w:pPr>
    </w:p>
    <w:p w14:paraId="7BC6894F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5D9BFFE4">
          <v:shape id="_x0000_i1087" type="#_x0000_t75" style="width:269pt;height:169pt;mso-position-horizontal-relative:char;mso-position-vertical-relative:line">
            <v:imagedata r:id="rId63" o:title=""/>
          </v:shape>
        </w:pict>
      </w:r>
    </w:p>
    <w:p w14:paraId="0A8E8953" w14:textId="77777777" w:rsidR="0074787C" w:rsidRDefault="0074787C">
      <w:pPr>
        <w:spacing w:before="9" w:after="0" w:line="170" w:lineRule="exact"/>
        <w:rPr>
          <w:sz w:val="17"/>
          <w:szCs w:val="17"/>
        </w:rPr>
      </w:pPr>
    </w:p>
    <w:p w14:paraId="1936DEBE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ng,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3"/>
        </w:rPr>
        <w:t>E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6"/>
        </w:rPr>
        <w:t>t</w:t>
      </w:r>
      <w:r>
        <w:rPr>
          <w:rFonts w:ascii="Open Sans" w:eastAsia="Open Sans" w:hAnsi="Open Sans" w:cs="Open Sans"/>
          <w:color w:val="3F3F3F"/>
        </w:rPr>
        <w:t>:</w:t>
      </w:r>
    </w:p>
    <w:p w14:paraId="690BCB3B" w14:textId="77777777" w:rsidR="0074787C" w:rsidRDefault="0074787C">
      <w:pPr>
        <w:spacing w:after="0"/>
        <w:sectPr w:rsidR="0074787C">
          <w:footerReference w:type="default" r:id="rId90"/>
          <w:pgSz w:w="11920" w:h="16840"/>
          <w:pgMar w:top="1560" w:right="1500" w:bottom="280" w:left="1280" w:header="0" w:footer="0" w:gutter="0"/>
          <w:cols w:space="720"/>
        </w:sectPr>
      </w:pPr>
    </w:p>
    <w:p w14:paraId="048076B8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4F5733FB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44B4B381">
          <v:shape id="_x0000_i1088" type="#_x0000_t75" style="width:270pt;height:188.5pt;mso-position-horizontal-relative:char;mso-position-vertical-relative:line">
            <v:imagedata r:id="rId64" o:title=""/>
          </v:shape>
        </w:pict>
      </w:r>
    </w:p>
    <w:p w14:paraId="5F71F46E" w14:textId="77777777" w:rsidR="0074787C" w:rsidRDefault="0074787C">
      <w:pPr>
        <w:spacing w:before="3" w:after="0" w:line="140" w:lineRule="exact"/>
        <w:rPr>
          <w:sz w:val="14"/>
          <w:szCs w:val="14"/>
        </w:rPr>
      </w:pPr>
    </w:p>
    <w:p w14:paraId="31BB0E68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i/>
          <w:spacing w:val="1"/>
          <w:position w:val="1"/>
        </w:rPr>
        <w:t>F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5"/>
          <w:position w:val="1"/>
        </w:rPr>
        <w:t>g</w:t>
      </w:r>
      <w:r>
        <w:rPr>
          <w:rFonts w:ascii="Open Sans" w:eastAsia="Open Sans" w:hAnsi="Open Sans" w:cs="Open Sans"/>
          <w:i/>
          <w:spacing w:val="-7"/>
          <w:position w:val="1"/>
        </w:rPr>
        <w:t>u</w:t>
      </w:r>
      <w:r>
        <w:rPr>
          <w:rFonts w:ascii="Open Sans" w:eastAsia="Open Sans" w:hAnsi="Open Sans" w:cs="Open Sans"/>
          <w:i/>
          <w:spacing w:val="3"/>
          <w:position w:val="1"/>
        </w:rPr>
        <w:t>r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1"/>
          <w:position w:val="1"/>
        </w:rPr>
        <w:t>1</w:t>
      </w:r>
      <w:r>
        <w:rPr>
          <w:rFonts w:ascii="Open Sans" w:eastAsia="Open Sans" w:hAnsi="Open Sans" w:cs="Open Sans"/>
          <w:i/>
          <w:spacing w:val="6"/>
          <w:position w:val="1"/>
        </w:rPr>
        <w:t>-</w:t>
      </w:r>
      <w:r>
        <w:rPr>
          <w:rFonts w:ascii="Open Sans" w:eastAsia="Open Sans" w:hAnsi="Open Sans" w:cs="Open Sans"/>
          <w:i/>
          <w:spacing w:val="-1"/>
          <w:position w:val="1"/>
        </w:rPr>
        <w:t>12</w:t>
      </w:r>
      <w:r>
        <w:rPr>
          <w:rFonts w:ascii="Open Sans" w:eastAsia="Open Sans" w:hAnsi="Open Sans" w:cs="Open Sans"/>
          <w:i/>
          <w:position w:val="1"/>
        </w:rPr>
        <w:t>:</w:t>
      </w:r>
      <w:r>
        <w:rPr>
          <w:rFonts w:ascii="Open Sans" w:eastAsia="Open Sans" w:hAnsi="Open Sans" w:cs="Open Sans"/>
          <w:i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Ed</w:t>
      </w:r>
      <w:r>
        <w:rPr>
          <w:rFonts w:ascii="Open Sans" w:eastAsia="Open Sans" w:hAnsi="Open Sans" w:cs="Open Sans"/>
          <w:i/>
          <w:spacing w:val="4"/>
          <w:position w:val="1"/>
        </w:rPr>
        <w:t>iti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position w:val="1"/>
        </w:rPr>
        <w:t>g</w:t>
      </w:r>
      <w:r>
        <w:rPr>
          <w:rFonts w:ascii="Open Sans" w:eastAsia="Open Sans" w:hAnsi="Open Sans" w:cs="Open Sans"/>
          <w:i/>
          <w:spacing w:val="-4"/>
          <w:position w:val="1"/>
        </w:rPr>
        <w:t xml:space="preserve"> </w:t>
      </w:r>
      <w:r>
        <w:rPr>
          <w:rFonts w:ascii="Open Sans" w:eastAsia="Open Sans" w:hAnsi="Open Sans" w:cs="Open Sans"/>
          <w:i/>
          <w:position w:val="1"/>
        </w:rPr>
        <w:t>V</w:t>
      </w:r>
      <w:r>
        <w:rPr>
          <w:rFonts w:ascii="Open Sans" w:eastAsia="Open Sans" w:hAnsi="Open Sans" w:cs="Open Sans"/>
          <w:i/>
          <w:spacing w:val="-3"/>
          <w:position w:val="1"/>
        </w:rPr>
        <w:t>e</w:t>
      </w:r>
      <w:r>
        <w:rPr>
          <w:rFonts w:ascii="Open Sans" w:eastAsia="Open Sans" w:hAnsi="Open Sans" w:cs="Open Sans"/>
          <w:i/>
          <w:spacing w:val="-7"/>
          <w:position w:val="1"/>
        </w:rPr>
        <w:t>h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position w:val="1"/>
        </w:rPr>
        <w:t>e</w:t>
      </w:r>
      <w:r>
        <w:rPr>
          <w:rFonts w:ascii="Open Sans" w:eastAsia="Open Sans" w:hAnsi="Open Sans" w:cs="Open Sans"/>
          <w:i/>
          <w:spacing w:val="-3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4"/>
          <w:position w:val="1"/>
        </w:rPr>
        <w:t>l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6"/>
          <w:position w:val="1"/>
        </w:rPr>
        <w:t>c</w:t>
      </w:r>
      <w:r>
        <w:rPr>
          <w:rFonts w:ascii="Open Sans" w:eastAsia="Open Sans" w:hAnsi="Open Sans" w:cs="Open Sans"/>
          <w:i/>
          <w:position w:val="1"/>
        </w:rPr>
        <w:t>k</w:t>
      </w:r>
      <w:r>
        <w:rPr>
          <w:rFonts w:ascii="Open Sans" w:eastAsia="Open Sans" w:hAnsi="Open Sans" w:cs="Open Sans"/>
          <w:i/>
          <w:spacing w:val="-2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4"/>
          <w:position w:val="1"/>
        </w:rPr>
        <w:t>i</w:t>
      </w:r>
      <w:r>
        <w:rPr>
          <w:rFonts w:ascii="Open Sans" w:eastAsia="Open Sans" w:hAnsi="Open Sans" w:cs="Open Sans"/>
          <w:i/>
          <w:spacing w:val="-7"/>
          <w:position w:val="1"/>
        </w:rPr>
        <w:t>n</w:t>
      </w:r>
      <w:r>
        <w:rPr>
          <w:rFonts w:ascii="Open Sans" w:eastAsia="Open Sans" w:hAnsi="Open Sans" w:cs="Open Sans"/>
          <w:i/>
          <w:spacing w:val="6"/>
          <w:position w:val="1"/>
        </w:rPr>
        <w:t>f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spacing w:val="3"/>
          <w:position w:val="1"/>
        </w:rPr>
        <w:t>rm</w:t>
      </w:r>
      <w:r>
        <w:rPr>
          <w:rFonts w:ascii="Open Sans" w:eastAsia="Open Sans" w:hAnsi="Open Sans" w:cs="Open Sans"/>
          <w:i/>
          <w:spacing w:val="-4"/>
          <w:position w:val="1"/>
        </w:rPr>
        <w:t>a</w:t>
      </w:r>
      <w:r>
        <w:rPr>
          <w:rFonts w:ascii="Open Sans" w:eastAsia="Open Sans" w:hAnsi="Open Sans" w:cs="Open Sans"/>
          <w:i/>
          <w:spacing w:val="4"/>
          <w:position w:val="1"/>
        </w:rPr>
        <w:t>ti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n</w:t>
      </w:r>
      <w:r>
        <w:rPr>
          <w:rFonts w:ascii="Open Sans" w:eastAsia="Open Sans" w:hAnsi="Open Sans" w:cs="Open Sans"/>
          <w:i/>
          <w:spacing w:val="-8"/>
          <w:position w:val="1"/>
        </w:rPr>
        <w:t xml:space="preserve"> </w:t>
      </w:r>
      <w:r>
        <w:rPr>
          <w:rFonts w:ascii="Open Sans" w:eastAsia="Open Sans" w:hAnsi="Open Sans" w:cs="Open Sans"/>
          <w:i/>
          <w:spacing w:val="-7"/>
          <w:position w:val="1"/>
        </w:rPr>
        <w:t>b</w:t>
      </w:r>
      <w:r>
        <w:rPr>
          <w:rFonts w:ascii="Open Sans" w:eastAsia="Open Sans" w:hAnsi="Open Sans" w:cs="Open Sans"/>
          <w:i/>
          <w:spacing w:val="-3"/>
          <w:position w:val="1"/>
        </w:rPr>
        <w:t>o</w:t>
      </w:r>
      <w:r>
        <w:rPr>
          <w:rFonts w:ascii="Open Sans" w:eastAsia="Open Sans" w:hAnsi="Open Sans" w:cs="Open Sans"/>
          <w:i/>
          <w:position w:val="1"/>
        </w:rPr>
        <w:t>x</w:t>
      </w:r>
    </w:p>
    <w:p w14:paraId="70247B94" w14:textId="77777777" w:rsidR="0074787C" w:rsidRDefault="0074787C">
      <w:pPr>
        <w:spacing w:before="8" w:after="0" w:line="200" w:lineRule="exact"/>
        <w:rPr>
          <w:sz w:val="20"/>
          <w:szCs w:val="20"/>
        </w:rPr>
      </w:pPr>
    </w:p>
    <w:p w14:paraId="42A5C7C3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D</w:t>
      </w:r>
    </w:p>
    <w:p w14:paraId="6CED6C5D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6B631488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1"/>
        </w:rPr>
        <w:t>F</w:t>
      </w:r>
      <w:r>
        <w:rPr>
          <w:rFonts w:ascii="Open Sans" w:eastAsia="Open Sans" w:hAnsi="Open Sans" w:cs="Open Sans"/>
          <w:b/>
          <w:bCs/>
          <w:color w:val="191970"/>
          <w:spacing w:val="-7"/>
        </w:rPr>
        <w:t>i</w:t>
      </w:r>
      <w:r>
        <w:rPr>
          <w:rFonts w:ascii="Open Sans" w:eastAsia="Open Sans" w:hAnsi="Open Sans" w:cs="Open Sans"/>
          <w:b/>
          <w:bCs/>
          <w:color w:val="191970"/>
          <w:spacing w:val="-4"/>
        </w:rPr>
        <w:t>g</w:t>
      </w:r>
      <w:r>
        <w:rPr>
          <w:rFonts w:ascii="Open Sans" w:eastAsia="Open Sans" w:hAnsi="Open Sans" w:cs="Open Sans"/>
          <w:b/>
          <w:bCs/>
          <w:color w:val="191970"/>
          <w:spacing w:val="5"/>
        </w:rPr>
        <w:t>ur</w:t>
      </w:r>
      <w:r>
        <w:rPr>
          <w:rFonts w:ascii="Open Sans" w:eastAsia="Open Sans" w:hAnsi="Open Sans" w:cs="Open Sans"/>
          <w:b/>
          <w:bCs/>
          <w:color w:val="191970"/>
        </w:rPr>
        <w:t>e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 xml:space="preserve"> 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1</w:t>
      </w:r>
      <w:r>
        <w:rPr>
          <w:rFonts w:ascii="Open Sans" w:eastAsia="Open Sans" w:hAnsi="Open Sans" w:cs="Open Sans"/>
          <w:b/>
          <w:bCs/>
          <w:color w:val="191970"/>
          <w:spacing w:val="4"/>
        </w:rPr>
        <w:t>-</w:t>
      </w:r>
      <w:r>
        <w:rPr>
          <w:rFonts w:ascii="Open Sans" w:eastAsia="Open Sans" w:hAnsi="Open Sans" w:cs="Open Sans"/>
          <w:b/>
          <w:bCs/>
          <w:color w:val="191970"/>
          <w:spacing w:val="-5"/>
        </w:rPr>
        <w:t>8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nge</w:t>
      </w:r>
      <w:r>
        <w:rPr>
          <w:rFonts w:ascii="Open Sans" w:eastAsia="Open Sans" w:hAnsi="Open Sans" w:cs="Open Sans"/>
          <w:color w:val="3F3F3F"/>
          <w:spacing w:val="-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be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D</w:t>
      </w:r>
    </w:p>
    <w:p w14:paraId="5317A336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dy</w:t>
      </w:r>
      <w:proofErr w:type="gramEnd"/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,</w:t>
      </w:r>
      <w:r>
        <w:rPr>
          <w:rFonts w:ascii="Open Sans" w:eastAsia="Open Sans" w:hAnsi="Open Sans" w:cs="Open Sans"/>
          <w:color w:val="3F3F3F"/>
          <w:spacing w:val="6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d 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lik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9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.</w:t>
      </w:r>
    </w:p>
    <w:p w14:paraId="4CDD278E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5B4363BA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-7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ng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5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h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i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e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T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y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p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</w:p>
    <w:p w14:paraId="4355BB0D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4AF5AB74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3"/>
        </w:rPr>
        <w:t>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1"/>
        </w:rPr>
        <w:t>ff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proofErr w:type="gramEnd"/>
      <w:r>
        <w:rPr>
          <w:rFonts w:ascii="Open Sans" w:eastAsia="Open Sans" w:hAnsi="Open Sans" w:cs="Open Sans"/>
          <w:color w:val="3F3F3F"/>
        </w:rPr>
        <w:t xml:space="preserve"> a ch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m</w:t>
      </w:r>
      <w:r>
        <w:rPr>
          <w:rFonts w:ascii="Open Sans" w:eastAsia="Open Sans" w:hAnsi="Open Sans" w:cs="Open Sans"/>
          <w:color w:val="3F3F3F"/>
          <w:spacing w:val="7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sch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.</w:t>
      </w:r>
    </w:p>
    <w:p w14:paraId="4DBF50CA" w14:textId="77777777" w:rsidR="0074787C" w:rsidRDefault="0074787C">
      <w:pPr>
        <w:spacing w:before="12" w:after="0" w:line="260" w:lineRule="exact"/>
        <w:rPr>
          <w:sz w:val="26"/>
          <w:szCs w:val="26"/>
        </w:rPr>
      </w:pPr>
    </w:p>
    <w:p w14:paraId="3F8B3272" w14:textId="77777777" w:rsidR="0074787C" w:rsidRDefault="00656446">
      <w:pPr>
        <w:spacing w:after="0" w:line="240" w:lineRule="auto"/>
        <w:ind w:left="115" w:right="-20"/>
        <w:rPr>
          <w:rFonts w:ascii="Arial" w:eastAsia="Arial" w:hAnsi="Arial" w:cs="Arial"/>
          <w:sz w:val="30"/>
          <w:szCs w:val="30"/>
        </w:rPr>
      </w:pP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>M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v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e</w:t>
      </w:r>
      <w:r>
        <w:rPr>
          <w:rFonts w:ascii="Arial" w:eastAsia="Arial" w:hAnsi="Arial" w:cs="Arial"/>
          <w:b/>
          <w:bCs/>
          <w:i/>
          <w:color w:val="004CDD"/>
          <w:spacing w:val="3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a</w:t>
      </w:r>
      <w:r>
        <w:rPr>
          <w:rFonts w:ascii="Arial" w:eastAsia="Arial" w:hAnsi="Arial" w:cs="Arial"/>
          <w:b/>
          <w:bCs/>
          <w:i/>
          <w:color w:val="004CDD"/>
          <w:spacing w:val="5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b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l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pacing w:val="-2"/>
          <w:sz w:val="30"/>
          <w:szCs w:val="30"/>
        </w:rPr>
        <w:t>c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k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u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 xml:space="preserve">p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o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r</w:t>
      </w:r>
      <w:r>
        <w:rPr>
          <w:rFonts w:ascii="Arial" w:eastAsia="Arial" w:hAnsi="Arial" w:cs="Arial"/>
          <w:b/>
          <w:bCs/>
          <w:i/>
          <w:color w:val="004CDD"/>
          <w:spacing w:val="8"/>
          <w:sz w:val="30"/>
          <w:szCs w:val="30"/>
        </w:rPr>
        <w:t xml:space="preserve"> </w:t>
      </w:r>
      <w:r>
        <w:rPr>
          <w:rFonts w:ascii="Arial" w:eastAsia="Arial" w:hAnsi="Arial" w:cs="Arial"/>
          <w:b/>
          <w:bCs/>
          <w:i/>
          <w:color w:val="004CDD"/>
          <w:spacing w:val="-3"/>
          <w:sz w:val="30"/>
          <w:szCs w:val="30"/>
        </w:rPr>
        <w:t>do</w:t>
      </w:r>
      <w:r>
        <w:rPr>
          <w:rFonts w:ascii="Arial" w:eastAsia="Arial" w:hAnsi="Arial" w:cs="Arial"/>
          <w:b/>
          <w:bCs/>
          <w:i/>
          <w:color w:val="004CDD"/>
          <w:spacing w:val="7"/>
          <w:sz w:val="30"/>
          <w:szCs w:val="30"/>
        </w:rPr>
        <w:t>w</w:t>
      </w:r>
      <w:r>
        <w:rPr>
          <w:rFonts w:ascii="Arial" w:eastAsia="Arial" w:hAnsi="Arial" w:cs="Arial"/>
          <w:b/>
          <w:bCs/>
          <w:i/>
          <w:color w:val="004CDD"/>
          <w:sz w:val="30"/>
          <w:szCs w:val="30"/>
        </w:rPr>
        <w:t>n</w:t>
      </w:r>
    </w:p>
    <w:p w14:paraId="5A1B09D1" w14:textId="77777777" w:rsidR="0074787C" w:rsidRDefault="0074787C">
      <w:pPr>
        <w:spacing w:before="3" w:after="0" w:line="100" w:lineRule="exact"/>
        <w:rPr>
          <w:sz w:val="10"/>
          <w:szCs w:val="10"/>
        </w:rPr>
      </w:pPr>
    </w:p>
    <w:p w14:paraId="5A547EED" w14:textId="77777777" w:rsidR="0074787C" w:rsidRDefault="00656446">
      <w:pPr>
        <w:spacing w:after="0" w:line="240" w:lineRule="auto"/>
        <w:ind w:left="115" w:right="4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1"/>
        </w:rPr>
        <w:t xml:space="preserve"> f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ure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k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n- </w:t>
      </w:r>
      <w:proofErr w:type="spellStart"/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proofErr w:type="spellEnd"/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ns h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re</w:t>
      </w:r>
      <w:r>
        <w:rPr>
          <w:rFonts w:ascii="Open Sans" w:eastAsia="Open Sans" w:hAnsi="Open Sans" w:cs="Open Sans"/>
          <w:color w:val="3F3F3F"/>
          <w:spacing w:val="-2"/>
        </w:rPr>
        <w:t xml:space="preserve"> a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</w:rPr>
        <w:t>: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 xml:space="preserve">a </w:t>
      </w:r>
      <w:r>
        <w:rPr>
          <w:rFonts w:ascii="Open Sans" w:eastAsia="Open Sans" w:hAnsi="Open Sans" w:cs="Open Sans"/>
          <w:color w:val="3F3F3F"/>
          <w:spacing w:val="4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G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 xml:space="preserve">s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pr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</w:rPr>
        <w:t>dur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imi</w:t>
      </w:r>
      <w:r>
        <w:rPr>
          <w:rFonts w:ascii="Open Sans" w:eastAsia="Open Sans" w:hAnsi="Open Sans" w:cs="Open Sans"/>
          <w:color w:val="3F3F3F"/>
          <w:spacing w:val="2"/>
        </w:rPr>
        <w:t>z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n.</w:t>
      </w:r>
    </w:p>
    <w:p w14:paraId="7696286E" w14:textId="77777777" w:rsidR="0074787C" w:rsidRDefault="0074787C">
      <w:pPr>
        <w:spacing w:before="13" w:after="0" w:line="260" w:lineRule="exact"/>
        <w:rPr>
          <w:sz w:val="26"/>
          <w:szCs w:val="26"/>
        </w:rPr>
      </w:pPr>
    </w:p>
    <w:p w14:paraId="7999F819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40"/>
          <w:szCs w:val="40"/>
        </w:rPr>
      </w:pP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C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m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p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l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n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g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6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h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18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1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2"/>
          <w:sz w:val="40"/>
          <w:szCs w:val="40"/>
        </w:rPr>
        <w:t>d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t</w:t>
      </w:r>
      <w:r>
        <w:rPr>
          <w:rFonts w:ascii="Open Sans" w:eastAsia="Open Sans" w:hAnsi="Open Sans" w:cs="Open Sans"/>
          <w:b/>
          <w:bCs/>
          <w:color w:val="3B6191"/>
          <w:spacing w:val="19"/>
          <w:sz w:val="40"/>
          <w:szCs w:val="40"/>
        </w:rPr>
        <w:t xml:space="preserve"> </w:t>
      </w:r>
      <w:r>
        <w:rPr>
          <w:rFonts w:ascii="Open Sans" w:eastAsia="Open Sans" w:hAnsi="Open Sans" w:cs="Open Sans"/>
          <w:b/>
          <w:bCs/>
          <w:color w:val="3B6191"/>
          <w:spacing w:val="5"/>
          <w:sz w:val="40"/>
          <w:szCs w:val="40"/>
        </w:rPr>
        <w:t>S</w:t>
      </w:r>
      <w:r>
        <w:rPr>
          <w:rFonts w:ascii="Open Sans" w:eastAsia="Open Sans" w:hAnsi="Open Sans" w:cs="Open Sans"/>
          <w:b/>
          <w:bCs/>
          <w:color w:val="3B6191"/>
          <w:spacing w:val="4"/>
          <w:sz w:val="40"/>
          <w:szCs w:val="40"/>
        </w:rPr>
        <w:t>e</w:t>
      </w:r>
      <w:r>
        <w:rPr>
          <w:rFonts w:ascii="Open Sans" w:eastAsia="Open Sans" w:hAnsi="Open Sans" w:cs="Open Sans"/>
          <w:b/>
          <w:bCs/>
          <w:color w:val="3B6191"/>
          <w:spacing w:val="-4"/>
          <w:sz w:val="40"/>
          <w:szCs w:val="40"/>
        </w:rPr>
        <w:t>ss</w:t>
      </w:r>
      <w:r>
        <w:rPr>
          <w:rFonts w:ascii="Open Sans" w:eastAsia="Open Sans" w:hAnsi="Open Sans" w:cs="Open Sans"/>
          <w:b/>
          <w:bCs/>
          <w:color w:val="3B6191"/>
          <w:spacing w:val="-2"/>
          <w:sz w:val="40"/>
          <w:szCs w:val="40"/>
        </w:rPr>
        <w:t>i</w:t>
      </w:r>
      <w:r>
        <w:rPr>
          <w:rFonts w:ascii="Open Sans" w:eastAsia="Open Sans" w:hAnsi="Open Sans" w:cs="Open Sans"/>
          <w:b/>
          <w:bCs/>
          <w:color w:val="3B6191"/>
          <w:spacing w:val="7"/>
          <w:sz w:val="40"/>
          <w:szCs w:val="40"/>
        </w:rPr>
        <w:t>o</w:t>
      </w:r>
      <w:r>
        <w:rPr>
          <w:rFonts w:ascii="Open Sans" w:eastAsia="Open Sans" w:hAnsi="Open Sans" w:cs="Open Sans"/>
          <w:b/>
          <w:bCs/>
          <w:color w:val="3B6191"/>
          <w:sz w:val="40"/>
          <w:szCs w:val="40"/>
        </w:rPr>
        <w:t>n</w:t>
      </w:r>
    </w:p>
    <w:p w14:paraId="22CFC5E7" w14:textId="77777777" w:rsidR="0074787C" w:rsidRDefault="0074787C">
      <w:pPr>
        <w:spacing w:before="3" w:after="0" w:line="180" w:lineRule="exact"/>
        <w:rPr>
          <w:sz w:val="18"/>
          <w:szCs w:val="18"/>
        </w:rPr>
      </w:pPr>
    </w:p>
    <w:p w14:paraId="17E7FB46" w14:textId="77777777" w:rsidR="0074787C" w:rsidRDefault="00656446">
      <w:pPr>
        <w:spacing w:after="0" w:line="240" w:lineRule="auto"/>
        <w:ind w:left="115" w:right="-20"/>
        <w:rPr>
          <w:rFonts w:ascii="Open Sans" w:eastAsia="Open Sans" w:hAnsi="Open Sans" w:cs="Open Sans"/>
          <w:sz w:val="36"/>
          <w:szCs w:val="36"/>
        </w:rPr>
      </w:pP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pacing w:val="13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 xml:space="preserve"> A</w:t>
      </w:r>
      <w:r>
        <w:rPr>
          <w:rFonts w:ascii="Open Sans" w:eastAsia="Open Sans" w:hAnsi="Open Sans" w:cs="Open Sans"/>
          <w:b/>
          <w:bCs/>
          <w:color w:val="4E80BD"/>
          <w:spacing w:val="1"/>
          <w:sz w:val="36"/>
          <w:szCs w:val="36"/>
        </w:rPr>
        <w:t>ss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</w:t>
      </w:r>
      <w:r>
        <w:rPr>
          <w:rFonts w:ascii="Open Sans" w:eastAsia="Open Sans" w:hAnsi="Open Sans" w:cs="Open Sans"/>
          <w:b/>
          <w:bCs/>
          <w:color w:val="4E80BD"/>
          <w:spacing w:val="7"/>
          <w:sz w:val="36"/>
          <w:szCs w:val="36"/>
        </w:rPr>
        <w:t>g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  <w:r>
        <w:rPr>
          <w:rFonts w:ascii="Open Sans" w:eastAsia="Open Sans" w:hAnsi="Open Sans" w:cs="Open Sans"/>
          <w:b/>
          <w:bCs/>
          <w:color w:val="4E80BD"/>
          <w:spacing w:val="10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6"/>
          <w:sz w:val="36"/>
          <w:szCs w:val="36"/>
        </w:rPr>
        <w:t>V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h</w:t>
      </w:r>
      <w:r>
        <w:rPr>
          <w:rFonts w:ascii="Open Sans" w:eastAsia="Open Sans" w:hAnsi="Open Sans" w:cs="Open Sans"/>
          <w:b/>
          <w:bCs/>
          <w:color w:val="4E80BD"/>
          <w:spacing w:val="-5"/>
          <w:sz w:val="36"/>
          <w:szCs w:val="36"/>
        </w:rPr>
        <w:t>icl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e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s</w:t>
      </w:r>
      <w:r>
        <w:rPr>
          <w:rFonts w:ascii="Open Sans" w:eastAsia="Open Sans" w:hAnsi="Open Sans" w:cs="Open Sans"/>
          <w:b/>
          <w:bCs/>
          <w:color w:val="4E80BD"/>
          <w:spacing w:val="5"/>
          <w:sz w:val="36"/>
          <w:szCs w:val="36"/>
        </w:rPr>
        <w:t xml:space="preserve"> </w:t>
      </w:r>
      <w:r>
        <w:rPr>
          <w:rFonts w:ascii="Open Sans" w:eastAsia="Open Sans" w:hAnsi="Open Sans" w:cs="Open Sans"/>
          <w:b/>
          <w:bCs/>
          <w:color w:val="4E80BD"/>
          <w:spacing w:val="-2"/>
          <w:sz w:val="36"/>
          <w:szCs w:val="36"/>
        </w:rPr>
        <w:t>B</w:t>
      </w:r>
      <w:r>
        <w:rPr>
          <w:rFonts w:ascii="Open Sans" w:eastAsia="Open Sans" w:hAnsi="Open Sans" w:cs="Open Sans"/>
          <w:b/>
          <w:bCs/>
          <w:color w:val="4E80BD"/>
          <w:spacing w:val="3"/>
          <w:sz w:val="36"/>
          <w:szCs w:val="36"/>
        </w:rPr>
        <w:t>u</w:t>
      </w:r>
      <w:r>
        <w:rPr>
          <w:rFonts w:ascii="Open Sans" w:eastAsia="Open Sans" w:hAnsi="Open Sans" w:cs="Open Sans"/>
          <w:b/>
          <w:bCs/>
          <w:color w:val="4E80BD"/>
          <w:spacing w:val="-6"/>
          <w:sz w:val="36"/>
          <w:szCs w:val="36"/>
        </w:rPr>
        <w:t>tt</w:t>
      </w:r>
      <w:r>
        <w:rPr>
          <w:rFonts w:ascii="Open Sans" w:eastAsia="Open Sans" w:hAnsi="Open Sans" w:cs="Open Sans"/>
          <w:b/>
          <w:bCs/>
          <w:color w:val="4E80BD"/>
          <w:spacing w:val="2"/>
          <w:sz w:val="36"/>
          <w:szCs w:val="36"/>
        </w:rPr>
        <w:t>o</w:t>
      </w:r>
      <w:r>
        <w:rPr>
          <w:rFonts w:ascii="Open Sans" w:eastAsia="Open Sans" w:hAnsi="Open Sans" w:cs="Open Sans"/>
          <w:b/>
          <w:bCs/>
          <w:color w:val="4E80BD"/>
          <w:sz w:val="36"/>
          <w:szCs w:val="36"/>
        </w:rPr>
        <w:t>n</w:t>
      </w:r>
    </w:p>
    <w:p w14:paraId="399F636E" w14:textId="77777777" w:rsidR="0074787C" w:rsidRDefault="00656446">
      <w:pPr>
        <w:spacing w:before="97" w:after="0" w:line="239" w:lineRule="auto"/>
        <w:ind w:left="115" w:right="271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2"/>
        </w:rPr>
        <w:t>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ss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ust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5"/>
        </w:rPr>
        <w:t>li</w:t>
      </w:r>
      <w:r>
        <w:rPr>
          <w:rFonts w:ascii="Open Sans" w:eastAsia="Open Sans" w:hAnsi="Open Sans" w:cs="Open Sans"/>
          <w:color w:val="3F3F3F"/>
        </w:rPr>
        <w:t>ck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pict w14:anchorId="6357485C">
          <v:shape id="_x0000_i1089" type="#_x0000_t75" style="width:102pt;height:15.5pt;mso-position-horizontal-relative:char;mso-position-vertical-relative:line">
            <v:imagedata r:id="rId80" o:title=""/>
          </v:shape>
        </w:pict>
      </w:r>
      <w:r>
        <w:rPr>
          <w:rFonts w:ascii="Times New Roman" w:eastAsia="Times New Roman" w:hAnsi="Times New Roman" w:cs="Times New Roman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 xml:space="preserve">n. </w:t>
      </w:r>
      <w:r>
        <w:rPr>
          <w:rFonts w:ascii="Open Sans" w:eastAsia="Open Sans" w:hAnsi="Open Sans" w:cs="Open Sans"/>
          <w:color w:val="3F3F3F"/>
          <w:spacing w:val="-4"/>
        </w:rPr>
        <w:t>A</w:t>
      </w:r>
      <w:r>
        <w:rPr>
          <w:rFonts w:ascii="Open Sans" w:eastAsia="Open Sans" w:hAnsi="Open Sans" w:cs="Open Sans"/>
          <w:color w:val="3F3F3F"/>
        </w:rPr>
        <w:t xml:space="preserve">n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nc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r>
        <w:rPr>
          <w:rFonts w:ascii="Open Sans" w:eastAsia="Open Sans" w:hAnsi="Open Sans" w:cs="Open Sans"/>
          <w:color w:val="3F3F3F"/>
        </w:rPr>
        <w:t>us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ge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  <w:w w:val="99"/>
        </w:rPr>
        <w:t>v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  <w:w w:val="99"/>
        </w:rPr>
        <w:t>il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w w:val="99"/>
        </w:rPr>
        <w:t>b</w:t>
      </w:r>
      <w:r>
        <w:rPr>
          <w:rFonts w:ascii="Open Sans" w:eastAsia="Open Sans" w:hAnsi="Open Sans" w:cs="Open Sans"/>
          <w:color w:val="3F3F3F"/>
          <w:spacing w:val="5"/>
          <w:w w:val="99"/>
        </w:rPr>
        <w:t>l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w w:val="99"/>
        </w:rPr>
        <w:t>by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p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bu</w:t>
      </w:r>
      <w:r>
        <w:rPr>
          <w:rFonts w:ascii="Open Sans" w:eastAsia="Open Sans" w:hAnsi="Open Sans" w:cs="Open Sans"/>
          <w:color w:val="3F3F3F"/>
          <w:spacing w:val="-3"/>
        </w:rPr>
        <w:t>tt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4"/>
        </w:rPr>
        <w:t>'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te</w:t>
      </w:r>
      <w:r>
        <w:rPr>
          <w:rFonts w:ascii="Open Sans" w:eastAsia="Open Sans" w:hAnsi="Open Sans" w:cs="Open Sans"/>
          <w:color w:val="3F3F3F"/>
          <w:spacing w:val="5"/>
        </w:rPr>
        <w:t>x</w:t>
      </w:r>
      <w:r>
        <w:rPr>
          <w:rFonts w:ascii="Open Sans" w:eastAsia="Open Sans" w:hAnsi="Open Sans" w:cs="Open Sans"/>
          <w:color w:val="3F3F3F"/>
        </w:rPr>
        <w:t>t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nu:</w:t>
      </w:r>
    </w:p>
    <w:p w14:paraId="32B632E0" w14:textId="77777777" w:rsidR="0074787C" w:rsidRDefault="0074787C">
      <w:pPr>
        <w:spacing w:after="0"/>
        <w:sectPr w:rsidR="0074787C">
          <w:footerReference w:type="default" r:id="rId91"/>
          <w:pgSz w:w="11920" w:h="16840"/>
          <w:pgMar w:top="1560" w:right="1480" w:bottom="280" w:left="1280" w:header="0" w:footer="0" w:gutter="0"/>
          <w:cols w:space="720"/>
        </w:sectPr>
      </w:pPr>
    </w:p>
    <w:p w14:paraId="12CA92E5" w14:textId="77777777" w:rsidR="0074787C" w:rsidRDefault="0074787C">
      <w:pPr>
        <w:spacing w:before="7" w:after="0" w:line="170" w:lineRule="exact"/>
        <w:rPr>
          <w:sz w:val="17"/>
          <w:szCs w:val="17"/>
        </w:rPr>
      </w:pPr>
    </w:p>
    <w:p w14:paraId="007214AA" w14:textId="77777777" w:rsidR="0074787C" w:rsidRDefault="00656446">
      <w:pPr>
        <w:spacing w:after="0" w:line="240" w:lineRule="auto"/>
        <w:ind w:left="115" w:right="-2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267FCBDD">
          <v:shape id="_x0000_i1090" type="#_x0000_t75" style="width:223pt;height:171.5pt;mso-position-horizontal-relative:char;mso-position-vertical-relative:line">
            <v:imagedata r:id="rId92" o:title=""/>
          </v:shape>
        </w:pict>
      </w:r>
    </w:p>
    <w:p w14:paraId="338F7D73" w14:textId="77777777" w:rsidR="0074787C" w:rsidRDefault="0074787C">
      <w:pPr>
        <w:spacing w:before="3" w:after="0" w:line="190" w:lineRule="exact"/>
        <w:rPr>
          <w:sz w:val="19"/>
          <w:szCs w:val="19"/>
        </w:rPr>
      </w:pPr>
    </w:p>
    <w:p w14:paraId="22CC6764" w14:textId="77777777" w:rsidR="0074787C" w:rsidRDefault="00656446">
      <w:pPr>
        <w:spacing w:after="0" w:line="297" w:lineRule="exact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Re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g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ener</w:t>
      </w:r>
      <w:r>
        <w:rPr>
          <w:rFonts w:ascii="Open Sans" w:eastAsia="Open Sans" w:hAnsi="Open Sans" w:cs="Open Sans"/>
          <w:b/>
          <w:bCs/>
          <w:color w:val="3F3F3F"/>
          <w:spacing w:val="2"/>
          <w:position w:val="1"/>
        </w:rPr>
        <w:t>a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color w:val="3F3F3F"/>
          <w:spacing w:val="-7"/>
          <w:position w:val="1"/>
        </w:rPr>
        <w:t>i</w:t>
      </w:r>
      <w:r>
        <w:rPr>
          <w:rFonts w:ascii="Open Sans" w:eastAsia="Open Sans" w:hAnsi="Open Sans" w:cs="Open Sans"/>
          <w:b/>
          <w:bCs/>
          <w:color w:val="3F3F3F"/>
          <w:spacing w:val="-1"/>
          <w:position w:val="1"/>
        </w:rPr>
        <w:t>o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n</w:t>
      </w:r>
      <w:r>
        <w:rPr>
          <w:rFonts w:ascii="Open Sans" w:eastAsia="Open Sans" w:hAnsi="Open Sans" w:cs="Open Sans"/>
          <w:b/>
          <w:bCs/>
          <w:color w:val="3F3F3F"/>
          <w:spacing w:val="3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-4"/>
          <w:position w:val="1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5"/>
          <w:position w:val="1"/>
        </w:rPr>
        <w:t>u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1"/>
        </w:rPr>
        <w:t>t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y</w:t>
      </w:r>
      <w:r>
        <w:rPr>
          <w:rFonts w:ascii="Open Sans" w:eastAsia="Open Sans" w:hAnsi="Open Sans" w:cs="Open Sans"/>
          <w:b/>
          <w:bCs/>
          <w:color w:val="3F3F3F"/>
          <w:spacing w:val="-5"/>
          <w:position w:val="1"/>
        </w:rPr>
        <w:t xml:space="preserve"> </w:t>
      </w:r>
      <w:r>
        <w:rPr>
          <w:rFonts w:ascii="Open Sans" w:eastAsia="Open Sans" w:hAnsi="Open Sans" w:cs="Open Sans"/>
          <w:b/>
          <w:bCs/>
          <w:color w:val="3F3F3F"/>
          <w:spacing w:val="2"/>
          <w:position w:val="1"/>
        </w:rPr>
        <w:t>ID</w:t>
      </w:r>
      <w:r>
        <w:rPr>
          <w:rFonts w:ascii="Open Sans" w:eastAsia="Open Sans" w:hAnsi="Open Sans" w:cs="Open Sans"/>
          <w:b/>
          <w:bCs/>
          <w:color w:val="3F3F3F"/>
          <w:position w:val="1"/>
        </w:rPr>
        <w:t>s</w:t>
      </w:r>
    </w:p>
    <w:p w14:paraId="16A738AA" w14:textId="77777777" w:rsidR="0074787C" w:rsidRDefault="0074787C">
      <w:pPr>
        <w:spacing w:after="0" w:line="120" w:lineRule="exact"/>
        <w:rPr>
          <w:sz w:val="12"/>
          <w:szCs w:val="12"/>
        </w:rPr>
      </w:pPr>
    </w:p>
    <w:p w14:paraId="28359EF9" w14:textId="77777777" w:rsidR="0074787C" w:rsidRDefault="00656446">
      <w:pPr>
        <w:spacing w:after="0" w:line="240" w:lineRule="auto"/>
        <w:ind w:left="115" w:right="4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ps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dd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d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w</w:t>
      </w:r>
      <w:r>
        <w:rPr>
          <w:rFonts w:ascii="Open Sans" w:eastAsia="Open Sans" w:hAnsi="Open Sans" w:cs="Open Sans"/>
          <w:color w:val="3F3F3F"/>
          <w:spacing w:val="-6"/>
        </w:rPr>
        <w:t xml:space="preserve"> </w:t>
      </w:r>
      <w:proofErr w:type="gramStart"/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s</w:t>
      </w:r>
      <w:proofErr w:type="gramEnd"/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1"/>
        </w:rPr>
        <w:t xml:space="preserve"> 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il</w:t>
      </w:r>
      <w:r>
        <w:rPr>
          <w:rFonts w:ascii="Open Sans" w:eastAsia="Open Sans" w:hAnsi="Open Sans" w:cs="Open Sans"/>
          <w:color w:val="3F3F3F"/>
        </w:rPr>
        <w:t>l</w:t>
      </w:r>
      <w:r>
        <w:rPr>
          <w:rFonts w:ascii="Open Sans" w:eastAsia="Open Sans" w:hAnsi="Open Sans" w:cs="Open Sans"/>
          <w:color w:val="3F3F3F"/>
          <w:spacing w:val="4"/>
        </w:rPr>
        <w:t xml:space="preserve"> </w:t>
      </w:r>
      <w:r>
        <w:rPr>
          <w:rFonts w:ascii="Open Sans" w:eastAsia="Open Sans" w:hAnsi="Open Sans" w:cs="Open Sans"/>
          <w:color w:val="3F3F3F"/>
        </w:rPr>
        <w:t>h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5"/>
        </w:rPr>
        <w:t>v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3"/>
        </w:rPr>
        <w:t xml:space="preserve"> t</w:t>
      </w:r>
      <w:r>
        <w:rPr>
          <w:rFonts w:ascii="Open Sans" w:eastAsia="Open Sans" w:hAnsi="Open Sans" w:cs="Open Sans"/>
          <w:color w:val="3F3F3F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 xml:space="preserve"> 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g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3"/>
        </w:rPr>
        <w:t>e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4"/>
        </w:rPr>
        <w:t xml:space="preserve"> </w:t>
      </w:r>
      <w:r>
        <w:rPr>
          <w:rFonts w:ascii="Open Sans" w:eastAsia="Open Sans" w:hAnsi="Open Sans" w:cs="Open Sans"/>
          <w:color w:val="3F3F3F"/>
        </w:rPr>
        <w:t>s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m</w:t>
      </w:r>
      <w:r>
        <w:rPr>
          <w:rFonts w:ascii="Open Sans" w:eastAsia="Open Sans" w:hAnsi="Open Sans" w:cs="Open Sans"/>
          <w:color w:val="3F3F3F"/>
        </w:rPr>
        <w:t>e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r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  <w:spacing w:val="5"/>
        </w:rPr>
        <w:t>l</w:t>
      </w:r>
      <w:r>
        <w:rPr>
          <w:rFonts w:ascii="Open Sans" w:eastAsia="Open Sans" w:hAnsi="Open Sans" w:cs="Open Sans"/>
          <w:color w:val="3F3F3F"/>
        </w:rPr>
        <w:t xml:space="preserve">l 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du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y</w:t>
      </w:r>
      <w:r>
        <w:rPr>
          <w:rFonts w:ascii="Open Sans" w:eastAsia="Open Sans" w:hAnsi="Open Sans" w:cs="Open Sans"/>
          <w:color w:val="3F3F3F"/>
          <w:spacing w:val="-7"/>
        </w:rPr>
        <w:t xml:space="preserve"> </w:t>
      </w:r>
      <w:r>
        <w:rPr>
          <w:rFonts w:ascii="Open Sans" w:eastAsia="Open Sans" w:hAnsi="Open Sans" w:cs="Open Sans"/>
          <w:color w:val="3F3F3F"/>
          <w:spacing w:val="-1"/>
        </w:rPr>
        <w:t>I</w:t>
      </w:r>
      <w:r>
        <w:rPr>
          <w:rFonts w:ascii="Open Sans" w:eastAsia="Open Sans" w:hAnsi="Open Sans" w:cs="Open Sans"/>
          <w:color w:val="3F3F3F"/>
          <w:spacing w:val="5"/>
        </w:rPr>
        <w:t>D</w:t>
      </w:r>
      <w:r>
        <w:rPr>
          <w:rFonts w:ascii="Open Sans" w:eastAsia="Open Sans" w:hAnsi="Open Sans" w:cs="Open Sans"/>
          <w:color w:val="3F3F3F"/>
        </w:rPr>
        <w:t>s.</w:t>
      </w:r>
      <w:r>
        <w:rPr>
          <w:rFonts w:ascii="Open Sans" w:eastAsia="Open Sans" w:hAnsi="Open Sans" w:cs="Open Sans"/>
          <w:color w:val="3F3F3F"/>
          <w:spacing w:val="3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Y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</w:rPr>
        <w:t>u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</w:t>
      </w:r>
      <w:r>
        <w:rPr>
          <w:rFonts w:ascii="Open Sans" w:eastAsia="Open Sans" w:hAnsi="Open Sans" w:cs="Open Sans"/>
          <w:color w:val="3F3F3F"/>
          <w:spacing w:val="-2"/>
        </w:rPr>
        <w:t>a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2"/>
        </w:rPr>
        <w:t xml:space="preserve"> </w:t>
      </w:r>
      <w:r>
        <w:rPr>
          <w:rFonts w:ascii="Open Sans" w:eastAsia="Open Sans" w:hAnsi="Open Sans" w:cs="Open Sans"/>
          <w:color w:val="3F3F3F"/>
        </w:rPr>
        <w:t>ch</w:t>
      </w:r>
      <w:r>
        <w:rPr>
          <w:rFonts w:ascii="Open Sans" w:eastAsia="Open Sans" w:hAnsi="Open Sans" w:cs="Open Sans"/>
          <w:color w:val="3F3F3F"/>
          <w:spacing w:val="2"/>
        </w:rPr>
        <w:t>oo</w:t>
      </w:r>
      <w:r>
        <w:rPr>
          <w:rFonts w:ascii="Open Sans" w:eastAsia="Open Sans" w:hAnsi="Open Sans" w:cs="Open Sans"/>
          <w:color w:val="3F3F3F"/>
        </w:rPr>
        <w:t>se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</w:rPr>
        <w:t>b</w:t>
      </w:r>
      <w:r>
        <w:rPr>
          <w:rFonts w:ascii="Open Sans" w:eastAsia="Open Sans" w:hAnsi="Open Sans" w:cs="Open Sans"/>
          <w:color w:val="3F3F3F"/>
          <w:spacing w:val="-3"/>
        </w:rPr>
        <w:t>et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-3"/>
        </w:rPr>
        <w:t>ee</w:t>
      </w:r>
      <w:r>
        <w:rPr>
          <w:rFonts w:ascii="Open Sans" w:eastAsia="Open Sans" w:hAnsi="Open Sans" w:cs="Open Sans"/>
          <w:color w:val="3F3F3F"/>
        </w:rPr>
        <w:t>n</w:t>
      </w:r>
      <w:r>
        <w:rPr>
          <w:rFonts w:ascii="Open Sans" w:eastAsia="Open Sans" w:hAnsi="Open Sans" w:cs="Open Sans"/>
          <w:color w:val="3F3F3F"/>
          <w:spacing w:val="-1"/>
        </w:rPr>
        <w:t xml:space="preserve"> </w:t>
      </w:r>
      <w:r>
        <w:rPr>
          <w:rFonts w:ascii="Open Sans" w:eastAsia="Open Sans" w:hAnsi="Open Sans" w:cs="Open Sans"/>
          <w:color w:val="3F3F3F"/>
          <w:spacing w:val="-3"/>
        </w:rPr>
        <w:t>t</w:t>
      </w:r>
      <w:r>
        <w:rPr>
          <w:rFonts w:ascii="Open Sans" w:eastAsia="Open Sans" w:hAnsi="Open Sans" w:cs="Open Sans"/>
          <w:color w:val="3F3F3F"/>
        </w:rPr>
        <w:t>he</w:t>
      </w:r>
      <w:r>
        <w:rPr>
          <w:rFonts w:ascii="Open Sans" w:eastAsia="Open Sans" w:hAnsi="Open Sans" w:cs="Open Sans"/>
          <w:color w:val="3F3F3F"/>
          <w:spacing w:val="-2"/>
        </w:rPr>
        <w:t xml:space="preserve"> </w:t>
      </w:r>
      <w:r>
        <w:rPr>
          <w:rFonts w:ascii="Open Sans" w:eastAsia="Open Sans" w:hAnsi="Open Sans" w:cs="Open Sans"/>
          <w:color w:val="3F3F3F"/>
          <w:spacing w:val="1"/>
        </w:rPr>
        <w:t>f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5"/>
        </w:rPr>
        <w:t>ll</w:t>
      </w:r>
      <w:r>
        <w:rPr>
          <w:rFonts w:ascii="Open Sans" w:eastAsia="Open Sans" w:hAnsi="Open Sans" w:cs="Open Sans"/>
          <w:color w:val="3F3F3F"/>
          <w:spacing w:val="2"/>
        </w:rPr>
        <w:t>o</w:t>
      </w:r>
      <w:r>
        <w:rPr>
          <w:rFonts w:ascii="Open Sans" w:eastAsia="Open Sans" w:hAnsi="Open Sans" w:cs="Open Sans"/>
          <w:color w:val="3F3F3F"/>
          <w:spacing w:val="-6"/>
        </w:rPr>
        <w:t>w</w:t>
      </w:r>
      <w:r>
        <w:rPr>
          <w:rFonts w:ascii="Open Sans" w:eastAsia="Open Sans" w:hAnsi="Open Sans" w:cs="Open Sans"/>
          <w:color w:val="3F3F3F"/>
          <w:spacing w:val="5"/>
        </w:rPr>
        <w:t>i</w:t>
      </w:r>
      <w:r>
        <w:rPr>
          <w:rFonts w:ascii="Open Sans" w:eastAsia="Open Sans" w:hAnsi="Open Sans" w:cs="Open Sans"/>
          <w:color w:val="3F3F3F"/>
        </w:rPr>
        <w:t>ng:</w:t>
      </w:r>
    </w:p>
    <w:p w14:paraId="2C20840C" w14:textId="77777777" w:rsidR="0074787C" w:rsidRDefault="0074787C">
      <w:pPr>
        <w:spacing w:before="5" w:after="0" w:line="130" w:lineRule="exact"/>
        <w:rPr>
          <w:sz w:val="13"/>
          <w:szCs w:val="13"/>
        </w:rPr>
      </w:pPr>
    </w:p>
    <w:p w14:paraId="76768A6C" w14:textId="77777777" w:rsidR="0074787C" w:rsidRDefault="00656446">
      <w:pPr>
        <w:spacing w:after="0" w:line="240" w:lineRule="auto"/>
        <w:ind w:left="415" w:right="-20"/>
        <w:rPr>
          <w:rFonts w:ascii="Open Sans" w:eastAsia="Open Sans" w:hAnsi="Open Sans" w:cs="Open Sans"/>
        </w:rPr>
      </w:pPr>
      <w:r>
        <w:pict w14:anchorId="0FBC99FB">
          <v:shape id="_x0000_s1032" type="#_x0000_t75" style="position:absolute;left:0;text-align:left;margin-left:72.75pt;margin-top:5.85pt;width:4.5pt;height:4.5pt;z-index:-1263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2"/>
        </w:rPr>
        <w:t>o</w:t>
      </w:r>
      <w:r>
        <w:rPr>
          <w:rFonts w:ascii="Open Sans" w:eastAsia="Open Sans" w:hAnsi="Open Sans" w:cs="Open Sans"/>
        </w:rPr>
        <w:t>d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1"/>
        </w:rPr>
        <w:t>f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d</w:t>
      </w:r>
    </w:p>
    <w:p w14:paraId="3CA9536C" w14:textId="77777777" w:rsidR="0074787C" w:rsidRDefault="00656446">
      <w:pPr>
        <w:spacing w:before="75" w:after="0" w:line="300" w:lineRule="auto"/>
        <w:ind w:left="415" w:right="7641"/>
        <w:rPr>
          <w:rFonts w:ascii="Open Sans" w:eastAsia="Open Sans" w:hAnsi="Open Sans" w:cs="Open Sans"/>
        </w:rPr>
      </w:pPr>
      <w:r>
        <w:pict w14:anchorId="516BEA9B">
          <v:shape id="_x0000_s1031" type="#_x0000_t75" style="position:absolute;left:0;text-align:left;margin-left:72.75pt;margin-top:9.6pt;width:4.5pt;height:4.5pt;z-index:-1262;mso-position-horizontal-relative:page">
            <v:imagedata r:id="rId14" o:title=""/>
            <w10:wrap anchorx="page"/>
          </v:shape>
        </w:pict>
      </w:r>
      <w:r>
        <w:pict w14:anchorId="34140D88">
          <v:shape id="_x0000_s1030" type="#_x0000_t75" style="position:absolute;left:0;text-align:left;margin-left:72.75pt;margin-top:28.35pt;width:4.5pt;height:4.5pt;z-index:-1261;mso-position-horizontal-relative:page">
            <v:imagedata r:id="rId14" o:title=""/>
            <w10:wrap anchorx="page"/>
          </v:shape>
        </w:pict>
      </w:r>
      <w:r>
        <w:pict w14:anchorId="0057F05A">
          <v:shape id="_x0000_s1029" type="#_x0000_t75" style="position:absolute;left:0;text-align:left;margin-left:72.75pt;margin-top:47.1pt;width:4.5pt;height:4.5pt;z-index:-1260;mso-position-horizontal-relative:page">
            <v:imagedata r:id="rId14" o:title=""/>
            <w10:wrap anchorx="page"/>
          </v:shape>
        </w:pict>
      </w:r>
      <w:r>
        <w:pict w14:anchorId="48AC6D49">
          <v:shape id="_x0000_s1028" type="#_x0000_t75" style="position:absolute;left:0;text-align:left;margin-left:72.75pt;margin-top:65.85pt;width:4.5pt;height:4.5pt;z-index:-1259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  <w:spacing w:val="-3"/>
        </w:rPr>
        <w:t>e</w:t>
      </w:r>
      <w:r>
        <w:rPr>
          <w:rFonts w:ascii="Open Sans" w:eastAsia="Open Sans" w:hAnsi="Open Sans" w:cs="Open Sans"/>
        </w:rPr>
        <w:t>w</w:t>
      </w:r>
      <w:r>
        <w:rPr>
          <w:rFonts w:ascii="Open Sans" w:eastAsia="Open Sans" w:hAnsi="Open Sans" w:cs="Open Sans"/>
          <w:spacing w:val="-4"/>
        </w:rPr>
        <w:t xml:space="preserve"> </w:t>
      </w:r>
      <w:r>
        <w:rPr>
          <w:rFonts w:ascii="Open Sans" w:eastAsia="Open Sans" w:hAnsi="Open Sans" w:cs="Open Sans"/>
          <w:spacing w:val="-1"/>
        </w:rPr>
        <w:t>N</w:t>
      </w:r>
      <w:r>
        <w:rPr>
          <w:rFonts w:ascii="Open Sans" w:eastAsia="Open Sans" w:hAnsi="Open Sans" w:cs="Open Sans"/>
        </w:rPr>
        <w:t xml:space="preserve">o </w:t>
      </w:r>
      <w:r>
        <w:rPr>
          <w:rFonts w:ascii="Open Sans" w:eastAsia="Open Sans" w:hAnsi="Open Sans" w:cs="Open Sans"/>
          <w:spacing w:val="-3"/>
        </w:rPr>
        <w:t>M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  <w:spacing w:val="5"/>
        </w:rPr>
        <w:t>m</w:t>
      </w:r>
      <w:r>
        <w:rPr>
          <w:rFonts w:ascii="Open Sans" w:eastAsia="Open Sans" w:hAnsi="Open Sans" w:cs="Open Sans"/>
          <w:spacing w:val="-2"/>
        </w:rPr>
        <w:t>a</w:t>
      </w:r>
      <w:r>
        <w:rPr>
          <w:rFonts w:ascii="Open Sans" w:eastAsia="Open Sans" w:hAnsi="Open Sans" w:cs="Open Sans"/>
          <w:spacing w:val="-3"/>
        </w:rPr>
        <w:t>t</w:t>
      </w:r>
      <w:r>
        <w:rPr>
          <w:rFonts w:ascii="Open Sans" w:eastAsia="Open Sans" w:hAnsi="Open Sans" w:cs="Open Sans"/>
        </w:rPr>
        <w:t xml:space="preserve">ch </w:t>
      </w:r>
      <w:r>
        <w:rPr>
          <w:rFonts w:ascii="Open Sans" w:eastAsia="Open Sans" w:hAnsi="Open Sans" w:cs="Open Sans"/>
          <w:spacing w:val="-4"/>
        </w:rPr>
        <w:t>A</w:t>
      </w:r>
      <w:r>
        <w:rPr>
          <w:rFonts w:ascii="Open Sans" w:eastAsia="Open Sans" w:hAnsi="Open Sans" w:cs="Open Sans"/>
          <w:spacing w:val="5"/>
        </w:rPr>
        <w:t>l</w:t>
      </w:r>
      <w:r>
        <w:rPr>
          <w:rFonts w:ascii="Open Sans" w:eastAsia="Open Sans" w:hAnsi="Open Sans" w:cs="Open Sans"/>
        </w:rPr>
        <w:t>l</w:t>
      </w:r>
    </w:p>
    <w:p w14:paraId="46F233F8" w14:textId="77777777" w:rsidR="0074787C" w:rsidRDefault="00656446">
      <w:pPr>
        <w:spacing w:before="60" w:after="0" w:line="240" w:lineRule="auto"/>
        <w:ind w:left="115" w:right="-2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  <w:bCs/>
          <w:color w:val="3F3F3F"/>
          <w:spacing w:val="3"/>
        </w:rPr>
        <w:t>M</w:t>
      </w:r>
      <w:r>
        <w:rPr>
          <w:rFonts w:ascii="Open Sans" w:eastAsia="Open Sans" w:hAnsi="Open Sans" w:cs="Open Sans"/>
          <w:b/>
          <w:bCs/>
          <w:color w:val="3F3F3F"/>
          <w:spacing w:val="-1"/>
        </w:rPr>
        <w:t>o</w:t>
      </w:r>
      <w:r>
        <w:rPr>
          <w:rFonts w:ascii="Open Sans" w:eastAsia="Open Sans" w:hAnsi="Open Sans" w:cs="Open Sans"/>
          <w:b/>
          <w:bCs/>
          <w:color w:val="3F3F3F"/>
          <w:spacing w:val="-4"/>
        </w:rPr>
        <w:t>d</w:t>
      </w:r>
      <w:r>
        <w:rPr>
          <w:rFonts w:ascii="Open Sans" w:eastAsia="Open Sans" w:hAnsi="Open Sans" w:cs="Open Sans"/>
          <w:b/>
          <w:bCs/>
          <w:color w:val="3F3F3F"/>
          <w:spacing w:val="5"/>
        </w:rPr>
        <w:t>e</w:t>
      </w:r>
      <w:r>
        <w:rPr>
          <w:rFonts w:ascii="Open Sans" w:eastAsia="Open Sans" w:hAnsi="Open Sans" w:cs="Open Sans"/>
          <w:b/>
          <w:bCs/>
          <w:color w:val="3F3F3F"/>
        </w:rPr>
        <w:t>:</w:t>
      </w:r>
    </w:p>
    <w:p w14:paraId="54C093D9" w14:textId="77777777" w:rsidR="0074787C" w:rsidRDefault="0074787C">
      <w:pPr>
        <w:spacing w:before="5" w:after="0" w:line="130" w:lineRule="exact"/>
        <w:rPr>
          <w:sz w:val="13"/>
          <w:szCs w:val="13"/>
        </w:rPr>
      </w:pPr>
    </w:p>
    <w:p w14:paraId="7AF4D51A" w14:textId="77777777" w:rsidR="0074787C" w:rsidRDefault="00656446">
      <w:pPr>
        <w:spacing w:after="0" w:line="300" w:lineRule="auto"/>
        <w:ind w:left="415" w:right="8002"/>
        <w:rPr>
          <w:rFonts w:ascii="Open Sans" w:eastAsia="Open Sans" w:hAnsi="Open Sans" w:cs="Open Sans"/>
        </w:rPr>
      </w:pPr>
      <w:r>
        <w:pict w14:anchorId="19E95307">
          <v:shape id="_x0000_s1027" type="#_x0000_t75" style="position:absolute;left:0;text-align:left;margin-left:72.75pt;margin-top:5.85pt;width:4.5pt;height:4.5pt;z-index:-1258;mso-position-horizontal-relative:page">
            <v:imagedata r:id="rId14" o:title=""/>
            <w10:wrap anchorx="page"/>
          </v:shape>
        </w:pict>
      </w:r>
      <w:r>
        <w:pict w14:anchorId="2722FCAD">
          <v:shape id="_x0000_s1026" type="#_x0000_t75" style="position:absolute;left:0;text-align:left;margin-left:72.75pt;margin-top:24.6pt;width:4.5pt;height:4.5pt;z-index:-1257;mso-position-horizontal-relative:page">
            <v:imagedata r:id="rId14" o:title=""/>
            <w10:wrap anchorx="page"/>
          </v:shape>
        </w:pict>
      </w:r>
      <w:r>
        <w:rPr>
          <w:rFonts w:ascii="Open Sans" w:eastAsia="Open Sans" w:hAnsi="Open Sans" w:cs="Open Sans"/>
          <w:spacing w:val="-6"/>
        </w:rPr>
        <w:t>Q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i</w:t>
      </w:r>
      <w:r>
        <w:rPr>
          <w:rFonts w:ascii="Open Sans" w:eastAsia="Open Sans" w:hAnsi="Open Sans" w:cs="Open Sans"/>
        </w:rPr>
        <w:t>c</w:t>
      </w:r>
      <w:r>
        <w:rPr>
          <w:rFonts w:ascii="Open Sans" w:eastAsia="Open Sans" w:hAnsi="Open Sans" w:cs="Open Sans"/>
          <w:spacing w:val="5"/>
        </w:rPr>
        <w:t>k</w:t>
      </w:r>
      <w:r>
        <w:rPr>
          <w:rFonts w:ascii="Open Sans" w:eastAsia="Open Sans" w:hAnsi="Open Sans" w:cs="Open Sans"/>
        </w:rPr>
        <w:t xml:space="preserve">: </w:t>
      </w:r>
      <w:r>
        <w:rPr>
          <w:rFonts w:ascii="Open Sans" w:eastAsia="Open Sans" w:hAnsi="Open Sans" w:cs="Open Sans"/>
          <w:spacing w:val="6"/>
        </w:rPr>
        <w:t>F</w:t>
      </w:r>
      <w:r>
        <w:rPr>
          <w:rFonts w:ascii="Open Sans" w:eastAsia="Open Sans" w:hAnsi="Open Sans" w:cs="Open Sans"/>
        </w:rPr>
        <w:t>u</w:t>
      </w:r>
      <w:r>
        <w:rPr>
          <w:rFonts w:ascii="Open Sans" w:eastAsia="Open Sans" w:hAnsi="Open Sans" w:cs="Open Sans"/>
          <w:spacing w:val="5"/>
        </w:rPr>
        <w:t>ll</w:t>
      </w:r>
      <w:r>
        <w:rPr>
          <w:rFonts w:ascii="Open Sans" w:eastAsia="Open Sans" w:hAnsi="Open Sans" w:cs="Open Sans"/>
        </w:rPr>
        <w:t>:</w:t>
      </w:r>
    </w:p>
    <w:sectPr w:rsidR="0074787C">
      <w:footerReference w:type="default" r:id="rId93"/>
      <w:pgSz w:w="11920" w:h="16840"/>
      <w:pgMar w:top="1560" w:right="1500" w:bottom="280" w:left="1280" w:header="0" w:footer="0" w:gutter="0"/>
      <w:cols w:space="72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6" w:author="Administrator" w:date="2016-09-17T13:32:00Z" w:initials="A">
    <w:p w14:paraId="19BEA354" w14:textId="77777777" w:rsidR="00656446" w:rsidRDefault="00656446">
      <w:pPr>
        <w:pStyle w:val="a4"/>
        <w:rPr>
          <w:lang w:bidi="he-IL"/>
        </w:rPr>
      </w:pPr>
      <w:r>
        <w:rPr>
          <w:rStyle w:val="a3"/>
        </w:rPr>
        <w:annotationRef/>
      </w:r>
      <w:r>
        <w:rPr>
          <w:rFonts w:hint="cs"/>
          <w:lang w:bidi="he-IL"/>
        </w:rPr>
        <w:t>W</w:t>
      </w:r>
      <w:r>
        <w:rPr>
          <w:lang w:bidi="he-IL"/>
        </w:rPr>
        <w:t xml:space="preserve">hat is the difference between </w:t>
      </w:r>
      <w:proofErr w:type="spellStart"/>
      <w:r>
        <w:rPr>
          <w:lang w:bidi="he-IL"/>
        </w:rPr>
        <w:t>No</w:t>
      </w:r>
      <w:proofErr w:type="spellEnd"/>
      <w:r>
        <w:rPr>
          <w:lang w:bidi="he-IL"/>
        </w:rPr>
        <w:t xml:space="preserve"> and N/A?</w:t>
      </w:r>
    </w:p>
  </w:comment>
  <w:comment w:id="14" w:author="Administrator" w:date="2016-09-17T13:36:00Z" w:initials="A">
    <w:p w14:paraId="418C7FCB" w14:textId="77777777" w:rsidR="00656446" w:rsidRDefault="00656446">
      <w:pPr>
        <w:pStyle w:val="a4"/>
      </w:pPr>
      <w:r>
        <w:rPr>
          <w:rStyle w:val="a3"/>
        </w:rPr>
        <w:annotationRef/>
      </w:r>
      <w:r>
        <w:t>I wouldn't refer to it as a block… It is a driver or a vehicle duty</w:t>
      </w:r>
    </w:p>
  </w:comment>
  <w:comment w:id="19" w:author="Administrator" w:date="2016-09-17T13:37:00Z" w:initials="A">
    <w:p w14:paraId="460F6404" w14:textId="77777777" w:rsidR="003F2219" w:rsidRDefault="003F2219" w:rsidP="003F2219">
      <w:pPr>
        <w:pStyle w:val="a4"/>
      </w:pPr>
      <w:r>
        <w:rPr>
          <w:rStyle w:val="a3"/>
        </w:rPr>
        <w:annotationRef/>
      </w:r>
      <w:r>
        <w:t xml:space="preserve">What do those actions mean? </w:t>
      </w:r>
    </w:p>
    <w:p w14:paraId="577CBC0D" w14:textId="77777777" w:rsidR="003F2219" w:rsidRDefault="003F2219" w:rsidP="003F2219">
      <w:pPr>
        <w:pStyle w:val="a4"/>
      </w:pPr>
      <w:r>
        <w:t>I don't think it is needed to specify that you can move a trip to the stack, this action is part of "Moving a trip"- you can move it to another day or to the stack.</w:t>
      </w:r>
    </w:p>
  </w:comment>
  <w:comment w:id="24" w:author="Administrator" w:date="2016-09-17T13:41:00Z" w:initials="A">
    <w:p w14:paraId="67472D51" w14:textId="77777777" w:rsidR="003F2219" w:rsidRDefault="003F2219">
      <w:pPr>
        <w:pStyle w:val="a4"/>
      </w:pPr>
      <w:r>
        <w:rPr>
          <w:rStyle w:val="a3"/>
        </w:rPr>
        <w:annotationRef/>
      </w:r>
      <w:r>
        <w:rPr>
          <w:rStyle w:val="a3"/>
        </w:rPr>
        <w:t>Do you mean depot pull in\out?</w:t>
      </w:r>
    </w:p>
  </w:comment>
  <w:comment w:id="239" w:author="Administrator" w:date="2016-09-17T13:58:00Z" w:initials="A">
    <w:p w14:paraId="4A7115C2" w14:textId="58F15193" w:rsidR="00FB6693" w:rsidRDefault="00FB6693">
      <w:pPr>
        <w:pStyle w:val="a4"/>
      </w:pPr>
      <w:r>
        <w:rPr>
          <w:rStyle w:val="a3"/>
        </w:rPr>
        <w:annotationRef/>
      </w:r>
      <w:r>
        <w:t xml:space="preserve">Please do not go into the vehicle changes. Just mention that after the user finish editing he should click on Assign vehicles. </w:t>
      </w:r>
    </w:p>
  </w:comment>
  <w:comment w:id="240" w:author="Administrator" w:date="2016-09-17T14:14:00Z" w:initials="A">
    <w:p w14:paraId="0CB98534" w14:textId="36CE55DF" w:rsidR="00DA118A" w:rsidRDefault="00DA118A" w:rsidP="00DA118A">
      <w:pPr>
        <w:pStyle w:val="a4"/>
      </w:pPr>
      <w:r>
        <w:rPr>
          <w:rStyle w:val="a3"/>
        </w:rPr>
        <w:annotationRef/>
      </w:r>
      <w:r>
        <w:t>Please change this section to a more technical guide in the form of: "in order to change trip time, do the following":  instructions in bullets</w:t>
      </w:r>
    </w:p>
  </w:comment>
  <w:comment w:id="257" w:author="Administrator" w:date="2016-09-17T14:24:00Z" w:initials="A">
    <w:p w14:paraId="45A58C00" w14:textId="167A5CE8" w:rsidR="00654A81" w:rsidRDefault="00654A81">
      <w:pPr>
        <w:pStyle w:val="a4"/>
      </w:pPr>
      <w:r>
        <w:rPr>
          <w:rStyle w:val="a3"/>
        </w:rPr>
        <w:annotationRef/>
      </w:r>
      <w:r>
        <w:t>The explanation about the warnings should be explained in the "Move a trip" part</w:t>
      </w:r>
    </w:p>
  </w:comment>
  <w:comment w:id="281" w:author="Administrator" w:date="2016-09-17T14:31:00Z" w:initials="A">
    <w:p w14:paraId="4FE9AD81" w14:textId="55CB0727" w:rsidR="00337B52" w:rsidRDefault="00337B52">
      <w:pPr>
        <w:pStyle w:val="a4"/>
      </w:pPr>
      <w:r>
        <w:rPr>
          <w:rStyle w:val="a3"/>
        </w:rPr>
        <w:annotationRef/>
      </w:r>
      <w:r>
        <w:t>Need to check why it was changed back to a depot pull in</w:t>
      </w:r>
    </w:p>
  </w:comment>
  <w:comment w:id="283" w:author="Administrator" w:date="2016-09-17T14:38:00Z" w:initials="A">
    <w:p w14:paraId="68DC2A6C" w14:textId="683F1737" w:rsidR="00337B52" w:rsidRDefault="00337B52">
      <w:pPr>
        <w:pStyle w:val="a4"/>
      </w:pPr>
      <w:r>
        <w:rPr>
          <w:rStyle w:val="a3"/>
        </w:rPr>
        <w:annotationRef/>
      </w:r>
      <w:r>
        <w:t>If you add a taxi, you should change the start location since the default is the same start and end location</w:t>
      </w:r>
    </w:p>
  </w:comment>
  <w:comment w:id="296" w:author="Administrator" w:date="2016-09-17T14:45:00Z" w:initials="A">
    <w:p w14:paraId="78C38CF2" w14:textId="6D1411C0" w:rsidR="00BE27D5" w:rsidRDefault="00BE27D5">
      <w:pPr>
        <w:pStyle w:val="a4"/>
      </w:pPr>
      <w:r>
        <w:rPr>
          <w:rStyle w:val="a3"/>
        </w:rPr>
        <w:annotationRef/>
      </w:r>
      <w:r>
        <w:t>No need to reassign</w:t>
      </w:r>
    </w:p>
  </w:comment>
  <w:comment w:id="298" w:author="Administrator" w:date="2016-09-17T14:46:00Z" w:initials="A">
    <w:p w14:paraId="6821BD2D" w14:textId="0319A3BD" w:rsidR="00BE27D5" w:rsidRDefault="00BE27D5">
      <w:pPr>
        <w:pStyle w:val="a4"/>
      </w:pPr>
      <w:r>
        <w:rPr>
          <w:rStyle w:val="a3"/>
        </w:rPr>
        <w:annotationRef/>
      </w:r>
      <w:r>
        <w:t>This should be in the "Move a trip" section. We should just explain that a trip can be moved to the stack or to another location</w:t>
      </w:r>
    </w:p>
  </w:comment>
  <w:comment w:id="304" w:author="Administrator" w:date="2016-09-17T14:49:00Z" w:initials="A">
    <w:p w14:paraId="148802FD" w14:textId="4A71FE74" w:rsidR="00BE27D5" w:rsidRDefault="00BE27D5">
      <w:pPr>
        <w:pStyle w:val="a4"/>
      </w:pPr>
      <w:r>
        <w:rPr>
          <w:rStyle w:val="a3"/>
        </w:rPr>
        <w:annotationRef/>
      </w:r>
      <w:r>
        <w:t>There is no logic in deleting a deadhead between 2 service trips since it has to be there. Please remove this example.</w:t>
      </w:r>
    </w:p>
  </w:comment>
  <w:comment w:id="341" w:author="Administrator" w:date="2016-09-17T14:52:00Z" w:initials="A">
    <w:p w14:paraId="710BBCDF" w14:textId="051D076B" w:rsidR="004F01F1" w:rsidRDefault="004F01F1">
      <w:pPr>
        <w:pStyle w:val="a4"/>
      </w:pPr>
      <w:r>
        <w:rPr>
          <w:rStyle w:val="a3"/>
        </w:rPr>
        <w:annotationRef/>
      </w:r>
      <w:r>
        <w:t>There's no need to explain again how you can assign a trip</w:t>
      </w:r>
    </w:p>
  </w:comment>
  <w:comment w:id="403" w:author="Administrator" w:date="2016-09-17T14:56:00Z" w:initials="A">
    <w:p w14:paraId="25399C12" w14:textId="62DFCAB4" w:rsidR="004F01F1" w:rsidRDefault="004F01F1">
      <w:pPr>
        <w:pStyle w:val="a4"/>
      </w:pPr>
      <w:r>
        <w:rPr>
          <w:rStyle w:val="a3"/>
        </w:rPr>
        <w:annotationRef/>
      </w:r>
      <w:r>
        <w:t>It should be adding a "custom element"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9BEA354" w15:done="0"/>
  <w15:commentEx w15:paraId="418C7FCB" w15:done="0"/>
  <w15:commentEx w15:paraId="577CBC0D" w15:done="0"/>
  <w15:commentEx w15:paraId="67472D51" w15:done="0"/>
  <w15:commentEx w15:paraId="4A7115C2" w15:done="0"/>
  <w15:commentEx w15:paraId="0CB98534" w15:done="0"/>
  <w15:commentEx w15:paraId="45A58C00" w15:done="0"/>
  <w15:commentEx w15:paraId="4FE9AD81" w15:done="0"/>
  <w15:commentEx w15:paraId="68DC2A6C" w15:done="0"/>
  <w15:commentEx w15:paraId="78C38CF2" w15:done="0"/>
  <w15:commentEx w15:paraId="6821BD2D" w15:done="0"/>
  <w15:commentEx w15:paraId="148802FD" w15:done="0"/>
  <w15:commentEx w15:paraId="710BBCDF" w15:done="0"/>
  <w15:commentEx w15:paraId="25399C1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D103A" w14:textId="77777777" w:rsidR="00C80786" w:rsidRDefault="00C80786">
      <w:pPr>
        <w:spacing w:after="0" w:line="240" w:lineRule="auto"/>
      </w:pPr>
      <w:r>
        <w:separator/>
      </w:r>
    </w:p>
  </w:endnote>
  <w:endnote w:type="continuationSeparator" w:id="0">
    <w:p w14:paraId="2B1EB2B7" w14:textId="77777777" w:rsidR="00C80786" w:rsidRDefault="00C80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2C5C9A" w14:textId="77777777" w:rsidR="00656446" w:rsidRDefault="00656446">
    <w:pPr>
      <w:spacing w:after="0" w:line="200" w:lineRule="exact"/>
      <w:rPr>
        <w:sz w:val="20"/>
        <w:szCs w:val="20"/>
      </w:rPr>
    </w:pPr>
    <w:r>
      <w:pict w14:anchorId="1195ECD7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8.75pt;margin-top:724.55pt;width:350.7pt;height:13pt;z-index:-1289;mso-position-horizontal-relative:page;mso-position-vertical-relative:page" filled="f" stroked="f">
          <v:textbox inset="0,0,0,0">
            <w:txbxContent>
              <w:p w14:paraId="3A6DAC97" w14:textId="77777777" w:rsidR="00656446" w:rsidRDefault="00656446">
                <w:pPr>
                  <w:spacing w:after="0" w:line="257" w:lineRule="exact"/>
                  <w:ind w:left="20" w:right="-53"/>
                  <w:rPr>
                    <w:rFonts w:ascii="Open Sans" w:eastAsia="Open Sans" w:hAnsi="Open Sans" w:cs="Open Sans"/>
                  </w:rPr>
                </w:pP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h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i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s</w:t>
                </w:r>
                <w:r>
                  <w:rPr>
                    <w:rFonts w:ascii="Open Sans" w:eastAsia="Open Sans" w:hAnsi="Open Sans" w:cs="Open Sans"/>
                    <w:color w:val="3F3F3F"/>
                    <w:spacing w:val="1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im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6"/>
                    <w:position w:val="1"/>
                  </w:rPr>
                  <w:t>w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l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color w:val="3F3F3F"/>
                    <w:spacing w:val="-5"/>
                    <w:position w:val="1"/>
                  </w:rPr>
                  <w:t>v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 xml:space="preserve"> t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he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color w:val="3F3F3F"/>
                    <w:spacing w:val="-6"/>
                    <w:position w:val="1"/>
                  </w:rPr>
                  <w:t>y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pe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s</w:t>
                </w:r>
                <w:r>
                  <w:rPr>
                    <w:rFonts w:ascii="Open Sans" w:eastAsia="Open Sans" w:hAnsi="Open Sans" w:cs="Open Sans"/>
                    <w:color w:val="3F3F3F"/>
                    <w:spacing w:val="3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i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s</w:t>
                </w:r>
                <w:r>
                  <w:rPr>
                    <w:rFonts w:ascii="Open Sans" w:eastAsia="Open Sans" w:hAnsi="Open Sans" w:cs="Open Sans"/>
                    <w:color w:val="3F3F3F"/>
                    <w:spacing w:val="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nd c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li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ck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b/>
                    <w:bCs/>
                    <w:color w:val="3F3F3F"/>
                    <w:spacing w:val="-2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b/>
                    <w:bCs/>
                    <w:color w:val="3F3F3F"/>
                    <w:spacing w:val="-4"/>
                    <w:position w:val="1"/>
                  </w:rPr>
                  <w:t>dd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 xml:space="preserve">. </w:t>
                </w:r>
                <w:r>
                  <w:rPr>
                    <w:rFonts w:ascii="Open Sans" w:eastAsia="Open Sans" w:hAnsi="Open Sans" w:cs="Open Sans"/>
                    <w:color w:val="3F3F3F"/>
                    <w:spacing w:val="3"/>
                    <w:position w:val="1"/>
                  </w:rPr>
                  <w:t>H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re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i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s</w:t>
                </w:r>
                <w:r>
                  <w:rPr>
                    <w:rFonts w:ascii="Open Sans" w:eastAsia="Open Sans" w:hAnsi="Open Sans" w:cs="Open Sans"/>
                    <w:color w:val="3F3F3F"/>
                    <w:spacing w:val="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he</w:t>
                </w:r>
                <w:r>
                  <w:rPr>
                    <w:rFonts w:ascii="Open Sans" w:eastAsia="Open Sans" w:hAnsi="Open Sans" w:cs="Open Sans"/>
                    <w:color w:val="3F3F3F"/>
                    <w:spacing w:val="-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color w:val="3F3F3F"/>
                    <w:spacing w:val="2"/>
                    <w:position w:val="1"/>
                  </w:rPr>
                  <w:t>o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u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c</w:t>
                </w:r>
                <w:r>
                  <w:rPr>
                    <w:rFonts w:ascii="Open Sans" w:eastAsia="Open Sans" w:hAnsi="Open Sans" w:cs="Open Sans"/>
                    <w:color w:val="3F3F3F"/>
                    <w:spacing w:val="2"/>
                    <w:position w:val="1"/>
                  </w:rPr>
                  <w:t>o</w:t>
                </w:r>
                <w:r>
                  <w:rPr>
                    <w:rFonts w:ascii="Open Sans" w:eastAsia="Open Sans" w:hAnsi="Open Sans" w:cs="Open Sans"/>
                    <w:color w:val="3F3F3F"/>
                    <w:spacing w:val="5"/>
                    <w:position w:val="1"/>
                  </w:rPr>
                  <w:t>m</w:t>
                </w:r>
                <w:r>
                  <w:rPr>
                    <w:rFonts w:ascii="Open Sans" w:eastAsia="Open Sans" w:hAnsi="Open Sans" w:cs="Open Sans"/>
                    <w:color w:val="3F3F3F"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color w:val="3F3F3F"/>
                    <w:position w:val="1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3697A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80AB03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117F5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932A8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582BD5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1983C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DFFA6D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85B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9DA0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3D9BAD" w14:textId="77777777" w:rsidR="00656446" w:rsidRDefault="00656446">
    <w:pPr>
      <w:spacing w:after="0" w:line="200" w:lineRule="exact"/>
      <w:rPr>
        <w:sz w:val="20"/>
        <w:szCs w:val="20"/>
      </w:rPr>
    </w:pPr>
    <w:r>
      <w:pict w14:anchorId="3FABBC90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68.75pt;margin-top:721pt;width:208.45pt;height:13pt;z-index:-1288;mso-position-horizontal-relative:page;mso-position-vertical-relative:page" filled="f" stroked="f">
          <v:textbox inset="0,0,0,0">
            <w:txbxContent>
              <w:p w14:paraId="66BAA248" w14:textId="77777777" w:rsidR="00656446" w:rsidRDefault="00656446">
                <w:pPr>
                  <w:spacing w:after="0" w:line="257" w:lineRule="exact"/>
                  <w:ind w:left="20" w:right="-53"/>
                  <w:rPr>
                    <w:rFonts w:ascii="Open Sans" w:eastAsia="Open Sans" w:hAnsi="Open Sans" w:cs="Open Sans"/>
                  </w:rPr>
                </w:pPr>
                <w:r>
                  <w:rPr>
                    <w:rFonts w:ascii="Open Sans" w:eastAsia="Open Sans" w:hAnsi="Open Sans" w:cs="Open Sans"/>
                    <w:i/>
                    <w:spacing w:val="1"/>
                    <w:position w:val="1"/>
                  </w:rPr>
                  <w:t>F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>i</w:t>
                </w:r>
                <w:r>
                  <w:rPr>
                    <w:rFonts w:ascii="Open Sans" w:eastAsia="Open Sans" w:hAnsi="Open Sans" w:cs="Open Sans"/>
                    <w:i/>
                    <w:spacing w:val="-5"/>
                    <w:position w:val="1"/>
                  </w:rPr>
                  <w:t>g</w:t>
                </w:r>
                <w:r>
                  <w:rPr>
                    <w:rFonts w:ascii="Open Sans" w:eastAsia="Open Sans" w:hAnsi="Open Sans" w:cs="Open Sans"/>
                    <w:i/>
                    <w:spacing w:val="-7"/>
                    <w:position w:val="1"/>
                  </w:rPr>
                  <w:t>u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>r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i/>
                    <w:spacing w:val="-4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i/>
                    <w:spacing w:val="-1"/>
                    <w:position w:val="1"/>
                  </w:rPr>
                  <w:t>1</w:t>
                </w:r>
                <w:r>
                  <w:rPr>
                    <w:rFonts w:ascii="Open Sans" w:eastAsia="Open Sans" w:hAnsi="Open Sans" w:cs="Open Sans"/>
                    <w:i/>
                    <w:spacing w:val="6"/>
                    <w:position w:val="1"/>
                  </w:rPr>
                  <w:t>-</w:t>
                </w:r>
                <w:r>
                  <w:rPr>
                    <w:rFonts w:ascii="Open Sans" w:eastAsia="Open Sans" w:hAnsi="Open Sans" w:cs="Open Sans"/>
                    <w:i/>
                    <w:spacing w:val="-1"/>
                    <w:position w:val="1"/>
                  </w:rPr>
                  <w:t>7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: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i/>
                    <w:spacing w:val="-7"/>
                    <w:position w:val="1"/>
                  </w:rPr>
                  <w:t>Ed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>iti</w:t>
                </w:r>
                <w:r>
                  <w:rPr>
                    <w:rFonts w:ascii="Open Sans" w:eastAsia="Open Sans" w:hAnsi="Open Sans" w:cs="Open Sans"/>
                    <w:i/>
                    <w:spacing w:val="-7"/>
                    <w:position w:val="1"/>
                  </w:rPr>
                  <w:t>n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g</w:t>
                </w:r>
                <w:r>
                  <w:rPr>
                    <w:rFonts w:ascii="Open Sans" w:eastAsia="Open Sans" w:hAnsi="Open Sans" w:cs="Open Sans"/>
                    <w:i/>
                    <w:spacing w:val="-4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>Dr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>iv</w:t>
                </w:r>
                <w:r>
                  <w:rPr>
                    <w:rFonts w:ascii="Open Sans" w:eastAsia="Open Sans" w:hAnsi="Open Sans" w:cs="Open Sans"/>
                    <w:i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r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i/>
                    <w:spacing w:val="-7"/>
                    <w:position w:val="1"/>
                  </w:rPr>
                  <w:t>b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>l</w:t>
                </w:r>
                <w:r>
                  <w:rPr>
                    <w:rFonts w:ascii="Open Sans" w:eastAsia="Open Sans" w:hAnsi="Open Sans" w:cs="Open Sans"/>
                    <w:i/>
                    <w:spacing w:val="-3"/>
                    <w:position w:val="1"/>
                  </w:rPr>
                  <w:t>o</w:t>
                </w:r>
                <w:r>
                  <w:rPr>
                    <w:rFonts w:ascii="Open Sans" w:eastAsia="Open Sans" w:hAnsi="Open Sans" w:cs="Open Sans"/>
                    <w:i/>
                    <w:spacing w:val="6"/>
                    <w:position w:val="1"/>
                  </w:rPr>
                  <w:t>c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k</w:t>
                </w:r>
                <w:r>
                  <w:rPr>
                    <w:rFonts w:ascii="Open Sans" w:eastAsia="Open Sans" w:hAnsi="Open Sans" w:cs="Open Sans"/>
                    <w:i/>
                    <w:spacing w:val="-2"/>
                    <w:position w:val="1"/>
                  </w:rPr>
                  <w:t xml:space="preserve"> </w:t>
                </w:r>
                <w:r>
                  <w:rPr>
                    <w:rFonts w:ascii="Open Sans" w:eastAsia="Open Sans" w:hAnsi="Open Sans" w:cs="Open Sans"/>
                    <w:i/>
                    <w:spacing w:val="-7"/>
                    <w:position w:val="1"/>
                  </w:rPr>
                  <w:t>p</w:t>
                </w:r>
                <w:r>
                  <w:rPr>
                    <w:rFonts w:ascii="Open Sans" w:eastAsia="Open Sans" w:hAnsi="Open Sans" w:cs="Open Sans"/>
                    <w:i/>
                    <w:spacing w:val="-4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>r</w:t>
                </w:r>
                <w:r>
                  <w:rPr>
                    <w:rFonts w:ascii="Open Sans" w:eastAsia="Open Sans" w:hAnsi="Open Sans" w:cs="Open Sans"/>
                    <w:i/>
                    <w:spacing w:val="-4"/>
                    <w:position w:val="1"/>
                  </w:rPr>
                  <w:t>a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>m</w:t>
                </w:r>
                <w:r>
                  <w:rPr>
                    <w:rFonts w:ascii="Open Sans" w:eastAsia="Open Sans" w:hAnsi="Open Sans" w:cs="Open Sans"/>
                    <w:i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i/>
                    <w:spacing w:val="4"/>
                    <w:position w:val="1"/>
                  </w:rPr>
                  <w:t>t</w:t>
                </w:r>
                <w:r>
                  <w:rPr>
                    <w:rFonts w:ascii="Open Sans" w:eastAsia="Open Sans" w:hAnsi="Open Sans" w:cs="Open Sans"/>
                    <w:i/>
                    <w:spacing w:val="-3"/>
                    <w:position w:val="1"/>
                  </w:rPr>
                  <w:t>e</w:t>
                </w:r>
                <w:r>
                  <w:rPr>
                    <w:rFonts w:ascii="Open Sans" w:eastAsia="Open Sans" w:hAnsi="Open Sans" w:cs="Open Sans"/>
                    <w:i/>
                    <w:spacing w:val="3"/>
                    <w:position w:val="1"/>
                  </w:rPr>
                  <w:t>r</w:t>
                </w:r>
                <w:r>
                  <w:rPr>
                    <w:rFonts w:ascii="Open Sans" w:eastAsia="Open Sans" w:hAnsi="Open Sans" w:cs="Open Sans"/>
                    <w:i/>
                    <w:position w:val="1"/>
                  </w:rPr>
                  <w:t>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DEC20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0F01BB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795D73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DEAAB4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A1D9A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60782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DA1BE" w14:textId="77777777" w:rsidR="00656446" w:rsidRDefault="00656446">
    <w:pPr>
      <w:spacing w:after="0"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06AED2" w14:textId="77777777" w:rsidR="00C80786" w:rsidRDefault="00C80786">
      <w:pPr>
        <w:spacing w:after="0" w:line="240" w:lineRule="auto"/>
      </w:pPr>
      <w:r>
        <w:separator/>
      </w:r>
    </w:p>
  </w:footnote>
  <w:footnote w:type="continuationSeparator" w:id="0">
    <w:p w14:paraId="36EEEA6D" w14:textId="77777777" w:rsidR="00C80786" w:rsidRDefault="00C80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8C74E4"/>
    <w:multiLevelType w:val="hybridMultilevel"/>
    <w:tmpl w:val="337C660E"/>
    <w:lvl w:ilvl="0" w:tplc="3B3A9A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C34DD6"/>
    <w:multiLevelType w:val="hybridMultilevel"/>
    <w:tmpl w:val="1BB0A406"/>
    <w:lvl w:ilvl="0" w:tplc="3EE2EC8A">
      <w:start w:val="1"/>
      <w:numFmt w:val="bullet"/>
      <w:lvlText w:val="-"/>
      <w:lvlJc w:val="left"/>
      <w:pPr>
        <w:ind w:left="475" w:hanging="360"/>
      </w:pPr>
      <w:rPr>
        <w:rFonts w:ascii="Open Sans" w:eastAsia="Open Sans" w:hAnsi="Open Sans" w:cs="Open Sans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4787C"/>
    <w:rsid w:val="00335E30"/>
    <w:rsid w:val="00337B52"/>
    <w:rsid w:val="003F2219"/>
    <w:rsid w:val="004F01F1"/>
    <w:rsid w:val="00654A81"/>
    <w:rsid w:val="00656446"/>
    <w:rsid w:val="0074787C"/>
    <w:rsid w:val="009D72A8"/>
    <w:rsid w:val="00BE27D5"/>
    <w:rsid w:val="00C80786"/>
    <w:rsid w:val="00DA118A"/>
    <w:rsid w:val="00F76F5D"/>
    <w:rsid w:val="00FB6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78FE458B"/>
  <w15:docId w15:val="{A4611539-1EE4-4BCF-A3B0-DDD6110BD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0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656446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656446"/>
    <w:pPr>
      <w:spacing w:line="240" w:lineRule="auto"/>
    </w:pPr>
    <w:rPr>
      <w:sz w:val="20"/>
      <w:szCs w:val="20"/>
    </w:rPr>
  </w:style>
  <w:style w:type="character" w:customStyle="1" w:styleId="a5">
    <w:name w:val="טקסט הערה תו"/>
    <w:basedOn w:val="a0"/>
    <w:link w:val="a4"/>
    <w:uiPriority w:val="99"/>
    <w:semiHidden/>
    <w:rsid w:val="00656446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656446"/>
    <w:rPr>
      <w:b/>
      <w:bCs/>
    </w:rPr>
  </w:style>
  <w:style w:type="character" w:customStyle="1" w:styleId="a7">
    <w:name w:val="נושא הערה תו"/>
    <w:basedOn w:val="a5"/>
    <w:link w:val="a6"/>
    <w:uiPriority w:val="99"/>
    <w:semiHidden/>
    <w:rsid w:val="00656446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656446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9">
    <w:name w:val="טקסט בלונים תו"/>
    <w:basedOn w:val="a0"/>
    <w:link w:val="a8"/>
    <w:uiPriority w:val="99"/>
    <w:semiHidden/>
    <w:rsid w:val="00656446"/>
    <w:rPr>
      <w:rFonts w:ascii="Tahoma" w:hAnsi="Tahoma" w:cs="Tahoma"/>
      <w:sz w:val="18"/>
      <w:szCs w:val="18"/>
    </w:rPr>
  </w:style>
  <w:style w:type="paragraph" w:styleId="aa">
    <w:name w:val="List Paragraph"/>
    <w:basedOn w:val="a"/>
    <w:uiPriority w:val="34"/>
    <w:qFormat/>
    <w:rsid w:val="009D7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48.png"/><Relationship Id="rId68" Type="http://schemas.openxmlformats.org/officeDocument/2006/relationships/footer" Target="footer8.xml"/><Relationship Id="rId76" Type="http://schemas.openxmlformats.org/officeDocument/2006/relationships/footer" Target="footer11.xml"/><Relationship Id="rId84" Type="http://schemas.openxmlformats.org/officeDocument/2006/relationships/image" Target="media/image62.jpeg"/><Relationship Id="rId89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footer" Target="footer9.xml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3" Type="http://schemas.openxmlformats.org/officeDocument/2006/relationships/image" Target="media/image42.png"/><Relationship Id="rId58" Type="http://schemas.openxmlformats.org/officeDocument/2006/relationships/image" Target="media/image45.png"/><Relationship Id="rId66" Type="http://schemas.openxmlformats.org/officeDocument/2006/relationships/image" Target="media/image50.png"/><Relationship Id="rId74" Type="http://schemas.openxmlformats.org/officeDocument/2006/relationships/image" Target="media/image55.png"/><Relationship Id="rId79" Type="http://schemas.openxmlformats.org/officeDocument/2006/relationships/image" Target="media/image58.jpeg"/><Relationship Id="rId87" Type="http://schemas.openxmlformats.org/officeDocument/2006/relationships/image" Target="media/image64.png"/><Relationship Id="rId5" Type="http://schemas.openxmlformats.org/officeDocument/2006/relationships/webSettings" Target="webSettings.xml"/><Relationship Id="rId61" Type="http://schemas.openxmlformats.org/officeDocument/2006/relationships/image" Target="media/image47.jpeg"/><Relationship Id="rId82" Type="http://schemas.openxmlformats.org/officeDocument/2006/relationships/image" Target="media/image61.png"/><Relationship Id="rId90" Type="http://schemas.openxmlformats.org/officeDocument/2006/relationships/footer" Target="footer16.xml"/><Relationship Id="rId95" Type="http://schemas.microsoft.com/office/2011/relationships/people" Target="people.xml"/><Relationship Id="rId19" Type="http://schemas.openxmlformats.org/officeDocument/2006/relationships/image" Target="media/image10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64" Type="http://schemas.openxmlformats.org/officeDocument/2006/relationships/image" Target="media/image49.png"/><Relationship Id="rId69" Type="http://schemas.openxmlformats.org/officeDocument/2006/relationships/image" Target="media/image52.png"/><Relationship Id="rId77" Type="http://schemas.openxmlformats.org/officeDocument/2006/relationships/image" Target="media/image57.png"/><Relationship Id="rId8" Type="http://schemas.openxmlformats.org/officeDocument/2006/relationships/comments" Target="comments.xml"/><Relationship Id="rId51" Type="http://schemas.openxmlformats.org/officeDocument/2006/relationships/image" Target="media/image40.png"/><Relationship Id="rId72" Type="http://schemas.openxmlformats.org/officeDocument/2006/relationships/image" Target="media/image54.png"/><Relationship Id="rId80" Type="http://schemas.openxmlformats.org/officeDocument/2006/relationships/image" Target="media/image59.png"/><Relationship Id="rId85" Type="http://schemas.openxmlformats.org/officeDocument/2006/relationships/footer" Target="footer14.xml"/><Relationship Id="rId93" Type="http://schemas.openxmlformats.org/officeDocument/2006/relationships/footer" Target="footer18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footer" Target="footer5.xml"/><Relationship Id="rId67" Type="http://schemas.openxmlformats.org/officeDocument/2006/relationships/image" Target="media/image51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62" Type="http://schemas.openxmlformats.org/officeDocument/2006/relationships/footer" Target="footer6.xml"/><Relationship Id="rId70" Type="http://schemas.openxmlformats.org/officeDocument/2006/relationships/image" Target="media/image53.png"/><Relationship Id="rId75" Type="http://schemas.openxmlformats.org/officeDocument/2006/relationships/image" Target="media/image56.png"/><Relationship Id="rId83" Type="http://schemas.openxmlformats.org/officeDocument/2006/relationships/footer" Target="footer13.xml"/><Relationship Id="rId88" Type="http://schemas.openxmlformats.org/officeDocument/2006/relationships/footer" Target="footer15.xml"/><Relationship Id="rId91" Type="http://schemas.openxmlformats.org/officeDocument/2006/relationships/footer" Target="footer17.xm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57" Type="http://schemas.openxmlformats.org/officeDocument/2006/relationships/footer" Target="footer4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footer" Target="footer7.xml"/><Relationship Id="rId73" Type="http://schemas.openxmlformats.org/officeDocument/2006/relationships/footer" Target="footer10.xml"/><Relationship Id="rId78" Type="http://schemas.openxmlformats.org/officeDocument/2006/relationships/footer" Target="footer12.xml"/><Relationship Id="rId81" Type="http://schemas.openxmlformats.org/officeDocument/2006/relationships/image" Target="media/image60.png"/><Relationship Id="rId86" Type="http://schemas.openxmlformats.org/officeDocument/2006/relationships/image" Target="media/image63.jpe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3FBA1-EAEE-4A83-ADBF-B99CA4DA9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3318</Words>
  <Characters>16593</Characters>
  <Application>Microsoft Office Word</Application>
  <DocSecurity>0</DocSecurity>
  <Lines>138</Lines>
  <Paragraphs>39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5</cp:revision>
  <dcterms:created xsi:type="dcterms:W3CDTF">2016-09-15T16:09:00Z</dcterms:created>
  <dcterms:modified xsi:type="dcterms:W3CDTF">2016-09-17T11:58:00Z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2016-09-15T00:00:00Z</vt:filetime>
  </property>
  <property fmtid="{D5CDD505-2E9C-101B-9397-08002B2CF9AE}" pid="3" name="LastSaved">
    <vt:filetime>2016-09-15T00:00:00Z</vt:filetime>
  </property>
</Properties>
</file>