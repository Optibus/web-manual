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0ED22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BE5F9A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0A786BC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5E8B8E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C0B6C1C" w14:textId="77777777" w:rsidR="00A33812" w:rsidRDefault="00A33812">
      <w:pPr>
        <w:spacing w:before="1" w:after="0" w:line="260" w:lineRule="exact"/>
        <w:rPr>
          <w:sz w:val="26"/>
          <w:szCs w:val="26"/>
        </w:rPr>
      </w:pPr>
    </w:p>
    <w:p w14:paraId="0D3F4C5C" w14:textId="77777777" w:rsidR="00A33812" w:rsidRDefault="000F0C67">
      <w:pPr>
        <w:spacing w:after="0" w:line="707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33" behindDoc="1" locked="0" layoutInCell="1" allowOverlap="1" wp14:anchorId="706AA192" wp14:editId="45C54AAF">
                <wp:simplePos x="0" y="0"/>
                <wp:positionH relativeFrom="page">
                  <wp:posOffset>895350</wp:posOffset>
                </wp:positionH>
                <wp:positionV relativeFrom="paragraph">
                  <wp:posOffset>-27940</wp:posOffset>
                </wp:positionV>
                <wp:extent cx="5772150" cy="1270"/>
                <wp:effectExtent l="19050" t="10160" r="19050" b="17145"/>
                <wp:wrapNone/>
                <wp:docPr id="18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1270"/>
                          <a:chOff x="1410" y="-44"/>
                          <a:chExt cx="9090" cy="2"/>
                        </a:xfrm>
                      </wpg:grpSpPr>
                      <wps:wsp>
                        <wps:cNvPr id="185" name="Freeform 186"/>
                        <wps:cNvSpPr>
                          <a:spLocks/>
                        </wps:cNvSpPr>
                        <wps:spPr bwMode="auto">
                          <a:xfrm>
                            <a:off x="1410" y="-44"/>
                            <a:ext cx="9090" cy="2"/>
                          </a:xfrm>
                          <a:custGeom>
                            <a:avLst/>
                            <a:gdLst>
                              <a:gd name="T0" fmla="+- 0 1410 1410"/>
                              <a:gd name="T1" fmla="*/ T0 w 9090"/>
                              <a:gd name="T2" fmla="+- 0 10500 1410"/>
                              <a:gd name="T3" fmla="*/ T2 w 90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90">
                                <a:moveTo>
                                  <a:pt x="0" y="0"/>
                                </a:moveTo>
                                <a:lnTo>
                                  <a:pt x="9090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1F487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E4C6F6" id="Group 185" o:spid="_x0000_s1026" style="position:absolute;margin-left:70.5pt;margin-top:-2.2pt;width:454.5pt;height:.1pt;z-index:-1447;mso-position-horizontal-relative:page" coordorigin="1410,-44" coordsize="90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">
                <v:shape id="Freeform 186" o:spid="_x0000_s1027" style="position:absolute;left:1410;top:-44;width:9090;height:2;visibility:visible;mso-wrap-style:square;v-text-anchor:top" coordsize="9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" path="m,l9090,e" filled="f" strokecolor="#1f487d" strokeweight="1.6pt">
                  <v:path arrowok="t" o:connecttype="custom" o:connectlocs="0,0;9090,0" o:connectangles="0,0"/>
                </v:shape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color w:val="1F487D"/>
          <w:spacing w:val="-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a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p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r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3"/>
          <w:position w:val="3"/>
          <w:sz w:val="60"/>
          <w:szCs w:val="60"/>
        </w:rPr>
        <w:t>9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: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In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ra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4"/>
          <w:position w:val="3"/>
          <w:sz w:val="60"/>
          <w:szCs w:val="60"/>
        </w:rPr>
        <w:t>v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19"/>
          <w:position w:val="3"/>
          <w:sz w:val="60"/>
          <w:szCs w:val="60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S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du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l</w:t>
      </w:r>
      <w:proofErr w:type="spellEnd"/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-</w:t>
      </w:r>
    </w:p>
    <w:p w14:paraId="50612556" w14:textId="77777777" w:rsidR="00A33812" w:rsidRDefault="000F0C67">
      <w:pPr>
        <w:spacing w:after="0" w:line="735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proofErr w:type="spellStart"/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n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g</w:t>
      </w:r>
      <w:proofErr w:type="spellEnd"/>
    </w:p>
    <w:p w14:paraId="39E22BC2" w14:textId="77777777" w:rsidR="00A33812" w:rsidRDefault="00A33812">
      <w:pPr>
        <w:spacing w:before="15" w:after="0" w:line="200" w:lineRule="exact"/>
        <w:rPr>
          <w:sz w:val="20"/>
          <w:szCs w:val="20"/>
        </w:rPr>
      </w:pPr>
    </w:p>
    <w:p w14:paraId="34B59150" w14:textId="77777777" w:rsidR="00A33812" w:rsidRDefault="000F0C67">
      <w:pPr>
        <w:spacing w:after="0" w:line="258" w:lineRule="auto"/>
        <w:ind w:left="110" w:right="2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g 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ccur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dur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rk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K</w:t>
      </w:r>
      <w:r>
        <w:rPr>
          <w:rFonts w:ascii="Open Sans" w:eastAsia="Open Sans" w:hAnsi="Open Sans" w:cs="Open Sans"/>
          <w:color w:val="000000"/>
          <w:spacing w:val="-3"/>
        </w:rPr>
        <w:t>ee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up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proofErr w:type="spellEnd"/>
      <w:r>
        <w:rPr>
          <w:rFonts w:ascii="Open Sans" w:eastAsia="Open Sans" w:hAnsi="Open Sans" w:cs="Open Sans"/>
          <w:color w:val="000000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proofErr w:type="spellEnd"/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qu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 xml:space="preserve">st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1"/>
        </w:rPr>
        <w:t>ff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s,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bus</w:t>
      </w:r>
      <w:proofErr w:type="spellEnd"/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proofErr w:type="spellEnd"/>
      <w:r>
        <w:rPr>
          <w:rFonts w:ascii="Open Sans" w:eastAsia="Open Sans" w:hAnsi="Open Sans" w:cs="Open Sans"/>
          <w:color w:val="000000"/>
        </w:rPr>
        <w:t>-</w:t>
      </w:r>
    </w:p>
    <w:p w14:paraId="349469C1" w14:textId="77777777" w:rsidR="00A33812" w:rsidRDefault="000F0C67">
      <w:pPr>
        <w:spacing w:after="0" w:line="277" w:lineRule="exact"/>
        <w:ind w:left="110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proofErr w:type="spellEnd"/>
      <w:r>
        <w:rPr>
          <w:rFonts w:ascii="Open Sans" w:eastAsia="Open Sans" w:hAnsi="Open Sans" w:cs="Open Sans"/>
          <w:position w:val="1"/>
        </w:rPr>
        <w:t>™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ili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</w:p>
    <w:p w14:paraId="3CA9D3BA" w14:textId="77777777" w:rsidR="00A33812" w:rsidRDefault="000F0C67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ili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une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A2C4C67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07BF058" w14:textId="77777777" w:rsidR="00A33812" w:rsidRDefault="000F0C67">
      <w:pPr>
        <w:spacing w:after="0" w:line="240" w:lineRule="auto"/>
        <w:ind w:left="110" w:right="8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e 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rs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limi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DC05382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36507FAA" w14:textId="77777777" w:rsidR="00A33812" w:rsidRDefault="000F0C67">
      <w:pPr>
        <w:spacing w:after="0" w:line="240" w:lineRule="auto"/>
        <w:ind w:left="110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</w:t>
      </w:r>
    </w:p>
    <w:p w14:paraId="493E63A4" w14:textId="77777777" w:rsidR="00A33812" w:rsidRDefault="000F0C67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79815DF8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2FEF9AA" w14:textId="77777777" w:rsidR="00A33812" w:rsidRDefault="000F0C67">
      <w:pPr>
        <w:spacing w:after="0" w:line="336" w:lineRule="auto"/>
        <w:ind w:left="110" w:right="26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st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t 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rd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3ABCD14A" w14:textId="77777777" w:rsidR="00A33812" w:rsidRDefault="00A33812">
      <w:pPr>
        <w:spacing w:after="0"/>
        <w:sectPr w:rsidR="00A33812">
          <w:type w:val="continuous"/>
          <w:pgSz w:w="11920" w:h="16840"/>
          <w:pgMar w:top="1560" w:right="1140" w:bottom="280" w:left="1300" w:header="720" w:footer="720" w:gutter="0"/>
          <w:cols w:space="720"/>
        </w:sectPr>
      </w:pPr>
    </w:p>
    <w:p w14:paraId="78B5D853" w14:textId="77777777" w:rsidR="00A33812" w:rsidRDefault="000F0C67">
      <w:pPr>
        <w:spacing w:before="39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7338DD30" w14:textId="77777777" w:rsidR="00A33812" w:rsidRDefault="00A33812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215"/>
        <w:gridCol w:w="2145"/>
        <w:gridCol w:w="1320"/>
        <w:gridCol w:w="2370"/>
      </w:tblGrid>
      <w:tr w:rsidR="00A33812" w14:paraId="58CC2F4D" w14:textId="77777777">
        <w:trPr>
          <w:trHeight w:hRule="exact" w:val="435"/>
        </w:trPr>
        <w:tc>
          <w:tcPr>
            <w:tcW w:w="20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 w14:paraId="678A7026" w14:textId="77777777" w:rsidR="00A33812" w:rsidRDefault="00A33812">
            <w:pPr>
              <w:spacing w:before="4" w:after="0" w:line="160" w:lineRule="exact"/>
              <w:rPr>
                <w:sz w:val="16"/>
                <w:szCs w:val="16"/>
              </w:rPr>
            </w:pPr>
          </w:p>
          <w:p w14:paraId="44FD496E" w14:textId="77777777"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14:paraId="43F6E2D1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71684E4E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Dr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  <w:tc>
          <w:tcPr>
            <w:tcW w:w="369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4990F322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</w:tr>
      <w:tr w:rsidR="00A33812" w14:paraId="6FB75FA3" w14:textId="77777777">
        <w:trPr>
          <w:trHeight w:hRule="exact" w:val="885"/>
        </w:trPr>
        <w:tc>
          <w:tcPr>
            <w:tcW w:w="204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2C3F6F8C" w14:textId="77777777" w:rsidR="00A33812" w:rsidRDefault="00A33812"/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8A707C8" w14:textId="77777777" w:rsidR="00A33812" w:rsidRDefault="00A3381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5AE246CA" w14:textId="77777777"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14:paraId="35C2A9FF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80063B9" w14:textId="77777777" w:rsidR="00A33812" w:rsidRDefault="000F0C67">
            <w:pPr>
              <w:spacing w:before="93" w:after="0" w:line="247" w:lineRule="auto"/>
              <w:ind w:left="60" w:right="78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1FE59A5" w14:textId="77777777" w:rsidR="00A33812" w:rsidRDefault="00A33812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65C1D393" w14:textId="77777777" w:rsidR="00A33812" w:rsidRDefault="00A33812">
            <w:pPr>
              <w:spacing w:after="0" w:line="200" w:lineRule="exact"/>
              <w:rPr>
                <w:sz w:val="20"/>
                <w:szCs w:val="20"/>
              </w:rPr>
            </w:pPr>
          </w:p>
          <w:p w14:paraId="57DE96ED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150EADA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684E5E1F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</w:p>
          <w:p w14:paraId="217DBC8E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</w:tr>
      <w:tr w:rsidR="00A33812" w14:paraId="2973D631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DCD810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er</w:t>
            </w:r>
          </w:p>
          <w:p w14:paraId="7B59D4B8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y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2A129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572D87B9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C9848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</w:p>
          <w:p w14:paraId="462AADFD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1A6B6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33459239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76329" w14:textId="77777777" w:rsidR="00A33812" w:rsidRDefault="00A33812"/>
        </w:tc>
      </w:tr>
      <w:tr w:rsidR="00A33812" w14:paraId="015AC6A8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CD56A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42584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E002E9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C62D5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87C71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 w14:paraId="0ED75759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3D913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B70AA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E0908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D3CD7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3E224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  <w:tr w:rsidR="00A33812" w14:paraId="43DA885B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EA3C1" w14:textId="77777777" w:rsidR="00A33812" w:rsidRDefault="000F0C67">
            <w:pPr>
              <w:spacing w:before="93" w:after="0" w:line="247" w:lineRule="auto"/>
              <w:ind w:left="60" w:right="207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 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l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 xml:space="preserve"> 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D2CAE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6647FBEE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8C8CD" w14:textId="77777777" w:rsidR="00A33812" w:rsidRDefault="000F0C67">
            <w:pPr>
              <w:spacing w:before="93" w:after="0" w:line="247" w:lineRule="auto"/>
              <w:ind w:left="60" w:right="258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l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C5D87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747CE406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4AE2A" w14:textId="77777777" w:rsidR="00A33812" w:rsidRDefault="00A33812"/>
        </w:tc>
      </w:tr>
      <w:tr w:rsidR="00A33812" w14:paraId="079CCF4E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DD1B8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dd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 xml:space="preserve"> 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  <w:p w14:paraId="74533E55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i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B2F73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4EA83042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5039E2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</w:p>
          <w:p w14:paraId="11C947C8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i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36B5E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56CAD954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03FCF" w14:textId="77777777" w:rsidR="00A33812" w:rsidRDefault="00A33812"/>
        </w:tc>
      </w:tr>
      <w:tr w:rsidR="00A33812" w14:paraId="3E8EE91A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9946A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  <w:p w14:paraId="414F7F5F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dh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649B0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34D5A72D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B32B5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i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</w:p>
          <w:p w14:paraId="2854F690" w14:textId="77777777" w:rsidR="00A33812" w:rsidRDefault="000F0C67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3BD9D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7F0E1EED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563B4" w14:textId="77777777" w:rsidR="00A33812" w:rsidRDefault="00A33812"/>
        </w:tc>
      </w:tr>
      <w:tr w:rsidR="00A33812" w14:paraId="697E903C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155D4" w14:textId="77777777" w:rsidR="00A33812" w:rsidRDefault="000F0C67">
            <w:pPr>
              <w:spacing w:before="93" w:after="0" w:line="247" w:lineRule="auto"/>
              <w:ind w:left="60" w:right="18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es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proofErr w:type="spellEnd"/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64F26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5E675A4A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FFC1E4" w14:textId="77777777" w:rsidR="00A33812" w:rsidRDefault="000F0C67">
            <w:pPr>
              <w:spacing w:before="93" w:after="0" w:line="247" w:lineRule="auto"/>
              <w:ind w:left="60" w:right="24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2F15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7620F7A4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94590" w14:textId="77777777" w:rsidR="00A33812" w:rsidRDefault="00A33812"/>
        </w:tc>
      </w:tr>
      <w:tr w:rsidR="00A33812" w14:paraId="4A189D98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02F5B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D57C90" w14:textId="77777777" w:rsidR="00A33812" w:rsidRDefault="00A33812"/>
        </w:tc>
      </w:tr>
      <w:tr w:rsidR="00A33812" w14:paraId="3F10C61E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29EAC" w14:textId="77777777"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DE6C7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B4646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3A713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D4DDC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</w:tr>
      <w:tr w:rsidR="00A33812" w14:paraId="1DC58E74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D3489" w14:textId="77777777" w:rsidR="00A33812" w:rsidRDefault="00A33812">
            <w:pPr>
              <w:spacing w:before="4" w:after="0" w:line="180" w:lineRule="exact"/>
              <w:rPr>
                <w:sz w:val="18"/>
                <w:szCs w:val="18"/>
              </w:rPr>
            </w:pPr>
          </w:p>
          <w:p w14:paraId="212511C3" w14:textId="77777777" w:rsidR="00A33812" w:rsidRDefault="000F0C67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71CD7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458A2F85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DE77B" w14:textId="77777777" w:rsidR="00A33812" w:rsidRDefault="000F0C67">
            <w:pPr>
              <w:spacing w:before="93" w:after="0" w:line="247" w:lineRule="auto"/>
              <w:ind w:left="60" w:right="41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End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639E5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5DD7C25B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817CB" w14:textId="77777777" w:rsidR="00A33812" w:rsidRDefault="00A33812"/>
        </w:tc>
      </w:tr>
      <w:tr w:rsidR="00A33812" w14:paraId="42E9F184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6CB76" w14:textId="77777777"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8471C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CBD77" w14:textId="77777777" w:rsidR="00A33812" w:rsidRDefault="00A33812"/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FD2BDD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88883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 w14:paraId="64FFDAD6" w14:textId="77777777">
        <w:trPr>
          <w:trHeight w:hRule="exact" w:val="66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E32C52" w14:textId="77777777" w:rsidR="00A33812" w:rsidRDefault="000F0C67">
            <w:pPr>
              <w:spacing w:before="82" w:after="0" w:line="226" w:lineRule="exact"/>
              <w:ind w:left="510" w:right="3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817AF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662182DE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666E0" w14:textId="77777777" w:rsidR="00A33812" w:rsidRDefault="000F0C67">
            <w:pPr>
              <w:spacing w:before="93" w:after="0" w:line="247" w:lineRule="auto"/>
              <w:ind w:left="60" w:right="34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r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56C40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70D6BB06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z w:val="16"/>
                <w:szCs w:val="16"/>
              </w:rPr>
              <w:t>Yes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C4F8" w14:textId="77777777" w:rsidR="00A33812" w:rsidRDefault="00A33812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227E5E99" w14:textId="77777777" w:rsidR="00A33812" w:rsidRDefault="000F0C67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 w14:paraId="257AF45D" w14:textId="77777777">
        <w:trPr>
          <w:trHeight w:hRule="exact" w:val="43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39FB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ew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C1DCA" w14:textId="77777777" w:rsidR="00A33812" w:rsidRDefault="00A33812">
            <w:pPr>
              <w:spacing w:before="1" w:after="0" w:line="100" w:lineRule="exact"/>
              <w:rPr>
                <w:sz w:val="10"/>
                <w:szCs w:val="10"/>
              </w:rPr>
            </w:pPr>
          </w:p>
          <w:p w14:paraId="4EBF8C6C" w14:textId="77777777" w:rsidR="00A33812" w:rsidRDefault="000F0C67">
            <w:pPr>
              <w:spacing w:after="0" w:line="240" w:lineRule="auto"/>
              <w:ind w:left="2908" w:right="2892"/>
              <w:jc w:val="center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w w:val="99"/>
                <w:sz w:val="16"/>
                <w:szCs w:val="16"/>
              </w:rPr>
              <w:t>p</w:t>
            </w:r>
          </w:p>
        </w:tc>
      </w:tr>
    </w:tbl>
    <w:p w14:paraId="78FD4CA7" w14:textId="77777777" w:rsidR="00A33812" w:rsidRDefault="00A33812">
      <w:pPr>
        <w:spacing w:after="0"/>
        <w:jc w:val="center"/>
        <w:sectPr w:rsidR="00A33812">
          <w:pgSz w:w="11920" w:h="16840"/>
          <w:pgMar w:top="1560" w:right="1300" w:bottom="280" w:left="1280" w:header="720" w:footer="720" w:gutter="0"/>
          <w:cols w:space="720"/>
        </w:sectPr>
      </w:pPr>
    </w:p>
    <w:p w14:paraId="28729DB4" w14:textId="77777777" w:rsidR="00A33812" w:rsidRDefault="000F0C67">
      <w:pPr>
        <w:spacing w:before="39" w:after="0" w:line="240" w:lineRule="auto"/>
        <w:ind w:left="115" w:right="232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2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h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es</w:t>
      </w:r>
      <w:r>
        <w:rPr>
          <w:rFonts w:ascii="Open Sans" w:eastAsia="Open Sans" w:hAnsi="Open Sans" w:cs="Open Sans"/>
          <w:i/>
          <w:sz w:val="24"/>
          <w:szCs w:val="24"/>
        </w:rPr>
        <w:t>-o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y</w:t>
      </w:r>
      <w:r>
        <w:rPr>
          <w:rFonts w:ascii="Open Sans" w:eastAsia="Open Sans" w:hAnsi="Open Sans" w:cs="Open Sans"/>
          <w:i/>
          <w:spacing w:val="-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5018BFC2" w14:textId="77777777" w:rsidR="00A33812" w:rsidRDefault="00A33812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5"/>
        <w:gridCol w:w="4335"/>
      </w:tblGrid>
      <w:tr w:rsidR="00A33812" w14:paraId="361193B4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6081463F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5A70D7BF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-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 w14:paraId="6D0A3F50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C27A5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er</w:t>
            </w:r>
            <w:r>
              <w:rPr>
                <w:rFonts w:ascii="Open Sans" w:eastAsia="Open Sans" w:hAnsi="Open Sans" w:cs="Open Sans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69DB2D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ng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 w14:paraId="06D3AA98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BC48B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D24D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 w14:paraId="4CB8A7F2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43BCD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6CBE4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  <w:tr w:rsidR="00A33812" w14:paraId="5382C932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FC425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3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spacing w:val="-6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 xml:space="preserve"> 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49DB3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 w14:paraId="24F97724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D7607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 xml:space="preserve">es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5D5D8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</w:tc>
      </w:tr>
      <w:tr w:rsidR="00A33812" w14:paraId="3F0115AF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C7859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spacing w:val="-1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pacing w:val="-7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1A0C3" w14:textId="77777777" w:rsidR="00A33812" w:rsidRDefault="00A33812"/>
        </w:tc>
      </w:tr>
      <w:tr w:rsidR="00A33812" w14:paraId="71D7EA86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A9A0EF" w14:textId="77777777"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FB9CE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</w:p>
        </w:tc>
      </w:tr>
      <w:tr w:rsidR="00A33812" w14:paraId="3825DF77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4D1CF5" w14:textId="77777777"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C834C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A33812" w14:paraId="1EF04417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AB572" w14:textId="77777777" w:rsidR="00A33812" w:rsidRDefault="000F0C67">
            <w:pPr>
              <w:spacing w:before="71"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F8863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</w:p>
        </w:tc>
      </w:tr>
      <w:tr w:rsidR="00A33812" w14:paraId="43FA9E3E" w14:textId="77777777">
        <w:trPr>
          <w:trHeight w:hRule="exact" w:val="43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70DF3B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7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ew</w:t>
            </w:r>
            <w:r>
              <w:rPr>
                <w:rFonts w:ascii="Open Sans" w:eastAsia="Open Sans" w:hAnsi="Open Sans" w:cs="Open Sans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spacing w:val="5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sz w:val="16"/>
                <w:szCs w:val="16"/>
              </w:rPr>
              <w:t>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088BD" w14:textId="77777777" w:rsidR="00A33812" w:rsidRDefault="000F0C67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p</w:t>
            </w:r>
          </w:p>
        </w:tc>
      </w:tr>
    </w:tbl>
    <w:p w14:paraId="00958A5E" w14:textId="77777777" w:rsidR="00A33812" w:rsidRDefault="00A33812">
      <w:pPr>
        <w:spacing w:before="9" w:after="0" w:line="110" w:lineRule="exact"/>
        <w:rPr>
          <w:sz w:val="11"/>
          <w:szCs w:val="11"/>
        </w:rPr>
      </w:pPr>
    </w:p>
    <w:p w14:paraId="03E9E376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EC7D8E5" w14:textId="77777777" w:rsidR="00A33812" w:rsidRDefault="000F0C67">
      <w:pPr>
        <w:spacing w:after="0" w:line="480" w:lineRule="exact"/>
        <w:ind w:left="115" w:right="315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2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proofErr w:type="spellEnd"/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proofErr w:type="spellEnd"/>
    </w:p>
    <w:p w14:paraId="13D8A2EB" w14:textId="77777777" w:rsidR="00A33812" w:rsidRDefault="00A33812">
      <w:pPr>
        <w:spacing w:before="4" w:after="0" w:line="100" w:lineRule="exact"/>
        <w:rPr>
          <w:sz w:val="10"/>
          <w:szCs w:val="10"/>
        </w:rPr>
      </w:pPr>
    </w:p>
    <w:p w14:paraId="78EEBDCD" w14:textId="77777777" w:rsidR="00A33812" w:rsidRDefault="000F0C67">
      <w:pPr>
        <w:spacing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s- 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runn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79F456A8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2DAD6E88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CCF041A" wp14:editId="6CDD1BD4">
            <wp:extent cx="3981450" cy="52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28DA" w14:textId="77777777" w:rsidR="00A33812" w:rsidRDefault="00A33812">
      <w:pPr>
        <w:spacing w:before="1" w:after="0" w:line="180" w:lineRule="exact"/>
        <w:rPr>
          <w:sz w:val="18"/>
          <w:szCs w:val="18"/>
        </w:rPr>
      </w:pPr>
    </w:p>
    <w:p w14:paraId="5D0A1E0B" w14:textId="77777777" w:rsidR="00A33812" w:rsidRDefault="000F0C67">
      <w:pPr>
        <w:spacing w:after="0" w:line="244" w:lineRule="auto"/>
        <w:ind w:left="115" w:right="98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 sugg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noProof/>
          <w:spacing w:val="-1"/>
          <w:lang w:bidi="he-IL"/>
        </w:rPr>
        <w:drawing>
          <wp:inline distT="0" distB="0" distL="0" distR="0" wp14:anchorId="798191AB" wp14:editId="7ABE3E7C">
            <wp:extent cx="295275" cy="29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Me</w:t>
      </w:r>
      <w:r>
        <w:rPr>
          <w:rFonts w:ascii="Open Sans" w:eastAsia="Open Sans" w:hAnsi="Open Sans" w:cs="Open Sans"/>
        </w:rPr>
        <w:t>nu.</w:t>
      </w:r>
    </w:p>
    <w:p w14:paraId="682F66BB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7D8512DC" w14:textId="77777777" w:rsidR="00A33812" w:rsidRDefault="000F0C67">
      <w:pPr>
        <w:spacing w:after="0" w:line="239" w:lineRule="auto"/>
        <w:ind w:left="115" w:right="32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 wp14:anchorId="6F701481" wp14:editId="39CF83A3">
            <wp:extent cx="295275" cy="29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</w:rPr>
        <w:t>s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2"/>
        </w:rPr>
        <w:t>k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9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14:paraId="75317695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59F2B4B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8F9D7E8" wp14:editId="53DCDB5D">
            <wp:extent cx="5695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84C8" w14:textId="77777777"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14:paraId="008ED0C4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1EB9618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45E9D49C" w14:textId="77777777" w:rsidR="00A33812" w:rsidRDefault="00A33812">
      <w:pPr>
        <w:spacing w:before="6" w:after="0" w:line="220" w:lineRule="exact"/>
      </w:pPr>
    </w:p>
    <w:p w14:paraId="368E4B5C" w14:textId="77777777" w:rsidR="00A33812" w:rsidRDefault="000F0C67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riv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14:paraId="0BEDDC1F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3F22409E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2015BF72" w14:textId="77777777" w:rsidR="00A33812" w:rsidRDefault="000F0C6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4" behindDoc="1" locked="0" layoutInCell="1" allowOverlap="1" wp14:anchorId="5AD850D5" wp14:editId="37A1D13F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83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14:paraId="7D5E4E47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5" behindDoc="1" locked="0" layoutInCell="1" allowOverlap="1" wp14:anchorId="55E53DDE" wp14:editId="568361A3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2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14:paraId="25EE0024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6" behindDoc="1" locked="0" layoutInCell="1" allowOverlap="1" wp14:anchorId="09458AF3" wp14:editId="4BF052DC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1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14:paraId="368832C8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7" behindDoc="1" locked="0" layoutInCell="1" allowOverlap="1" wp14:anchorId="5DA79FCE" wp14:editId="02AA9288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80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</w:p>
    <w:p w14:paraId="2210E3FF" w14:textId="77777777" w:rsidR="00A33812" w:rsidRDefault="000F0C67">
      <w:pPr>
        <w:spacing w:before="75" w:after="0" w:line="240" w:lineRule="auto"/>
        <w:ind w:left="415" w:right="15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8" behindDoc="1" locked="0" layoutInCell="1" allowOverlap="1" wp14:anchorId="64C42613" wp14:editId="53F5895C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9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</w:p>
    <w:p w14:paraId="7D077018" w14:textId="77777777" w:rsidR="00A33812" w:rsidRDefault="00A33812">
      <w:pPr>
        <w:spacing w:before="15" w:after="0" w:line="220" w:lineRule="exact"/>
      </w:pPr>
    </w:p>
    <w:p w14:paraId="21644D58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</w:p>
    <w:p w14:paraId="1FF7EFEE" w14:textId="77777777" w:rsidR="00A33812" w:rsidRDefault="000F0C67">
      <w:pPr>
        <w:spacing w:before="84" w:after="0" w:line="240" w:lineRule="auto"/>
        <w:ind w:left="115" w:right="32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m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</w:p>
    <w:p w14:paraId="05BC3177" w14:textId="77777777" w:rsidR="00A33812" w:rsidRDefault="00A33812">
      <w:pPr>
        <w:spacing w:before="5" w:after="0" w:line="220" w:lineRule="exact"/>
      </w:pPr>
    </w:p>
    <w:p w14:paraId="1FC257F5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</w:p>
    <w:p w14:paraId="7DB50E8B" w14:textId="77777777" w:rsidR="00A33812" w:rsidRDefault="000F0C67">
      <w:pPr>
        <w:spacing w:before="87" w:after="0" w:line="240" w:lineRule="auto"/>
        <w:ind w:left="115" w:right="55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14:paraId="25FBE1B5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4B0EB64B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DA372D4" wp14:editId="5278F1C7">
            <wp:extent cx="5810250" cy="3838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3769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1B7E7AA8" w14:textId="77777777" w:rsidR="00A33812" w:rsidRDefault="000F0C67">
      <w:pPr>
        <w:spacing w:before="6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lastRenderedPageBreak/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7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nu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l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14:paraId="5E344BC2" w14:textId="77777777" w:rsidR="00A33812" w:rsidRDefault="000F0C67">
      <w:pPr>
        <w:spacing w:before="66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174B2B52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39C99419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n.</w:t>
      </w:r>
    </w:p>
    <w:p w14:paraId="05435C7A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043F5C30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0DC042D5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3D08AFF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12711329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16F8BA0E" w14:textId="77777777" w:rsidR="00A33812" w:rsidRDefault="000F0C67">
      <w:pPr>
        <w:spacing w:after="0" w:line="240" w:lineRule="auto"/>
        <w:ind w:left="715" w:right="1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5F065A5D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11C5933B" w14:textId="77777777" w:rsidR="00A33812" w:rsidRDefault="000F0C67">
      <w:pPr>
        <w:spacing w:after="0" w:line="240" w:lineRule="auto"/>
        <w:ind w:left="116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39" behindDoc="1" locked="0" layoutInCell="1" allowOverlap="1" wp14:anchorId="04E03311" wp14:editId="2813C980">
            <wp:simplePos x="0" y="0"/>
            <wp:positionH relativeFrom="page">
              <wp:posOffset>1400175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78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63ADF20F" w14:textId="77777777" w:rsidR="00A33812" w:rsidRDefault="000F0C67">
      <w:pPr>
        <w:spacing w:before="75" w:after="0" w:line="348" w:lineRule="auto"/>
        <w:ind w:left="715" w:right="1567" w:firstLine="45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40" behindDoc="1" locked="0" layoutInCell="1" allowOverlap="1" wp14:anchorId="1A26016E" wp14:editId="3F1188D7">
            <wp:simplePos x="0" y="0"/>
            <wp:positionH relativeFrom="page">
              <wp:posOffset>1400175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77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qu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</w:p>
    <w:p w14:paraId="232C090F" w14:textId="77777777" w:rsidR="00A33812" w:rsidRDefault="000F0C67">
      <w:pPr>
        <w:spacing w:after="0" w:line="285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1</w:t>
      </w:r>
      <w:r>
        <w:rPr>
          <w:rFonts w:ascii="Open Sans" w:eastAsia="Open Sans" w:hAnsi="Open Sans" w:cs="Open Sans"/>
          <w:position w:val="1"/>
        </w:rPr>
        <w:t>0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</w:p>
    <w:p w14:paraId="6B645598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03349D8F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48D3BD0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anchor distT="0" distB="0" distL="114300" distR="114300" simplePos="0" relativeHeight="503315041" behindDoc="1" locked="0" layoutInCell="1" allowOverlap="1" wp14:anchorId="1EBB7C92" wp14:editId="19A6A610">
            <wp:simplePos x="0" y="0"/>
            <wp:positionH relativeFrom="page">
              <wp:posOffset>2371725</wp:posOffset>
            </wp:positionH>
            <wp:positionV relativeFrom="paragraph">
              <wp:posOffset>0</wp:posOffset>
            </wp:positionV>
            <wp:extent cx="3000375" cy="3638550"/>
            <wp:effectExtent l="0" t="0" r="0" b="0"/>
            <wp:wrapNone/>
            <wp:docPr id="176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inline distT="0" distB="0" distL="0" distR="0" wp14:anchorId="293D700E" wp14:editId="3500A46D">
            <wp:extent cx="1057275" cy="4067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4B46" w14:textId="77777777" w:rsidR="00A33812" w:rsidRDefault="00A33812">
      <w:pPr>
        <w:spacing w:before="9" w:after="0" w:line="140" w:lineRule="exact"/>
        <w:rPr>
          <w:sz w:val="14"/>
          <w:szCs w:val="14"/>
        </w:rPr>
      </w:pPr>
    </w:p>
    <w:p w14:paraId="69206317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1A865F12" w14:textId="77777777" w:rsidR="00A33812" w:rsidRDefault="000F0C67">
      <w:pPr>
        <w:spacing w:after="0" w:line="240" w:lineRule="auto"/>
        <w:ind w:left="715" w:right="38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2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</w:rPr>
        <w:t>;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5"/>
        </w:rPr>
        <w:t>R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</w:rPr>
        <w:t>c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W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 xml:space="preserve">n 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</w:p>
    <w:p w14:paraId="2FF9F6BA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37B1876" w14:textId="77777777" w:rsidR="00A33812" w:rsidRDefault="000F0C67">
      <w:pPr>
        <w:spacing w:after="0" w:line="240" w:lineRule="auto"/>
        <w:ind w:left="715" w:right="36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44662702" w14:textId="77777777"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14:paraId="1DF33DC9" w14:textId="77777777" w:rsidR="00A33812" w:rsidRDefault="00A33812">
      <w:pPr>
        <w:spacing w:before="8" w:after="0" w:line="160" w:lineRule="exact"/>
        <w:rPr>
          <w:sz w:val="16"/>
          <w:szCs w:val="16"/>
        </w:rPr>
      </w:pPr>
    </w:p>
    <w:p w14:paraId="17961B7E" w14:textId="77777777" w:rsidR="00A33812" w:rsidRDefault="000F0C67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14:paraId="74A97195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237765E7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68D23AA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4B0AD2E" wp14:editId="38F0B7C5">
            <wp:extent cx="5353050" cy="311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F4F1" w14:textId="77777777" w:rsidR="00A33812" w:rsidRDefault="00A33812">
      <w:pPr>
        <w:spacing w:before="15" w:after="0" w:line="200" w:lineRule="exact"/>
        <w:rPr>
          <w:sz w:val="20"/>
          <w:szCs w:val="20"/>
        </w:rPr>
      </w:pPr>
    </w:p>
    <w:p w14:paraId="49CAA6A1" w14:textId="77777777" w:rsidR="00A33812" w:rsidRDefault="000F0C67">
      <w:pPr>
        <w:spacing w:after="0" w:line="282" w:lineRule="exact"/>
        <w:ind w:left="7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2" behindDoc="1" locked="0" layoutInCell="1" allowOverlap="1" wp14:anchorId="05C6D65D" wp14:editId="381A6070">
                <wp:simplePos x="0" y="0"/>
                <wp:positionH relativeFrom="page">
                  <wp:posOffset>881380</wp:posOffset>
                </wp:positionH>
                <wp:positionV relativeFrom="paragraph">
                  <wp:posOffset>269240</wp:posOffset>
                </wp:positionV>
                <wp:extent cx="5791200" cy="609600"/>
                <wp:effectExtent l="0" t="2540" r="0" b="0"/>
                <wp:wrapNone/>
                <wp:docPr id="17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4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71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2" name="Group 167"/>
                        <wpg:cNvGrpSpPr>
                          <a:grpSpLocks/>
                        </wpg:cNvGrpSpPr>
                        <wpg:grpSpPr bwMode="auto">
                          <a:xfrm>
                            <a:off x="1395" y="432"/>
                            <a:ext cx="9082" cy="945"/>
                            <a:chOff x="1395" y="432"/>
                            <a:chExt cx="9082" cy="945"/>
                          </a:xfrm>
                        </wpg:grpSpPr>
                        <wps:wsp>
                          <wps:cNvPr id="173" name="Freeform 168"/>
                          <wps:cNvSpPr>
                            <a:spLocks/>
                          </wps:cNvSpPr>
                          <wps:spPr bwMode="auto">
                            <a:xfrm>
                              <a:off x="1395" y="4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32 432"/>
                                <a:gd name="T3" fmla="*/ 432 h 945"/>
                                <a:gd name="T4" fmla="+- 0 1477 1395"/>
                                <a:gd name="T5" fmla="*/ T4 w 9082"/>
                                <a:gd name="T6" fmla="+- 0 432 432"/>
                                <a:gd name="T7" fmla="*/ 432 h 945"/>
                                <a:gd name="T8" fmla="+- 0 1419 1395"/>
                                <a:gd name="T9" fmla="*/ T8 w 9082"/>
                                <a:gd name="T10" fmla="+- 0 461 432"/>
                                <a:gd name="T11" fmla="*/ 461 h 945"/>
                                <a:gd name="T12" fmla="+- 0 1395 1395"/>
                                <a:gd name="T13" fmla="*/ T12 w 9082"/>
                                <a:gd name="T14" fmla="+- 0 522 432"/>
                                <a:gd name="T15" fmla="*/ 522 h 945"/>
                                <a:gd name="T16" fmla="+- 0 1395 1395"/>
                                <a:gd name="T17" fmla="*/ T16 w 9082"/>
                                <a:gd name="T18" fmla="+- 0 1295 432"/>
                                <a:gd name="T19" fmla="*/ 1295 h 945"/>
                                <a:gd name="T20" fmla="+- 0 1424 1395"/>
                                <a:gd name="T21" fmla="*/ T20 w 9082"/>
                                <a:gd name="T22" fmla="+- 0 1353 432"/>
                                <a:gd name="T23" fmla="*/ 1353 h 945"/>
                                <a:gd name="T24" fmla="+- 0 1485 1395"/>
                                <a:gd name="T25" fmla="*/ T24 w 9082"/>
                                <a:gd name="T26" fmla="+- 0 1377 432"/>
                                <a:gd name="T27" fmla="*/ 1377 h 945"/>
                                <a:gd name="T28" fmla="+- 0 10418 1395"/>
                                <a:gd name="T29" fmla="*/ T28 w 9082"/>
                                <a:gd name="T30" fmla="+- 0 1376 432"/>
                                <a:gd name="T31" fmla="*/ 1376 h 945"/>
                                <a:gd name="T32" fmla="+- 0 10440 1395"/>
                                <a:gd name="T33" fmla="*/ T32 w 9082"/>
                                <a:gd name="T34" fmla="+- 0 1372 432"/>
                                <a:gd name="T35" fmla="*/ 1372 h 945"/>
                                <a:gd name="T36" fmla="+- 0 10460 1395"/>
                                <a:gd name="T37" fmla="*/ T36 w 9082"/>
                                <a:gd name="T38" fmla="+- 0 1362 432"/>
                                <a:gd name="T39" fmla="*/ 1362 h 945"/>
                                <a:gd name="T40" fmla="+- 0 10476 1395"/>
                                <a:gd name="T41" fmla="*/ T40 w 9082"/>
                                <a:gd name="T42" fmla="+- 0 1348 432"/>
                                <a:gd name="T43" fmla="*/ 1348 h 945"/>
                                <a:gd name="T44" fmla="+- 0 10477 1395"/>
                                <a:gd name="T45" fmla="*/ T44 w 9082"/>
                                <a:gd name="T46" fmla="+- 0 1347 432"/>
                                <a:gd name="T47" fmla="*/ 1347 h 945"/>
                                <a:gd name="T48" fmla="+- 0 1479 1395"/>
                                <a:gd name="T49" fmla="*/ T48 w 9082"/>
                                <a:gd name="T50" fmla="+- 0 1347 432"/>
                                <a:gd name="T51" fmla="*/ 1347 h 945"/>
                                <a:gd name="T52" fmla="+- 0 1458 1395"/>
                                <a:gd name="T53" fmla="*/ T52 w 9082"/>
                                <a:gd name="T54" fmla="+- 0 1340 432"/>
                                <a:gd name="T55" fmla="*/ 1340 h 945"/>
                                <a:gd name="T56" fmla="+- 0 1441 1395"/>
                                <a:gd name="T57" fmla="*/ T56 w 9082"/>
                                <a:gd name="T58" fmla="+- 0 1327 432"/>
                                <a:gd name="T59" fmla="*/ 1327 h 945"/>
                                <a:gd name="T60" fmla="+- 0 1429 1395"/>
                                <a:gd name="T61" fmla="*/ T60 w 9082"/>
                                <a:gd name="T62" fmla="+- 0 1309 432"/>
                                <a:gd name="T63" fmla="*/ 1309 h 945"/>
                                <a:gd name="T64" fmla="+- 0 1425 1395"/>
                                <a:gd name="T65" fmla="*/ T64 w 9082"/>
                                <a:gd name="T66" fmla="+- 0 1287 432"/>
                                <a:gd name="T67" fmla="*/ 1287 h 945"/>
                                <a:gd name="T68" fmla="+- 0 1425 1395"/>
                                <a:gd name="T69" fmla="*/ T68 w 9082"/>
                                <a:gd name="T70" fmla="+- 0 516 432"/>
                                <a:gd name="T71" fmla="*/ 516 h 945"/>
                                <a:gd name="T72" fmla="+- 0 1431 1395"/>
                                <a:gd name="T73" fmla="*/ T72 w 9082"/>
                                <a:gd name="T74" fmla="+- 0 495 432"/>
                                <a:gd name="T75" fmla="*/ 495 h 945"/>
                                <a:gd name="T76" fmla="+- 0 1444 1395"/>
                                <a:gd name="T77" fmla="*/ T76 w 9082"/>
                                <a:gd name="T78" fmla="+- 0 478 432"/>
                                <a:gd name="T79" fmla="*/ 478 h 945"/>
                                <a:gd name="T80" fmla="+- 0 1463 1395"/>
                                <a:gd name="T81" fmla="*/ T80 w 9082"/>
                                <a:gd name="T82" fmla="+- 0 466 432"/>
                                <a:gd name="T83" fmla="*/ 466 h 945"/>
                                <a:gd name="T84" fmla="+- 0 1485 1395"/>
                                <a:gd name="T85" fmla="*/ T84 w 9082"/>
                                <a:gd name="T86" fmla="+- 0 462 432"/>
                                <a:gd name="T87" fmla="*/ 462 h 945"/>
                                <a:gd name="T88" fmla="+- 0 10476 1395"/>
                                <a:gd name="T89" fmla="*/ T88 w 9082"/>
                                <a:gd name="T90" fmla="+- 0 462 432"/>
                                <a:gd name="T91" fmla="*/ 462 h 945"/>
                                <a:gd name="T92" fmla="+- 0 10471 1395"/>
                                <a:gd name="T93" fmla="*/ T92 w 9082"/>
                                <a:gd name="T94" fmla="+- 0 455 432"/>
                                <a:gd name="T95" fmla="*/ 455 h 945"/>
                                <a:gd name="T96" fmla="+- 0 10453 1395"/>
                                <a:gd name="T97" fmla="*/ T96 w 9082"/>
                                <a:gd name="T98" fmla="+- 0 443 432"/>
                                <a:gd name="T99" fmla="*/ 443 h 945"/>
                                <a:gd name="T100" fmla="+- 0 10433 1395"/>
                                <a:gd name="T101" fmla="*/ T100 w 9082"/>
                                <a:gd name="T102" fmla="+- 0 435 432"/>
                                <a:gd name="T103" fmla="*/ 435 h 945"/>
                                <a:gd name="T104" fmla="+- 0 10410 1395"/>
                                <a:gd name="T105" fmla="*/ T104 w 9082"/>
                                <a:gd name="T106" fmla="+- 0 432 432"/>
                                <a:gd name="T107" fmla="*/ 4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65"/>
                        <wpg:cNvGrpSpPr>
                          <a:grpSpLocks/>
                        </wpg:cNvGrpSpPr>
                        <wpg:grpSpPr bwMode="auto">
                          <a:xfrm>
                            <a:off x="1485" y="462"/>
                            <a:ext cx="9015" cy="885"/>
                            <a:chOff x="1485" y="462"/>
                            <a:chExt cx="9015" cy="885"/>
                          </a:xfrm>
                        </wpg:grpSpPr>
                        <wps:wsp>
                          <wps:cNvPr id="175" name="Freeform 166"/>
                          <wps:cNvSpPr>
                            <a:spLocks/>
                          </wps:cNvSpPr>
                          <wps:spPr bwMode="auto">
                            <a:xfrm>
                              <a:off x="1485" y="4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62 462"/>
                                <a:gd name="T3" fmla="*/ 462 h 885"/>
                                <a:gd name="T4" fmla="+- 0 1485 1485"/>
                                <a:gd name="T5" fmla="*/ T4 w 9015"/>
                                <a:gd name="T6" fmla="+- 0 462 462"/>
                                <a:gd name="T7" fmla="*/ 462 h 885"/>
                                <a:gd name="T8" fmla="+- 0 10416 1485"/>
                                <a:gd name="T9" fmla="*/ T8 w 9015"/>
                                <a:gd name="T10" fmla="+- 0 462 462"/>
                                <a:gd name="T11" fmla="*/ 462 h 885"/>
                                <a:gd name="T12" fmla="+- 0 10437 1485"/>
                                <a:gd name="T13" fmla="*/ T12 w 9015"/>
                                <a:gd name="T14" fmla="+- 0 468 462"/>
                                <a:gd name="T15" fmla="*/ 468 h 885"/>
                                <a:gd name="T16" fmla="+- 0 10454 1485"/>
                                <a:gd name="T17" fmla="*/ T16 w 9015"/>
                                <a:gd name="T18" fmla="+- 0 481 462"/>
                                <a:gd name="T19" fmla="*/ 481 h 885"/>
                                <a:gd name="T20" fmla="+- 0 10466 1485"/>
                                <a:gd name="T21" fmla="*/ T20 w 9015"/>
                                <a:gd name="T22" fmla="+- 0 500 462"/>
                                <a:gd name="T23" fmla="*/ 500 h 885"/>
                                <a:gd name="T24" fmla="+- 0 10470 1485"/>
                                <a:gd name="T25" fmla="*/ T24 w 9015"/>
                                <a:gd name="T26" fmla="+- 0 522 462"/>
                                <a:gd name="T27" fmla="*/ 522 h 885"/>
                                <a:gd name="T28" fmla="+- 0 10470 1485"/>
                                <a:gd name="T29" fmla="*/ T28 w 9015"/>
                                <a:gd name="T30" fmla="+- 0 1292 462"/>
                                <a:gd name="T31" fmla="*/ 1292 h 885"/>
                                <a:gd name="T32" fmla="+- 0 10464 1485"/>
                                <a:gd name="T33" fmla="*/ T32 w 9015"/>
                                <a:gd name="T34" fmla="+- 0 1314 462"/>
                                <a:gd name="T35" fmla="*/ 1314 h 885"/>
                                <a:gd name="T36" fmla="+- 0 10451 1485"/>
                                <a:gd name="T37" fmla="*/ T36 w 9015"/>
                                <a:gd name="T38" fmla="+- 0 1331 462"/>
                                <a:gd name="T39" fmla="*/ 1331 h 885"/>
                                <a:gd name="T40" fmla="+- 0 10432 1485"/>
                                <a:gd name="T41" fmla="*/ T40 w 9015"/>
                                <a:gd name="T42" fmla="+- 0 1343 462"/>
                                <a:gd name="T43" fmla="*/ 1343 h 885"/>
                                <a:gd name="T44" fmla="+- 0 10410 1485"/>
                                <a:gd name="T45" fmla="*/ T44 w 9015"/>
                                <a:gd name="T46" fmla="+- 0 1347 462"/>
                                <a:gd name="T47" fmla="*/ 1347 h 885"/>
                                <a:gd name="T48" fmla="+- 0 10477 1485"/>
                                <a:gd name="T49" fmla="*/ T48 w 9015"/>
                                <a:gd name="T50" fmla="+- 0 1347 462"/>
                                <a:gd name="T51" fmla="*/ 1347 h 885"/>
                                <a:gd name="T52" fmla="+- 0 10489 1485"/>
                                <a:gd name="T53" fmla="*/ T52 w 9015"/>
                                <a:gd name="T54" fmla="+- 0 1330 462"/>
                                <a:gd name="T55" fmla="*/ 1330 h 885"/>
                                <a:gd name="T56" fmla="+- 0 10497 1485"/>
                                <a:gd name="T57" fmla="*/ T56 w 9015"/>
                                <a:gd name="T58" fmla="+- 0 1309 462"/>
                                <a:gd name="T59" fmla="*/ 1309 h 885"/>
                                <a:gd name="T60" fmla="+- 0 10500 1485"/>
                                <a:gd name="T61" fmla="*/ T60 w 9015"/>
                                <a:gd name="T62" fmla="+- 0 1287 462"/>
                                <a:gd name="T63" fmla="*/ 1287 h 885"/>
                                <a:gd name="T64" fmla="+- 0 10500 1485"/>
                                <a:gd name="T65" fmla="*/ T64 w 9015"/>
                                <a:gd name="T66" fmla="+- 0 513 462"/>
                                <a:gd name="T67" fmla="*/ 513 h 885"/>
                                <a:gd name="T68" fmla="+- 0 10495 1485"/>
                                <a:gd name="T69" fmla="*/ T68 w 9015"/>
                                <a:gd name="T70" fmla="+- 0 491 462"/>
                                <a:gd name="T71" fmla="*/ 491 h 885"/>
                                <a:gd name="T72" fmla="+- 0 10485 1485"/>
                                <a:gd name="T73" fmla="*/ T72 w 9015"/>
                                <a:gd name="T74" fmla="+- 0 472 462"/>
                                <a:gd name="T75" fmla="*/ 472 h 885"/>
                                <a:gd name="T76" fmla="+- 0 10476 1485"/>
                                <a:gd name="T77" fmla="*/ T76 w 9015"/>
                                <a:gd name="T78" fmla="+- 0 462 462"/>
                                <a:gd name="T79" fmla="*/ 4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DD192" id="Group 164" o:spid="_x0000_s1026" style="position:absolute;margin-left:69.4pt;margin-top:21.2pt;width:456pt;height:48pt;z-index:-1438;mso-position-horizontal-relative:page" coordorigin="1388,4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7" type="#_x0000_t75" style="position:absolute;left:1395;top:4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">
                  <v:imagedata r:id="rId14" o:title=""/>
                </v:shape>
                <v:group id="Group 167" o:spid="_x0000_s1028" style="position:absolute;left:1395;top:432;width:9082;height:945" coordorigin="1395,432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Freeform 168" o:spid="_x0000_s1029" style="position:absolute;left:1395;top:432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432;82,432;24,461;0,522;0,1295;29,1353;90,1377;9023,1376;9045,1372;9065,1362;9081,1348;9082,1347;84,1347;63,1340;46,1327;34,1309;30,1287;30,516;36,495;49,478;68,466;90,462;9081,462;9076,455;9058,443;9038,435;9015,432" o:connectangles="0,0,0,0,0,0,0,0,0,0,0,0,0,0,0,0,0,0,0,0,0,0,0,0,0,0,0"/>
                  </v:shape>
                </v:group>
                <v:group id="Group 165" o:spid="_x0000_s1030" style="position:absolute;left:1485;top:462;width:9015;height:885" coordorigin="1485,462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Freeform 166" o:spid="_x0000_s1031" style="position:absolute;left:1485;top:462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" path="m8991,l,,8931,r21,6l8969,19r12,19l8985,60r,770l8979,852r-13,17l8947,881r-22,4l8992,885r12,-17l9012,847r3,-22l9015,51r-5,-22l9000,10,8991,e" fillcolor="#1ab654" stroked="f">
                    <v:path arrowok="t" o:connecttype="custom" o:connectlocs="8991,462;0,462;8931,462;8952,468;8969,481;8981,500;8985,522;8985,1292;8979,1314;8966,1331;8947,1343;8925,1347;8992,1347;9004,1330;9012,1309;9015,1287;9015,513;9010,491;9000,472;8991,4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1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ce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so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ght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ue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 xml:space="preserve">t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g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nn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207</w:t>
      </w:r>
      <w:r>
        <w:rPr>
          <w:rFonts w:ascii="Open Sans" w:eastAsia="Open Sans" w:hAnsi="Open Sans" w:cs="Open Sans"/>
          <w:position w:val="-1"/>
        </w:rPr>
        <w:t>.</w:t>
      </w:r>
    </w:p>
    <w:p w14:paraId="7E674999" w14:textId="77777777" w:rsidR="00A33812" w:rsidRDefault="00A33812">
      <w:pPr>
        <w:spacing w:before="5" w:after="0" w:line="160" w:lineRule="exact"/>
        <w:rPr>
          <w:sz w:val="16"/>
          <w:szCs w:val="16"/>
        </w:rPr>
      </w:pPr>
    </w:p>
    <w:p w14:paraId="5B7F6DFD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42AB630B" w14:textId="77777777"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sp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s.</w:t>
      </w:r>
    </w:p>
    <w:p w14:paraId="4403788F" w14:textId="77777777" w:rsidR="00A33812" w:rsidRDefault="00A33812">
      <w:pPr>
        <w:spacing w:before="5" w:after="0" w:line="170" w:lineRule="exact"/>
        <w:rPr>
          <w:sz w:val="17"/>
          <w:szCs w:val="17"/>
        </w:rPr>
      </w:pPr>
    </w:p>
    <w:p w14:paraId="5434DE70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B465C63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552F272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14:paraId="7A2BC6E4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C7A23F7" w14:textId="77777777" w:rsidR="00A33812" w:rsidRDefault="000F0C67">
      <w:pPr>
        <w:spacing w:after="0" w:line="240" w:lineRule="auto"/>
        <w:ind w:left="715" w:right="216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3" behindDoc="1" locked="0" layoutInCell="1" allowOverlap="1" wp14:anchorId="66F27A6F" wp14:editId="7F4FD4AE">
                <wp:simplePos x="0" y="0"/>
                <wp:positionH relativeFrom="page">
                  <wp:posOffset>881380</wp:posOffset>
                </wp:positionH>
                <wp:positionV relativeFrom="paragraph">
                  <wp:posOffset>459740</wp:posOffset>
                </wp:positionV>
                <wp:extent cx="5791200" cy="609600"/>
                <wp:effectExtent l="0" t="2540" r="0" b="0"/>
                <wp:wrapNone/>
                <wp:docPr id="16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7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65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6" name="Group 161"/>
                        <wpg:cNvGrpSpPr>
                          <a:grpSpLocks/>
                        </wpg:cNvGrpSpPr>
                        <wpg:grpSpPr bwMode="auto">
                          <a:xfrm>
                            <a:off x="1395" y="732"/>
                            <a:ext cx="9082" cy="945"/>
                            <a:chOff x="1395" y="732"/>
                            <a:chExt cx="9082" cy="945"/>
                          </a:xfrm>
                        </wpg:grpSpPr>
                        <wps:wsp>
                          <wps:cNvPr id="167" name="Freeform 162"/>
                          <wps:cNvSpPr>
                            <a:spLocks/>
                          </wps:cNvSpPr>
                          <wps:spPr bwMode="auto">
                            <a:xfrm>
                              <a:off x="1395" y="7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32 732"/>
                                <a:gd name="T3" fmla="*/ 732 h 945"/>
                                <a:gd name="T4" fmla="+- 0 1477 1395"/>
                                <a:gd name="T5" fmla="*/ T4 w 9082"/>
                                <a:gd name="T6" fmla="+- 0 732 732"/>
                                <a:gd name="T7" fmla="*/ 732 h 945"/>
                                <a:gd name="T8" fmla="+- 0 1419 1395"/>
                                <a:gd name="T9" fmla="*/ T8 w 9082"/>
                                <a:gd name="T10" fmla="+- 0 761 732"/>
                                <a:gd name="T11" fmla="*/ 761 h 945"/>
                                <a:gd name="T12" fmla="+- 0 1395 1395"/>
                                <a:gd name="T13" fmla="*/ T12 w 9082"/>
                                <a:gd name="T14" fmla="+- 0 822 732"/>
                                <a:gd name="T15" fmla="*/ 822 h 945"/>
                                <a:gd name="T16" fmla="+- 0 1395 1395"/>
                                <a:gd name="T17" fmla="*/ T16 w 9082"/>
                                <a:gd name="T18" fmla="+- 0 1595 732"/>
                                <a:gd name="T19" fmla="*/ 1595 h 945"/>
                                <a:gd name="T20" fmla="+- 0 1424 1395"/>
                                <a:gd name="T21" fmla="*/ T20 w 9082"/>
                                <a:gd name="T22" fmla="+- 0 1653 732"/>
                                <a:gd name="T23" fmla="*/ 1653 h 945"/>
                                <a:gd name="T24" fmla="+- 0 1485 1395"/>
                                <a:gd name="T25" fmla="*/ T24 w 9082"/>
                                <a:gd name="T26" fmla="+- 0 1677 732"/>
                                <a:gd name="T27" fmla="*/ 1677 h 945"/>
                                <a:gd name="T28" fmla="+- 0 10418 1395"/>
                                <a:gd name="T29" fmla="*/ T28 w 9082"/>
                                <a:gd name="T30" fmla="+- 0 1676 732"/>
                                <a:gd name="T31" fmla="*/ 1676 h 945"/>
                                <a:gd name="T32" fmla="+- 0 10440 1395"/>
                                <a:gd name="T33" fmla="*/ T32 w 9082"/>
                                <a:gd name="T34" fmla="+- 0 1672 732"/>
                                <a:gd name="T35" fmla="*/ 1672 h 945"/>
                                <a:gd name="T36" fmla="+- 0 10460 1395"/>
                                <a:gd name="T37" fmla="*/ T36 w 9082"/>
                                <a:gd name="T38" fmla="+- 0 1662 732"/>
                                <a:gd name="T39" fmla="*/ 1662 h 945"/>
                                <a:gd name="T40" fmla="+- 0 10476 1395"/>
                                <a:gd name="T41" fmla="*/ T40 w 9082"/>
                                <a:gd name="T42" fmla="+- 0 1648 732"/>
                                <a:gd name="T43" fmla="*/ 1648 h 945"/>
                                <a:gd name="T44" fmla="+- 0 10477 1395"/>
                                <a:gd name="T45" fmla="*/ T44 w 9082"/>
                                <a:gd name="T46" fmla="+- 0 1647 732"/>
                                <a:gd name="T47" fmla="*/ 1647 h 945"/>
                                <a:gd name="T48" fmla="+- 0 1479 1395"/>
                                <a:gd name="T49" fmla="*/ T48 w 9082"/>
                                <a:gd name="T50" fmla="+- 0 1647 732"/>
                                <a:gd name="T51" fmla="*/ 1647 h 945"/>
                                <a:gd name="T52" fmla="+- 0 1458 1395"/>
                                <a:gd name="T53" fmla="*/ T52 w 9082"/>
                                <a:gd name="T54" fmla="+- 0 1640 732"/>
                                <a:gd name="T55" fmla="*/ 1640 h 945"/>
                                <a:gd name="T56" fmla="+- 0 1441 1395"/>
                                <a:gd name="T57" fmla="*/ T56 w 9082"/>
                                <a:gd name="T58" fmla="+- 0 1627 732"/>
                                <a:gd name="T59" fmla="*/ 1627 h 945"/>
                                <a:gd name="T60" fmla="+- 0 1429 1395"/>
                                <a:gd name="T61" fmla="*/ T60 w 9082"/>
                                <a:gd name="T62" fmla="+- 0 1609 732"/>
                                <a:gd name="T63" fmla="*/ 1609 h 945"/>
                                <a:gd name="T64" fmla="+- 0 1425 1395"/>
                                <a:gd name="T65" fmla="*/ T64 w 9082"/>
                                <a:gd name="T66" fmla="+- 0 1587 732"/>
                                <a:gd name="T67" fmla="*/ 1587 h 945"/>
                                <a:gd name="T68" fmla="+- 0 1425 1395"/>
                                <a:gd name="T69" fmla="*/ T68 w 9082"/>
                                <a:gd name="T70" fmla="+- 0 816 732"/>
                                <a:gd name="T71" fmla="*/ 816 h 945"/>
                                <a:gd name="T72" fmla="+- 0 1431 1395"/>
                                <a:gd name="T73" fmla="*/ T72 w 9082"/>
                                <a:gd name="T74" fmla="+- 0 795 732"/>
                                <a:gd name="T75" fmla="*/ 795 h 945"/>
                                <a:gd name="T76" fmla="+- 0 1444 1395"/>
                                <a:gd name="T77" fmla="*/ T76 w 9082"/>
                                <a:gd name="T78" fmla="+- 0 778 732"/>
                                <a:gd name="T79" fmla="*/ 778 h 945"/>
                                <a:gd name="T80" fmla="+- 0 1463 1395"/>
                                <a:gd name="T81" fmla="*/ T80 w 9082"/>
                                <a:gd name="T82" fmla="+- 0 766 732"/>
                                <a:gd name="T83" fmla="*/ 766 h 945"/>
                                <a:gd name="T84" fmla="+- 0 1485 1395"/>
                                <a:gd name="T85" fmla="*/ T84 w 9082"/>
                                <a:gd name="T86" fmla="+- 0 762 732"/>
                                <a:gd name="T87" fmla="*/ 762 h 945"/>
                                <a:gd name="T88" fmla="+- 0 10476 1395"/>
                                <a:gd name="T89" fmla="*/ T88 w 9082"/>
                                <a:gd name="T90" fmla="+- 0 762 732"/>
                                <a:gd name="T91" fmla="*/ 762 h 945"/>
                                <a:gd name="T92" fmla="+- 0 10471 1395"/>
                                <a:gd name="T93" fmla="*/ T92 w 9082"/>
                                <a:gd name="T94" fmla="+- 0 755 732"/>
                                <a:gd name="T95" fmla="*/ 755 h 945"/>
                                <a:gd name="T96" fmla="+- 0 10453 1395"/>
                                <a:gd name="T97" fmla="*/ T96 w 9082"/>
                                <a:gd name="T98" fmla="+- 0 743 732"/>
                                <a:gd name="T99" fmla="*/ 743 h 945"/>
                                <a:gd name="T100" fmla="+- 0 10433 1395"/>
                                <a:gd name="T101" fmla="*/ T100 w 9082"/>
                                <a:gd name="T102" fmla="+- 0 735 732"/>
                                <a:gd name="T103" fmla="*/ 735 h 945"/>
                                <a:gd name="T104" fmla="+- 0 10410 1395"/>
                                <a:gd name="T105" fmla="*/ T104 w 9082"/>
                                <a:gd name="T106" fmla="+- 0 732 732"/>
                                <a:gd name="T107" fmla="*/ 7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159"/>
                        <wpg:cNvGrpSpPr>
                          <a:grpSpLocks/>
                        </wpg:cNvGrpSpPr>
                        <wpg:grpSpPr bwMode="auto">
                          <a:xfrm>
                            <a:off x="1485" y="762"/>
                            <a:ext cx="9015" cy="885"/>
                            <a:chOff x="1485" y="762"/>
                            <a:chExt cx="9015" cy="885"/>
                          </a:xfrm>
                        </wpg:grpSpPr>
                        <wps:wsp>
                          <wps:cNvPr id="169" name="Freeform 160"/>
                          <wps:cNvSpPr>
                            <a:spLocks/>
                          </wps:cNvSpPr>
                          <wps:spPr bwMode="auto">
                            <a:xfrm>
                              <a:off x="1485" y="7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62 762"/>
                                <a:gd name="T3" fmla="*/ 762 h 885"/>
                                <a:gd name="T4" fmla="+- 0 1485 1485"/>
                                <a:gd name="T5" fmla="*/ T4 w 9015"/>
                                <a:gd name="T6" fmla="+- 0 762 762"/>
                                <a:gd name="T7" fmla="*/ 762 h 885"/>
                                <a:gd name="T8" fmla="+- 0 10416 1485"/>
                                <a:gd name="T9" fmla="*/ T8 w 9015"/>
                                <a:gd name="T10" fmla="+- 0 762 762"/>
                                <a:gd name="T11" fmla="*/ 762 h 885"/>
                                <a:gd name="T12" fmla="+- 0 10437 1485"/>
                                <a:gd name="T13" fmla="*/ T12 w 9015"/>
                                <a:gd name="T14" fmla="+- 0 768 762"/>
                                <a:gd name="T15" fmla="*/ 768 h 885"/>
                                <a:gd name="T16" fmla="+- 0 10454 1485"/>
                                <a:gd name="T17" fmla="*/ T16 w 9015"/>
                                <a:gd name="T18" fmla="+- 0 781 762"/>
                                <a:gd name="T19" fmla="*/ 781 h 885"/>
                                <a:gd name="T20" fmla="+- 0 10466 1485"/>
                                <a:gd name="T21" fmla="*/ T20 w 9015"/>
                                <a:gd name="T22" fmla="+- 0 800 762"/>
                                <a:gd name="T23" fmla="*/ 800 h 885"/>
                                <a:gd name="T24" fmla="+- 0 10470 1485"/>
                                <a:gd name="T25" fmla="*/ T24 w 9015"/>
                                <a:gd name="T26" fmla="+- 0 822 762"/>
                                <a:gd name="T27" fmla="*/ 822 h 885"/>
                                <a:gd name="T28" fmla="+- 0 10470 1485"/>
                                <a:gd name="T29" fmla="*/ T28 w 9015"/>
                                <a:gd name="T30" fmla="+- 0 1592 762"/>
                                <a:gd name="T31" fmla="*/ 1592 h 885"/>
                                <a:gd name="T32" fmla="+- 0 10464 1485"/>
                                <a:gd name="T33" fmla="*/ T32 w 9015"/>
                                <a:gd name="T34" fmla="+- 0 1614 762"/>
                                <a:gd name="T35" fmla="*/ 1614 h 885"/>
                                <a:gd name="T36" fmla="+- 0 10451 1485"/>
                                <a:gd name="T37" fmla="*/ T36 w 9015"/>
                                <a:gd name="T38" fmla="+- 0 1631 762"/>
                                <a:gd name="T39" fmla="*/ 1631 h 885"/>
                                <a:gd name="T40" fmla="+- 0 10432 1485"/>
                                <a:gd name="T41" fmla="*/ T40 w 9015"/>
                                <a:gd name="T42" fmla="+- 0 1643 762"/>
                                <a:gd name="T43" fmla="*/ 1643 h 885"/>
                                <a:gd name="T44" fmla="+- 0 10410 1485"/>
                                <a:gd name="T45" fmla="*/ T44 w 9015"/>
                                <a:gd name="T46" fmla="+- 0 1647 762"/>
                                <a:gd name="T47" fmla="*/ 1647 h 885"/>
                                <a:gd name="T48" fmla="+- 0 10477 1485"/>
                                <a:gd name="T49" fmla="*/ T48 w 9015"/>
                                <a:gd name="T50" fmla="+- 0 1647 762"/>
                                <a:gd name="T51" fmla="*/ 1647 h 885"/>
                                <a:gd name="T52" fmla="+- 0 10489 1485"/>
                                <a:gd name="T53" fmla="*/ T52 w 9015"/>
                                <a:gd name="T54" fmla="+- 0 1630 762"/>
                                <a:gd name="T55" fmla="*/ 1630 h 885"/>
                                <a:gd name="T56" fmla="+- 0 10497 1485"/>
                                <a:gd name="T57" fmla="*/ T56 w 9015"/>
                                <a:gd name="T58" fmla="+- 0 1609 762"/>
                                <a:gd name="T59" fmla="*/ 1609 h 885"/>
                                <a:gd name="T60" fmla="+- 0 10500 1485"/>
                                <a:gd name="T61" fmla="*/ T60 w 9015"/>
                                <a:gd name="T62" fmla="+- 0 1587 762"/>
                                <a:gd name="T63" fmla="*/ 1587 h 885"/>
                                <a:gd name="T64" fmla="+- 0 10500 1485"/>
                                <a:gd name="T65" fmla="*/ T64 w 9015"/>
                                <a:gd name="T66" fmla="+- 0 813 762"/>
                                <a:gd name="T67" fmla="*/ 813 h 885"/>
                                <a:gd name="T68" fmla="+- 0 10495 1485"/>
                                <a:gd name="T69" fmla="*/ T68 w 9015"/>
                                <a:gd name="T70" fmla="+- 0 791 762"/>
                                <a:gd name="T71" fmla="*/ 791 h 885"/>
                                <a:gd name="T72" fmla="+- 0 10485 1485"/>
                                <a:gd name="T73" fmla="*/ T72 w 9015"/>
                                <a:gd name="T74" fmla="+- 0 772 762"/>
                                <a:gd name="T75" fmla="*/ 772 h 885"/>
                                <a:gd name="T76" fmla="+- 0 10476 1485"/>
                                <a:gd name="T77" fmla="*/ T76 w 9015"/>
                                <a:gd name="T78" fmla="+- 0 762 762"/>
                                <a:gd name="T79" fmla="*/ 7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6549C" id="Group 158" o:spid="_x0000_s1026" style="position:absolute;margin-left:69.4pt;margin-top:36.2pt;width:456pt;height:48pt;z-index:-1437;mso-position-horizontal-relative:page" coordorigin="1388,7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">
                <v:shape id="Picture 163" o:spid="_x0000_s1027" type="#_x0000_t75" style="position:absolute;left:1395;top:7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">
                  <v:imagedata r:id="rId14" o:title=""/>
                </v:shape>
                <v:group id="Group 161" o:spid="_x0000_s1028" style="position:absolute;left:1395;top:732;width:9082;height:945" coordorigin="1395,732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reeform 162" o:spid="_x0000_s1029" style="position:absolute;left:1395;top:732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732;82,732;24,761;0,822;0,1595;29,1653;90,1677;9023,1676;9045,1672;9065,1662;9081,1648;9082,1647;84,1647;63,1640;46,1627;34,1609;30,1587;30,816;36,795;49,778;68,766;90,762;9081,762;9076,755;9058,743;9038,735;9015,732" o:connectangles="0,0,0,0,0,0,0,0,0,0,0,0,0,0,0,0,0,0,0,0,0,0,0,0,0,0,0"/>
                  </v:shape>
                </v:group>
                <v:group id="Group 159" o:spid="_x0000_s1030" style="position:absolute;left:1485;top:762;width:9015;height:885" coordorigin="1485,762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reeform 160" o:spid="_x0000_s1031" style="position:absolute;left:1485;top:762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" path="m8991,l,,8931,r21,6l8969,19r12,19l8985,60r,770l8979,852r-13,17l8947,881r-22,4l8992,885r12,-17l9012,847r3,-22l9015,51r-5,-22l9000,10,8991,e" fillcolor="#1ab654" stroked="f">
                    <v:path arrowok="t" o:connecttype="custom" o:connectlocs="8991,762;0,762;8931,762;8952,768;8969,781;8981,800;8985,822;8985,1592;8979,1614;8966,1631;8947,1643;8925,1647;8992,1647;9004,1630;9012,1609;9015,1587;9015,813;9010,791;9000,772;8991,7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curr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proofErr w:type="spellStart"/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proofErr w:type="spellEnd"/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74C2C6C5" w14:textId="77777777" w:rsidR="00A33812" w:rsidRDefault="00A33812">
      <w:pPr>
        <w:spacing w:before="8" w:after="0" w:line="140" w:lineRule="exact"/>
        <w:rPr>
          <w:sz w:val="14"/>
          <w:szCs w:val="14"/>
        </w:rPr>
      </w:pPr>
    </w:p>
    <w:p w14:paraId="6F506023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79850032" w14:textId="77777777"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nc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,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h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7E656423" w14:textId="77777777" w:rsidR="00A33812" w:rsidRDefault="00A33812">
      <w:pPr>
        <w:spacing w:before="5" w:after="0" w:line="170" w:lineRule="exact"/>
        <w:rPr>
          <w:sz w:val="17"/>
          <w:szCs w:val="17"/>
        </w:rPr>
      </w:pPr>
    </w:p>
    <w:p w14:paraId="12BF9B2A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5BB044E4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144FC63B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4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 ch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1"/>
          <w:position w:val="1"/>
        </w:rPr>
        <w:t>f</w:t>
      </w:r>
      <w:proofErr w:type="spellEnd"/>
      <w:r>
        <w:rPr>
          <w:rFonts w:ascii="Open Sans" w:eastAsia="Open Sans" w:hAnsi="Open Sans" w:cs="Open Sans"/>
          <w:position w:val="1"/>
        </w:rPr>
        <w:t>-</w:t>
      </w:r>
    </w:p>
    <w:p w14:paraId="53749262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proofErr w:type="spellEnd"/>
      <w:r>
        <w:rPr>
          <w:rFonts w:ascii="Open Sans" w:eastAsia="Open Sans" w:hAnsi="Open Sans" w:cs="Open Sans"/>
        </w:rPr>
        <w:t>.</w:t>
      </w:r>
    </w:p>
    <w:p w14:paraId="3A20A859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11E723A5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6B4F2517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564ECD61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</w:p>
    <w:p w14:paraId="2829DCFA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2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3"/>
        </w:rPr>
        <w:t>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a 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g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nt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G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tt</w:t>
      </w:r>
      <w:r>
        <w:rPr>
          <w:rFonts w:ascii="Open Sans" w:eastAsia="Open Sans" w:hAnsi="Open Sans" w:cs="Open Sans"/>
          <w:color w:val="000000"/>
        </w:rPr>
        <w:t>:</w:t>
      </w:r>
    </w:p>
    <w:p w14:paraId="690F3B62" w14:textId="77777777" w:rsidR="00A33812" w:rsidRDefault="00A33812">
      <w:pPr>
        <w:spacing w:after="0"/>
        <w:sectPr w:rsidR="00A33812">
          <w:pgSz w:w="11920" w:h="16840"/>
          <w:pgMar w:top="1560" w:right="1320" w:bottom="280" w:left="1280" w:header="720" w:footer="720" w:gutter="0"/>
          <w:cols w:space="720"/>
        </w:sectPr>
      </w:pPr>
    </w:p>
    <w:p w14:paraId="08661345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4EFDEA6C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49F07AE" wp14:editId="53F66A6A">
            <wp:extent cx="546735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1F73" w14:textId="77777777" w:rsidR="00A33812" w:rsidRDefault="00A33812">
      <w:pPr>
        <w:spacing w:before="1" w:after="0" w:line="170" w:lineRule="exact"/>
        <w:rPr>
          <w:sz w:val="17"/>
          <w:szCs w:val="17"/>
        </w:rPr>
      </w:pPr>
    </w:p>
    <w:p w14:paraId="581E8665" w14:textId="77777777" w:rsidR="00A33812" w:rsidRDefault="000F0C67">
      <w:pPr>
        <w:spacing w:after="0" w:line="297" w:lineRule="exact"/>
        <w:ind w:left="715" w:right="572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-</w:t>
      </w:r>
    </w:p>
    <w:p w14:paraId="2616C834" w14:textId="77777777" w:rsidR="00A33812" w:rsidRDefault="000F0C67">
      <w:pPr>
        <w:spacing w:after="0" w:line="240" w:lineRule="auto"/>
        <w:ind w:left="715" w:right="207"/>
        <w:jc w:val="both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proofErr w:type="spell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proofErr w:type="spellStart"/>
      <w:r>
        <w:rPr>
          <w:rFonts w:ascii="Open Sans" w:eastAsia="Open Sans" w:hAnsi="Open Sans" w:cs="Open Sans"/>
        </w:rPr>
        <w:t>pre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proofErr w:type="spellEnd"/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</w:t>
      </w:r>
      <w:proofErr w:type="spellEnd"/>
      <w:r>
        <w:rPr>
          <w:rFonts w:ascii="Open Sans" w:eastAsia="Open Sans" w:hAnsi="Open Sans" w:cs="Open Sans"/>
        </w:rPr>
        <w:t xml:space="preserve">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30B41DD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1EAA65B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us </w:t>
      </w:r>
      <w:proofErr w:type="gramStart"/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ne</w:t>
      </w:r>
      <w:proofErr w:type="gramEnd"/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14:paraId="51FCE08D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6D3F65D9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F5D33EF" wp14:editId="259E1FFB">
            <wp:extent cx="542925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33DD" w14:textId="77777777" w:rsidR="00A33812" w:rsidRDefault="00A33812">
      <w:pPr>
        <w:spacing w:before="7" w:after="0" w:line="180" w:lineRule="exact"/>
        <w:rPr>
          <w:sz w:val="18"/>
          <w:szCs w:val="18"/>
        </w:rPr>
      </w:pPr>
    </w:p>
    <w:p w14:paraId="2B596CD8" w14:textId="77777777" w:rsidR="00A33812" w:rsidRDefault="000F0C67">
      <w:pPr>
        <w:spacing w:after="0" w:line="240" w:lineRule="auto"/>
        <w:ind w:left="715" w:right="4559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ins w:id="0" w:author="Meital Waltman" w:date="2016-09-27T11:10:00Z">
        <w:r w:rsidR="00BA744E">
          <w:rPr>
            <w:rFonts w:ascii="Open Sans" w:eastAsia="Open Sans" w:hAnsi="Open Sans" w:cs="Open Sans"/>
            <w:spacing w:val="-5"/>
          </w:rPr>
          <w:t>r</w:t>
        </w:r>
      </w:ins>
      <w:del w:id="1" w:author="Meital Waltman" w:date="2016-09-27T11:10:00Z">
        <w:r w:rsidDel="00BA744E">
          <w:rPr>
            <w:rFonts w:ascii="Open Sans" w:eastAsia="Open Sans" w:hAnsi="Open Sans" w:cs="Open Sans"/>
            <w:spacing w:val="-5"/>
          </w:rPr>
          <w:delText>v</w:delText>
        </w:r>
      </w:del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</w:p>
    <w:p w14:paraId="20B15FDB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4FB70FAD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14:paraId="3CE145C0" w14:textId="77777777" w:rsidR="00A33812" w:rsidRDefault="00A33812">
      <w:pPr>
        <w:spacing w:before="5" w:after="0" w:line="220" w:lineRule="exact"/>
      </w:pPr>
    </w:p>
    <w:p w14:paraId="293DB1C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</w:p>
    <w:p w14:paraId="3EDA6075" w14:textId="77777777" w:rsidR="00A33812" w:rsidRDefault="000F0C67">
      <w:pPr>
        <w:spacing w:before="87" w:after="0" w:line="240" w:lineRule="auto"/>
        <w:ind w:left="115" w:right="65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 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</w:p>
    <w:p w14:paraId="5AB34CAF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2B91A9CC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gn</w:t>
      </w:r>
      <w:r>
        <w:rPr>
          <w:rFonts w:ascii="Open Sans" w:eastAsia="Open Sans" w:hAnsi="Open Sans" w:cs="Open Sans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0E2BB0E2" w14:textId="77777777" w:rsidR="00A33812" w:rsidRDefault="000F0C67">
      <w:pPr>
        <w:spacing w:before="93" w:after="0" w:line="240" w:lineRule="auto"/>
        <w:ind w:left="715" w:right="511" w:hanging="270"/>
        <w:rPr>
          <w:rFonts w:ascii="Open Sans" w:eastAsia="Open Sans" w:hAnsi="Open Sans" w:cs="Open Sans"/>
        </w:rPr>
      </w:pPr>
      <w:r>
        <w:rPr>
          <w:rFonts w:ascii="OpenSymbol" w:eastAsia="OpenSymbol" w:hAnsi="OpenSymbol" w:cs="OpenSymbol"/>
          <w:spacing w:val="2"/>
          <w:sz w:val="28"/>
          <w:szCs w:val="28"/>
        </w:rPr>
        <w:t>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2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5"/>
        </w:rPr>
        <w:t>il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gn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k</w:t>
      </w:r>
      <w:r>
        <w:rPr>
          <w:rFonts w:ascii="Open Sans" w:eastAsia="Open Sans" w:hAnsi="Open Sans" w:cs="Open Sans"/>
          <w:color w:val="000000"/>
        </w:rPr>
        <w:t>:</w:t>
      </w:r>
    </w:p>
    <w:p w14:paraId="3D2D834D" w14:textId="77777777"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14:paraId="1612F977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70F9118F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E3DB6F3" wp14:editId="60A06F27">
            <wp:extent cx="1552575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9828" w14:textId="77777777" w:rsidR="00A33812" w:rsidRDefault="00A33812">
      <w:pPr>
        <w:spacing w:before="8" w:after="0" w:line="220" w:lineRule="exact"/>
      </w:pPr>
    </w:p>
    <w:p w14:paraId="5690FE16" w14:textId="77777777" w:rsidR="00A33812" w:rsidRDefault="000F0C67">
      <w:pPr>
        <w:spacing w:after="0" w:line="325" w:lineRule="exact"/>
        <w:ind w:left="77" w:right="3409"/>
        <w:jc w:val="center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position w:val="1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ss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gn</w:t>
      </w:r>
      <w:r>
        <w:rPr>
          <w:rFonts w:ascii="Open Sans" w:eastAsia="Open Sans" w:hAnsi="Open Sans" w:cs="Open Sans"/>
          <w:b/>
          <w:bCs/>
          <w:color w:val="000000"/>
          <w:spacing w:val="16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:</w:t>
      </w:r>
    </w:p>
    <w:p w14:paraId="13707DBE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5D949D24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295D53FB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C6B9F38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s:</w:t>
      </w:r>
    </w:p>
    <w:p w14:paraId="47C81BC8" w14:textId="77777777"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14:paraId="62DEABFC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1378C4B5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5D51412" wp14:editId="5A6FB567">
            <wp:extent cx="752475" cy="440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0549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101A7779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14:paraId="6266080A" w14:textId="77777777" w:rsidR="00A33812" w:rsidRDefault="00A33812">
      <w:pPr>
        <w:spacing w:before="5" w:after="0" w:line="220" w:lineRule="exact"/>
      </w:pPr>
    </w:p>
    <w:p w14:paraId="7F4F527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1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</w:p>
    <w:p w14:paraId="211C1346" w14:textId="77777777" w:rsidR="00A33812" w:rsidRDefault="000F0C67">
      <w:pPr>
        <w:spacing w:before="87" w:after="0" w:line="240" w:lineRule="auto"/>
        <w:ind w:left="115" w:right="27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 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ng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4D1C2F22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4D4908DD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A8F1979" wp14:editId="2ED0DD66">
            <wp:extent cx="5791200" cy="208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D424" w14:textId="77777777" w:rsidR="00A33812" w:rsidRDefault="00A33812">
      <w:pPr>
        <w:spacing w:before="5" w:after="0" w:line="160" w:lineRule="exact"/>
        <w:rPr>
          <w:sz w:val="16"/>
          <w:szCs w:val="16"/>
        </w:rPr>
      </w:pPr>
    </w:p>
    <w:p w14:paraId="5D0811FD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up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19A6F77F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35717BC9" w14:textId="77777777" w:rsidR="00A33812" w:rsidRDefault="000F0C67">
      <w:pPr>
        <w:spacing w:before="97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lastRenderedPageBreak/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5DA68DC8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599A2199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0907D2A9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0C295C56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 xml:space="preserve">ck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29C818E6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C6FF83B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6E92F6FA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719C54A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DCA4C80" wp14:editId="74E5980C">
            <wp:extent cx="5457825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7416" w14:textId="77777777" w:rsidR="00A33812" w:rsidRDefault="00A33812">
      <w:pPr>
        <w:spacing w:before="4" w:after="0" w:line="160" w:lineRule="exact"/>
        <w:rPr>
          <w:sz w:val="16"/>
          <w:szCs w:val="16"/>
        </w:rPr>
      </w:pPr>
    </w:p>
    <w:p w14:paraId="231C3F6B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0DB9B408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83C4750" w14:textId="77777777" w:rsidR="00A33812" w:rsidRDefault="000F0C67">
      <w:pPr>
        <w:spacing w:after="0" w:line="240" w:lineRule="auto"/>
        <w:ind w:left="715" w:right="11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2B888894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FEC584E" w14:textId="77777777" w:rsidR="00A33812" w:rsidRDefault="000F0C67">
      <w:pPr>
        <w:spacing w:after="0" w:line="282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4" behindDoc="1" locked="0" layoutInCell="1" allowOverlap="1" wp14:anchorId="2707047D" wp14:editId="5343FA43">
                <wp:simplePos x="0" y="0"/>
                <wp:positionH relativeFrom="page">
                  <wp:posOffset>883285</wp:posOffset>
                </wp:positionH>
                <wp:positionV relativeFrom="paragraph">
                  <wp:posOffset>271780</wp:posOffset>
                </wp:positionV>
                <wp:extent cx="5786755" cy="605155"/>
                <wp:effectExtent l="0" t="5080" r="0" b="0"/>
                <wp:wrapNone/>
                <wp:docPr id="15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605155"/>
                          <a:chOff x="1391" y="428"/>
                          <a:chExt cx="9113" cy="953"/>
                        </a:xfrm>
                      </wpg:grpSpPr>
                      <pic:pic xmlns:pic="http://schemas.openxmlformats.org/drawingml/2006/picture">
                        <pic:nvPicPr>
                          <pic:cNvPr id="159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0" name="Group 149"/>
                        <wpg:cNvGrpSpPr>
                          <a:grpSpLocks/>
                        </wpg:cNvGrpSpPr>
                        <wpg:grpSpPr bwMode="auto">
                          <a:xfrm>
                            <a:off x="1395" y="432"/>
                            <a:ext cx="9082" cy="945"/>
                            <a:chOff x="1395" y="432"/>
                            <a:chExt cx="9082" cy="945"/>
                          </a:xfrm>
                        </wpg:grpSpPr>
                        <wps:wsp>
                          <wps:cNvPr id="161" name="Freeform 150"/>
                          <wps:cNvSpPr>
                            <a:spLocks/>
                          </wps:cNvSpPr>
                          <wps:spPr bwMode="auto">
                            <a:xfrm>
                              <a:off x="1395" y="4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32 432"/>
                                <a:gd name="T3" fmla="*/ 432 h 945"/>
                                <a:gd name="T4" fmla="+- 0 1477 1395"/>
                                <a:gd name="T5" fmla="*/ T4 w 9082"/>
                                <a:gd name="T6" fmla="+- 0 432 432"/>
                                <a:gd name="T7" fmla="*/ 432 h 945"/>
                                <a:gd name="T8" fmla="+- 0 1419 1395"/>
                                <a:gd name="T9" fmla="*/ T8 w 9082"/>
                                <a:gd name="T10" fmla="+- 0 461 432"/>
                                <a:gd name="T11" fmla="*/ 461 h 945"/>
                                <a:gd name="T12" fmla="+- 0 1395 1395"/>
                                <a:gd name="T13" fmla="*/ T12 w 9082"/>
                                <a:gd name="T14" fmla="+- 0 522 432"/>
                                <a:gd name="T15" fmla="*/ 522 h 945"/>
                                <a:gd name="T16" fmla="+- 0 1395 1395"/>
                                <a:gd name="T17" fmla="*/ T16 w 9082"/>
                                <a:gd name="T18" fmla="+- 0 1295 432"/>
                                <a:gd name="T19" fmla="*/ 1295 h 945"/>
                                <a:gd name="T20" fmla="+- 0 1424 1395"/>
                                <a:gd name="T21" fmla="*/ T20 w 9082"/>
                                <a:gd name="T22" fmla="+- 0 1353 432"/>
                                <a:gd name="T23" fmla="*/ 1353 h 945"/>
                                <a:gd name="T24" fmla="+- 0 1485 1395"/>
                                <a:gd name="T25" fmla="*/ T24 w 9082"/>
                                <a:gd name="T26" fmla="+- 0 1377 432"/>
                                <a:gd name="T27" fmla="*/ 1377 h 945"/>
                                <a:gd name="T28" fmla="+- 0 10418 1395"/>
                                <a:gd name="T29" fmla="*/ T28 w 9082"/>
                                <a:gd name="T30" fmla="+- 0 1376 432"/>
                                <a:gd name="T31" fmla="*/ 1376 h 945"/>
                                <a:gd name="T32" fmla="+- 0 10440 1395"/>
                                <a:gd name="T33" fmla="*/ T32 w 9082"/>
                                <a:gd name="T34" fmla="+- 0 1372 432"/>
                                <a:gd name="T35" fmla="*/ 1372 h 945"/>
                                <a:gd name="T36" fmla="+- 0 10460 1395"/>
                                <a:gd name="T37" fmla="*/ T36 w 9082"/>
                                <a:gd name="T38" fmla="+- 0 1362 432"/>
                                <a:gd name="T39" fmla="*/ 1362 h 945"/>
                                <a:gd name="T40" fmla="+- 0 10476 1395"/>
                                <a:gd name="T41" fmla="*/ T40 w 9082"/>
                                <a:gd name="T42" fmla="+- 0 1348 432"/>
                                <a:gd name="T43" fmla="*/ 1348 h 945"/>
                                <a:gd name="T44" fmla="+- 0 10477 1395"/>
                                <a:gd name="T45" fmla="*/ T44 w 9082"/>
                                <a:gd name="T46" fmla="+- 0 1347 432"/>
                                <a:gd name="T47" fmla="*/ 1347 h 945"/>
                                <a:gd name="T48" fmla="+- 0 1479 1395"/>
                                <a:gd name="T49" fmla="*/ T48 w 9082"/>
                                <a:gd name="T50" fmla="+- 0 1347 432"/>
                                <a:gd name="T51" fmla="*/ 1347 h 945"/>
                                <a:gd name="T52" fmla="+- 0 1458 1395"/>
                                <a:gd name="T53" fmla="*/ T52 w 9082"/>
                                <a:gd name="T54" fmla="+- 0 1340 432"/>
                                <a:gd name="T55" fmla="*/ 1340 h 945"/>
                                <a:gd name="T56" fmla="+- 0 1441 1395"/>
                                <a:gd name="T57" fmla="*/ T56 w 9082"/>
                                <a:gd name="T58" fmla="+- 0 1327 432"/>
                                <a:gd name="T59" fmla="*/ 1327 h 945"/>
                                <a:gd name="T60" fmla="+- 0 1429 1395"/>
                                <a:gd name="T61" fmla="*/ T60 w 9082"/>
                                <a:gd name="T62" fmla="+- 0 1309 432"/>
                                <a:gd name="T63" fmla="*/ 1309 h 945"/>
                                <a:gd name="T64" fmla="+- 0 1425 1395"/>
                                <a:gd name="T65" fmla="*/ T64 w 9082"/>
                                <a:gd name="T66" fmla="+- 0 1287 432"/>
                                <a:gd name="T67" fmla="*/ 1287 h 945"/>
                                <a:gd name="T68" fmla="+- 0 1425 1395"/>
                                <a:gd name="T69" fmla="*/ T68 w 9082"/>
                                <a:gd name="T70" fmla="+- 0 516 432"/>
                                <a:gd name="T71" fmla="*/ 516 h 945"/>
                                <a:gd name="T72" fmla="+- 0 1431 1395"/>
                                <a:gd name="T73" fmla="*/ T72 w 9082"/>
                                <a:gd name="T74" fmla="+- 0 495 432"/>
                                <a:gd name="T75" fmla="*/ 495 h 945"/>
                                <a:gd name="T76" fmla="+- 0 1444 1395"/>
                                <a:gd name="T77" fmla="*/ T76 w 9082"/>
                                <a:gd name="T78" fmla="+- 0 478 432"/>
                                <a:gd name="T79" fmla="*/ 478 h 945"/>
                                <a:gd name="T80" fmla="+- 0 1463 1395"/>
                                <a:gd name="T81" fmla="*/ T80 w 9082"/>
                                <a:gd name="T82" fmla="+- 0 466 432"/>
                                <a:gd name="T83" fmla="*/ 466 h 945"/>
                                <a:gd name="T84" fmla="+- 0 1485 1395"/>
                                <a:gd name="T85" fmla="*/ T84 w 9082"/>
                                <a:gd name="T86" fmla="+- 0 462 432"/>
                                <a:gd name="T87" fmla="*/ 462 h 945"/>
                                <a:gd name="T88" fmla="+- 0 10476 1395"/>
                                <a:gd name="T89" fmla="*/ T88 w 9082"/>
                                <a:gd name="T90" fmla="+- 0 462 432"/>
                                <a:gd name="T91" fmla="*/ 462 h 945"/>
                                <a:gd name="T92" fmla="+- 0 10471 1395"/>
                                <a:gd name="T93" fmla="*/ T92 w 9082"/>
                                <a:gd name="T94" fmla="+- 0 455 432"/>
                                <a:gd name="T95" fmla="*/ 455 h 945"/>
                                <a:gd name="T96" fmla="+- 0 10453 1395"/>
                                <a:gd name="T97" fmla="*/ T96 w 9082"/>
                                <a:gd name="T98" fmla="+- 0 443 432"/>
                                <a:gd name="T99" fmla="*/ 443 h 945"/>
                                <a:gd name="T100" fmla="+- 0 10433 1395"/>
                                <a:gd name="T101" fmla="*/ T100 w 9082"/>
                                <a:gd name="T102" fmla="+- 0 435 432"/>
                                <a:gd name="T103" fmla="*/ 435 h 945"/>
                                <a:gd name="T104" fmla="+- 0 10410 1395"/>
                                <a:gd name="T105" fmla="*/ T104 w 9082"/>
                                <a:gd name="T106" fmla="+- 0 432 432"/>
                                <a:gd name="T107" fmla="*/ 4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147"/>
                        <wpg:cNvGrpSpPr>
                          <a:grpSpLocks/>
                        </wpg:cNvGrpSpPr>
                        <wpg:grpSpPr bwMode="auto">
                          <a:xfrm>
                            <a:off x="1485" y="462"/>
                            <a:ext cx="9015" cy="885"/>
                            <a:chOff x="1485" y="462"/>
                            <a:chExt cx="9015" cy="885"/>
                          </a:xfrm>
                        </wpg:grpSpPr>
                        <wps:wsp>
                          <wps:cNvPr id="163" name="Freeform 148"/>
                          <wps:cNvSpPr>
                            <a:spLocks/>
                          </wps:cNvSpPr>
                          <wps:spPr bwMode="auto">
                            <a:xfrm>
                              <a:off x="1485" y="4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62 462"/>
                                <a:gd name="T3" fmla="*/ 462 h 885"/>
                                <a:gd name="T4" fmla="+- 0 1485 1485"/>
                                <a:gd name="T5" fmla="*/ T4 w 9015"/>
                                <a:gd name="T6" fmla="+- 0 462 462"/>
                                <a:gd name="T7" fmla="*/ 462 h 885"/>
                                <a:gd name="T8" fmla="+- 0 10416 1485"/>
                                <a:gd name="T9" fmla="*/ T8 w 9015"/>
                                <a:gd name="T10" fmla="+- 0 462 462"/>
                                <a:gd name="T11" fmla="*/ 462 h 885"/>
                                <a:gd name="T12" fmla="+- 0 10437 1485"/>
                                <a:gd name="T13" fmla="*/ T12 w 9015"/>
                                <a:gd name="T14" fmla="+- 0 468 462"/>
                                <a:gd name="T15" fmla="*/ 468 h 885"/>
                                <a:gd name="T16" fmla="+- 0 10454 1485"/>
                                <a:gd name="T17" fmla="*/ T16 w 9015"/>
                                <a:gd name="T18" fmla="+- 0 481 462"/>
                                <a:gd name="T19" fmla="*/ 481 h 885"/>
                                <a:gd name="T20" fmla="+- 0 10466 1485"/>
                                <a:gd name="T21" fmla="*/ T20 w 9015"/>
                                <a:gd name="T22" fmla="+- 0 500 462"/>
                                <a:gd name="T23" fmla="*/ 500 h 885"/>
                                <a:gd name="T24" fmla="+- 0 10470 1485"/>
                                <a:gd name="T25" fmla="*/ T24 w 9015"/>
                                <a:gd name="T26" fmla="+- 0 522 462"/>
                                <a:gd name="T27" fmla="*/ 522 h 885"/>
                                <a:gd name="T28" fmla="+- 0 10470 1485"/>
                                <a:gd name="T29" fmla="*/ T28 w 9015"/>
                                <a:gd name="T30" fmla="+- 0 1292 462"/>
                                <a:gd name="T31" fmla="*/ 1292 h 885"/>
                                <a:gd name="T32" fmla="+- 0 10464 1485"/>
                                <a:gd name="T33" fmla="*/ T32 w 9015"/>
                                <a:gd name="T34" fmla="+- 0 1314 462"/>
                                <a:gd name="T35" fmla="*/ 1314 h 885"/>
                                <a:gd name="T36" fmla="+- 0 10451 1485"/>
                                <a:gd name="T37" fmla="*/ T36 w 9015"/>
                                <a:gd name="T38" fmla="+- 0 1331 462"/>
                                <a:gd name="T39" fmla="*/ 1331 h 885"/>
                                <a:gd name="T40" fmla="+- 0 10432 1485"/>
                                <a:gd name="T41" fmla="*/ T40 w 9015"/>
                                <a:gd name="T42" fmla="+- 0 1343 462"/>
                                <a:gd name="T43" fmla="*/ 1343 h 885"/>
                                <a:gd name="T44" fmla="+- 0 10410 1485"/>
                                <a:gd name="T45" fmla="*/ T44 w 9015"/>
                                <a:gd name="T46" fmla="+- 0 1347 462"/>
                                <a:gd name="T47" fmla="*/ 1347 h 885"/>
                                <a:gd name="T48" fmla="+- 0 10477 1485"/>
                                <a:gd name="T49" fmla="*/ T48 w 9015"/>
                                <a:gd name="T50" fmla="+- 0 1347 462"/>
                                <a:gd name="T51" fmla="*/ 1347 h 885"/>
                                <a:gd name="T52" fmla="+- 0 10489 1485"/>
                                <a:gd name="T53" fmla="*/ T52 w 9015"/>
                                <a:gd name="T54" fmla="+- 0 1330 462"/>
                                <a:gd name="T55" fmla="*/ 1330 h 885"/>
                                <a:gd name="T56" fmla="+- 0 10497 1485"/>
                                <a:gd name="T57" fmla="*/ T56 w 9015"/>
                                <a:gd name="T58" fmla="+- 0 1309 462"/>
                                <a:gd name="T59" fmla="*/ 1309 h 885"/>
                                <a:gd name="T60" fmla="+- 0 10500 1485"/>
                                <a:gd name="T61" fmla="*/ T60 w 9015"/>
                                <a:gd name="T62" fmla="+- 0 1287 462"/>
                                <a:gd name="T63" fmla="*/ 1287 h 885"/>
                                <a:gd name="T64" fmla="+- 0 10500 1485"/>
                                <a:gd name="T65" fmla="*/ T64 w 9015"/>
                                <a:gd name="T66" fmla="+- 0 513 462"/>
                                <a:gd name="T67" fmla="*/ 513 h 885"/>
                                <a:gd name="T68" fmla="+- 0 10495 1485"/>
                                <a:gd name="T69" fmla="*/ T68 w 9015"/>
                                <a:gd name="T70" fmla="+- 0 491 462"/>
                                <a:gd name="T71" fmla="*/ 491 h 885"/>
                                <a:gd name="T72" fmla="+- 0 10485 1485"/>
                                <a:gd name="T73" fmla="*/ T72 w 9015"/>
                                <a:gd name="T74" fmla="+- 0 472 462"/>
                                <a:gd name="T75" fmla="*/ 472 h 885"/>
                                <a:gd name="T76" fmla="+- 0 10476 1485"/>
                                <a:gd name="T77" fmla="*/ T76 w 9015"/>
                                <a:gd name="T78" fmla="+- 0 462 462"/>
                                <a:gd name="T79" fmla="*/ 4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C9B4F" id="Group 146" o:spid="_x0000_s1026" style="position:absolute;margin-left:69.55pt;margin-top:21.4pt;width:455.65pt;height:47.65pt;z-index:-1436;mso-position-horizontal-relative:page" coordorigin="1391,428" coordsize="9113,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">
                <v:shape id="Picture 151" o:spid="_x0000_s1027" type="#_x0000_t75" style="position:absolute;left:1395;top:4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">
                  <v:imagedata r:id="rId14" o:title=""/>
                </v:shape>
                <v:group id="Group 149" o:spid="_x0000_s1028" style="position:absolute;left:1395;top:432;width:9082;height:945" coordorigin="1395,432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 id="Freeform 150" o:spid="_x0000_s1029" style="position:absolute;left:1395;top:432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432;82,432;24,461;0,522;0,1295;29,1353;90,1377;9023,1376;9045,1372;9065,1362;9081,1348;9082,1347;84,1347;63,1340;46,1327;34,1309;30,1287;30,516;36,495;49,478;68,466;90,462;9081,462;9076,455;9058,443;9038,435;9015,432" o:connectangles="0,0,0,0,0,0,0,0,0,0,0,0,0,0,0,0,0,0,0,0,0,0,0,0,0,0,0"/>
                  </v:shape>
                </v:group>
                <v:group id="Group 147" o:spid="_x0000_s1030" style="position:absolute;left:1485;top:462;width:9015;height:885" coordorigin="1485,462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148" o:spid="_x0000_s1031" style="position:absolute;left:1485;top:462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" path="m8991,l,,8931,r21,6l8969,19r12,19l8985,60r,770l8979,852r-13,17l8947,881r-22,4l8992,885r12,-17l9012,847r3,-22l9015,51r-5,-22l9000,10,8991,e" fillcolor="#1ab654" stroked="f">
                    <v:path arrowok="t" o:connecttype="custom" o:connectlocs="8991,462;0,462;8931,462;8952,468;8969,481;8981,500;8985,522;8985,1292;8979,1314;8966,1331;8947,1343;8925,1347;8992,1347;9004,1330;9012,1309;9015,1287;9015,513;9010,491;9000,472;8991,4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  <w:position w:val="-1"/>
        </w:rPr>
        <w:t>4</w:t>
      </w:r>
      <w:r>
        <w:rPr>
          <w:rFonts w:ascii="Open Sans" w:eastAsia="Open Sans" w:hAnsi="Open Sans" w:cs="Open Sans"/>
          <w:position w:val="-1"/>
        </w:rPr>
        <w:t>.</w:t>
      </w:r>
      <w:r>
        <w:rPr>
          <w:rFonts w:ascii="Open Sans" w:eastAsia="Open Sans" w:hAnsi="Open Sans" w:cs="Open Sans"/>
          <w:spacing w:val="3"/>
          <w:position w:val="-1"/>
        </w:rPr>
        <w:t xml:space="preserve"> P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r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p.</w:t>
      </w:r>
    </w:p>
    <w:p w14:paraId="19046734" w14:textId="77777777" w:rsidR="00A33812" w:rsidRDefault="00A33812">
      <w:pPr>
        <w:spacing w:before="5" w:after="0" w:line="160" w:lineRule="exact"/>
        <w:rPr>
          <w:sz w:val="16"/>
          <w:szCs w:val="16"/>
        </w:rPr>
      </w:pPr>
    </w:p>
    <w:p w14:paraId="58F7F893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C081291" w14:textId="77777777" w:rsidR="00A33812" w:rsidRDefault="000F0C67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3"/>
          <w:position w:val="-1"/>
        </w:rPr>
        <w:t>et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d c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 xml:space="preserve">s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gu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 xml:space="preserve"> 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ps.</w:t>
      </w:r>
    </w:p>
    <w:p w14:paraId="1CBD257C" w14:textId="77777777" w:rsidR="00A33812" w:rsidRDefault="00A33812">
      <w:pPr>
        <w:spacing w:before="5" w:after="0" w:line="150" w:lineRule="exact"/>
        <w:rPr>
          <w:sz w:val="15"/>
          <w:szCs w:val="15"/>
        </w:rPr>
      </w:pPr>
    </w:p>
    <w:p w14:paraId="1F53D39A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DE96E58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F3B170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8EF91DC" w14:textId="77777777"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ul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"</w:t>
      </w:r>
      <w:r>
        <w:rPr>
          <w:rFonts w:ascii="Open Sans" w:eastAsia="Open Sans" w:hAnsi="Open Sans" w:cs="Open Sans"/>
          <w:position w:val="1"/>
        </w:rPr>
        <w:t>cu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ng"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ps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14:paraId="69BB5360" w14:textId="77777777"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m</w:t>
      </w:r>
      <w:r>
        <w:rPr>
          <w:rFonts w:ascii="Open Sans" w:eastAsia="Open Sans" w:hAnsi="Open Sans" w:cs="Open Sans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w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position w:val="-1"/>
        </w:rPr>
        <w:t xml:space="preserve">. </w:t>
      </w:r>
      <w:r>
        <w:rPr>
          <w:rFonts w:ascii="Open Sans" w:eastAsia="Open Sans" w:hAnsi="Open Sans" w:cs="Open Sans"/>
          <w:spacing w:val="-1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1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w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ty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527A7B64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FDC8C4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AFEA803" w14:textId="77777777" w:rsidR="00A33812" w:rsidRDefault="00A33812">
      <w:pPr>
        <w:spacing w:before="17" w:after="0" w:line="240" w:lineRule="exact"/>
        <w:rPr>
          <w:sz w:val="24"/>
          <w:szCs w:val="24"/>
        </w:rPr>
      </w:pPr>
    </w:p>
    <w:p w14:paraId="6680263F" w14:textId="77777777" w:rsidR="00A33812" w:rsidRDefault="000F0C67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5" behindDoc="1" locked="0" layoutInCell="1" allowOverlap="1" wp14:anchorId="71E4C7C9" wp14:editId="70D155FD">
                <wp:simplePos x="0" y="0"/>
                <wp:positionH relativeFrom="page">
                  <wp:posOffset>883285</wp:posOffset>
                </wp:positionH>
                <wp:positionV relativeFrom="paragraph">
                  <wp:posOffset>-925195</wp:posOffset>
                </wp:positionV>
                <wp:extent cx="5786755" cy="795655"/>
                <wp:effectExtent l="0" t="0" r="0" b="5715"/>
                <wp:wrapNone/>
                <wp:docPr id="15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795655"/>
                          <a:chOff x="1391" y="-1457"/>
                          <a:chExt cx="9113" cy="1253"/>
                        </a:xfrm>
                      </wpg:grpSpPr>
                      <pic:pic xmlns:pic="http://schemas.openxmlformats.org/drawingml/2006/picture">
                        <pic:nvPicPr>
                          <pic:cNvPr id="153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453"/>
                            <a:ext cx="81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4" name="Group 143"/>
                        <wpg:cNvGrpSpPr>
                          <a:grpSpLocks/>
                        </wpg:cNvGrpSpPr>
                        <wpg:grpSpPr bwMode="auto">
                          <a:xfrm>
                            <a:off x="1395" y="-1453"/>
                            <a:ext cx="9082" cy="1245"/>
                            <a:chOff x="1395" y="-1453"/>
                            <a:chExt cx="9082" cy="1245"/>
                          </a:xfrm>
                        </wpg:grpSpPr>
                        <wps:wsp>
                          <wps:cNvPr id="155" name="Freeform 144"/>
                          <wps:cNvSpPr>
                            <a:spLocks/>
                          </wps:cNvSpPr>
                          <wps:spPr bwMode="auto">
                            <a:xfrm>
                              <a:off x="1395" y="-1453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453 -1453"/>
                                <a:gd name="T3" fmla="*/ -1453 h 1245"/>
                                <a:gd name="T4" fmla="+- 0 1477 1395"/>
                                <a:gd name="T5" fmla="*/ T4 w 9082"/>
                                <a:gd name="T6" fmla="+- 0 -1453 -1453"/>
                                <a:gd name="T7" fmla="*/ -1453 h 1245"/>
                                <a:gd name="T8" fmla="+- 0 1419 1395"/>
                                <a:gd name="T9" fmla="*/ T8 w 9082"/>
                                <a:gd name="T10" fmla="+- 0 -1424 -1453"/>
                                <a:gd name="T11" fmla="*/ -1424 h 1245"/>
                                <a:gd name="T12" fmla="+- 0 1395 1395"/>
                                <a:gd name="T13" fmla="*/ T12 w 9082"/>
                                <a:gd name="T14" fmla="+- 0 -1363 -1453"/>
                                <a:gd name="T15" fmla="*/ -1363 h 1245"/>
                                <a:gd name="T16" fmla="+- 0 1395 1395"/>
                                <a:gd name="T17" fmla="*/ T16 w 9082"/>
                                <a:gd name="T18" fmla="+- 0 -290 -1453"/>
                                <a:gd name="T19" fmla="*/ -290 h 1245"/>
                                <a:gd name="T20" fmla="+- 0 1424 1395"/>
                                <a:gd name="T21" fmla="*/ T20 w 9082"/>
                                <a:gd name="T22" fmla="+- 0 -232 -1453"/>
                                <a:gd name="T23" fmla="*/ -232 h 1245"/>
                                <a:gd name="T24" fmla="+- 0 1485 1395"/>
                                <a:gd name="T25" fmla="*/ T24 w 9082"/>
                                <a:gd name="T26" fmla="+- 0 -208 -1453"/>
                                <a:gd name="T27" fmla="*/ -208 h 1245"/>
                                <a:gd name="T28" fmla="+- 0 10418 1395"/>
                                <a:gd name="T29" fmla="*/ T28 w 9082"/>
                                <a:gd name="T30" fmla="+- 0 -208 -1453"/>
                                <a:gd name="T31" fmla="*/ -208 h 1245"/>
                                <a:gd name="T32" fmla="+- 0 10440 1395"/>
                                <a:gd name="T33" fmla="*/ T32 w 9082"/>
                                <a:gd name="T34" fmla="+- 0 -213 -1453"/>
                                <a:gd name="T35" fmla="*/ -213 h 1245"/>
                                <a:gd name="T36" fmla="+- 0 10460 1395"/>
                                <a:gd name="T37" fmla="*/ T36 w 9082"/>
                                <a:gd name="T38" fmla="+- 0 -223 -1453"/>
                                <a:gd name="T39" fmla="*/ -223 h 1245"/>
                                <a:gd name="T40" fmla="+- 0 10476 1395"/>
                                <a:gd name="T41" fmla="*/ T40 w 9082"/>
                                <a:gd name="T42" fmla="+- 0 -237 -1453"/>
                                <a:gd name="T43" fmla="*/ -237 h 1245"/>
                                <a:gd name="T44" fmla="+- 0 10477 1395"/>
                                <a:gd name="T45" fmla="*/ T44 w 9082"/>
                                <a:gd name="T46" fmla="+- 0 -238 -1453"/>
                                <a:gd name="T47" fmla="*/ -238 h 1245"/>
                                <a:gd name="T48" fmla="+- 0 1479 1395"/>
                                <a:gd name="T49" fmla="*/ T48 w 9082"/>
                                <a:gd name="T50" fmla="+- 0 -238 -1453"/>
                                <a:gd name="T51" fmla="*/ -238 h 1245"/>
                                <a:gd name="T52" fmla="+- 0 1458 1395"/>
                                <a:gd name="T53" fmla="*/ T52 w 9082"/>
                                <a:gd name="T54" fmla="+- 0 -244 -1453"/>
                                <a:gd name="T55" fmla="*/ -244 h 1245"/>
                                <a:gd name="T56" fmla="+- 0 1441 1395"/>
                                <a:gd name="T57" fmla="*/ T56 w 9082"/>
                                <a:gd name="T58" fmla="+- 0 -257 -1453"/>
                                <a:gd name="T59" fmla="*/ -257 h 1245"/>
                                <a:gd name="T60" fmla="+- 0 1429 1395"/>
                                <a:gd name="T61" fmla="*/ T60 w 9082"/>
                                <a:gd name="T62" fmla="+- 0 -276 -1453"/>
                                <a:gd name="T63" fmla="*/ -276 h 1245"/>
                                <a:gd name="T64" fmla="+- 0 1425 1395"/>
                                <a:gd name="T65" fmla="*/ T64 w 9082"/>
                                <a:gd name="T66" fmla="+- 0 -298 -1453"/>
                                <a:gd name="T67" fmla="*/ -298 h 1245"/>
                                <a:gd name="T68" fmla="+- 0 1425 1395"/>
                                <a:gd name="T69" fmla="*/ T68 w 9082"/>
                                <a:gd name="T70" fmla="+- 0 -1369 -1453"/>
                                <a:gd name="T71" fmla="*/ -1369 h 1245"/>
                                <a:gd name="T72" fmla="+- 0 1431 1395"/>
                                <a:gd name="T73" fmla="*/ T72 w 9082"/>
                                <a:gd name="T74" fmla="+- 0 -1390 -1453"/>
                                <a:gd name="T75" fmla="*/ -1390 h 1245"/>
                                <a:gd name="T76" fmla="+- 0 1444 1395"/>
                                <a:gd name="T77" fmla="*/ T76 w 9082"/>
                                <a:gd name="T78" fmla="+- 0 -1407 -1453"/>
                                <a:gd name="T79" fmla="*/ -1407 h 1245"/>
                                <a:gd name="T80" fmla="+- 0 1463 1395"/>
                                <a:gd name="T81" fmla="*/ T80 w 9082"/>
                                <a:gd name="T82" fmla="+- 0 -1419 -1453"/>
                                <a:gd name="T83" fmla="*/ -1419 h 1245"/>
                                <a:gd name="T84" fmla="+- 0 1485 1395"/>
                                <a:gd name="T85" fmla="*/ T84 w 9082"/>
                                <a:gd name="T86" fmla="+- 0 -1423 -1453"/>
                                <a:gd name="T87" fmla="*/ -1423 h 1245"/>
                                <a:gd name="T88" fmla="+- 0 10476 1395"/>
                                <a:gd name="T89" fmla="*/ T88 w 9082"/>
                                <a:gd name="T90" fmla="+- 0 -1423 -1453"/>
                                <a:gd name="T91" fmla="*/ -1423 h 1245"/>
                                <a:gd name="T92" fmla="+- 0 10471 1395"/>
                                <a:gd name="T93" fmla="*/ T92 w 9082"/>
                                <a:gd name="T94" fmla="+- 0 -1429 -1453"/>
                                <a:gd name="T95" fmla="*/ -1429 h 1245"/>
                                <a:gd name="T96" fmla="+- 0 10453 1395"/>
                                <a:gd name="T97" fmla="*/ T96 w 9082"/>
                                <a:gd name="T98" fmla="+- 0 -1442 -1453"/>
                                <a:gd name="T99" fmla="*/ -1442 h 1245"/>
                                <a:gd name="T100" fmla="+- 0 10433 1395"/>
                                <a:gd name="T101" fmla="*/ T100 w 9082"/>
                                <a:gd name="T102" fmla="+- 0 -1450 -1453"/>
                                <a:gd name="T103" fmla="*/ -1450 h 1245"/>
                                <a:gd name="T104" fmla="+- 0 10410 1395"/>
                                <a:gd name="T105" fmla="*/ T104 w 9082"/>
                                <a:gd name="T106" fmla="+- 0 -1453 -1453"/>
                                <a:gd name="T107" fmla="*/ -1453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141"/>
                        <wpg:cNvGrpSpPr>
                          <a:grpSpLocks/>
                        </wpg:cNvGrpSpPr>
                        <wpg:grpSpPr bwMode="auto">
                          <a:xfrm>
                            <a:off x="1485" y="-1423"/>
                            <a:ext cx="9015" cy="1185"/>
                            <a:chOff x="1485" y="-1423"/>
                            <a:chExt cx="9015" cy="1185"/>
                          </a:xfrm>
                        </wpg:grpSpPr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485" y="-1423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23 -1423"/>
                                <a:gd name="T3" fmla="*/ -1423 h 1185"/>
                                <a:gd name="T4" fmla="+- 0 1485 1485"/>
                                <a:gd name="T5" fmla="*/ T4 w 9015"/>
                                <a:gd name="T6" fmla="+- 0 -1423 -1423"/>
                                <a:gd name="T7" fmla="*/ -1423 h 1185"/>
                                <a:gd name="T8" fmla="+- 0 10416 1485"/>
                                <a:gd name="T9" fmla="*/ T8 w 9015"/>
                                <a:gd name="T10" fmla="+- 0 -1423 -1423"/>
                                <a:gd name="T11" fmla="*/ -1423 h 1185"/>
                                <a:gd name="T12" fmla="+- 0 10437 1485"/>
                                <a:gd name="T13" fmla="*/ T12 w 9015"/>
                                <a:gd name="T14" fmla="+- 0 -1417 -1423"/>
                                <a:gd name="T15" fmla="*/ -1417 h 1185"/>
                                <a:gd name="T16" fmla="+- 0 10454 1485"/>
                                <a:gd name="T17" fmla="*/ T16 w 9015"/>
                                <a:gd name="T18" fmla="+- 0 -1403 -1423"/>
                                <a:gd name="T19" fmla="*/ -1403 h 1185"/>
                                <a:gd name="T20" fmla="+- 0 10466 1485"/>
                                <a:gd name="T21" fmla="*/ T20 w 9015"/>
                                <a:gd name="T22" fmla="+- 0 -1385 -1423"/>
                                <a:gd name="T23" fmla="*/ -1385 h 1185"/>
                                <a:gd name="T24" fmla="+- 0 10470 1485"/>
                                <a:gd name="T25" fmla="*/ T24 w 9015"/>
                                <a:gd name="T26" fmla="+- 0 -1363 -1423"/>
                                <a:gd name="T27" fmla="*/ -1363 h 1185"/>
                                <a:gd name="T28" fmla="+- 0 10470 1485"/>
                                <a:gd name="T29" fmla="*/ T28 w 9015"/>
                                <a:gd name="T30" fmla="+- 0 -292 -1423"/>
                                <a:gd name="T31" fmla="*/ -292 h 1185"/>
                                <a:gd name="T32" fmla="+- 0 10464 1485"/>
                                <a:gd name="T33" fmla="*/ T32 w 9015"/>
                                <a:gd name="T34" fmla="+- 0 -271 -1423"/>
                                <a:gd name="T35" fmla="*/ -271 h 1185"/>
                                <a:gd name="T36" fmla="+- 0 10451 1485"/>
                                <a:gd name="T37" fmla="*/ T36 w 9015"/>
                                <a:gd name="T38" fmla="+- 0 -254 -1423"/>
                                <a:gd name="T39" fmla="*/ -254 h 1185"/>
                                <a:gd name="T40" fmla="+- 0 10432 1485"/>
                                <a:gd name="T41" fmla="*/ T40 w 9015"/>
                                <a:gd name="T42" fmla="+- 0 -242 -1423"/>
                                <a:gd name="T43" fmla="*/ -242 h 1185"/>
                                <a:gd name="T44" fmla="+- 0 10410 1485"/>
                                <a:gd name="T45" fmla="*/ T44 w 9015"/>
                                <a:gd name="T46" fmla="+- 0 -238 -1423"/>
                                <a:gd name="T47" fmla="*/ -238 h 1185"/>
                                <a:gd name="T48" fmla="+- 0 10477 1485"/>
                                <a:gd name="T49" fmla="*/ T48 w 9015"/>
                                <a:gd name="T50" fmla="+- 0 -238 -1423"/>
                                <a:gd name="T51" fmla="*/ -238 h 1185"/>
                                <a:gd name="T52" fmla="+- 0 10489 1485"/>
                                <a:gd name="T53" fmla="*/ T52 w 9015"/>
                                <a:gd name="T54" fmla="+- 0 -255 -1423"/>
                                <a:gd name="T55" fmla="*/ -255 h 1185"/>
                                <a:gd name="T56" fmla="+- 0 10497 1485"/>
                                <a:gd name="T57" fmla="*/ T56 w 9015"/>
                                <a:gd name="T58" fmla="+- 0 -275 -1423"/>
                                <a:gd name="T59" fmla="*/ -275 h 1185"/>
                                <a:gd name="T60" fmla="+- 0 10500 1485"/>
                                <a:gd name="T61" fmla="*/ T60 w 9015"/>
                                <a:gd name="T62" fmla="+- 0 -298 -1423"/>
                                <a:gd name="T63" fmla="*/ -298 h 1185"/>
                                <a:gd name="T64" fmla="+- 0 10500 1485"/>
                                <a:gd name="T65" fmla="*/ T64 w 9015"/>
                                <a:gd name="T66" fmla="+- 0 -1371 -1423"/>
                                <a:gd name="T67" fmla="*/ -1371 h 1185"/>
                                <a:gd name="T68" fmla="+- 0 10495 1485"/>
                                <a:gd name="T69" fmla="*/ T68 w 9015"/>
                                <a:gd name="T70" fmla="+- 0 -1393 -1423"/>
                                <a:gd name="T71" fmla="*/ -1393 h 1185"/>
                                <a:gd name="T72" fmla="+- 0 10485 1485"/>
                                <a:gd name="T73" fmla="*/ T72 w 9015"/>
                                <a:gd name="T74" fmla="+- 0 -1413 -1423"/>
                                <a:gd name="T75" fmla="*/ -1413 h 1185"/>
                                <a:gd name="T76" fmla="+- 0 10476 1485"/>
                                <a:gd name="T77" fmla="*/ T76 w 9015"/>
                                <a:gd name="T78" fmla="+- 0 -1423 -1423"/>
                                <a:gd name="T79" fmla="*/ -1423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5D9BD3" id="Group 140" o:spid="_x0000_s1026" style="position:absolute;margin-left:69.55pt;margin-top:-72.85pt;width:455.65pt;height:62.65pt;z-index:-1435;mso-position-horizontal-relative:page" coordorigin="1391,-1457" coordsize="9113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">
                <v:shape id="Picture 145" o:spid="_x0000_s1027" type="#_x0000_t75" style="position:absolute;left:1395;top:-1453;width:81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">
                  <v:imagedata r:id="rId22" o:title=""/>
                </v:shape>
                <v:group id="Group 143" o:spid="_x0000_s1028" style="position:absolute;left:1395;top:-1453;width:9082;height:1245" coordorigin="1395,-1453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shape id="Freeform 144" o:spid="_x0000_s1029" style="position:absolute;left:1395;top:-1453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" path="m9015,l82,,24,29,,90,,1163r29,58l90,1245r8933,l9045,1240r20,-10l9081,1216r1,-1l84,1215r-21,-6l46,1196,34,1177r-4,-22l30,84,36,63,49,46,68,34,90,30r8991,l9076,24,9058,11,9038,3,9015,e" fillcolor="#0000a4" stroked="f">
                    <v:path arrowok="t" o:connecttype="custom" o:connectlocs="9015,-1453;82,-1453;24,-1424;0,-1363;0,-290;29,-232;90,-208;9023,-208;9045,-213;9065,-223;9081,-237;9082,-238;84,-238;63,-244;46,-257;34,-276;30,-298;30,-1369;36,-1390;49,-1407;68,-1419;90,-1423;9081,-1423;9076,-1429;9058,-1442;9038,-1450;9015,-1453" o:connectangles="0,0,0,0,0,0,0,0,0,0,0,0,0,0,0,0,0,0,0,0,0,0,0,0,0,0,0"/>
                  </v:shape>
                </v:group>
                <v:group id="Group 141" o:spid="_x0000_s1030" style="position:absolute;left:1485;top:-1423;width:9015;height:1185" coordorigin="1485,-1423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142" o:spid="_x0000_s1031" style="position:absolute;left:1485;top:-1423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" path="m8991,l,,8931,r21,6l8969,20r12,18l8985,60r,1071l8979,1152r-13,17l8947,1181r-22,4l8992,1185r12,-17l9012,1148r3,-23l9015,52r-5,-22l9000,10,8991,e" fillcolor="#0000a4" stroked="f">
                    <v:path arrowok="t" o:connecttype="custom" o:connectlocs="8991,-1423;0,-1423;8931,-1423;8952,-1417;8969,-1403;8981,-1385;8985,-1363;8985,-292;8979,-271;8966,-254;8947,-242;8925,-238;8992,-238;9004,-255;9012,-275;9015,-298;9015,-1371;9010,-1393;9000,-1413;8991,-1423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ip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15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position w:val="1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position w:val="1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y</w:t>
      </w:r>
    </w:p>
    <w:p w14:paraId="5D4830B4" w14:textId="77777777" w:rsidR="00A33812" w:rsidRDefault="000F0C67">
      <w:pPr>
        <w:spacing w:before="87" w:after="0" w:line="240" w:lineRule="auto"/>
        <w:ind w:left="115" w:right="2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cr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 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w 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</w:p>
    <w:p w14:paraId="35813FDC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3A7BA5ED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3499481F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77708AA0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14:paraId="33831343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4686C3FC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B1981CC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9DCC160" wp14:editId="14F33A19">
            <wp:extent cx="5381625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547C" w14:textId="77777777" w:rsidR="00A33812" w:rsidRDefault="00A33812">
      <w:pPr>
        <w:spacing w:before="2" w:after="0" w:line="170" w:lineRule="exact"/>
        <w:rPr>
          <w:sz w:val="17"/>
          <w:szCs w:val="17"/>
        </w:rPr>
      </w:pPr>
    </w:p>
    <w:p w14:paraId="67D71008" w14:textId="77777777"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ue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+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 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458</w:t>
      </w:r>
      <w:r>
        <w:rPr>
          <w:rFonts w:ascii="Open Sans" w:eastAsia="Open Sans" w:hAnsi="Open Sans" w:cs="Open Sans"/>
          <w:position w:val="1"/>
        </w:rPr>
        <w:t>)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.</w:t>
      </w:r>
    </w:p>
    <w:p w14:paraId="408EEDD4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4646BF92" w14:textId="77777777" w:rsidR="00A33812" w:rsidRDefault="000F0C67">
      <w:pPr>
        <w:spacing w:after="0" w:line="240" w:lineRule="auto"/>
        <w:ind w:left="375" w:right="1098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n:</w:t>
      </w:r>
    </w:p>
    <w:p w14:paraId="233030E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AD13191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20889BA" wp14:editId="2C988AB3">
            <wp:extent cx="5181600" cy="1590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2FC4" w14:textId="77777777" w:rsidR="00A33812" w:rsidRDefault="00A33812">
      <w:pPr>
        <w:spacing w:before="9" w:after="0" w:line="180" w:lineRule="exact"/>
        <w:rPr>
          <w:sz w:val="18"/>
          <w:szCs w:val="18"/>
        </w:rPr>
      </w:pPr>
    </w:p>
    <w:p w14:paraId="0FA02C80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0ED7EA1E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C3D3C8B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30DBE9B" wp14:editId="71562862">
            <wp:extent cx="544830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6A74" w14:textId="77777777" w:rsidR="00A33812" w:rsidRDefault="00A33812">
      <w:pPr>
        <w:spacing w:after="0" w:line="190" w:lineRule="exact"/>
        <w:rPr>
          <w:sz w:val="19"/>
          <w:szCs w:val="19"/>
        </w:rPr>
      </w:pPr>
    </w:p>
    <w:p w14:paraId="0928A256" w14:textId="77777777" w:rsidR="00A33812" w:rsidRDefault="000F0C67">
      <w:pPr>
        <w:spacing w:after="0" w:line="240" w:lineRule="auto"/>
        <w:ind w:left="375" w:right="26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45</w:t>
      </w:r>
      <w:r>
        <w:rPr>
          <w:rFonts w:ascii="Open Sans" w:eastAsia="Open Sans" w:hAnsi="Open Sans" w:cs="Open Sans"/>
        </w:rPr>
        <w:t>9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45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d- </w:t>
      </w: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spellEnd"/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ra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76E86793" w14:textId="77777777" w:rsidR="00A33812" w:rsidRDefault="00A33812">
      <w:pPr>
        <w:spacing w:after="0"/>
        <w:sectPr w:rsidR="00A33812">
          <w:pgSz w:w="11920" w:h="16840"/>
          <w:pgMar w:top="1560" w:right="1200" w:bottom="280" w:left="1620" w:header="720" w:footer="720" w:gutter="0"/>
          <w:cols w:space="720"/>
        </w:sectPr>
      </w:pPr>
    </w:p>
    <w:p w14:paraId="4CDA644B" w14:textId="77777777" w:rsidR="00A33812" w:rsidRDefault="000F0C6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lastRenderedPageBreak/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1466EAE" w14:textId="77777777" w:rsidR="00A33812" w:rsidRDefault="000F0C67">
      <w:pPr>
        <w:spacing w:before="84" w:after="0" w:line="240" w:lineRule="auto"/>
        <w:ind w:left="115" w:right="19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dure</w:t>
      </w:r>
      <w:proofErr w:type="gramEnd"/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rst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 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a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 xml:space="preserve">gn </w:t>
      </w:r>
      <w:r>
        <w:rPr>
          <w:rFonts w:ascii="Open Sans" w:eastAsia="Open Sans" w:hAnsi="Open Sans" w:cs="Open Sans"/>
          <w:color w:val="000000"/>
          <w:spacing w:val="-6"/>
        </w:rPr>
        <w:t>196</w:t>
      </w:r>
      <w:r>
        <w:rPr>
          <w:rFonts w:ascii="Open Sans" w:eastAsia="Open Sans" w:hAnsi="Open Sans" w:cs="Open Sans"/>
          <w:color w:val="000000"/>
        </w:rPr>
        <w:t xml:space="preserve">. </w:t>
      </w:r>
      <w:r>
        <w:rPr>
          <w:rFonts w:ascii="Open Sans" w:eastAsia="Open Sans" w:hAnsi="Open Sans" w:cs="Open Sans"/>
          <w:color w:val="000000"/>
          <w:spacing w:val="3"/>
        </w:rPr>
        <w:t>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</w:rPr>
        <w:t>:</w:t>
      </w:r>
    </w:p>
    <w:p w14:paraId="3610F675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43CBBA0D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1581CFC" wp14:editId="7C5C99E1">
            <wp:extent cx="2562225" cy="261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4C80" w14:textId="77777777" w:rsidR="00A33812" w:rsidRDefault="00A33812">
      <w:pPr>
        <w:spacing w:before="4" w:after="0" w:line="190" w:lineRule="exact"/>
        <w:rPr>
          <w:sz w:val="19"/>
          <w:szCs w:val="19"/>
        </w:rPr>
      </w:pPr>
    </w:p>
    <w:p w14:paraId="085CCB28" w14:textId="77777777" w:rsidR="00A33812" w:rsidRDefault="000F0C67">
      <w:pPr>
        <w:spacing w:after="0" w:line="240" w:lineRule="auto"/>
        <w:ind w:left="115" w:right="9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upp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6AEA6C5C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3E4BF36B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02C61C3A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05359412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737E3674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4BFBEEA6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7883EA2" wp14:editId="10D783ED">
            <wp:extent cx="25527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443A" w14:textId="77777777" w:rsidR="00A33812" w:rsidRDefault="00A33812">
      <w:pPr>
        <w:spacing w:before="1" w:after="0" w:line="190" w:lineRule="exact"/>
        <w:rPr>
          <w:sz w:val="19"/>
          <w:szCs w:val="19"/>
        </w:rPr>
      </w:pPr>
    </w:p>
    <w:p w14:paraId="4DE92A74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3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  <w:r>
        <w:rPr>
          <w:rFonts w:ascii="Open Sans" w:eastAsia="Open Sans" w:hAnsi="Open Sans" w:cs="Open Sans"/>
          <w:i/>
          <w:spacing w:val="3"/>
        </w:rPr>
        <w:t xml:space="preserve"> 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14:paraId="050E85A0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19290AAB" w14:textId="77777777" w:rsidR="00A33812" w:rsidRDefault="000F0C67">
      <w:pPr>
        <w:spacing w:after="0" w:line="240" w:lineRule="auto"/>
        <w:ind w:left="715" w:right="3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 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del w:id="2" w:author="Meital Waltman" w:date="2016-09-27T11:11:00Z">
        <w:r w:rsidDel="00BA744E">
          <w:rPr>
            <w:rFonts w:ascii="Open Sans" w:eastAsia="Open Sans" w:hAnsi="Open Sans" w:cs="Open Sans"/>
            <w:spacing w:val="-3"/>
          </w:rPr>
          <w:delText>t</w:delText>
        </w:r>
        <w:r w:rsidDel="00BA744E">
          <w:rPr>
            <w:rFonts w:ascii="Open Sans" w:eastAsia="Open Sans" w:hAnsi="Open Sans" w:cs="Open Sans"/>
          </w:rPr>
          <w:delText>he</w:delText>
        </w:r>
        <w:r w:rsidDel="00BA744E">
          <w:rPr>
            <w:rFonts w:ascii="Open Sans" w:eastAsia="Open Sans" w:hAnsi="Open Sans" w:cs="Open Sans"/>
            <w:spacing w:val="-2"/>
          </w:rPr>
          <w:delText xml:space="preserve"> </w:delText>
        </w:r>
      </w:del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68AF6CB" w14:textId="77777777"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14:paraId="2C2ABE30" w14:textId="77777777" w:rsidR="00A33812" w:rsidRDefault="000F0C67">
      <w:pPr>
        <w:spacing w:before="8" w:after="0" w:line="160" w:lineRule="exact"/>
        <w:rPr>
          <w:sz w:val="16"/>
          <w:szCs w:val="16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46" behindDoc="1" locked="0" layoutInCell="1" allowOverlap="1" wp14:anchorId="36ECE1FB" wp14:editId="38A62D94">
                <wp:simplePos x="0" y="0"/>
                <wp:positionH relativeFrom="page">
                  <wp:posOffset>881380</wp:posOffset>
                </wp:positionH>
                <wp:positionV relativeFrom="page">
                  <wp:posOffset>4566920</wp:posOffset>
                </wp:positionV>
                <wp:extent cx="5791200" cy="800100"/>
                <wp:effectExtent l="0" t="4445" r="0" b="0"/>
                <wp:wrapNone/>
                <wp:docPr id="1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719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47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20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8" name="Group 132"/>
                        <wpg:cNvGrpSpPr>
                          <a:grpSpLocks/>
                        </wpg:cNvGrpSpPr>
                        <wpg:grpSpPr bwMode="auto">
                          <a:xfrm>
                            <a:off x="1395" y="7200"/>
                            <a:ext cx="9082" cy="1245"/>
                            <a:chOff x="1395" y="7200"/>
                            <a:chExt cx="9082" cy="1245"/>
                          </a:xfrm>
                        </wpg:grpSpPr>
                        <wps:wsp>
                          <wps:cNvPr id="149" name="Freeform 133"/>
                          <wps:cNvSpPr>
                            <a:spLocks/>
                          </wps:cNvSpPr>
                          <wps:spPr bwMode="auto">
                            <a:xfrm>
                              <a:off x="1395" y="720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200 7200"/>
                                <a:gd name="T3" fmla="*/ 7200 h 1245"/>
                                <a:gd name="T4" fmla="+- 0 1477 1395"/>
                                <a:gd name="T5" fmla="*/ T4 w 9082"/>
                                <a:gd name="T6" fmla="+- 0 7200 7200"/>
                                <a:gd name="T7" fmla="*/ 7200 h 1245"/>
                                <a:gd name="T8" fmla="+- 0 1419 1395"/>
                                <a:gd name="T9" fmla="*/ T8 w 9082"/>
                                <a:gd name="T10" fmla="+- 0 7229 7200"/>
                                <a:gd name="T11" fmla="*/ 7229 h 1245"/>
                                <a:gd name="T12" fmla="+- 0 1395 1395"/>
                                <a:gd name="T13" fmla="*/ T12 w 9082"/>
                                <a:gd name="T14" fmla="+- 0 7290 7200"/>
                                <a:gd name="T15" fmla="*/ 7290 h 1245"/>
                                <a:gd name="T16" fmla="+- 0 1395 1395"/>
                                <a:gd name="T17" fmla="*/ T16 w 9082"/>
                                <a:gd name="T18" fmla="+- 0 8363 7200"/>
                                <a:gd name="T19" fmla="*/ 8363 h 1245"/>
                                <a:gd name="T20" fmla="+- 0 1424 1395"/>
                                <a:gd name="T21" fmla="*/ T20 w 9082"/>
                                <a:gd name="T22" fmla="+- 0 8421 7200"/>
                                <a:gd name="T23" fmla="*/ 8421 h 1245"/>
                                <a:gd name="T24" fmla="+- 0 1485 1395"/>
                                <a:gd name="T25" fmla="*/ T24 w 9082"/>
                                <a:gd name="T26" fmla="+- 0 8445 7200"/>
                                <a:gd name="T27" fmla="*/ 8445 h 1245"/>
                                <a:gd name="T28" fmla="+- 0 10418 1395"/>
                                <a:gd name="T29" fmla="*/ T28 w 9082"/>
                                <a:gd name="T30" fmla="+- 0 8445 7200"/>
                                <a:gd name="T31" fmla="*/ 8445 h 1245"/>
                                <a:gd name="T32" fmla="+- 0 10440 1395"/>
                                <a:gd name="T33" fmla="*/ T32 w 9082"/>
                                <a:gd name="T34" fmla="+- 0 8440 7200"/>
                                <a:gd name="T35" fmla="*/ 8440 h 1245"/>
                                <a:gd name="T36" fmla="+- 0 10460 1395"/>
                                <a:gd name="T37" fmla="*/ T36 w 9082"/>
                                <a:gd name="T38" fmla="+- 0 8430 7200"/>
                                <a:gd name="T39" fmla="*/ 8430 h 1245"/>
                                <a:gd name="T40" fmla="+- 0 10476 1395"/>
                                <a:gd name="T41" fmla="*/ T40 w 9082"/>
                                <a:gd name="T42" fmla="+- 0 8416 7200"/>
                                <a:gd name="T43" fmla="*/ 8416 h 1245"/>
                                <a:gd name="T44" fmla="+- 0 10477 1395"/>
                                <a:gd name="T45" fmla="*/ T44 w 9082"/>
                                <a:gd name="T46" fmla="+- 0 8415 7200"/>
                                <a:gd name="T47" fmla="*/ 8415 h 1245"/>
                                <a:gd name="T48" fmla="+- 0 1479 1395"/>
                                <a:gd name="T49" fmla="*/ T48 w 9082"/>
                                <a:gd name="T50" fmla="+- 0 8415 7200"/>
                                <a:gd name="T51" fmla="*/ 8415 h 1245"/>
                                <a:gd name="T52" fmla="+- 0 1458 1395"/>
                                <a:gd name="T53" fmla="*/ T52 w 9082"/>
                                <a:gd name="T54" fmla="+- 0 8409 7200"/>
                                <a:gd name="T55" fmla="*/ 8409 h 1245"/>
                                <a:gd name="T56" fmla="+- 0 1441 1395"/>
                                <a:gd name="T57" fmla="*/ T56 w 9082"/>
                                <a:gd name="T58" fmla="+- 0 8396 7200"/>
                                <a:gd name="T59" fmla="*/ 8396 h 1245"/>
                                <a:gd name="T60" fmla="+- 0 1429 1395"/>
                                <a:gd name="T61" fmla="*/ T60 w 9082"/>
                                <a:gd name="T62" fmla="+- 0 8377 7200"/>
                                <a:gd name="T63" fmla="*/ 8377 h 1245"/>
                                <a:gd name="T64" fmla="+- 0 1425 1395"/>
                                <a:gd name="T65" fmla="*/ T64 w 9082"/>
                                <a:gd name="T66" fmla="+- 0 8355 7200"/>
                                <a:gd name="T67" fmla="*/ 8355 h 1245"/>
                                <a:gd name="T68" fmla="+- 0 1425 1395"/>
                                <a:gd name="T69" fmla="*/ T68 w 9082"/>
                                <a:gd name="T70" fmla="+- 0 7284 7200"/>
                                <a:gd name="T71" fmla="*/ 7284 h 1245"/>
                                <a:gd name="T72" fmla="+- 0 1431 1395"/>
                                <a:gd name="T73" fmla="*/ T72 w 9082"/>
                                <a:gd name="T74" fmla="+- 0 7263 7200"/>
                                <a:gd name="T75" fmla="*/ 7263 h 1245"/>
                                <a:gd name="T76" fmla="+- 0 1444 1395"/>
                                <a:gd name="T77" fmla="*/ T76 w 9082"/>
                                <a:gd name="T78" fmla="+- 0 7246 7200"/>
                                <a:gd name="T79" fmla="*/ 7246 h 1245"/>
                                <a:gd name="T80" fmla="+- 0 1463 1395"/>
                                <a:gd name="T81" fmla="*/ T80 w 9082"/>
                                <a:gd name="T82" fmla="+- 0 7234 7200"/>
                                <a:gd name="T83" fmla="*/ 7234 h 1245"/>
                                <a:gd name="T84" fmla="+- 0 1485 1395"/>
                                <a:gd name="T85" fmla="*/ T84 w 9082"/>
                                <a:gd name="T86" fmla="+- 0 7230 7200"/>
                                <a:gd name="T87" fmla="*/ 7230 h 1245"/>
                                <a:gd name="T88" fmla="+- 0 10476 1395"/>
                                <a:gd name="T89" fmla="*/ T88 w 9082"/>
                                <a:gd name="T90" fmla="+- 0 7230 7200"/>
                                <a:gd name="T91" fmla="*/ 7230 h 1245"/>
                                <a:gd name="T92" fmla="+- 0 10471 1395"/>
                                <a:gd name="T93" fmla="*/ T92 w 9082"/>
                                <a:gd name="T94" fmla="+- 0 7224 7200"/>
                                <a:gd name="T95" fmla="*/ 7224 h 1245"/>
                                <a:gd name="T96" fmla="+- 0 10453 1395"/>
                                <a:gd name="T97" fmla="*/ T96 w 9082"/>
                                <a:gd name="T98" fmla="+- 0 7211 7200"/>
                                <a:gd name="T99" fmla="*/ 7211 h 1245"/>
                                <a:gd name="T100" fmla="+- 0 10433 1395"/>
                                <a:gd name="T101" fmla="*/ T100 w 9082"/>
                                <a:gd name="T102" fmla="+- 0 7203 7200"/>
                                <a:gd name="T103" fmla="*/ 7203 h 1245"/>
                                <a:gd name="T104" fmla="+- 0 10410 1395"/>
                                <a:gd name="T105" fmla="*/ T104 w 9082"/>
                                <a:gd name="T106" fmla="+- 0 7200 7200"/>
                                <a:gd name="T107" fmla="*/ 720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130"/>
                        <wpg:cNvGrpSpPr>
                          <a:grpSpLocks/>
                        </wpg:cNvGrpSpPr>
                        <wpg:grpSpPr bwMode="auto">
                          <a:xfrm>
                            <a:off x="1485" y="7230"/>
                            <a:ext cx="9015" cy="1185"/>
                            <a:chOff x="1485" y="7230"/>
                            <a:chExt cx="9015" cy="1185"/>
                          </a:xfrm>
                        </wpg:grpSpPr>
                        <wps:wsp>
                          <wps:cNvPr id="151" name="Freeform 131"/>
                          <wps:cNvSpPr>
                            <a:spLocks/>
                          </wps:cNvSpPr>
                          <wps:spPr bwMode="auto">
                            <a:xfrm>
                              <a:off x="1485" y="723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230 7230"/>
                                <a:gd name="T3" fmla="*/ 7230 h 1185"/>
                                <a:gd name="T4" fmla="+- 0 1485 1485"/>
                                <a:gd name="T5" fmla="*/ T4 w 9015"/>
                                <a:gd name="T6" fmla="+- 0 7230 7230"/>
                                <a:gd name="T7" fmla="*/ 7230 h 1185"/>
                                <a:gd name="T8" fmla="+- 0 10416 1485"/>
                                <a:gd name="T9" fmla="*/ T8 w 9015"/>
                                <a:gd name="T10" fmla="+- 0 7230 7230"/>
                                <a:gd name="T11" fmla="*/ 7230 h 1185"/>
                                <a:gd name="T12" fmla="+- 0 10437 1485"/>
                                <a:gd name="T13" fmla="*/ T12 w 9015"/>
                                <a:gd name="T14" fmla="+- 0 7236 7230"/>
                                <a:gd name="T15" fmla="*/ 7236 h 1185"/>
                                <a:gd name="T16" fmla="+- 0 10454 1485"/>
                                <a:gd name="T17" fmla="*/ T16 w 9015"/>
                                <a:gd name="T18" fmla="+- 0 7249 7230"/>
                                <a:gd name="T19" fmla="*/ 7249 h 1185"/>
                                <a:gd name="T20" fmla="+- 0 10466 1485"/>
                                <a:gd name="T21" fmla="*/ T20 w 9015"/>
                                <a:gd name="T22" fmla="+- 0 7268 7230"/>
                                <a:gd name="T23" fmla="*/ 7268 h 1185"/>
                                <a:gd name="T24" fmla="+- 0 10470 1485"/>
                                <a:gd name="T25" fmla="*/ T24 w 9015"/>
                                <a:gd name="T26" fmla="+- 0 7290 7230"/>
                                <a:gd name="T27" fmla="*/ 7290 h 1185"/>
                                <a:gd name="T28" fmla="+- 0 10470 1485"/>
                                <a:gd name="T29" fmla="*/ T28 w 9015"/>
                                <a:gd name="T30" fmla="+- 0 8361 7230"/>
                                <a:gd name="T31" fmla="*/ 8361 h 1185"/>
                                <a:gd name="T32" fmla="+- 0 10464 1485"/>
                                <a:gd name="T33" fmla="*/ T32 w 9015"/>
                                <a:gd name="T34" fmla="+- 0 8382 7230"/>
                                <a:gd name="T35" fmla="*/ 8382 h 1185"/>
                                <a:gd name="T36" fmla="+- 0 10451 1485"/>
                                <a:gd name="T37" fmla="*/ T36 w 9015"/>
                                <a:gd name="T38" fmla="+- 0 8399 7230"/>
                                <a:gd name="T39" fmla="*/ 8399 h 1185"/>
                                <a:gd name="T40" fmla="+- 0 10432 1485"/>
                                <a:gd name="T41" fmla="*/ T40 w 9015"/>
                                <a:gd name="T42" fmla="+- 0 8411 7230"/>
                                <a:gd name="T43" fmla="*/ 8411 h 1185"/>
                                <a:gd name="T44" fmla="+- 0 10410 1485"/>
                                <a:gd name="T45" fmla="*/ T44 w 9015"/>
                                <a:gd name="T46" fmla="+- 0 8415 7230"/>
                                <a:gd name="T47" fmla="*/ 8415 h 1185"/>
                                <a:gd name="T48" fmla="+- 0 10477 1485"/>
                                <a:gd name="T49" fmla="*/ T48 w 9015"/>
                                <a:gd name="T50" fmla="+- 0 8415 7230"/>
                                <a:gd name="T51" fmla="*/ 8415 h 1185"/>
                                <a:gd name="T52" fmla="+- 0 10489 1485"/>
                                <a:gd name="T53" fmla="*/ T52 w 9015"/>
                                <a:gd name="T54" fmla="+- 0 8398 7230"/>
                                <a:gd name="T55" fmla="*/ 8398 h 1185"/>
                                <a:gd name="T56" fmla="+- 0 10497 1485"/>
                                <a:gd name="T57" fmla="*/ T56 w 9015"/>
                                <a:gd name="T58" fmla="+- 0 8378 7230"/>
                                <a:gd name="T59" fmla="*/ 8378 h 1185"/>
                                <a:gd name="T60" fmla="+- 0 10500 1485"/>
                                <a:gd name="T61" fmla="*/ T60 w 9015"/>
                                <a:gd name="T62" fmla="+- 0 8355 7230"/>
                                <a:gd name="T63" fmla="*/ 8355 h 1185"/>
                                <a:gd name="T64" fmla="+- 0 10500 1485"/>
                                <a:gd name="T65" fmla="*/ T64 w 9015"/>
                                <a:gd name="T66" fmla="+- 0 7282 7230"/>
                                <a:gd name="T67" fmla="*/ 7282 h 1185"/>
                                <a:gd name="T68" fmla="+- 0 10495 1485"/>
                                <a:gd name="T69" fmla="*/ T68 w 9015"/>
                                <a:gd name="T70" fmla="+- 0 7260 7230"/>
                                <a:gd name="T71" fmla="*/ 7260 h 1185"/>
                                <a:gd name="T72" fmla="+- 0 10485 1485"/>
                                <a:gd name="T73" fmla="*/ T72 w 9015"/>
                                <a:gd name="T74" fmla="+- 0 7240 7230"/>
                                <a:gd name="T75" fmla="*/ 7240 h 1185"/>
                                <a:gd name="T76" fmla="+- 0 10476 1485"/>
                                <a:gd name="T77" fmla="*/ T76 w 9015"/>
                                <a:gd name="T78" fmla="+- 0 7230 7230"/>
                                <a:gd name="T79" fmla="*/ 723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9BE32" id="Group 129" o:spid="_x0000_s1026" style="position:absolute;margin-left:69.4pt;margin-top:359.6pt;width:456pt;height:63pt;z-index:-1434;mso-position-horizontal-relative:page;mso-position-vertical-relative:page" coordorigin="1388,719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">
                <v:shape id="Picture 134" o:spid="_x0000_s1027" type="#_x0000_t75" style="position:absolute;left:1395;top:7200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">
                  <v:imagedata r:id="rId14" o:title=""/>
                </v:shape>
                <v:group id="Group 132" o:spid="_x0000_s1028" style="position:absolute;left:1395;top:7200;width:9082;height:1245" coordorigin="1395,7200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Freeform 133" o:spid="_x0000_s1029" style="position:absolute;left:1395;top:7200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7200;82,7200;24,7229;0,7290;0,8363;29,8421;90,8445;9023,8445;9045,8440;9065,8430;9081,8416;9082,8415;84,8415;63,8409;46,8396;34,8377;30,8355;30,7284;36,7263;49,7246;68,7234;90,7230;9081,7230;9076,7224;9058,7211;9038,7203;9015,7200" o:connectangles="0,0,0,0,0,0,0,0,0,0,0,0,0,0,0,0,0,0,0,0,0,0,0,0,0,0,0"/>
                  </v:shape>
                </v:group>
                <v:group id="Group 130" o:spid="_x0000_s1030" style="position:absolute;left:1485;top:7230;width:9015;height:1185" coordorigin="1485,7230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Freeform 131" o:spid="_x0000_s1031" style="position:absolute;left:1485;top:7230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" path="m8991,l,,8931,r21,6l8969,19r12,19l8985,60r,1071l8979,1152r-13,17l8947,1181r-22,4l8992,1185r12,-17l9012,1148r3,-23l9015,52r-5,-22l9000,10,8991,e" fillcolor="#1ab654" stroked="f">
                    <v:path arrowok="t" o:connecttype="custom" o:connectlocs="8991,7230;0,7230;8931,7230;8952,7236;8969,7249;8981,7268;8985,7290;8985,8361;8979,8382;8966,8399;8947,8411;8925,8415;8992,8415;9004,8398;9012,8378;9015,8355;9015,7282;9010,7260;9000,7240;8991,723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7ECEF540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8"/>
          <w:position w:val="1"/>
        </w:rPr>
        <w:t>B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rt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05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00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04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53</w:t>
      </w:r>
      <w:r>
        <w:rPr>
          <w:rFonts w:ascii="Open Sans" w:eastAsia="Open Sans" w:hAnsi="Open Sans" w:cs="Open Sans"/>
          <w:position w:val="1"/>
        </w:rPr>
        <w:t>.</w:t>
      </w:r>
    </w:p>
    <w:p w14:paraId="64A392D5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244D582" w14:textId="77777777" w:rsidR="00A33812" w:rsidRDefault="000F0C67">
      <w:pPr>
        <w:spacing w:after="0" w:line="240" w:lineRule="auto"/>
        <w:ind w:left="375" w:right="4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9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 xml:space="preserve">4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n:</w:t>
      </w:r>
    </w:p>
    <w:p w14:paraId="55BFDE27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CBA56CF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A2F66F9" wp14:editId="678E40FC">
            <wp:extent cx="2619375" cy="261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1877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6348231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7738066" w14:textId="77777777" w:rsidR="00A33812" w:rsidRDefault="000F0C67">
      <w:pPr>
        <w:spacing w:after="0" w:line="240" w:lineRule="auto"/>
        <w:ind w:left="1005" w:right="6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 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06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0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upd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</w:p>
    <w:p w14:paraId="7511806C" w14:textId="77777777" w:rsidR="00A33812" w:rsidRDefault="00A33812">
      <w:pPr>
        <w:spacing w:before="8" w:after="0" w:line="150" w:lineRule="exact"/>
        <w:rPr>
          <w:sz w:val="15"/>
          <w:szCs w:val="15"/>
        </w:rPr>
      </w:pPr>
    </w:p>
    <w:p w14:paraId="3B78B85B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1453E1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786CF48A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</w:p>
    <w:p w14:paraId="06EE44B4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DCE5686" w14:textId="77777777" w:rsidR="00A33812" w:rsidRDefault="000F0C67">
      <w:pPr>
        <w:spacing w:after="0" w:line="240" w:lineRule="auto"/>
        <w:ind w:left="375" w:right="17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4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bs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dd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r,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 xml:space="preserve">p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nt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a 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ee</w:t>
      </w:r>
      <w:r>
        <w:rPr>
          <w:rFonts w:ascii="Open Sans" w:eastAsia="Open Sans" w:hAnsi="Open Sans" w:cs="Open Sans"/>
          <w:color w:val="000000"/>
        </w:rPr>
        <w:t xml:space="preserve">n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nu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ll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d.</w:t>
      </w:r>
      <w:r>
        <w:rPr>
          <w:rFonts w:ascii="Open Sans" w:eastAsia="Open Sans" w:hAnsi="Open Sans" w:cs="Open Sans"/>
          <w:color w:val="000000"/>
          <w:spacing w:val="-1"/>
        </w:rPr>
        <w:t xml:space="preserve"> N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 xml:space="preserve">so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t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g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 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del w:id="3" w:author="Meital Waltman" w:date="2016-09-27T11:12:00Z">
        <w:r w:rsidDel="00BA744E">
          <w:rPr>
            <w:rFonts w:ascii="Open Sans" w:eastAsia="Open Sans" w:hAnsi="Open Sans" w:cs="Open Sans"/>
            <w:color w:val="000000"/>
            <w:spacing w:val="5"/>
          </w:rPr>
          <w:delText>i</w:delText>
        </w:r>
        <w:r w:rsidDel="00BA744E">
          <w:rPr>
            <w:rFonts w:ascii="Open Sans" w:eastAsia="Open Sans" w:hAnsi="Open Sans" w:cs="Open Sans"/>
            <w:color w:val="000000"/>
          </w:rPr>
          <w:delText>ssue</w:delText>
        </w:r>
        <w:r w:rsidDel="00BA744E">
          <w:rPr>
            <w:rFonts w:ascii="Open Sans" w:eastAsia="Open Sans" w:hAnsi="Open Sans" w:cs="Open Sans"/>
            <w:color w:val="000000"/>
            <w:spacing w:val="-3"/>
          </w:rPr>
          <w:delText xml:space="preserve"> </w:delText>
        </w:r>
        <w:r w:rsidDel="00BA744E">
          <w:rPr>
            <w:rFonts w:ascii="Open Sans" w:eastAsia="Open Sans" w:hAnsi="Open Sans" w:cs="Open Sans"/>
            <w:color w:val="000000"/>
          </w:rPr>
          <w:delText>,</w:delText>
        </w:r>
      </w:del>
      <w:ins w:id="4" w:author="Meital Waltman" w:date="2016-09-27T11:12:00Z">
        <w:r w:rsidR="00BA744E">
          <w:rPr>
            <w:rFonts w:ascii="Open Sans" w:eastAsia="Open Sans" w:hAnsi="Open Sans" w:cs="Open Sans"/>
            <w:color w:val="000000"/>
            <w:spacing w:val="5"/>
          </w:rPr>
          <w:t>i</w:t>
        </w:r>
        <w:r w:rsidR="00BA744E">
          <w:rPr>
            <w:rFonts w:ascii="Open Sans" w:eastAsia="Open Sans" w:hAnsi="Open Sans" w:cs="Open Sans"/>
            <w:color w:val="000000"/>
          </w:rPr>
          <w:t>ssue</w:t>
        </w:r>
        <w:r w:rsidR="00BA744E">
          <w:rPr>
            <w:rFonts w:ascii="Open Sans" w:eastAsia="Open Sans" w:hAnsi="Open Sans" w:cs="Open Sans"/>
            <w:color w:val="000000"/>
            <w:spacing w:val="-3"/>
          </w:rPr>
          <w:t>,</w:t>
        </w:r>
      </w:ins>
      <w:r>
        <w:rPr>
          <w:rFonts w:ascii="Open Sans" w:eastAsia="Open Sans" w:hAnsi="Open Sans" w:cs="Open Sans"/>
          <w:color w:val="000000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und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3"/>
        </w:rPr>
        <w:t>tt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us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 xml:space="preserve">ur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us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d a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 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ssu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d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by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ssu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rn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ng:</w:t>
      </w:r>
    </w:p>
    <w:p w14:paraId="6FDA482A" w14:textId="77777777" w:rsidR="00A33812" w:rsidRDefault="00A33812">
      <w:pPr>
        <w:spacing w:after="0"/>
        <w:sectPr w:rsidR="00A33812">
          <w:pgSz w:w="11920" w:h="16840"/>
          <w:pgMar w:top="1560" w:right="1320" w:bottom="280" w:left="1620" w:header="720" w:footer="720" w:gutter="0"/>
          <w:cols w:space="720"/>
        </w:sectPr>
      </w:pPr>
    </w:p>
    <w:p w14:paraId="240F6C45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7EB95407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75FFE47" wp14:editId="18AAD7DE">
            <wp:extent cx="5133975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7CE4" w14:textId="77777777" w:rsidR="00A33812" w:rsidRDefault="00A33812">
      <w:pPr>
        <w:spacing w:before="9" w:after="0" w:line="170" w:lineRule="exact"/>
        <w:rPr>
          <w:sz w:val="17"/>
          <w:szCs w:val="17"/>
        </w:rPr>
      </w:pPr>
    </w:p>
    <w:p w14:paraId="0099037C" w14:textId="77777777" w:rsidR="00A33812" w:rsidRDefault="000F0C67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4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position w:val="1"/>
        </w:rPr>
        <w:t>y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I</w:t>
      </w:r>
      <w:r>
        <w:rPr>
          <w:rFonts w:ascii="Open Sans" w:eastAsia="Open Sans" w:hAnsi="Open Sans" w:cs="Open Sans"/>
          <w:i/>
          <w:spacing w:val="-4"/>
          <w:position w:val="1"/>
        </w:rPr>
        <w:t>ss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position w:val="1"/>
        </w:rPr>
        <w:t>y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t</w:t>
      </w:r>
    </w:p>
    <w:p w14:paraId="0927588F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457D1561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14:paraId="6AAA0EC1" w14:textId="77777777" w:rsidR="00A33812" w:rsidRDefault="00A33812">
      <w:pPr>
        <w:spacing w:before="16" w:after="0" w:line="220" w:lineRule="exact"/>
      </w:pPr>
    </w:p>
    <w:p w14:paraId="1904E279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6B71060F" w14:textId="77777777"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5"/>
        </w:rPr>
        <w:t>(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</w:p>
    <w:p w14:paraId="6A025FF0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78276901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1AF43E02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26FB82E8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19D9D041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54171C83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5ADB1B2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 wp14:anchorId="6D280C9A" wp14:editId="34786F8D">
            <wp:extent cx="285750" cy="285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4386C6EA" w14:textId="77777777" w:rsidR="00A33812" w:rsidRDefault="00A33812">
      <w:pPr>
        <w:spacing w:before="9" w:after="0" w:line="110" w:lineRule="exact"/>
        <w:rPr>
          <w:sz w:val="11"/>
          <w:szCs w:val="11"/>
        </w:rPr>
      </w:pPr>
    </w:p>
    <w:p w14:paraId="2489E344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:</w:t>
      </w:r>
    </w:p>
    <w:p w14:paraId="58E05C87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24A830E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B5C3497" wp14:editId="6B5A3974">
            <wp:extent cx="3219450" cy="1095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8C05" w14:textId="77777777" w:rsidR="00A33812" w:rsidRDefault="00A33812">
      <w:pPr>
        <w:spacing w:after="0" w:line="190" w:lineRule="exact"/>
        <w:rPr>
          <w:sz w:val="19"/>
          <w:szCs w:val="19"/>
        </w:rPr>
      </w:pPr>
    </w:p>
    <w:p w14:paraId="64129726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5"/>
        </w:rPr>
        <w:t>C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5"/>
        </w:rPr>
        <w:t>nf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</w:rPr>
        <w:t>m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383D660C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6809AA6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14:paraId="2EB9A64D" w14:textId="77777777"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14:paraId="232DA334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28DAC374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F5B049B" wp14:editId="61CCBD0C">
            <wp:extent cx="512445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1081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044B1D21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14:paraId="50A91CA1" w14:textId="77777777" w:rsidR="00A33812" w:rsidRDefault="00A33812">
      <w:pPr>
        <w:spacing w:before="16" w:after="0" w:line="220" w:lineRule="exact"/>
      </w:pPr>
    </w:p>
    <w:p w14:paraId="02BC3BB0" w14:textId="77777777" w:rsidR="00A33812" w:rsidRDefault="000F0C67">
      <w:pPr>
        <w:spacing w:after="0" w:line="240" w:lineRule="auto"/>
        <w:ind w:left="115" w:right="3045"/>
        <w:jc w:val="both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0A4A7155" w14:textId="77777777" w:rsidR="00A33812" w:rsidRDefault="000F0C67">
      <w:pPr>
        <w:spacing w:before="84" w:after="0" w:line="240" w:lineRule="auto"/>
        <w:ind w:left="115" w:right="36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n- </w:t>
      </w:r>
      <w:proofErr w:type="spellStart"/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ins w:id="5" w:author="Meital Waltman" w:date="2016-09-27T11:12:00Z">
        <w:r w:rsidR="00BA744E">
          <w:rPr>
            <w:rFonts w:ascii="Open Sans" w:eastAsia="Open Sans" w:hAnsi="Open Sans" w:cs="Open Sans"/>
          </w:rPr>
          <w:t>t</w:t>
        </w:r>
      </w:ins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64EA8BAB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14FCFC07" w14:textId="77777777" w:rsidR="00A33812" w:rsidRDefault="000F0C67">
      <w:pPr>
        <w:spacing w:after="0" w:line="240" w:lineRule="auto"/>
        <w:ind w:left="115" w:right="3770"/>
        <w:jc w:val="both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485D45B9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3D48B85A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29D52EFC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72784EAA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67D5040" wp14:editId="107C6764">
            <wp:extent cx="3400425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B6CA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0E670D92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6"/>
        </w:rPr>
        <w:t>t</w:t>
      </w:r>
      <w:r>
        <w:rPr>
          <w:rFonts w:ascii="Open Sans" w:eastAsia="Open Sans" w:hAnsi="Open Sans" w:cs="Open Sans"/>
        </w:rPr>
        <w:t>.</w:t>
      </w:r>
    </w:p>
    <w:p w14:paraId="228057A2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0AEA12B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noProof/>
          <w:spacing w:val="-2"/>
          <w:lang w:bidi="he-IL"/>
        </w:rPr>
        <w:drawing>
          <wp:inline distT="0" distB="0" distL="0" distR="0" wp14:anchorId="0F972D64" wp14:editId="35B50270">
            <wp:extent cx="219075" cy="219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</w:p>
    <w:p w14:paraId="3669B4C1" w14:textId="77777777" w:rsidR="00A33812" w:rsidRDefault="00A33812">
      <w:pPr>
        <w:spacing w:before="9" w:after="0" w:line="110" w:lineRule="exact"/>
        <w:rPr>
          <w:sz w:val="11"/>
          <w:szCs w:val="11"/>
        </w:rPr>
      </w:pPr>
    </w:p>
    <w:p w14:paraId="10482A8E" w14:textId="77777777" w:rsidR="00A33812" w:rsidRDefault="000F0C67">
      <w:pPr>
        <w:spacing w:after="0" w:line="240" w:lineRule="auto"/>
        <w:ind w:left="678" w:right="354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w w:val="99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3B954647" w14:textId="77777777" w:rsidR="00A33812" w:rsidRDefault="00A33812">
      <w:pPr>
        <w:spacing w:after="0"/>
        <w:jc w:val="center"/>
        <w:sectPr w:rsidR="00A33812">
          <w:pgSz w:w="11920" w:h="16840"/>
          <w:pgMar w:top="1560" w:right="1440" w:bottom="280" w:left="1280" w:header="720" w:footer="720" w:gutter="0"/>
          <w:cols w:space="720"/>
        </w:sectPr>
      </w:pPr>
    </w:p>
    <w:p w14:paraId="68B5F093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26DB2EFD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C2B437F" wp14:editId="22C963E9">
            <wp:extent cx="3400425" cy="495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75DA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2A041326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pre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proofErr w:type="spellEnd"/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rst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211</w:t>
      </w:r>
      <w:r>
        <w:rPr>
          <w:rFonts w:ascii="Open Sans" w:eastAsia="Open Sans" w:hAnsi="Open Sans" w:cs="Open Sans"/>
          <w:position w:val="1"/>
        </w:rPr>
        <w:t>:</w:t>
      </w:r>
    </w:p>
    <w:p w14:paraId="795F624E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5B4B51CE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30AB664" wp14:editId="6D03DE83">
            <wp:extent cx="3609975" cy="523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3542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319E149F" w14:textId="77777777" w:rsidR="00A33812" w:rsidRDefault="000F0C67">
      <w:pPr>
        <w:spacing w:after="0" w:line="240" w:lineRule="auto"/>
        <w:ind w:left="338" w:right="364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w w:val="99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  <w:w w:val="99"/>
        </w:rPr>
        <w:t>y</w:t>
      </w:r>
      <w:r>
        <w:rPr>
          <w:rFonts w:ascii="Open Sans" w:eastAsia="Open Sans" w:hAnsi="Open Sans" w:cs="Open Sans"/>
        </w:rPr>
        <w:t>.</w:t>
      </w:r>
    </w:p>
    <w:p w14:paraId="1889E41E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7D0109E4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2BE57C78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DE4DF30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87C2CAB" wp14:editId="5ECA774F">
            <wp:extent cx="3533775" cy="1724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F4E0" w14:textId="77777777" w:rsidR="00A33812" w:rsidRDefault="00A33812">
      <w:pPr>
        <w:spacing w:before="8" w:after="0" w:line="190" w:lineRule="exact"/>
        <w:rPr>
          <w:sz w:val="19"/>
          <w:szCs w:val="19"/>
        </w:rPr>
      </w:pPr>
    </w:p>
    <w:p w14:paraId="3989174F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5B4FF4C2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256DA61F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84FEDB7" wp14:editId="4D5F3B0E">
            <wp:extent cx="3600450" cy="1714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BF76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37E007A8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7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proofErr w:type="gramEnd"/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14:paraId="28928030" w14:textId="77777777"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14:paraId="174C8835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6E1219C4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9695D0E" wp14:editId="3A23BB2D">
            <wp:extent cx="3886200" cy="3400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5D1A" w14:textId="77777777" w:rsidR="00A33812" w:rsidRDefault="00A33812">
      <w:pPr>
        <w:spacing w:before="7" w:after="0" w:line="180" w:lineRule="exact"/>
        <w:rPr>
          <w:sz w:val="18"/>
          <w:szCs w:val="18"/>
        </w:rPr>
      </w:pPr>
    </w:p>
    <w:p w14:paraId="2FC793AD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8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pus.</w:t>
      </w:r>
    </w:p>
    <w:p w14:paraId="1679168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E625292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7D08611" wp14:editId="65B3F00C">
            <wp:extent cx="3895725" cy="2028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8BD8" w14:textId="77777777" w:rsidR="00A33812" w:rsidRDefault="00A33812">
      <w:pPr>
        <w:spacing w:before="1" w:after="0" w:line="200" w:lineRule="exact"/>
        <w:rPr>
          <w:sz w:val="20"/>
          <w:szCs w:val="20"/>
        </w:rPr>
      </w:pPr>
    </w:p>
    <w:p w14:paraId="5F2FD162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dd.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4880765E" w14:textId="77777777"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14:paraId="0349BEDB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F2B8EB5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30CED34" wp14:editId="61F4AC7F">
            <wp:extent cx="3905250" cy="2409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839C" w14:textId="77777777" w:rsidR="00A33812" w:rsidRDefault="00A33812">
      <w:pPr>
        <w:spacing w:before="10" w:after="0" w:line="180" w:lineRule="exact"/>
        <w:rPr>
          <w:sz w:val="18"/>
          <w:szCs w:val="18"/>
        </w:rPr>
      </w:pPr>
    </w:p>
    <w:p w14:paraId="18DBB797" w14:textId="77777777" w:rsidR="00A33812" w:rsidRDefault="000F0C67">
      <w:pPr>
        <w:spacing w:after="0" w:line="280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7" behindDoc="1" locked="0" layoutInCell="1" allowOverlap="1" wp14:anchorId="028A5E5B" wp14:editId="115270D9">
                <wp:simplePos x="0" y="0"/>
                <wp:positionH relativeFrom="page">
                  <wp:posOffset>881380</wp:posOffset>
                </wp:positionH>
                <wp:positionV relativeFrom="paragraph">
                  <wp:posOffset>267970</wp:posOffset>
                </wp:positionV>
                <wp:extent cx="5791200" cy="800100"/>
                <wp:effectExtent l="0" t="1270" r="0" b="0"/>
                <wp:wrapNone/>
                <wp:docPr id="140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422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41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2" name="Group 112"/>
                        <wpg:cNvGrpSpPr>
                          <a:grpSpLocks/>
                        </wpg:cNvGrpSpPr>
                        <wpg:grpSpPr bwMode="auto">
                          <a:xfrm>
                            <a:off x="1395" y="429"/>
                            <a:ext cx="9082" cy="1245"/>
                            <a:chOff x="1395" y="429"/>
                            <a:chExt cx="9082" cy="1245"/>
                          </a:xfrm>
                        </wpg:grpSpPr>
                        <wps:wsp>
                          <wps:cNvPr id="143" name="Freeform 113"/>
                          <wps:cNvSpPr>
                            <a:spLocks/>
                          </wps:cNvSpPr>
                          <wps:spPr bwMode="auto">
                            <a:xfrm>
                              <a:off x="1395" y="4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29 429"/>
                                <a:gd name="T3" fmla="*/ 429 h 1245"/>
                                <a:gd name="T4" fmla="+- 0 1477 1395"/>
                                <a:gd name="T5" fmla="*/ T4 w 9082"/>
                                <a:gd name="T6" fmla="+- 0 430 429"/>
                                <a:gd name="T7" fmla="*/ 430 h 1245"/>
                                <a:gd name="T8" fmla="+- 0 1419 1395"/>
                                <a:gd name="T9" fmla="*/ T8 w 9082"/>
                                <a:gd name="T10" fmla="+- 0 459 429"/>
                                <a:gd name="T11" fmla="*/ 459 h 1245"/>
                                <a:gd name="T12" fmla="+- 0 1395 1395"/>
                                <a:gd name="T13" fmla="*/ T12 w 9082"/>
                                <a:gd name="T14" fmla="+- 0 519 429"/>
                                <a:gd name="T15" fmla="*/ 519 h 1245"/>
                                <a:gd name="T16" fmla="+- 0 1395 1395"/>
                                <a:gd name="T17" fmla="*/ T16 w 9082"/>
                                <a:gd name="T18" fmla="+- 0 1593 429"/>
                                <a:gd name="T19" fmla="*/ 1593 h 1245"/>
                                <a:gd name="T20" fmla="+- 0 1424 1395"/>
                                <a:gd name="T21" fmla="*/ T20 w 9082"/>
                                <a:gd name="T22" fmla="+- 0 1651 429"/>
                                <a:gd name="T23" fmla="*/ 1651 h 1245"/>
                                <a:gd name="T24" fmla="+- 0 1485 1395"/>
                                <a:gd name="T25" fmla="*/ T24 w 9082"/>
                                <a:gd name="T26" fmla="+- 0 1674 429"/>
                                <a:gd name="T27" fmla="*/ 1674 h 1245"/>
                                <a:gd name="T28" fmla="+- 0 10418 1395"/>
                                <a:gd name="T29" fmla="*/ T28 w 9082"/>
                                <a:gd name="T30" fmla="+- 0 1674 429"/>
                                <a:gd name="T31" fmla="*/ 1674 h 1245"/>
                                <a:gd name="T32" fmla="+- 0 10440 1395"/>
                                <a:gd name="T33" fmla="*/ T32 w 9082"/>
                                <a:gd name="T34" fmla="+- 0 1669 429"/>
                                <a:gd name="T35" fmla="*/ 1669 h 1245"/>
                                <a:gd name="T36" fmla="+- 0 10460 1395"/>
                                <a:gd name="T37" fmla="*/ T36 w 9082"/>
                                <a:gd name="T38" fmla="+- 0 1659 429"/>
                                <a:gd name="T39" fmla="*/ 1659 h 1245"/>
                                <a:gd name="T40" fmla="+- 0 10476 1395"/>
                                <a:gd name="T41" fmla="*/ T40 w 9082"/>
                                <a:gd name="T42" fmla="+- 0 1645 429"/>
                                <a:gd name="T43" fmla="*/ 1645 h 1245"/>
                                <a:gd name="T44" fmla="+- 0 10477 1395"/>
                                <a:gd name="T45" fmla="*/ T44 w 9082"/>
                                <a:gd name="T46" fmla="+- 0 1644 429"/>
                                <a:gd name="T47" fmla="*/ 1644 h 1245"/>
                                <a:gd name="T48" fmla="+- 0 1479 1395"/>
                                <a:gd name="T49" fmla="*/ T48 w 9082"/>
                                <a:gd name="T50" fmla="+- 0 1644 429"/>
                                <a:gd name="T51" fmla="*/ 1644 h 1245"/>
                                <a:gd name="T52" fmla="+- 0 1458 1395"/>
                                <a:gd name="T53" fmla="*/ T52 w 9082"/>
                                <a:gd name="T54" fmla="+- 0 1638 429"/>
                                <a:gd name="T55" fmla="*/ 1638 h 1245"/>
                                <a:gd name="T56" fmla="+- 0 1441 1395"/>
                                <a:gd name="T57" fmla="*/ T56 w 9082"/>
                                <a:gd name="T58" fmla="+- 0 1625 429"/>
                                <a:gd name="T59" fmla="*/ 1625 h 1245"/>
                                <a:gd name="T60" fmla="+- 0 1429 1395"/>
                                <a:gd name="T61" fmla="*/ T60 w 9082"/>
                                <a:gd name="T62" fmla="+- 0 1606 429"/>
                                <a:gd name="T63" fmla="*/ 1606 h 1245"/>
                                <a:gd name="T64" fmla="+- 0 1425 1395"/>
                                <a:gd name="T65" fmla="*/ T64 w 9082"/>
                                <a:gd name="T66" fmla="+- 0 1584 429"/>
                                <a:gd name="T67" fmla="*/ 1584 h 1245"/>
                                <a:gd name="T68" fmla="+- 0 1425 1395"/>
                                <a:gd name="T69" fmla="*/ T68 w 9082"/>
                                <a:gd name="T70" fmla="+- 0 514 429"/>
                                <a:gd name="T71" fmla="*/ 514 h 1245"/>
                                <a:gd name="T72" fmla="+- 0 1431 1395"/>
                                <a:gd name="T73" fmla="*/ T72 w 9082"/>
                                <a:gd name="T74" fmla="+- 0 492 429"/>
                                <a:gd name="T75" fmla="*/ 492 h 1245"/>
                                <a:gd name="T76" fmla="+- 0 1444 1395"/>
                                <a:gd name="T77" fmla="*/ T76 w 9082"/>
                                <a:gd name="T78" fmla="+- 0 475 429"/>
                                <a:gd name="T79" fmla="*/ 475 h 1245"/>
                                <a:gd name="T80" fmla="+- 0 1463 1395"/>
                                <a:gd name="T81" fmla="*/ T80 w 9082"/>
                                <a:gd name="T82" fmla="+- 0 464 429"/>
                                <a:gd name="T83" fmla="*/ 464 h 1245"/>
                                <a:gd name="T84" fmla="+- 0 1485 1395"/>
                                <a:gd name="T85" fmla="*/ T84 w 9082"/>
                                <a:gd name="T86" fmla="+- 0 459 429"/>
                                <a:gd name="T87" fmla="*/ 459 h 1245"/>
                                <a:gd name="T88" fmla="+- 0 10476 1395"/>
                                <a:gd name="T89" fmla="*/ T88 w 9082"/>
                                <a:gd name="T90" fmla="+- 0 459 429"/>
                                <a:gd name="T91" fmla="*/ 459 h 1245"/>
                                <a:gd name="T92" fmla="+- 0 10471 1395"/>
                                <a:gd name="T93" fmla="*/ T92 w 9082"/>
                                <a:gd name="T94" fmla="+- 0 453 429"/>
                                <a:gd name="T95" fmla="*/ 453 h 1245"/>
                                <a:gd name="T96" fmla="+- 0 10453 1395"/>
                                <a:gd name="T97" fmla="*/ T96 w 9082"/>
                                <a:gd name="T98" fmla="+- 0 440 429"/>
                                <a:gd name="T99" fmla="*/ 440 h 1245"/>
                                <a:gd name="T100" fmla="+- 0 10433 1395"/>
                                <a:gd name="T101" fmla="*/ T100 w 9082"/>
                                <a:gd name="T102" fmla="+- 0 432 429"/>
                                <a:gd name="T103" fmla="*/ 432 h 1245"/>
                                <a:gd name="T104" fmla="+- 0 10410 1395"/>
                                <a:gd name="T105" fmla="*/ T104 w 9082"/>
                                <a:gd name="T106" fmla="+- 0 429 429"/>
                                <a:gd name="T107" fmla="*/ 4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9" y="1222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110"/>
                        <wpg:cNvGrpSpPr>
                          <a:grpSpLocks/>
                        </wpg:cNvGrpSpPr>
                        <wpg:grpSpPr bwMode="auto">
                          <a:xfrm>
                            <a:off x="1485" y="459"/>
                            <a:ext cx="9015" cy="1185"/>
                            <a:chOff x="1485" y="459"/>
                            <a:chExt cx="9015" cy="1185"/>
                          </a:xfrm>
                        </wpg:grpSpPr>
                        <wps:wsp>
                          <wps:cNvPr id="145" name="Freeform 111"/>
                          <wps:cNvSpPr>
                            <a:spLocks/>
                          </wps:cNvSpPr>
                          <wps:spPr bwMode="auto">
                            <a:xfrm>
                              <a:off x="1485" y="45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59 459"/>
                                <a:gd name="T3" fmla="*/ 459 h 1185"/>
                                <a:gd name="T4" fmla="+- 0 1485 1485"/>
                                <a:gd name="T5" fmla="*/ T4 w 9015"/>
                                <a:gd name="T6" fmla="+- 0 459 459"/>
                                <a:gd name="T7" fmla="*/ 459 h 1185"/>
                                <a:gd name="T8" fmla="+- 0 10416 1485"/>
                                <a:gd name="T9" fmla="*/ T8 w 9015"/>
                                <a:gd name="T10" fmla="+- 0 460 459"/>
                                <a:gd name="T11" fmla="*/ 460 h 1185"/>
                                <a:gd name="T12" fmla="+- 0 10437 1485"/>
                                <a:gd name="T13" fmla="*/ T12 w 9015"/>
                                <a:gd name="T14" fmla="+- 0 466 459"/>
                                <a:gd name="T15" fmla="*/ 466 h 1185"/>
                                <a:gd name="T16" fmla="+- 0 10454 1485"/>
                                <a:gd name="T17" fmla="*/ T16 w 9015"/>
                                <a:gd name="T18" fmla="+- 0 479 459"/>
                                <a:gd name="T19" fmla="*/ 479 h 1185"/>
                                <a:gd name="T20" fmla="+- 0 10466 1485"/>
                                <a:gd name="T21" fmla="*/ T20 w 9015"/>
                                <a:gd name="T22" fmla="+- 0 497 459"/>
                                <a:gd name="T23" fmla="*/ 497 h 1185"/>
                                <a:gd name="T24" fmla="+- 0 10470 1485"/>
                                <a:gd name="T25" fmla="*/ T24 w 9015"/>
                                <a:gd name="T26" fmla="+- 0 519 459"/>
                                <a:gd name="T27" fmla="*/ 519 h 1185"/>
                                <a:gd name="T28" fmla="+- 0 10470 1485"/>
                                <a:gd name="T29" fmla="*/ T28 w 9015"/>
                                <a:gd name="T30" fmla="+- 0 1590 459"/>
                                <a:gd name="T31" fmla="*/ 1590 h 1185"/>
                                <a:gd name="T32" fmla="+- 0 10464 1485"/>
                                <a:gd name="T33" fmla="*/ T32 w 9015"/>
                                <a:gd name="T34" fmla="+- 0 1611 459"/>
                                <a:gd name="T35" fmla="*/ 1611 h 1185"/>
                                <a:gd name="T36" fmla="+- 0 10451 1485"/>
                                <a:gd name="T37" fmla="*/ T36 w 9015"/>
                                <a:gd name="T38" fmla="+- 0 1629 459"/>
                                <a:gd name="T39" fmla="*/ 1629 h 1185"/>
                                <a:gd name="T40" fmla="+- 0 10432 1485"/>
                                <a:gd name="T41" fmla="*/ T40 w 9015"/>
                                <a:gd name="T42" fmla="+- 0 1640 459"/>
                                <a:gd name="T43" fmla="*/ 1640 h 1185"/>
                                <a:gd name="T44" fmla="+- 0 10410 1485"/>
                                <a:gd name="T45" fmla="*/ T44 w 9015"/>
                                <a:gd name="T46" fmla="+- 0 1644 459"/>
                                <a:gd name="T47" fmla="*/ 1644 h 1185"/>
                                <a:gd name="T48" fmla="+- 0 10477 1485"/>
                                <a:gd name="T49" fmla="*/ T48 w 9015"/>
                                <a:gd name="T50" fmla="+- 0 1644 459"/>
                                <a:gd name="T51" fmla="*/ 1644 h 1185"/>
                                <a:gd name="T52" fmla="+- 0 10489 1485"/>
                                <a:gd name="T53" fmla="*/ T52 w 9015"/>
                                <a:gd name="T54" fmla="+- 0 1627 459"/>
                                <a:gd name="T55" fmla="*/ 1627 h 1185"/>
                                <a:gd name="T56" fmla="+- 0 10497 1485"/>
                                <a:gd name="T57" fmla="*/ T56 w 9015"/>
                                <a:gd name="T58" fmla="+- 0 1607 459"/>
                                <a:gd name="T59" fmla="*/ 1607 h 1185"/>
                                <a:gd name="T60" fmla="+- 0 10500 1485"/>
                                <a:gd name="T61" fmla="*/ T60 w 9015"/>
                                <a:gd name="T62" fmla="+- 0 1584 459"/>
                                <a:gd name="T63" fmla="*/ 1584 h 1185"/>
                                <a:gd name="T64" fmla="+- 0 10500 1485"/>
                                <a:gd name="T65" fmla="*/ T64 w 9015"/>
                                <a:gd name="T66" fmla="+- 0 511 459"/>
                                <a:gd name="T67" fmla="*/ 511 h 1185"/>
                                <a:gd name="T68" fmla="+- 0 10495 1485"/>
                                <a:gd name="T69" fmla="*/ T68 w 9015"/>
                                <a:gd name="T70" fmla="+- 0 489 459"/>
                                <a:gd name="T71" fmla="*/ 489 h 1185"/>
                                <a:gd name="T72" fmla="+- 0 10485 1485"/>
                                <a:gd name="T73" fmla="*/ T72 w 9015"/>
                                <a:gd name="T74" fmla="+- 0 469 459"/>
                                <a:gd name="T75" fmla="*/ 469 h 1185"/>
                                <a:gd name="T76" fmla="+- 0 10476 1485"/>
                                <a:gd name="T77" fmla="*/ T76 w 9015"/>
                                <a:gd name="T78" fmla="+- 0 459 459"/>
                                <a:gd name="T79" fmla="*/ 45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70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A035D" id="Group 109" o:spid="_x0000_s1026" style="position:absolute;margin-left:69.4pt;margin-top:21.1pt;width:456pt;height:63pt;z-index:-1433;mso-position-horizontal-relative:page" coordorigin="1388,422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">
                <v:shape id="Picture 114" o:spid="_x0000_s1027" type="#_x0000_t75" style="position:absolute;left:1395;top:429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">
                  <v:imagedata r:id="rId14" o:title=""/>
                </v:shape>
                <v:group id="Group 112" o:spid="_x0000_s1028" style="position:absolute;left:1395;top:429;width:9082;height:1245" coordorigin="1395,429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shape id="Freeform 113" o:spid="_x0000_s1029" style="position:absolute;left:1395;top:429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" path="m9015,l82,1,24,30,,90,,1164r29,58l90,1245r8933,l9045,1240r20,-10l9081,1216r1,-1l84,1215r-21,-6l46,1196,34,1177r-4,-22l30,85,36,63,49,46,68,35,90,30r8991,l9076,24,9058,11,9038,3,9015,e" fillcolor="#1ab654" stroked="f">
                    <v:path arrowok="t" o:connecttype="custom" o:connectlocs="9015,429;82,430;24,459;0,519;0,1593;29,1651;90,1674;9023,1674;9045,1669;9065,1659;9081,1645;9082,1644;84,1644;63,1638;46,1625;34,1606;30,1584;30,514;36,492;49,475;68,464;90,459;9081,459;9076,453;9058,440;9038,432;9015,429" o:connectangles="0,0,0,0,0,0,0,0,0,0,0,0,0,0,0,0,0,0,0,0,0,0,0,0,0,0,0"/>
                  </v:shape>
                </v:group>
                <v:group id="Group 110" o:spid="_x0000_s1030" style="position:absolute;left:1485;top:459;width:9015;height:1185" coordorigin="1485,459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Freeform 111" o:spid="_x0000_s1031" style="position:absolute;left:1485;top:459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" path="m8991,l,,8931,1r21,6l8969,20r12,18l8985,60r,1071l8979,1152r-13,18l8947,1181r-22,4l8992,1185r12,-17l9012,1148r3,-23l9015,52r-5,-22l9000,10,8991,e" fillcolor="#1ab654" stroked="f">
                    <v:path arrowok="t" o:connecttype="custom" o:connectlocs="8991,459;0,459;8931,460;8952,466;8969,479;8981,497;8985,519;8985,1590;8979,1611;8966,1629;8947,1640;8925,1644;8992,1644;9004,1627;9012,1607;9015,1584;9015,511;9010,489;9000,469;8991,45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  <w:position w:val="-1"/>
        </w:rPr>
        <w:t>10</w:t>
      </w:r>
      <w:r>
        <w:rPr>
          <w:rFonts w:ascii="Open Sans" w:eastAsia="Open Sans" w:hAnsi="Open Sans" w:cs="Open Sans"/>
          <w:position w:val="-1"/>
        </w:rPr>
        <w:t>.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4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position w:val="-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>mmi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ur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s.</w:t>
      </w:r>
    </w:p>
    <w:p w14:paraId="401ECD02" w14:textId="77777777" w:rsidR="00A33812" w:rsidRDefault="00A33812">
      <w:pPr>
        <w:spacing w:before="5" w:after="0" w:line="160" w:lineRule="exact"/>
        <w:rPr>
          <w:sz w:val="16"/>
          <w:szCs w:val="16"/>
        </w:rPr>
      </w:pPr>
    </w:p>
    <w:p w14:paraId="78ABA58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BFB4500" w14:textId="77777777"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pp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14:paraId="2192FA20" w14:textId="77777777"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sp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.</w:t>
      </w:r>
    </w:p>
    <w:p w14:paraId="1E92717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7317EC3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77CF1D0D" w14:textId="77777777" w:rsidR="00A33812" w:rsidRDefault="00A33812">
      <w:pPr>
        <w:spacing w:before="5" w:after="0" w:line="280" w:lineRule="exact"/>
        <w:rPr>
          <w:sz w:val="28"/>
          <w:szCs w:val="28"/>
        </w:rPr>
      </w:pPr>
    </w:p>
    <w:p w14:paraId="5F9A78C7" w14:textId="77777777" w:rsidR="00A33812" w:rsidRDefault="000F0C67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9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i</w:t>
      </w:r>
    </w:p>
    <w:p w14:paraId="44184A47" w14:textId="77777777" w:rsidR="00A33812" w:rsidRDefault="000F0C67">
      <w:pPr>
        <w:spacing w:before="84" w:after="0" w:line="240" w:lineRule="auto"/>
        <w:ind w:left="115" w:right="4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14:paraId="72E6536A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91B109B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2BFF99F" wp14:editId="39D80980">
            <wp:extent cx="4905375" cy="81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D0F7" w14:textId="77777777" w:rsidR="00A33812" w:rsidRDefault="00A33812">
      <w:pPr>
        <w:spacing w:after="0" w:line="190" w:lineRule="exact"/>
        <w:rPr>
          <w:sz w:val="19"/>
          <w:szCs w:val="19"/>
        </w:rPr>
      </w:pPr>
    </w:p>
    <w:p w14:paraId="60557895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49FFD8D9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772EEC2C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5E27510A" w14:textId="77777777" w:rsidR="00A33812" w:rsidRDefault="00A33812">
      <w:pPr>
        <w:spacing w:after="0"/>
        <w:sectPr w:rsidR="00A33812">
          <w:pgSz w:w="11920" w:h="16840"/>
          <w:pgMar w:top="1560" w:right="1520" w:bottom="280" w:left="1280" w:header="720" w:footer="720" w:gutter="0"/>
          <w:cols w:space="720"/>
        </w:sectPr>
      </w:pPr>
    </w:p>
    <w:p w14:paraId="255CCC9E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74229705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FF14AF1" wp14:editId="56D4D86A">
            <wp:extent cx="3200400" cy="2781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1E9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5C3854AA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</w:p>
    <w:p w14:paraId="7814E2AF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5449471D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E7F44AE" wp14:editId="337AAFD0">
            <wp:extent cx="3324225" cy="2647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00F9" w14:textId="77777777" w:rsidR="00A33812" w:rsidRDefault="00A33812">
      <w:pPr>
        <w:spacing w:before="5" w:after="0" w:line="190" w:lineRule="exact"/>
        <w:rPr>
          <w:sz w:val="19"/>
          <w:szCs w:val="19"/>
        </w:rPr>
      </w:pPr>
    </w:p>
    <w:p w14:paraId="3E441757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noProof/>
          <w:spacing w:val="-3"/>
          <w:lang w:bidi="he-IL"/>
        </w:rPr>
        <w:drawing>
          <wp:inline distT="0" distB="0" distL="0" distR="0" wp14:anchorId="04B787EC" wp14:editId="0FE6158B">
            <wp:extent cx="219075" cy="21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55403800" w14:textId="77777777" w:rsidR="00A33812" w:rsidRDefault="00A33812">
      <w:pPr>
        <w:spacing w:before="1" w:after="0" w:line="130" w:lineRule="exact"/>
        <w:rPr>
          <w:sz w:val="13"/>
          <w:szCs w:val="13"/>
        </w:rPr>
      </w:pPr>
    </w:p>
    <w:p w14:paraId="1BB13836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8D540CD" wp14:editId="7823C100">
            <wp:extent cx="3362325" cy="733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2BC8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658A9263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101ECE30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8D8C256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EB0169D" wp14:editId="14603105">
            <wp:extent cx="3314700" cy="695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07DF" w14:textId="77777777"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14:paraId="75CF03C6" w14:textId="77777777" w:rsidR="00A33812" w:rsidRDefault="00A33812">
      <w:pPr>
        <w:spacing w:before="8" w:after="0" w:line="140" w:lineRule="exact"/>
        <w:rPr>
          <w:sz w:val="14"/>
          <w:szCs w:val="14"/>
        </w:rPr>
      </w:pPr>
    </w:p>
    <w:p w14:paraId="21D0B63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5EEC5757" w14:textId="77777777"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rk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ssu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</w:p>
    <w:p w14:paraId="2BDF973F" w14:textId="77777777" w:rsidR="00A33812" w:rsidRDefault="000F0C67">
      <w:pPr>
        <w:spacing w:after="0" w:line="240" w:lineRule="auto"/>
        <w:ind w:left="1345" w:right="23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del w:id="6" w:author="Meital Waltman" w:date="2016-09-27T11:13:00Z">
        <w:r w:rsidDel="00BA744E">
          <w:rPr>
            <w:rFonts w:ascii="Open Sans" w:eastAsia="Open Sans" w:hAnsi="Open Sans" w:cs="Open Sans"/>
          </w:rPr>
          <w:delText xml:space="preserve"> </w:delText>
        </w:r>
      </w:del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,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“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d”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3BBA2248" w14:textId="77777777" w:rsidR="00A33812" w:rsidRDefault="00A33812">
      <w:pPr>
        <w:spacing w:before="8" w:after="0" w:line="150" w:lineRule="exact"/>
        <w:rPr>
          <w:sz w:val="15"/>
          <w:szCs w:val="15"/>
        </w:rPr>
      </w:pPr>
    </w:p>
    <w:p w14:paraId="6EC1E830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1FF576F2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6E0DEFC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48" behindDoc="1" locked="0" layoutInCell="1" allowOverlap="1" wp14:anchorId="49455832" wp14:editId="045545AB">
                <wp:simplePos x="0" y="0"/>
                <wp:positionH relativeFrom="page">
                  <wp:posOffset>881380</wp:posOffset>
                </wp:positionH>
                <wp:positionV relativeFrom="paragraph">
                  <wp:posOffset>-1065530</wp:posOffset>
                </wp:positionV>
                <wp:extent cx="5791200" cy="990600"/>
                <wp:effectExtent l="0" t="1270" r="0" b="0"/>
                <wp:wrapNone/>
                <wp:docPr id="1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90600"/>
                          <a:chOff x="1388" y="-1678"/>
                          <a:chExt cx="9120" cy="1560"/>
                        </a:xfrm>
                      </wpg:grpSpPr>
                      <pic:pic xmlns:pic="http://schemas.openxmlformats.org/drawingml/2006/picture">
                        <pic:nvPicPr>
                          <pic:cNvPr id="135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671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6" name="Group 100"/>
                        <wpg:cNvGrpSpPr>
                          <a:grpSpLocks/>
                        </wpg:cNvGrpSpPr>
                        <wpg:grpSpPr bwMode="auto">
                          <a:xfrm>
                            <a:off x="1395" y="-1671"/>
                            <a:ext cx="9082" cy="1545"/>
                            <a:chOff x="1395" y="-1671"/>
                            <a:chExt cx="9082" cy="1545"/>
                          </a:xfrm>
                        </wpg:grpSpPr>
                        <wps:wsp>
                          <wps:cNvPr id="137" name="Freeform 101"/>
                          <wps:cNvSpPr>
                            <a:spLocks/>
                          </wps:cNvSpPr>
                          <wps:spPr bwMode="auto">
                            <a:xfrm>
                              <a:off x="1395" y="-1671"/>
                              <a:ext cx="9082" cy="15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671 -1671"/>
                                <a:gd name="T3" fmla="*/ -1671 h 1545"/>
                                <a:gd name="T4" fmla="+- 0 1477 1395"/>
                                <a:gd name="T5" fmla="*/ T4 w 9082"/>
                                <a:gd name="T6" fmla="+- 0 -1670 -1671"/>
                                <a:gd name="T7" fmla="*/ -1670 h 1545"/>
                                <a:gd name="T8" fmla="+- 0 1419 1395"/>
                                <a:gd name="T9" fmla="*/ T8 w 9082"/>
                                <a:gd name="T10" fmla="+- 0 -1641 -1671"/>
                                <a:gd name="T11" fmla="*/ -1641 h 1545"/>
                                <a:gd name="T12" fmla="+- 0 1395 1395"/>
                                <a:gd name="T13" fmla="*/ T12 w 9082"/>
                                <a:gd name="T14" fmla="+- 0 -1581 -1671"/>
                                <a:gd name="T15" fmla="*/ -1581 h 1545"/>
                                <a:gd name="T16" fmla="+- 0 1395 1395"/>
                                <a:gd name="T17" fmla="*/ T16 w 9082"/>
                                <a:gd name="T18" fmla="+- 0 -207 -1671"/>
                                <a:gd name="T19" fmla="*/ -207 h 1545"/>
                                <a:gd name="T20" fmla="+- 0 1424 1395"/>
                                <a:gd name="T21" fmla="*/ T20 w 9082"/>
                                <a:gd name="T22" fmla="+- 0 -149 -1671"/>
                                <a:gd name="T23" fmla="*/ -149 h 1545"/>
                                <a:gd name="T24" fmla="+- 0 1485 1395"/>
                                <a:gd name="T25" fmla="*/ T24 w 9082"/>
                                <a:gd name="T26" fmla="+- 0 -126 -1671"/>
                                <a:gd name="T27" fmla="*/ -126 h 1545"/>
                                <a:gd name="T28" fmla="+- 0 10418 1395"/>
                                <a:gd name="T29" fmla="*/ T28 w 9082"/>
                                <a:gd name="T30" fmla="+- 0 -126 -1671"/>
                                <a:gd name="T31" fmla="*/ -126 h 1545"/>
                                <a:gd name="T32" fmla="+- 0 10440 1395"/>
                                <a:gd name="T33" fmla="*/ T32 w 9082"/>
                                <a:gd name="T34" fmla="+- 0 -131 -1671"/>
                                <a:gd name="T35" fmla="*/ -131 h 1545"/>
                                <a:gd name="T36" fmla="+- 0 10460 1395"/>
                                <a:gd name="T37" fmla="*/ T36 w 9082"/>
                                <a:gd name="T38" fmla="+- 0 -141 -1671"/>
                                <a:gd name="T39" fmla="*/ -141 h 1545"/>
                                <a:gd name="T40" fmla="+- 0 10476 1395"/>
                                <a:gd name="T41" fmla="*/ T40 w 9082"/>
                                <a:gd name="T42" fmla="+- 0 -155 -1671"/>
                                <a:gd name="T43" fmla="*/ -155 h 1545"/>
                                <a:gd name="T44" fmla="+- 0 10477 1395"/>
                                <a:gd name="T45" fmla="*/ T44 w 9082"/>
                                <a:gd name="T46" fmla="+- 0 -156 -1671"/>
                                <a:gd name="T47" fmla="*/ -156 h 1545"/>
                                <a:gd name="T48" fmla="+- 0 1479 1395"/>
                                <a:gd name="T49" fmla="*/ T48 w 9082"/>
                                <a:gd name="T50" fmla="+- 0 -156 -1671"/>
                                <a:gd name="T51" fmla="*/ -156 h 1545"/>
                                <a:gd name="T52" fmla="+- 0 1458 1395"/>
                                <a:gd name="T53" fmla="*/ T52 w 9082"/>
                                <a:gd name="T54" fmla="+- 0 -162 -1671"/>
                                <a:gd name="T55" fmla="*/ -162 h 1545"/>
                                <a:gd name="T56" fmla="+- 0 1441 1395"/>
                                <a:gd name="T57" fmla="*/ T56 w 9082"/>
                                <a:gd name="T58" fmla="+- 0 -175 -1671"/>
                                <a:gd name="T59" fmla="*/ -175 h 1545"/>
                                <a:gd name="T60" fmla="+- 0 1429 1395"/>
                                <a:gd name="T61" fmla="*/ T60 w 9082"/>
                                <a:gd name="T62" fmla="+- 0 -194 -1671"/>
                                <a:gd name="T63" fmla="*/ -194 h 1545"/>
                                <a:gd name="T64" fmla="+- 0 1425 1395"/>
                                <a:gd name="T65" fmla="*/ T64 w 9082"/>
                                <a:gd name="T66" fmla="+- 0 -216 -1671"/>
                                <a:gd name="T67" fmla="*/ -216 h 1545"/>
                                <a:gd name="T68" fmla="+- 0 1425 1395"/>
                                <a:gd name="T69" fmla="*/ T68 w 9082"/>
                                <a:gd name="T70" fmla="+- 0 -1586 -1671"/>
                                <a:gd name="T71" fmla="*/ -1586 h 1545"/>
                                <a:gd name="T72" fmla="+- 0 1431 1395"/>
                                <a:gd name="T73" fmla="*/ T72 w 9082"/>
                                <a:gd name="T74" fmla="+- 0 -1608 -1671"/>
                                <a:gd name="T75" fmla="*/ -1608 h 1545"/>
                                <a:gd name="T76" fmla="+- 0 1444 1395"/>
                                <a:gd name="T77" fmla="*/ T76 w 9082"/>
                                <a:gd name="T78" fmla="+- 0 -1625 -1671"/>
                                <a:gd name="T79" fmla="*/ -1625 h 1545"/>
                                <a:gd name="T80" fmla="+- 0 1463 1395"/>
                                <a:gd name="T81" fmla="*/ T80 w 9082"/>
                                <a:gd name="T82" fmla="+- 0 -1636 -1671"/>
                                <a:gd name="T83" fmla="*/ -1636 h 1545"/>
                                <a:gd name="T84" fmla="+- 0 1485 1395"/>
                                <a:gd name="T85" fmla="*/ T84 w 9082"/>
                                <a:gd name="T86" fmla="+- 0 -1641 -1671"/>
                                <a:gd name="T87" fmla="*/ -1641 h 1545"/>
                                <a:gd name="T88" fmla="+- 0 10476 1395"/>
                                <a:gd name="T89" fmla="*/ T88 w 9082"/>
                                <a:gd name="T90" fmla="+- 0 -1641 -1671"/>
                                <a:gd name="T91" fmla="*/ -1641 h 1545"/>
                                <a:gd name="T92" fmla="+- 0 10471 1395"/>
                                <a:gd name="T93" fmla="*/ T92 w 9082"/>
                                <a:gd name="T94" fmla="+- 0 -1647 -1671"/>
                                <a:gd name="T95" fmla="*/ -1647 h 1545"/>
                                <a:gd name="T96" fmla="+- 0 10453 1395"/>
                                <a:gd name="T97" fmla="*/ T96 w 9082"/>
                                <a:gd name="T98" fmla="+- 0 -1660 -1671"/>
                                <a:gd name="T99" fmla="*/ -1660 h 1545"/>
                                <a:gd name="T100" fmla="+- 0 10433 1395"/>
                                <a:gd name="T101" fmla="*/ T100 w 9082"/>
                                <a:gd name="T102" fmla="+- 0 -1668 -1671"/>
                                <a:gd name="T103" fmla="*/ -1668 h 1545"/>
                                <a:gd name="T104" fmla="+- 0 10410 1395"/>
                                <a:gd name="T105" fmla="*/ T104 w 9082"/>
                                <a:gd name="T106" fmla="+- 0 -1671 -1671"/>
                                <a:gd name="T107" fmla="*/ -1671 h 1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5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464"/>
                                  </a:lnTo>
                                  <a:lnTo>
                                    <a:pt x="29" y="1522"/>
                                  </a:lnTo>
                                  <a:lnTo>
                                    <a:pt x="90" y="1545"/>
                                  </a:lnTo>
                                  <a:lnTo>
                                    <a:pt x="9023" y="1545"/>
                                  </a:lnTo>
                                  <a:lnTo>
                                    <a:pt x="9045" y="1540"/>
                                  </a:lnTo>
                                  <a:lnTo>
                                    <a:pt x="9065" y="1530"/>
                                  </a:lnTo>
                                  <a:lnTo>
                                    <a:pt x="9081" y="1516"/>
                                  </a:lnTo>
                                  <a:lnTo>
                                    <a:pt x="9082" y="1515"/>
                                  </a:lnTo>
                                  <a:lnTo>
                                    <a:pt x="84" y="1515"/>
                                  </a:lnTo>
                                  <a:lnTo>
                                    <a:pt x="63" y="1509"/>
                                  </a:lnTo>
                                  <a:lnTo>
                                    <a:pt x="46" y="1496"/>
                                  </a:lnTo>
                                  <a:lnTo>
                                    <a:pt x="34" y="1477"/>
                                  </a:lnTo>
                                  <a:lnTo>
                                    <a:pt x="30" y="14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98"/>
                        <wpg:cNvGrpSpPr>
                          <a:grpSpLocks/>
                        </wpg:cNvGrpSpPr>
                        <wpg:grpSpPr bwMode="auto">
                          <a:xfrm>
                            <a:off x="1485" y="-1641"/>
                            <a:ext cx="9015" cy="1485"/>
                            <a:chOff x="1485" y="-1641"/>
                            <a:chExt cx="9015" cy="1485"/>
                          </a:xfrm>
                        </wpg:grpSpPr>
                        <wps:wsp>
                          <wps:cNvPr id="139" name="Freeform 99"/>
                          <wps:cNvSpPr>
                            <a:spLocks/>
                          </wps:cNvSpPr>
                          <wps:spPr bwMode="auto">
                            <a:xfrm>
                              <a:off x="1485" y="-1641"/>
                              <a:ext cx="9015" cy="14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641 -1641"/>
                                <a:gd name="T3" fmla="*/ -1641 h 1485"/>
                                <a:gd name="T4" fmla="+- 0 1485 1485"/>
                                <a:gd name="T5" fmla="*/ T4 w 9015"/>
                                <a:gd name="T6" fmla="+- 0 -1641 -1641"/>
                                <a:gd name="T7" fmla="*/ -1641 h 1485"/>
                                <a:gd name="T8" fmla="+- 0 10416 1485"/>
                                <a:gd name="T9" fmla="*/ T8 w 9015"/>
                                <a:gd name="T10" fmla="+- 0 -1640 -1641"/>
                                <a:gd name="T11" fmla="*/ -1640 h 1485"/>
                                <a:gd name="T12" fmla="+- 0 10437 1485"/>
                                <a:gd name="T13" fmla="*/ T12 w 9015"/>
                                <a:gd name="T14" fmla="+- 0 -1634 -1641"/>
                                <a:gd name="T15" fmla="*/ -1634 h 1485"/>
                                <a:gd name="T16" fmla="+- 0 10454 1485"/>
                                <a:gd name="T17" fmla="*/ T16 w 9015"/>
                                <a:gd name="T18" fmla="+- 0 -1621 -1641"/>
                                <a:gd name="T19" fmla="*/ -1621 h 1485"/>
                                <a:gd name="T20" fmla="+- 0 10466 1485"/>
                                <a:gd name="T21" fmla="*/ T20 w 9015"/>
                                <a:gd name="T22" fmla="+- 0 -1603 -1641"/>
                                <a:gd name="T23" fmla="*/ -1603 h 1485"/>
                                <a:gd name="T24" fmla="+- 0 10470 1485"/>
                                <a:gd name="T25" fmla="*/ T24 w 9015"/>
                                <a:gd name="T26" fmla="+- 0 -1581 -1641"/>
                                <a:gd name="T27" fmla="*/ -1581 h 1485"/>
                                <a:gd name="T28" fmla="+- 0 10470 1485"/>
                                <a:gd name="T29" fmla="*/ T28 w 9015"/>
                                <a:gd name="T30" fmla="+- 0 -210 -1641"/>
                                <a:gd name="T31" fmla="*/ -210 h 1485"/>
                                <a:gd name="T32" fmla="+- 0 10464 1485"/>
                                <a:gd name="T33" fmla="*/ T32 w 9015"/>
                                <a:gd name="T34" fmla="+- 0 -189 -1641"/>
                                <a:gd name="T35" fmla="*/ -189 h 1485"/>
                                <a:gd name="T36" fmla="+- 0 10451 1485"/>
                                <a:gd name="T37" fmla="*/ T36 w 9015"/>
                                <a:gd name="T38" fmla="+- 0 -171 -1641"/>
                                <a:gd name="T39" fmla="*/ -171 h 1485"/>
                                <a:gd name="T40" fmla="+- 0 10432 1485"/>
                                <a:gd name="T41" fmla="*/ T40 w 9015"/>
                                <a:gd name="T42" fmla="+- 0 -160 -1641"/>
                                <a:gd name="T43" fmla="*/ -160 h 1485"/>
                                <a:gd name="T44" fmla="+- 0 10410 1485"/>
                                <a:gd name="T45" fmla="*/ T44 w 9015"/>
                                <a:gd name="T46" fmla="+- 0 -156 -1641"/>
                                <a:gd name="T47" fmla="*/ -156 h 1485"/>
                                <a:gd name="T48" fmla="+- 0 10477 1485"/>
                                <a:gd name="T49" fmla="*/ T48 w 9015"/>
                                <a:gd name="T50" fmla="+- 0 -156 -1641"/>
                                <a:gd name="T51" fmla="*/ -156 h 1485"/>
                                <a:gd name="T52" fmla="+- 0 10489 1485"/>
                                <a:gd name="T53" fmla="*/ T52 w 9015"/>
                                <a:gd name="T54" fmla="+- 0 -173 -1641"/>
                                <a:gd name="T55" fmla="*/ -173 h 1485"/>
                                <a:gd name="T56" fmla="+- 0 10497 1485"/>
                                <a:gd name="T57" fmla="*/ T56 w 9015"/>
                                <a:gd name="T58" fmla="+- 0 -193 -1641"/>
                                <a:gd name="T59" fmla="*/ -193 h 1485"/>
                                <a:gd name="T60" fmla="+- 0 10500 1485"/>
                                <a:gd name="T61" fmla="*/ T60 w 9015"/>
                                <a:gd name="T62" fmla="+- 0 -216 -1641"/>
                                <a:gd name="T63" fmla="*/ -216 h 1485"/>
                                <a:gd name="T64" fmla="+- 0 10500 1485"/>
                                <a:gd name="T65" fmla="*/ T64 w 9015"/>
                                <a:gd name="T66" fmla="+- 0 -1589 -1641"/>
                                <a:gd name="T67" fmla="*/ -1589 h 1485"/>
                                <a:gd name="T68" fmla="+- 0 10495 1485"/>
                                <a:gd name="T69" fmla="*/ T68 w 9015"/>
                                <a:gd name="T70" fmla="+- 0 -1611 -1641"/>
                                <a:gd name="T71" fmla="*/ -1611 h 1485"/>
                                <a:gd name="T72" fmla="+- 0 10485 1485"/>
                                <a:gd name="T73" fmla="*/ T72 w 9015"/>
                                <a:gd name="T74" fmla="+- 0 -1631 -1641"/>
                                <a:gd name="T75" fmla="*/ -1631 h 1485"/>
                                <a:gd name="T76" fmla="+- 0 10476 1485"/>
                                <a:gd name="T77" fmla="*/ T76 w 9015"/>
                                <a:gd name="T78" fmla="+- 0 -1641 -1641"/>
                                <a:gd name="T79" fmla="*/ -1641 h 1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4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431"/>
                                  </a:lnTo>
                                  <a:lnTo>
                                    <a:pt x="8979" y="1452"/>
                                  </a:lnTo>
                                  <a:lnTo>
                                    <a:pt x="8966" y="1470"/>
                                  </a:lnTo>
                                  <a:lnTo>
                                    <a:pt x="8947" y="1481"/>
                                  </a:lnTo>
                                  <a:lnTo>
                                    <a:pt x="8925" y="1485"/>
                                  </a:lnTo>
                                  <a:lnTo>
                                    <a:pt x="8992" y="1485"/>
                                  </a:lnTo>
                                  <a:lnTo>
                                    <a:pt x="9004" y="1468"/>
                                  </a:lnTo>
                                  <a:lnTo>
                                    <a:pt x="9012" y="1448"/>
                                  </a:lnTo>
                                  <a:lnTo>
                                    <a:pt x="9015" y="14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6A4F5" id="Group 97" o:spid="_x0000_s1026" style="position:absolute;margin-left:69.4pt;margin-top:-83.9pt;width:456pt;height:78pt;z-index:-1432;mso-position-horizontal-relative:page" coordorigin="1388,-1678" coordsize="912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">
                <v:shape id="Picture 102" o:spid="_x0000_s1027" type="#_x0000_t75" style="position:absolute;left:1395;top:-1671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">
                  <v:imagedata r:id="rId14" o:title=""/>
                </v:shape>
                <v:group id="Group 100" o:spid="_x0000_s1028" style="position:absolute;left:1395;top:-1671;width:9082;height:1545" coordorigin="1395,-1671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shape id="Freeform 101" o:spid="_x0000_s1029" style="position:absolute;left:1395;top:-1671;width:9082;height:1545;visibility:visible;mso-wrap-style:square;v-text-anchor:top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" path="m9015,l82,1,24,30,,90,,1464r29,58l90,1545r8933,l9045,1540r20,-10l9081,1516r1,-1l84,1515r-21,-6l46,1496,34,1477r-4,-22l30,85,36,63,49,46,68,35,90,30r8991,l9076,24,9058,11,9038,3,9015,e" fillcolor="#1ab654" stroked="f">
                    <v:path arrowok="t" o:connecttype="custom" o:connectlocs="9015,-1671;82,-1670;24,-1641;0,-1581;0,-207;29,-149;90,-126;9023,-126;9045,-131;9065,-141;9081,-155;9082,-156;84,-156;63,-162;46,-175;34,-194;30,-216;30,-1586;36,-1608;49,-1625;68,-1636;90,-1641;9081,-1641;9076,-1647;9058,-1660;9038,-1668;9015,-1671" o:connectangles="0,0,0,0,0,0,0,0,0,0,0,0,0,0,0,0,0,0,0,0,0,0,0,0,0,0,0"/>
                  </v:shape>
                </v:group>
                <v:group id="Group 98" o:spid="_x0000_s1030" style="position:absolute;left:1485;top:-1641;width:9015;height:1485" coordorigin="1485,-1641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Freeform 99" o:spid="_x0000_s1031" style="position:absolute;left:1485;top:-1641;width:9015;height:1485;visibility:visible;mso-wrap-style:square;v-text-anchor:top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" path="m8991,l,,8931,1r21,6l8969,20r12,18l8985,60r,1371l8979,1452r-13,18l8947,1481r-22,4l8992,1485r12,-17l9012,1448r3,-23l9015,52r-5,-22l9000,10,8991,e" fillcolor="#1ab654" stroked="f">
                    <v:path arrowok="t" o:connecttype="custom" o:connectlocs="8991,-1641;0,-1641;8931,-1640;8952,-1634;8969,-1621;8981,-1603;8985,-1581;8985,-210;8979,-189;8966,-171;8947,-160;8925,-156;8992,-156;9004,-173;9012,-193;9015,-216;9015,-1589;9010,-1611;9000,-1631;8991,-1641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a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xi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a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n-</w:t>
      </w:r>
    </w:p>
    <w:p w14:paraId="1BD71E73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</w:p>
    <w:p w14:paraId="26B7DE65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76DBA081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62A97091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195066AF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</w:p>
    <w:p w14:paraId="3C8012A7" w14:textId="77777777" w:rsidR="00A33812" w:rsidRDefault="000F0C67">
      <w:pPr>
        <w:spacing w:after="0" w:line="240" w:lineRule="auto"/>
        <w:ind w:left="678" w:right="785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  <w:w w:val="99"/>
        </w:rPr>
        <w:t>i</w:t>
      </w:r>
      <w:r>
        <w:rPr>
          <w:rFonts w:ascii="Open Sans" w:eastAsia="Open Sans" w:hAnsi="Open Sans" w:cs="Open Sans"/>
          <w:w w:val="99"/>
        </w:rPr>
        <w:t>gn</w:t>
      </w:r>
      <w:r>
        <w:rPr>
          <w:rFonts w:ascii="Open Sans" w:eastAsia="Open Sans" w:hAnsi="Open Sans" w:cs="Open Sans"/>
        </w:rPr>
        <w:t>:</w:t>
      </w:r>
    </w:p>
    <w:p w14:paraId="18586AA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3008EA5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65E59E2" wp14:editId="7CAB05BE">
            <wp:extent cx="3257550" cy="714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FABA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4ADB808B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61DF3F91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4C968D2B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80857A3" wp14:editId="0316EDBF">
            <wp:extent cx="3419475" cy="1952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8F40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4B2E61EA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ns.</w:t>
      </w:r>
    </w:p>
    <w:p w14:paraId="4D6F3BC7" w14:textId="77777777" w:rsidR="00A33812" w:rsidRDefault="00A33812">
      <w:pPr>
        <w:spacing w:after="0"/>
        <w:sectPr w:rsidR="00A33812">
          <w:pgSz w:w="11920" w:h="16840"/>
          <w:pgMar w:top="1560" w:right="1340" w:bottom="280" w:left="1280" w:header="720" w:footer="720" w:gutter="0"/>
          <w:cols w:space="720"/>
        </w:sectPr>
      </w:pPr>
    </w:p>
    <w:p w14:paraId="3F551F1B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F97122B" w14:textId="77777777" w:rsidR="00A33812" w:rsidRDefault="000F0C67">
      <w:pPr>
        <w:spacing w:after="0" w:line="240" w:lineRule="auto"/>
        <w:ind w:left="7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1AB7096" wp14:editId="490AE6D0">
            <wp:extent cx="3333750" cy="2981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E0C7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33DBEE03" w14:textId="77777777" w:rsidR="00A33812" w:rsidRDefault="000F0C67">
      <w:pPr>
        <w:spacing w:after="0" w:line="297" w:lineRule="exact"/>
        <w:ind w:left="52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14:paraId="1746BA04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F5AE587" w14:textId="77777777" w:rsidR="00A33812" w:rsidRDefault="000F0C67">
      <w:pPr>
        <w:spacing w:after="0" w:line="240" w:lineRule="auto"/>
        <w:ind w:left="7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2458C82" wp14:editId="012C33FE">
            <wp:extent cx="3514725" cy="962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16C1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5C89B21E" w14:textId="77777777" w:rsidR="00A33812" w:rsidRDefault="000F0C67">
      <w:pPr>
        <w:spacing w:after="0" w:line="240" w:lineRule="auto"/>
        <w:ind w:left="52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14:paraId="29831818" w14:textId="77777777" w:rsidR="00A33812" w:rsidRDefault="00A33812">
      <w:pPr>
        <w:spacing w:before="6" w:after="0" w:line="160" w:lineRule="exact"/>
        <w:rPr>
          <w:sz w:val="16"/>
          <w:szCs w:val="16"/>
        </w:rPr>
      </w:pPr>
    </w:p>
    <w:p w14:paraId="2540197A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71E1F1C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499C3B14" w14:textId="77777777" w:rsidR="00A33812" w:rsidRDefault="000F0C67">
      <w:pPr>
        <w:spacing w:after="0" w:line="240" w:lineRule="auto"/>
        <w:ind w:left="19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w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09935A2A" w14:textId="77777777" w:rsidR="00A33812" w:rsidRDefault="000F0C67">
      <w:pPr>
        <w:spacing w:before="84" w:after="0" w:line="282" w:lineRule="exact"/>
        <w:ind w:left="19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ss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ce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 xml:space="preserve">a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x</w:t>
      </w:r>
      <w:r>
        <w:rPr>
          <w:rFonts w:ascii="Open Sans" w:eastAsia="Open Sans" w:hAnsi="Open Sans" w:cs="Open Sans"/>
          <w:position w:val="-1"/>
        </w:rPr>
        <w:t>i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d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d:</w:t>
      </w:r>
    </w:p>
    <w:p w14:paraId="74F6C64F" w14:textId="77777777" w:rsidR="00A33812" w:rsidRDefault="00A33812">
      <w:pPr>
        <w:spacing w:before="15" w:after="0" w:line="260" w:lineRule="exact"/>
        <w:rPr>
          <w:sz w:val="26"/>
          <w:szCs w:val="26"/>
        </w:rPr>
      </w:pPr>
    </w:p>
    <w:p w14:paraId="3A22C8B9" w14:textId="77777777" w:rsidR="00A33812" w:rsidRDefault="000F0C67">
      <w:pPr>
        <w:spacing w:after="0" w:line="297" w:lineRule="exact"/>
        <w:ind w:left="3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49" behindDoc="1" locked="0" layoutInCell="1" allowOverlap="1" wp14:anchorId="17D345CF" wp14:editId="1F29C1F6">
            <wp:simplePos x="0" y="0"/>
            <wp:positionH relativeFrom="page">
              <wp:posOffset>828675</wp:posOffset>
            </wp:positionH>
            <wp:positionV relativeFrom="paragraph">
              <wp:posOffset>72390</wp:posOffset>
            </wp:positionV>
            <wp:extent cx="57150" cy="57150"/>
            <wp:effectExtent l="0" t="0" r="0" b="0"/>
            <wp:wrapNone/>
            <wp:docPr id="133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position w:val="1"/>
        </w:rPr>
        <w:t>A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</w:p>
    <w:p w14:paraId="637B3D24" w14:textId="77777777" w:rsidR="00A33812" w:rsidRDefault="000F0C67">
      <w:pPr>
        <w:spacing w:before="75" w:after="0" w:line="282" w:lineRule="exact"/>
        <w:ind w:left="345" w:right="-20"/>
        <w:rPr>
          <w:ins w:id="7" w:author="Meital Waltman" w:date="2016-09-27T11:15:00Z"/>
          <w:rFonts w:ascii="Open Sans" w:eastAsia="Open Sans" w:hAnsi="Open Sans" w:cs="Open Sans"/>
          <w:position w:val="-1"/>
        </w:rPr>
      </w:pPr>
      <w:r>
        <w:rPr>
          <w:noProof/>
          <w:lang w:bidi="he-IL"/>
        </w:rPr>
        <w:drawing>
          <wp:anchor distT="0" distB="0" distL="114300" distR="114300" simplePos="0" relativeHeight="503315050" behindDoc="1" locked="0" layoutInCell="1" allowOverlap="1" wp14:anchorId="2002BC58" wp14:editId="2400401E">
            <wp:simplePos x="0" y="0"/>
            <wp:positionH relativeFrom="page">
              <wp:posOffset>828675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3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position w:val="-1"/>
        </w:rPr>
        <w:t>A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 xml:space="preserve">t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nd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</w:p>
    <w:p w14:paraId="09E5896A" w14:textId="77777777" w:rsidR="00BA744E" w:rsidRDefault="00BA744E">
      <w:pPr>
        <w:spacing w:before="75" w:after="0" w:line="282" w:lineRule="exact"/>
        <w:ind w:left="345" w:right="-20"/>
        <w:rPr>
          <w:ins w:id="8" w:author="Meital Waltman" w:date="2016-09-27T11:15:00Z"/>
          <w:rFonts w:ascii="Open Sans" w:eastAsia="Open Sans" w:hAnsi="Open Sans" w:cs="Open Sans"/>
          <w:position w:val="-1"/>
        </w:rPr>
      </w:pPr>
      <w:ins w:id="9" w:author="Meital Waltman" w:date="2016-09-27T11:15:00Z">
        <w:r>
          <w:rPr>
            <w:rFonts w:ascii="Open Sans" w:eastAsia="Open Sans" w:hAnsi="Open Sans" w:cs="Open Sans"/>
            <w:position w:val="-1"/>
          </w:rPr>
          <w:t>A pull in at the beginning of a split break</w:t>
        </w:r>
      </w:ins>
    </w:p>
    <w:p w14:paraId="45D55A3C" w14:textId="77777777" w:rsidR="00BA744E" w:rsidRDefault="00BA744E">
      <w:pPr>
        <w:spacing w:before="75" w:after="0" w:line="282" w:lineRule="exact"/>
        <w:ind w:left="345" w:right="-20"/>
        <w:rPr>
          <w:rFonts w:ascii="Open Sans" w:eastAsia="Open Sans" w:hAnsi="Open Sans" w:cs="Open Sans"/>
        </w:rPr>
      </w:pPr>
      <w:ins w:id="10" w:author="Meital Waltman" w:date="2016-09-27T11:15:00Z">
        <w:r>
          <w:rPr>
            <w:rFonts w:ascii="Open Sans" w:eastAsia="Open Sans" w:hAnsi="Open Sans" w:cs="Open Sans"/>
            <w:position w:val="-1"/>
          </w:rPr>
          <w:t>A pull out at the end of a split break</w:t>
        </w:r>
      </w:ins>
    </w:p>
    <w:p w14:paraId="24F38884" w14:textId="77777777" w:rsidR="00A33812" w:rsidRDefault="00A33812">
      <w:pPr>
        <w:spacing w:before="15" w:after="0" w:line="260" w:lineRule="exact"/>
        <w:rPr>
          <w:sz w:val="26"/>
          <w:szCs w:val="26"/>
        </w:rPr>
      </w:pPr>
    </w:p>
    <w:p w14:paraId="2DC8E5D4" w14:textId="77777777" w:rsidR="00A33812" w:rsidRDefault="000F0C67">
      <w:pPr>
        <w:spacing w:after="0" w:line="297" w:lineRule="exact"/>
        <w:ind w:left="19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:</w:t>
      </w:r>
    </w:p>
    <w:p w14:paraId="0F25C07F" w14:textId="77777777" w:rsidR="00A33812" w:rsidRDefault="00A33812">
      <w:pPr>
        <w:spacing w:after="0"/>
        <w:sectPr w:rsidR="00A33812">
          <w:pgSz w:w="11920" w:h="16840"/>
          <w:pgMar w:top="1560" w:right="1680" w:bottom="280" w:left="1200" w:header="720" w:footer="720" w:gutter="0"/>
          <w:cols w:space="720"/>
        </w:sectPr>
      </w:pPr>
    </w:p>
    <w:p w14:paraId="365690BE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1FBA33D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8A88D50" wp14:editId="3542000E">
            <wp:extent cx="3905250" cy="259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2950" w14:textId="77777777" w:rsidR="00A33812" w:rsidRDefault="00A33812">
      <w:pPr>
        <w:spacing w:before="2" w:after="0" w:line="190" w:lineRule="exact"/>
        <w:rPr>
          <w:sz w:val="19"/>
          <w:szCs w:val="19"/>
        </w:rPr>
      </w:pPr>
    </w:p>
    <w:p w14:paraId="56E7A6D8" w14:textId="77777777" w:rsidR="00A33812" w:rsidRDefault="000F0C67">
      <w:pPr>
        <w:spacing w:after="0" w:line="325" w:lineRule="exact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position w:val="1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position w:val="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:</w:t>
      </w:r>
    </w:p>
    <w:p w14:paraId="0FF8A2EF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508F64F8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28215623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1F2409A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65A51D26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A5C2668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008EDE8" wp14:editId="319BA86F">
            <wp:extent cx="3524250" cy="2619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10F7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2AA99B83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47BFCAE1" w14:textId="77777777"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14:paraId="23D6EEDC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07962E97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B998B48" wp14:editId="0C8124A6">
            <wp:extent cx="3381375" cy="2552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00F8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5ADFE0B7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</w:p>
    <w:p w14:paraId="59BCB647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37A9ADE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0381C7F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24E14665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1679F76" wp14:editId="0F5D63B0">
            <wp:extent cx="5829300" cy="2324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473D" w14:textId="77777777" w:rsidR="00A33812" w:rsidRDefault="00A33812">
      <w:pPr>
        <w:spacing w:after="0" w:line="170" w:lineRule="exact"/>
        <w:rPr>
          <w:sz w:val="17"/>
          <w:szCs w:val="17"/>
        </w:rPr>
      </w:pPr>
    </w:p>
    <w:p w14:paraId="15F7D1FE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14:paraId="5F3FC73A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2CCAE0A0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del w:id="11" w:author="Meital Waltman" w:date="2016-09-27T11:15:00Z">
        <w:r w:rsidDel="00BA744E">
          <w:rPr>
            <w:rFonts w:ascii="Open Sans" w:eastAsia="Open Sans" w:hAnsi="Open Sans" w:cs="Open Sans"/>
            <w:b/>
            <w:bCs/>
            <w:color w:val="000000"/>
            <w:spacing w:val="-2"/>
            <w:sz w:val="24"/>
            <w:szCs w:val="24"/>
          </w:rPr>
          <w:delText>d</w:delText>
        </w:r>
        <w:r w:rsidDel="00BA744E">
          <w:rPr>
            <w:rFonts w:ascii="Open Sans" w:eastAsia="Open Sans" w:hAnsi="Open Sans" w:cs="Open Sans"/>
            <w:b/>
            <w:bCs/>
            <w:color w:val="000000"/>
            <w:spacing w:val="7"/>
            <w:sz w:val="24"/>
            <w:szCs w:val="24"/>
          </w:rPr>
          <w:delText>u</w:delText>
        </w:r>
        <w:r w:rsidDel="00BA744E">
          <w:rPr>
            <w:rFonts w:ascii="Open Sans" w:eastAsia="Open Sans" w:hAnsi="Open Sans" w:cs="Open Sans"/>
            <w:b/>
            <w:bCs/>
            <w:color w:val="000000"/>
            <w:spacing w:val="1"/>
            <w:sz w:val="24"/>
            <w:szCs w:val="24"/>
          </w:rPr>
          <w:delText>t</w:delText>
        </w:r>
        <w:r w:rsidDel="00BA744E">
          <w:rPr>
            <w:rFonts w:ascii="Open Sans" w:eastAsia="Open Sans" w:hAnsi="Open Sans" w:cs="Open Sans"/>
            <w:b/>
            <w:bCs/>
            <w:color w:val="000000"/>
            <w:spacing w:val="-1"/>
            <w:sz w:val="24"/>
            <w:szCs w:val="24"/>
          </w:rPr>
          <w:delText>y</w:delText>
        </w:r>
      </w:del>
      <w:ins w:id="12" w:author="Meital Waltman" w:date="2016-09-27T11:15:00Z">
        <w:r w:rsidR="00BA744E">
          <w:rPr>
            <w:rFonts w:ascii="Open Sans" w:eastAsia="Open Sans" w:hAnsi="Open Sans" w:cs="Open Sans"/>
            <w:b/>
            <w:bCs/>
            <w:color w:val="000000"/>
            <w:spacing w:val="-2"/>
            <w:sz w:val="24"/>
            <w:szCs w:val="24"/>
          </w:rPr>
          <w:t>split break</w:t>
        </w:r>
      </w:ins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7E182AD2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002FAC2F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3FED3E26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0B75FEB1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48B887B8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6A3B7941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06A7A389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CC6070B" wp14:editId="2408FC00">
            <wp:extent cx="3276600" cy="2543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67FA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7D56DE46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nge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14:paraId="089A1852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AA3C30E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7B85F06" wp14:editId="4722268C">
            <wp:extent cx="3400425" cy="485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AB95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71892F25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36E28B3D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C04731C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14:paraId="41C0CBBE" w14:textId="77777777" w:rsidR="00A33812" w:rsidRDefault="00A33812">
      <w:pPr>
        <w:spacing w:before="16" w:after="0" w:line="220" w:lineRule="exact"/>
      </w:pPr>
    </w:p>
    <w:p w14:paraId="1C55184F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079251D7" w14:textId="77777777"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135A4EFE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0A952E5C" w14:textId="77777777" w:rsidR="00A33812" w:rsidRDefault="000F0C67">
      <w:pPr>
        <w:spacing w:after="0" w:line="240" w:lineRule="auto"/>
        <w:ind w:left="115" w:right="51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/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6"/>
        </w:rPr>
        <w:t>yw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</w:p>
    <w:p w14:paraId="182028DC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24CC448F" w14:textId="77777777" w:rsidR="00A33812" w:rsidRDefault="000F0C67">
      <w:pPr>
        <w:spacing w:after="0" w:line="240" w:lineRule="auto"/>
        <w:ind w:left="415" w:right="45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1" behindDoc="1" locked="0" layoutInCell="1" allowOverlap="1" wp14:anchorId="042D99A3" wp14:editId="646BAE59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3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ccur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- </w:t>
      </w: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proofErr w:type="spell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4B6EE41C" w14:textId="77777777" w:rsidR="00A33812" w:rsidRDefault="000F0C67">
      <w:pPr>
        <w:spacing w:before="87"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20C65A6" wp14:editId="00A45891">
            <wp:extent cx="4105275" cy="20478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EEEB" w14:textId="77777777" w:rsidR="00A33812" w:rsidRDefault="00A33812">
      <w:pPr>
        <w:spacing w:before="3" w:after="0" w:line="120" w:lineRule="exact"/>
        <w:rPr>
          <w:sz w:val="12"/>
          <w:szCs w:val="12"/>
        </w:rPr>
      </w:pPr>
    </w:p>
    <w:p w14:paraId="2EA7AB07" w14:textId="77777777" w:rsidR="00A33812" w:rsidRDefault="000F0C67">
      <w:pPr>
        <w:spacing w:after="0" w:line="240" w:lineRule="auto"/>
        <w:ind w:left="415" w:right="187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2" behindDoc="1" locked="0" layoutInCell="1" allowOverlap="1" wp14:anchorId="3BE65C30" wp14:editId="0F6B690B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3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ccur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un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 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n:</w:t>
      </w:r>
    </w:p>
    <w:p w14:paraId="7158F68B" w14:textId="77777777" w:rsidR="00A33812" w:rsidRDefault="00A33812">
      <w:pPr>
        <w:spacing w:after="0"/>
        <w:sectPr w:rsidR="00A33812">
          <w:pgSz w:w="11920" w:h="16840"/>
          <w:pgMar w:top="1560" w:right="1600" w:bottom="280" w:left="1280" w:header="720" w:footer="720" w:gutter="0"/>
          <w:cols w:space="720"/>
        </w:sectPr>
      </w:pPr>
    </w:p>
    <w:p w14:paraId="7CF72BE0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15B3A78" w14:textId="77777777" w:rsidR="00A33812" w:rsidRDefault="000F0C67">
      <w:pPr>
        <w:spacing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6A99481" wp14:editId="52B2D39B">
            <wp:extent cx="5848350" cy="2171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DE72" w14:textId="77777777" w:rsidR="00A33812" w:rsidRDefault="00A33812">
      <w:pPr>
        <w:spacing w:before="7" w:after="0" w:line="130" w:lineRule="exact"/>
        <w:rPr>
          <w:sz w:val="13"/>
          <w:szCs w:val="13"/>
        </w:rPr>
      </w:pPr>
    </w:p>
    <w:p w14:paraId="68086E83" w14:textId="77777777" w:rsidR="00A33812" w:rsidRDefault="000F0C67">
      <w:pPr>
        <w:spacing w:after="0" w:line="297" w:lineRule="exact"/>
        <w:ind w:left="26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5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7"/>
          <w:position w:val="1"/>
        </w:rPr>
        <w:t>C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a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m</w:t>
      </w:r>
      <w:r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t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un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4"/>
          <w:position w:val="1"/>
        </w:rPr>
        <w:t>ass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p</w:t>
      </w:r>
    </w:p>
    <w:p w14:paraId="26849326" w14:textId="77777777" w:rsidR="00A33812" w:rsidRDefault="00A33812">
      <w:pPr>
        <w:spacing w:before="4" w:after="0" w:line="130" w:lineRule="exact"/>
        <w:rPr>
          <w:sz w:val="13"/>
          <w:szCs w:val="13"/>
        </w:rPr>
      </w:pPr>
    </w:p>
    <w:p w14:paraId="470DE070" w14:textId="77777777" w:rsidR="00A33812" w:rsidRDefault="000F0C67">
      <w:pPr>
        <w:spacing w:after="0" w:line="240" w:lineRule="auto"/>
        <w:ind w:left="115" w:right="4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l</w:t>
      </w:r>
      <w:r>
        <w:rPr>
          <w:rFonts w:ascii="Open Sans" w:eastAsia="Open Sans" w:hAnsi="Open Sans" w:cs="Open Sans"/>
        </w:rPr>
        <w:t xml:space="preserve">- </w:t>
      </w: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</w:p>
    <w:p w14:paraId="7A67F509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01305DFF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3792BFB4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13D11B7C" w14:textId="77777777" w:rsidR="00A33812" w:rsidRDefault="000F0C67">
      <w:pPr>
        <w:spacing w:after="0" w:line="240" w:lineRule="auto"/>
        <w:ind w:left="715" w:right="786" w:hanging="27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53" behindDoc="1" locked="0" layoutInCell="1" allowOverlap="1" wp14:anchorId="316CCABC" wp14:editId="35AA5794">
                <wp:simplePos x="0" y="0"/>
                <wp:positionH relativeFrom="page">
                  <wp:posOffset>883285</wp:posOffset>
                </wp:positionH>
                <wp:positionV relativeFrom="paragraph">
                  <wp:posOffset>462280</wp:posOffset>
                </wp:positionV>
                <wp:extent cx="5786755" cy="1176655"/>
                <wp:effectExtent l="0" t="5080" r="0" b="0"/>
                <wp:wrapNone/>
                <wp:docPr id="124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1176655"/>
                          <a:chOff x="1391" y="728"/>
                          <a:chExt cx="9113" cy="1853"/>
                        </a:xfrm>
                      </wpg:grpSpPr>
                      <pic:pic xmlns:pic="http://schemas.openxmlformats.org/drawingml/2006/picture">
                        <pic:nvPicPr>
                          <pic:cNvPr id="12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6" name="Group 78"/>
                        <wpg:cNvGrpSpPr>
                          <a:grpSpLocks/>
                        </wpg:cNvGrpSpPr>
                        <wpg:grpSpPr bwMode="auto">
                          <a:xfrm>
                            <a:off x="1395" y="732"/>
                            <a:ext cx="9082" cy="1845"/>
                            <a:chOff x="1395" y="732"/>
                            <a:chExt cx="9082" cy="1845"/>
                          </a:xfrm>
                        </wpg:grpSpPr>
                        <wps:wsp>
                          <wps:cNvPr id="127" name="Freeform 79"/>
                          <wps:cNvSpPr>
                            <a:spLocks/>
                          </wps:cNvSpPr>
                          <wps:spPr bwMode="auto">
                            <a:xfrm>
                              <a:off x="1395" y="732"/>
                              <a:ext cx="9082" cy="18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32 732"/>
                                <a:gd name="T3" fmla="*/ 732 h 1845"/>
                                <a:gd name="T4" fmla="+- 0 1477 1395"/>
                                <a:gd name="T5" fmla="*/ T4 w 9082"/>
                                <a:gd name="T6" fmla="+- 0 732 732"/>
                                <a:gd name="T7" fmla="*/ 732 h 1845"/>
                                <a:gd name="T8" fmla="+- 0 1419 1395"/>
                                <a:gd name="T9" fmla="*/ T8 w 9082"/>
                                <a:gd name="T10" fmla="+- 0 761 732"/>
                                <a:gd name="T11" fmla="*/ 761 h 1845"/>
                                <a:gd name="T12" fmla="+- 0 1395 1395"/>
                                <a:gd name="T13" fmla="*/ T12 w 9082"/>
                                <a:gd name="T14" fmla="+- 0 822 732"/>
                                <a:gd name="T15" fmla="*/ 822 h 1845"/>
                                <a:gd name="T16" fmla="+- 0 1395 1395"/>
                                <a:gd name="T17" fmla="*/ T16 w 9082"/>
                                <a:gd name="T18" fmla="+- 0 2495 732"/>
                                <a:gd name="T19" fmla="*/ 2495 h 1845"/>
                                <a:gd name="T20" fmla="+- 0 1424 1395"/>
                                <a:gd name="T21" fmla="*/ T20 w 9082"/>
                                <a:gd name="T22" fmla="+- 0 2553 732"/>
                                <a:gd name="T23" fmla="*/ 2553 h 1845"/>
                                <a:gd name="T24" fmla="+- 0 1485 1395"/>
                                <a:gd name="T25" fmla="*/ T24 w 9082"/>
                                <a:gd name="T26" fmla="+- 0 2577 732"/>
                                <a:gd name="T27" fmla="*/ 2577 h 1845"/>
                                <a:gd name="T28" fmla="+- 0 10418 1395"/>
                                <a:gd name="T29" fmla="*/ T28 w 9082"/>
                                <a:gd name="T30" fmla="+- 0 2576 732"/>
                                <a:gd name="T31" fmla="*/ 2576 h 1845"/>
                                <a:gd name="T32" fmla="+- 0 10440 1395"/>
                                <a:gd name="T33" fmla="*/ T32 w 9082"/>
                                <a:gd name="T34" fmla="+- 0 2572 732"/>
                                <a:gd name="T35" fmla="*/ 2572 h 1845"/>
                                <a:gd name="T36" fmla="+- 0 10460 1395"/>
                                <a:gd name="T37" fmla="*/ T36 w 9082"/>
                                <a:gd name="T38" fmla="+- 0 2562 732"/>
                                <a:gd name="T39" fmla="*/ 2562 h 1845"/>
                                <a:gd name="T40" fmla="+- 0 10476 1395"/>
                                <a:gd name="T41" fmla="*/ T40 w 9082"/>
                                <a:gd name="T42" fmla="+- 0 2548 732"/>
                                <a:gd name="T43" fmla="*/ 2548 h 1845"/>
                                <a:gd name="T44" fmla="+- 0 10477 1395"/>
                                <a:gd name="T45" fmla="*/ T44 w 9082"/>
                                <a:gd name="T46" fmla="+- 0 2547 732"/>
                                <a:gd name="T47" fmla="*/ 2547 h 1845"/>
                                <a:gd name="T48" fmla="+- 0 1479 1395"/>
                                <a:gd name="T49" fmla="*/ T48 w 9082"/>
                                <a:gd name="T50" fmla="+- 0 2547 732"/>
                                <a:gd name="T51" fmla="*/ 2547 h 1845"/>
                                <a:gd name="T52" fmla="+- 0 1458 1395"/>
                                <a:gd name="T53" fmla="*/ T52 w 9082"/>
                                <a:gd name="T54" fmla="+- 0 2540 732"/>
                                <a:gd name="T55" fmla="*/ 2540 h 1845"/>
                                <a:gd name="T56" fmla="+- 0 1441 1395"/>
                                <a:gd name="T57" fmla="*/ T56 w 9082"/>
                                <a:gd name="T58" fmla="+- 0 2527 732"/>
                                <a:gd name="T59" fmla="*/ 2527 h 1845"/>
                                <a:gd name="T60" fmla="+- 0 1429 1395"/>
                                <a:gd name="T61" fmla="*/ T60 w 9082"/>
                                <a:gd name="T62" fmla="+- 0 2509 732"/>
                                <a:gd name="T63" fmla="*/ 2509 h 1845"/>
                                <a:gd name="T64" fmla="+- 0 1425 1395"/>
                                <a:gd name="T65" fmla="*/ T64 w 9082"/>
                                <a:gd name="T66" fmla="+- 0 2487 732"/>
                                <a:gd name="T67" fmla="*/ 2487 h 1845"/>
                                <a:gd name="T68" fmla="+- 0 1425 1395"/>
                                <a:gd name="T69" fmla="*/ T68 w 9082"/>
                                <a:gd name="T70" fmla="+- 0 816 732"/>
                                <a:gd name="T71" fmla="*/ 816 h 1845"/>
                                <a:gd name="T72" fmla="+- 0 1431 1395"/>
                                <a:gd name="T73" fmla="*/ T72 w 9082"/>
                                <a:gd name="T74" fmla="+- 0 795 732"/>
                                <a:gd name="T75" fmla="*/ 795 h 1845"/>
                                <a:gd name="T76" fmla="+- 0 1444 1395"/>
                                <a:gd name="T77" fmla="*/ T76 w 9082"/>
                                <a:gd name="T78" fmla="+- 0 778 732"/>
                                <a:gd name="T79" fmla="*/ 778 h 1845"/>
                                <a:gd name="T80" fmla="+- 0 1463 1395"/>
                                <a:gd name="T81" fmla="*/ T80 w 9082"/>
                                <a:gd name="T82" fmla="+- 0 766 732"/>
                                <a:gd name="T83" fmla="*/ 766 h 1845"/>
                                <a:gd name="T84" fmla="+- 0 1485 1395"/>
                                <a:gd name="T85" fmla="*/ T84 w 9082"/>
                                <a:gd name="T86" fmla="+- 0 762 732"/>
                                <a:gd name="T87" fmla="*/ 762 h 1845"/>
                                <a:gd name="T88" fmla="+- 0 10476 1395"/>
                                <a:gd name="T89" fmla="*/ T88 w 9082"/>
                                <a:gd name="T90" fmla="+- 0 762 732"/>
                                <a:gd name="T91" fmla="*/ 762 h 1845"/>
                                <a:gd name="T92" fmla="+- 0 10471 1395"/>
                                <a:gd name="T93" fmla="*/ T92 w 9082"/>
                                <a:gd name="T94" fmla="+- 0 755 732"/>
                                <a:gd name="T95" fmla="*/ 755 h 1845"/>
                                <a:gd name="T96" fmla="+- 0 10453 1395"/>
                                <a:gd name="T97" fmla="*/ T96 w 9082"/>
                                <a:gd name="T98" fmla="+- 0 743 732"/>
                                <a:gd name="T99" fmla="*/ 743 h 1845"/>
                                <a:gd name="T100" fmla="+- 0 10433 1395"/>
                                <a:gd name="T101" fmla="*/ T100 w 9082"/>
                                <a:gd name="T102" fmla="+- 0 735 732"/>
                                <a:gd name="T103" fmla="*/ 735 h 1845"/>
                                <a:gd name="T104" fmla="+- 0 10410 1395"/>
                                <a:gd name="T105" fmla="*/ T104 w 9082"/>
                                <a:gd name="T106" fmla="+- 0 732 732"/>
                                <a:gd name="T107" fmla="*/ 732 h 18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8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763"/>
                                  </a:lnTo>
                                  <a:lnTo>
                                    <a:pt x="29" y="1821"/>
                                  </a:lnTo>
                                  <a:lnTo>
                                    <a:pt x="90" y="1845"/>
                                  </a:lnTo>
                                  <a:lnTo>
                                    <a:pt x="9023" y="1844"/>
                                  </a:lnTo>
                                  <a:lnTo>
                                    <a:pt x="9045" y="1840"/>
                                  </a:lnTo>
                                  <a:lnTo>
                                    <a:pt x="9065" y="1830"/>
                                  </a:lnTo>
                                  <a:lnTo>
                                    <a:pt x="9081" y="1816"/>
                                  </a:lnTo>
                                  <a:lnTo>
                                    <a:pt x="9082" y="1815"/>
                                  </a:lnTo>
                                  <a:lnTo>
                                    <a:pt x="84" y="1815"/>
                                  </a:lnTo>
                                  <a:lnTo>
                                    <a:pt x="63" y="1808"/>
                                  </a:lnTo>
                                  <a:lnTo>
                                    <a:pt x="46" y="1795"/>
                                  </a:lnTo>
                                  <a:lnTo>
                                    <a:pt x="34" y="1777"/>
                                  </a:lnTo>
                                  <a:lnTo>
                                    <a:pt x="30" y="17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76"/>
                        <wpg:cNvGrpSpPr>
                          <a:grpSpLocks/>
                        </wpg:cNvGrpSpPr>
                        <wpg:grpSpPr bwMode="auto">
                          <a:xfrm>
                            <a:off x="1485" y="762"/>
                            <a:ext cx="9015" cy="1785"/>
                            <a:chOff x="1485" y="762"/>
                            <a:chExt cx="9015" cy="1785"/>
                          </a:xfrm>
                        </wpg:grpSpPr>
                        <wps:wsp>
                          <wps:cNvPr id="129" name="Freeform 77"/>
                          <wps:cNvSpPr>
                            <a:spLocks/>
                          </wps:cNvSpPr>
                          <wps:spPr bwMode="auto">
                            <a:xfrm>
                              <a:off x="1485" y="762"/>
                              <a:ext cx="9015" cy="17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62 762"/>
                                <a:gd name="T3" fmla="*/ 762 h 1785"/>
                                <a:gd name="T4" fmla="+- 0 1485 1485"/>
                                <a:gd name="T5" fmla="*/ T4 w 9015"/>
                                <a:gd name="T6" fmla="+- 0 762 762"/>
                                <a:gd name="T7" fmla="*/ 762 h 1785"/>
                                <a:gd name="T8" fmla="+- 0 10416 1485"/>
                                <a:gd name="T9" fmla="*/ T8 w 9015"/>
                                <a:gd name="T10" fmla="+- 0 762 762"/>
                                <a:gd name="T11" fmla="*/ 762 h 1785"/>
                                <a:gd name="T12" fmla="+- 0 10437 1485"/>
                                <a:gd name="T13" fmla="*/ T12 w 9015"/>
                                <a:gd name="T14" fmla="+- 0 768 762"/>
                                <a:gd name="T15" fmla="*/ 768 h 1785"/>
                                <a:gd name="T16" fmla="+- 0 10454 1485"/>
                                <a:gd name="T17" fmla="*/ T16 w 9015"/>
                                <a:gd name="T18" fmla="+- 0 781 762"/>
                                <a:gd name="T19" fmla="*/ 781 h 1785"/>
                                <a:gd name="T20" fmla="+- 0 10466 1485"/>
                                <a:gd name="T21" fmla="*/ T20 w 9015"/>
                                <a:gd name="T22" fmla="+- 0 800 762"/>
                                <a:gd name="T23" fmla="*/ 800 h 1785"/>
                                <a:gd name="T24" fmla="+- 0 10470 1485"/>
                                <a:gd name="T25" fmla="*/ T24 w 9015"/>
                                <a:gd name="T26" fmla="+- 0 822 762"/>
                                <a:gd name="T27" fmla="*/ 822 h 1785"/>
                                <a:gd name="T28" fmla="+- 0 10470 1485"/>
                                <a:gd name="T29" fmla="*/ T28 w 9015"/>
                                <a:gd name="T30" fmla="+- 0 2492 762"/>
                                <a:gd name="T31" fmla="*/ 2492 h 1785"/>
                                <a:gd name="T32" fmla="+- 0 10464 1485"/>
                                <a:gd name="T33" fmla="*/ T32 w 9015"/>
                                <a:gd name="T34" fmla="+- 0 2514 762"/>
                                <a:gd name="T35" fmla="*/ 2514 h 1785"/>
                                <a:gd name="T36" fmla="+- 0 10451 1485"/>
                                <a:gd name="T37" fmla="*/ T36 w 9015"/>
                                <a:gd name="T38" fmla="+- 0 2531 762"/>
                                <a:gd name="T39" fmla="*/ 2531 h 1785"/>
                                <a:gd name="T40" fmla="+- 0 10432 1485"/>
                                <a:gd name="T41" fmla="*/ T40 w 9015"/>
                                <a:gd name="T42" fmla="+- 0 2543 762"/>
                                <a:gd name="T43" fmla="*/ 2543 h 1785"/>
                                <a:gd name="T44" fmla="+- 0 10410 1485"/>
                                <a:gd name="T45" fmla="*/ T44 w 9015"/>
                                <a:gd name="T46" fmla="+- 0 2547 762"/>
                                <a:gd name="T47" fmla="*/ 2547 h 1785"/>
                                <a:gd name="T48" fmla="+- 0 10477 1485"/>
                                <a:gd name="T49" fmla="*/ T48 w 9015"/>
                                <a:gd name="T50" fmla="+- 0 2547 762"/>
                                <a:gd name="T51" fmla="*/ 2547 h 1785"/>
                                <a:gd name="T52" fmla="+- 0 10489 1485"/>
                                <a:gd name="T53" fmla="*/ T52 w 9015"/>
                                <a:gd name="T54" fmla="+- 0 2530 762"/>
                                <a:gd name="T55" fmla="*/ 2530 h 1785"/>
                                <a:gd name="T56" fmla="+- 0 10497 1485"/>
                                <a:gd name="T57" fmla="*/ T56 w 9015"/>
                                <a:gd name="T58" fmla="+- 0 2509 762"/>
                                <a:gd name="T59" fmla="*/ 2509 h 1785"/>
                                <a:gd name="T60" fmla="+- 0 10500 1485"/>
                                <a:gd name="T61" fmla="*/ T60 w 9015"/>
                                <a:gd name="T62" fmla="+- 0 2487 762"/>
                                <a:gd name="T63" fmla="*/ 2487 h 1785"/>
                                <a:gd name="T64" fmla="+- 0 10500 1485"/>
                                <a:gd name="T65" fmla="*/ T64 w 9015"/>
                                <a:gd name="T66" fmla="+- 0 813 762"/>
                                <a:gd name="T67" fmla="*/ 813 h 1785"/>
                                <a:gd name="T68" fmla="+- 0 10495 1485"/>
                                <a:gd name="T69" fmla="*/ T68 w 9015"/>
                                <a:gd name="T70" fmla="+- 0 791 762"/>
                                <a:gd name="T71" fmla="*/ 791 h 1785"/>
                                <a:gd name="T72" fmla="+- 0 10485 1485"/>
                                <a:gd name="T73" fmla="*/ T72 w 9015"/>
                                <a:gd name="T74" fmla="+- 0 772 762"/>
                                <a:gd name="T75" fmla="*/ 772 h 1785"/>
                                <a:gd name="T76" fmla="+- 0 10476 1485"/>
                                <a:gd name="T77" fmla="*/ T76 w 9015"/>
                                <a:gd name="T78" fmla="+- 0 762 762"/>
                                <a:gd name="T79" fmla="*/ 762 h 17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7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730"/>
                                  </a:lnTo>
                                  <a:lnTo>
                                    <a:pt x="8979" y="1752"/>
                                  </a:lnTo>
                                  <a:lnTo>
                                    <a:pt x="8966" y="1769"/>
                                  </a:lnTo>
                                  <a:lnTo>
                                    <a:pt x="8947" y="1781"/>
                                  </a:lnTo>
                                  <a:lnTo>
                                    <a:pt x="8925" y="1785"/>
                                  </a:lnTo>
                                  <a:lnTo>
                                    <a:pt x="8992" y="1785"/>
                                  </a:lnTo>
                                  <a:lnTo>
                                    <a:pt x="9004" y="1768"/>
                                  </a:lnTo>
                                  <a:lnTo>
                                    <a:pt x="9012" y="1747"/>
                                  </a:lnTo>
                                  <a:lnTo>
                                    <a:pt x="9015" y="17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57431" id="Group 75" o:spid="_x0000_s1026" style="position:absolute;margin-left:69.55pt;margin-top:36.4pt;width:455.65pt;height:92.65pt;z-index:-1427;mso-position-horizontal-relative:page" coordorigin="1391,728" coordsize="9113,1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">
                <v:shape id="Picture 80" o:spid="_x0000_s1027" type="#_x0000_t75" style="position:absolute;left:1395;top:7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">
                  <v:imagedata r:id="rId14" o:title=""/>
                </v:shape>
                <v:group id="Group 78" o:spid="_x0000_s1028" style="position:absolute;left:1395;top:732;width:9082;height:1845" coordorigin="1395,732" coordsize="9082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Freeform 79" o:spid="_x0000_s1029" style="position:absolute;left:1395;top:732;width:9082;height:1845;visibility:visible;mso-wrap-style:square;v-text-anchor:top" coordsize="9082,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" path="m9015,l82,,24,29,,90,,1763r29,58l90,1845r8933,-1l9045,1840r20,-10l9081,1816r1,-1l84,1815r-21,-7l46,1795,34,1777r-4,-22l30,84,36,63,49,46,68,34,90,30r8991,l9076,23,9058,11,9038,3,9015,e" fillcolor="#1ab654" stroked="f">
                    <v:path arrowok="t" o:connecttype="custom" o:connectlocs="9015,732;82,732;24,761;0,822;0,2495;29,2553;90,2577;9023,2576;9045,2572;9065,2562;9081,2548;9082,2547;84,2547;63,2540;46,2527;34,2509;30,2487;30,816;36,795;49,778;68,766;90,762;9081,762;9076,755;9058,743;9038,735;9015,732" o:connectangles="0,0,0,0,0,0,0,0,0,0,0,0,0,0,0,0,0,0,0,0,0,0,0,0,0,0,0"/>
                  </v:shape>
                </v:group>
                <v:group id="Group 76" o:spid="_x0000_s1030" style="position:absolute;left:1485;top:762;width:9015;height:1785" coordorigin="1485,762" coordsize="9015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Freeform 77" o:spid="_x0000_s1031" style="position:absolute;left:1485;top:762;width:9015;height:1785;visibility:visible;mso-wrap-style:square;v-text-anchor:top" coordsize="9015,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" path="m8991,l,,8931,r21,6l8969,19r12,19l8985,60r,1670l8979,1752r-13,17l8947,1781r-22,4l8992,1785r12,-17l9012,1747r3,-22l9015,51r-5,-22l9000,10,8991,e" fillcolor="#1ab654" stroked="f">
                    <v:path arrowok="t" o:connecttype="custom" o:connectlocs="8991,762;0,762;8931,762;8952,768;8969,781;8981,800;8985,822;8985,2492;8979,2514;8966,2531;8947,2543;8925,2547;8992,2547;9004,2530;9012,2509;9015,2487;9015,813;9010,791;9000,772;8991,7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 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5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n 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x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ns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</w:rPr>
        <w:t>n.</w:t>
      </w:r>
    </w:p>
    <w:p w14:paraId="581820BD" w14:textId="77777777" w:rsidR="00A33812" w:rsidRDefault="00A33812">
      <w:pPr>
        <w:spacing w:before="8" w:after="0" w:line="140" w:lineRule="exact"/>
        <w:rPr>
          <w:sz w:val="14"/>
          <w:szCs w:val="14"/>
        </w:rPr>
      </w:pPr>
    </w:p>
    <w:p w14:paraId="30ACD172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70EBD3A2" w14:textId="77777777"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cus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m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m</w:t>
      </w:r>
    </w:p>
    <w:p w14:paraId="2222EA29" w14:textId="77777777" w:rsidR="00A33812" w:rsidRDefault="000F0C67">
      <w:pPr>
        <w:spacing w:after="0" w:line="240" w:lineRule="auto"/>
        <w:ind w:left="1345" w:right="62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N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w</w:t>
      </w:r>
      <w:r>
        <w:rPr>
          <w:rFonts w:ascii="Open Sans" w:eastAsia="Open Sans" w:hAnsi="Open Sans" w:cs="Open Sans"/>
          <w:i/>
          <w:spacing w:val="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nue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p.</w:t>
      </w:r>
    </w:p>
    <w:p w14:paraId="307DE78F" w14:textId="77777777" w:rsidR="00A33812" w:rsidRDefault="00A33812">
      <w:pPr>
        <w:spacing w:before="8" w:after="0" w:line="150" w:lineRule="exact"/>
        <w:rPr>
          <w:sz w:val="15"/>
          <w:szCs w:val="15"/>
        </w:rPr>
      </w:pPr>
    </w:p>
    <w:p w14:paraId="6929296C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B26F138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5000DB24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m</w:t>
      </w:r>
      <w:r>
        <w:rPr>
          <w:rFonts w:ascii="Open Sans" w:eastAsia="Open Sans" w:hAnsi="Open Sans" w:cs="Open Sans"/>
          <w:b/>
          <w:bCs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d,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2"/>
          <w:position w:val="1"/>
        </w:rPr>
        <w:t xml:space="preserve"> 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</w:p>
    <w:p w14:paraId="4BE3E033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001CE27E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6F29A6B4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2EE94F7" wp14:editId="75D5BD84">
            <wp:extent cx="3133725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4AAB" w14:textId="77777777" w:rsidR="00A33812" w:rsidRDefault="00A33812">
      <w:pPr>
        <w:spacing w:after="0"/>
        <w:sectPr w:rsidR="00A33812">
          <w:pgSz w:w="11920" w:h="16840"/>
          <w:pgMar w:top="1560" w:right="960" w:bottom="280" w:left="1280" w:header="720" w:footer="720" w:gutter="0"/>
          <w:cols w:space="720"/>
        </w:sectPr>
      </w:pPr>
    </w:p>
    <w:p w14:paraId="49564CF9" w14:textId="77777777" w:rsidR="00A33812" w:rsidRDefault="000F0C67">
      <w:pPr>
        <w:spacing w:before="8" w:after="0" w:line="160" w:lineRule="exact"/>
        <w:rPr>
          <w:sz w:val="16"/>
          <w:szCs w:val="16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54" behindDoc="1" locked="0" layoutInCell="1" allowOverlap="1" wp14:anchorId="23D45F79" wp14:editId="255F7BCD">
                <wp:simplePos x="0" y="0"/>
                <wp:positionH relativeFrom="page">
                  <wp:posOffset>881380</wp:posOffset>
                </wp:positionH>
                <wp:positionV relativeFrom="page">
                  <wp:posOffset>7272020</wp:posOffset>
                </wp:positionV>
                <wp:extent cx="5791200" cy="800100"/>
                <wp:effectExtent l="0" t="4445" r="0" b="0"/>
                <wp:wrapNone/>
                <wp:docPr id="11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1145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1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146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0" name="Group 71"/>
                        <wpg:cNvGrpSpPr>
                          <a:grpSpLocks/>
                        </wpg:cNvGrpSpPr>
                        <wpg:grpSpPr bwMode="auto">
                          <a:xfrm>
                            <a:off x="1395" y="11460"/>
                            <a:ext cx="9082" cy="1245"/>
                            <a:chOff x="1395" y="11460"/>
                            <a:chExt cx="9082" cy="1245"/>
                          </a:xfrm>
                        </wpg:grpSpPr>
                        <wps:wsp>
                          <wps:cNvPr id="121" name="Freeform 72"/>
                          <wps:cNvSpPr>
                            <a:spLocks/>
                          </wps:cNvSpPr>
                          <wps:spPr bwMode="auto">
                            <a:xfrm>
                              <a:off x="1395" y="1146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11460 11460"/>
                                <a:gd name="T3" fmla="*/ 11460 h 1245"/>
                                <a:gd name="T4" fmla="+- 0 1477 1395"/>
                                <a:gd name="T5" fmla="*/ T4 w 9082"/>
                                <a:gd name="T6" fmla="+- 0 11460 11460"/>
                                <a:gd name="T7" fmla="*/ 11460 h 1245"/>
                                <a:gd name="T8" fmla="+- 0 1419 1395"/>
                                <a:gd name="T9" fmla="*/ T8 w 9082"/>
                                <a:gd name="T10" fmla="+- 0 11489 11460"/>
                                <a:gd name="T11" fmla="*/ 11489 h 1245"/>
                                <a:gd name="T12" fmla="+- 0 1395 1395"/>
                                <a:gd name="T13" fmla="*/ T12 w 9082"/>
                                <a:gd name="T14" fmla="+- 0 11550 11460"/>
                                <a:gd name="T15" fmla="*/ 11550 h 1245"/>
                                <a:gd name="T16" fmla="+- 0 1395 1395"/>
                                <a:gd name="T17" fmla="*/ T16 w 9082"/>
                                <a:gd name="T18" fmla="+- 0 12623 11460"/>
                                <a:gd name="T19" fmla="*/ 12623 h 1245"/>
                                <a:gd name="T20" fmla="+- 0 1424 1395"/>
                                <a:gd name="T21" fmla="*/ T20 w 9082"/>
                                <a:gd name="T22" fmla="+- 0 12681 11460"/>
                                <a:gd name="T23" fmla="*/ 12681 h 1245"/>
                                <a:gd name="T24" fmla="+- 0 1485 1395"/>
                                <a:gd name="T25" fmla="*/ T24 w 9082"/>
                                <a:gd name="T26" fmla="+- 0 12705 11460"/>
                                <a:gd name="T27" fmla="*/ 12705 h 1245"/>
                                <a:gd name="T28" fmla="+- 0 10418 1395"/>
                                <a:gd name="T29" fmla="*/ T28 w 9082"/>
                                <a:gd name="T30" fmla="+- 0 12705 11460"/>
                                <a:gd name="T31" fmla="*/ 12705 h 1245"/>
                                <a:gd name="T32" fmla="+- 0 10440 1395"/>
                                <a:gd name="T33" fmla="*/ T32 w 9082"/>
                                <a:gd name="T34" fmla="+- 0 12700 11460"/>
                                <a:gd name="T35" fmla="*/ 12700 h 1245"/>
                                <a:gd name="T36" fmla="+- 0 10460 1395"/>
                                <a:gd name="T37" fmla="*/ T36 w 9082"/>
                                <a:gd name="T38" fmla="+- 0 12690 11460"/>
                                <a:gd name="T39" fmla="*/ 12690 h 1245"/>
                                <a:gd name="T40" fmla="+- 0 10476 1395"/>
                                <a:gd name="T41" fmla="*/ T40 w 9082"/>
                                <a:gd name="T42" fmla="+- 0 12676 11460"/>
                                <a:gd name="T43" fmla="*/ 12676 h 1245"/>
                                <a:gd name="T44" fmla="+- 0 10477 1395"/>
                                <a:gd name="T45" fmla="*/ T44 w 9082"/>
                                <a:gd name="T46" fmla="+- 0 12675 11460"/>
                                <a:gd name="T47" fmla="*/ 12675 h 1245"/>
                                <a:gd name="T48" fmla="+- 0 1479 1395"/>
                                <a:gd name="T49" fmla="*/ T48 w 9082"/>
                                <a:gd name="T50" fmla="+- 0 12675 11460"/>
                                <a:gd name="T51" fmla="*/ 12675 h 1245"/>
                                <a:gd name="T52" fmla="+- 0 1458 1395"/>
                                <a:gd name="T53" fmla="*/ T52 w 9082"/>
                                <a:gd name="T54" fmla="+- 0 12669 11460"/>
                                <a:gd name="T55" fmla="*/ 12669 h 1245"/>
                                <a:gd name="T56" fmla="+- 0 1441 1395"/>
                                <a:gd name="T57" fmla="*/ T56 w 9082"/>
                                <a:gd name="T58" fmla="+- 0 12656 11460"/>
                                <a:gd name="T59" fmla="*/ 12656 h 1245"/>
                                <a:gd name="T60" fmla="+- 0 1429 1395"/>
                                <a:gd name="T61" fmla="*/ T60 w 9082"/>
                                <a:gd name="T62" fmla="+- 0 12637 11460"/>
                                <a:gd name="T63" fmla="*/ 12637 h 1245"/>
                                <a:gd name="T64" fmla="+- 0 1425 1395"/>
                                <a:gd name="T65" fmla="*/ T64 w 9082"/>
                                <a:gd name="T66" fmla="+- 0 12615 11460"/>
                                <a:gd name="T67" fmla="*/ 12615 h 1245"/>
                                <a:gd name="T68" fmla="+- 0 1425 1395"/>
                                <a:gd name="T69" fmla="*/ T68 w 9082"/>
                                <a:gd name="T70" fmla="+- 0 11544 11460"/>
                                <a:gd name="T71" fmla="*/ 11544 h 1245"/>
                                <a:gd name="T72" fmla="+- 0 1431 1395"/>
                                <a:gd name="T73" fmla="*/ T72 w 9082"/>
                                <a:gd name="T74" fmla="+- 0 11523 11460"/>
                                <a:gd name="T75" fmla="*/ 11523 h 1245"/>
                                <a:gd name="T76" fmla="+- 0 1444 1395"/>
                                <a:gd name="T77" fmla="*/ T76 w 9082"/>
                                <a:gd name="T78" fmla="+- 0 11506 11460"/>
                                <a:gd name="T79" fmla="*/ 11506 h 1245"/>
                                <a:gd name="T80" fmla="+- 0 1463 1395"/>
                                <a:gd name="T81" fmla="*/ T80 w 9082"/>
                                <a:gd name="T82" fmla="+- 0 11494 11460"/>
                                <a:gd name="T83" fmla="*/ 11494 h 1245"/>
                                <a:gd name="T84" fmla="+- 0 1485 1395"/>
                                <a:gd name="T85" fmla="*/ T84 w 9082"/>
                                <a:gd name="T86" fmla="+- 0 11490 11460"/>
                                <a:gd name="T87" fmla="*/ 11490 h 1245"/>
                                <a:gd name="T88" fmla="+- 0 10476 1395"/>
                                <a:gd name="T89" fmla="*/ T88 w 9082"/>
                                <a:gd name="T90" fmla="+- 0 11490 11460"/>
                                <a:gd name="T91" fmla="*/ 11490 h 1245"/>
                                <a:gd name="T92" fmla="+- 0 10471 1395"/>
                                <a:gd name="T93" fmla="*/ T92 w 9082"/>
                                <a:gd name="T94" fmla="+- 0 11484 11460"/>
                                <a:gd name="T95" fmla="*/ 11484 h 1245"/>
                                <a:gd name="T96" fmla="+- 0 10453 1395"/>
                                <a:gd name="T97" fmla="*/ T96 w 9082"/>
                                <a:gd name="T98" fmla="+- 0 11471 11460"/>
                                <a:gd name="T99" fmla="*/ 11471 h 1245"/>
                                <a:gd name="T100" fmla="+- 0 10433 1395"/>
                                <a:gd name="T101" fmla="*/ T100 w 9082"/>
                                <a:gd name="T102" fmla="+- 0 11463 11460"/>
                                <a:gd name="T103" fmla="*/ 11463 h 1245"/>
                                <a:gd name="T104" fmla="+- 0 10410 1395"/>
                                <a:gd name="T105" fmla="*/ T104 w 9082"/>
                                <a:gd name="T106" fmla="+- 0 11460 11460"/>
                                <a:gd name="T107" fmla="*/ 1146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69"/>
                        <wpg:cNvGrpSpPr>
                          <a:grpSpLocks/>
                        </wpg:cNvGrpSpPr>
                        <wpg:grpSpPr bwMode="auto">
                          <a:xfrm>
                            <a:off x="1485" y="11490"/>
                            <a:ext cx="9015" cy="1185"/>
                            <a:chOff x="1485" y="11490"/>
                            <a:chExt cx="9015" cy="1185"/>
                          </a:xfrm>
                        </wpg:grpSpPr>
                        <wps:wsp>
                          <wps:cNvPr id="123" name="Freeform 70"/>
                          <wps:cNvSpPr>
                            <a:spLocks/>
                          </wps:cNvSpPr>
                          <wps:spPr bwMode="auto">
                            <a:xfrm>
                              <a:off x="1485" y="1149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11490 11490"/>
                                <a:gd name="T3" fmla="*/ 11490 h 1185"/>
                                <a:gd name="T4" fmla="+- 0 1485 1485"/>
                                <a:gd name="T5" fmla="*/ T4 w 9015"/>
                                <a:gd name="T6" fmla="+- 0 11490 11490"/>
                                <a:gd name="T7" fmla="*/ 11490 h 1185"/>
                                <a:gd name="T8" fmla="+- 0 10416 1485"/>
                                <a:gd name="T9" fmla="*/ T8 w 9015"/>
                                <a:gd name="T10" fmla="+- 0 11490 11490"/>
                                <a:gd name="T11" fmla="*/ 11490 h 1185"/>
                                <a:gd name="T12" fmla="+- 0 10437 1485"/>
                                <a:gd name="T13" fmla="*/ T12 w 9015"/>
                                <a:gd name="T14" fmla="+- 0 11496 11490"/>
                                <a:gd name="T15" fmla="*/ 11496 h 1185"/>
                                <a:gd name="T16" fmla="+- 0 10454 1485"/>
                                <a:gd name="T17" fmla="*/ T16 w 9015"/>
                                <a:gd name="T18" fmla="+- 0 11509 11490"/>
                                <a:gd name="T19" fmla="*/ 11509 h 1185"/>
                                <a:gd name="T20" fmla="+- 0 10466 1485"/>
                                <a:gd name="T21" fmla="*/ T20 w 9015"/>
                                <a:gd name="T22" fmla="+- 0 11528 11490"/>
                                <a:gd name="T23" fmla="*/ 11528 h 1185"/>
                                <a:gd name="T24" fmla="+- 0 10470 1485"/>
                                <a:gd name="T25" fmla="*/ T24 w 9015"/>
                                <a:gd name="T26" fmla="+- 0 11550 11490"/>
                                <a:gd name="T27" fmla="*/ 11550 h 1185"/>
                                <a:gd name="T28" fmla="+- 0 10470 1485"/>
                                <a:gd name="T29" fmla="*/ T28 w 9015"/>
                                <a:gd name="T30" fmla="+- 0 12621 11490"/>
                                <a:gd name="T31" fmla="*/ 12621 h 1185"/>
                                <a:gd name="T32" fmla="+- 0 10464 1485"/>
                                <a:gd name="T33" fmla="*/ T32 w 9015"/>
                                <a:gd name="T34" fmla="+- 0 12642 11490"/>
                                <a:gd name="T35" fmla="*/ 12642 h 1185"/>
                                <a:gd name="T36" fmla="+- 0 10451 1485"/>
                                <a:gd name="T37" fmla="*/ T36 w 9015"/>
                                <a:gd name="T38" fmla="+- 0 12659 11490"/>
                                <a:gd name="T39" fmla="*/ 12659 h 1185"/>
                                <a:gd name="T40" fmla="+- 0 10432 1485"/>
                                <a:gd name="T41" fmla="*/ T40 w 9015"/>
                                <a:gd name="T42" fmla="+- 0 12671 11490"/>
                                <a:gd name="T43" fmla="*/ 12671 h 1185"/>
                                <a:gd name="T44" fmla="+- 0 10410 1485"/>
                                <a:gd name="T45" fmla="*/ T44 w 9015"/>
                                <a:gd name="T46" fmla="+- 0 12675 11490"/>
                                <a:gd name="T47" fmla="*/ 12675 h 1185"/>
                                <a:gd name="T48" fmla="+- 0 10477 1485"/>
                                <a:gd name="T49" fmla="*/ T48 w 9015"/>
                                <a:gd name="T50" fmla="+- 0 12675 11490"/>
                                <a:gd name="T51" fmla="*/ 12675 h 1185"/>
                                <a:gd name="T52" fmla="+- 0 10489 1485"/>
                                <a:gd name="T53" fmla="*/ T52 w 9015"/>
                                <a:gd name="T54" fmla="+- 0 12658 11490"/>
                                <a:gd name="T55" fmla="*/ 12658 h 1185"/>
                                <a:gd name="T56" fmla="+- 0 10497 1485"/>
                                <a:gd name="T57" fmla="*/ T56 w 9015"/>
                                <a:gd name="T58" fmla="+- 0 12638 11490"/>
                                <a:gd name="T59" fmla="*/ 12638 h 1185"/>
                                <a:gd name="T60" fmla="+- 0 10500 1485"/>
                                <a:gd name="T61" fmla="*/ T60 w 9015"/>
                                <a:gd name="T62" fmla="+- 0 12615 11490"/>
                                <a:gd name="T63" fmla="*/ 12615 h 1185"/>
                                <a:gd name="T64" fmla="+- 0 10500 1485"/>
                                <a:gd name="T65" fmla="*/ T64 w 9015"/>
                                <a:gd name="T66" fmla="+- 0 11542 11490"/>
                                <a:gd name="T67" fmla="*/ 11542 h 1185"/>
                                <a:gd name="T68" fmla="+- 0 10495 1485"/>
                                <a:gd name="T69" fmla="*/ T68 w 9015"/>
                                <a:gd name="T70" fmla="+- 0 11520 11490"/>
                                <a:gd name="T71" fmla="*/ 11520 h 1185"/>
                                <a:gd name="T72" fmla="+- 0 10485 1485"/>
                                <a:gd name="T73" fmla="*/ T72 w 9015"/>
                                <a:gd name="T74" fmla="+- 0 11500 11490"/>
                                <a:gd name="T75" fmla="*/ 11500 h 1185"/>
                                <a:gd name="T76" fmla="+- 0 10476 1485"/>
                                <a:gd name="T77" fmla="*/ T76 w 9015"/>
                                <a:gd name="T78" fmla="+- 0 11490 11490"/>
                                <a:gd name="T79" fmla="*/ 1149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E93020" id="Group 68" o:spid="_x0000_s1026" style="position:absolute;margin-left:69.4pt;margin-top:572.6pt;width:456pt;height:63pt;z-index:-1426;mso-position-horizontal-relative:page;mso-position-vertical-relative:page" coordorigin="1388,1145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">
                <v:shape id="Picture 73" o:spid="_x0000_s1027" type="#_x0000_t75" style="position:absolute;left:1395;top:11460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">
                  <v:imagedata r:id="rId14" o:title=""/>
                </v:shape>
                <v:group id="Group 71" o:spid="_x0000_s1028" style="position:absolute;left:1395;top:11460;width:9082;height:1245" coordorigin="1395,11460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Freeform 72" o:spid="_x0000_s1029" style="position:absolute;left:1395;top:11460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11460;82,11460;24,11489;0,11550;0,12623;29,12681;90,12705;9023,12705;9045,12700;9065,12690;9081,12676;9082,12675;84,12675;63,12669;46,12656;34,12637;30,12615;30,11544;36,11523;49,11506;68,11494;90,11490;9081,11490;9076,11484;9058,11471;9038,11463;9015,11460" o:connectangles="0,0,0,0,0,0,0,0,0,0,0,0,0,0,0,0,0,0,0,0,0,0,0,0,0,0,0"/>
                  </v:shape>
                </v:group>
                <v:group id="Group 69" o:spid="_x0000_s1030" style="position:absolute;left:1485;top:11490;width:9015;height:1185" coordorigin="1485,11490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70" o:spid="_x0000_s1031" style="position:absolute;left:1485;top:11490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" path="m8991,l,,8931,r21,6l8969,19r12,19l8985,60r,1071l8979,1152r-13,17l8947,1181r-22,4l8992,1185r12,-17l9012,1148r3,-23l9015,52r-5,-22l9000,10,8991,e" fillcolor="#1ab654" stroked="f">
                    <v:path arrowok="t" o:connecttype="custom" o:connectlocs="8991,11490;0,11490;8931,11490;8952,11496;8969,11509;8981,11528;8985,11550;8985,12621;8979,12642;8966,12659;8947,12671;8925,12675;8992,12675;9004,12658;9012,12638;9015,12615;9015,11542;9010,11520;9000,11500;8991,1149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0ED3D7E8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-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do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gn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p.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</w:p>
    <w:p w14:paraId="700EA4E3" w14:textId="77777777" w:rsidR="00A33812" w:rsidRDefault="000F0C67">
      <w:pPr>
        <w:spacing w:after="0" w:line="240" w:lineRule="auto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5</w:t>
      </w:r>
    </w:p>
    <w:p w14:paraId="7CD88ED9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1AED1ABD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15277A8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2694A440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B1D2EF4" wp14:editId="099F2B6C">
            <wp:extent cx="3114675" cy="22002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F3DB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2830F2C6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78DE6414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6B23E6B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commentRangeStart w:id="13"/>
      <w:r>
        <w:rPr>
          <w:noProof/>
          <w:lang w:bidi="he-IL"/>
        </w:rPr>
        <w:drawing>
          <wp:inline distT="0" distB="0" distL="0" distR="0" wp14:anchorId="0E638B5E" wp14:editId="1BE653CB">
            <wp:extent cx="3133725" cy="27241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EB2807">
        <w:rPr>
          <w:rStyle w:val="CommentReference"/>
        </w:rPr>
        <w:commentReference w:id="13"/>
      </w:r>
    </w:p>
    <w:p w14:paraId="7F1138C1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52BB328F" w14:textId="77777777" w:rsidR="00A33812" w:rsidRDefault="00A33812">
      <w:pPr>
        <w:spacing w:before="8" w:after="0" w:line="200" w:lineRule="exact"/>
        <w:rPr>
          <w:sz w:val="20"/>
          <w:szCs w:val="20"/>
        </w:rPr>
      </w:pPr>
    </w:p>
    <w:p w14:paraId="728F67E5" w14:textId="77777777" w:rsidR="00A33812" w:rsidRDefault="000F0C67">
      <w:pPr>
        <w:spacing w:after="0" w:line="240" w:lineRule="auto"/>
        <w:ind w:left="1005" w:right="20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g</w:t>
      </w:r>
      <w:r>
        <w:rPr>
          <w:rFonts w:ascii="Open Sans" w:eastAsia="Open Sans" w:hAnsi="Open Sans" w:cs="Open Sans"/>
          <w:b/>
          <w:bCs/>
          <w:spacing w:val="-7"/>
        </w:rPr>
        <w:t xml:space="preserve">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proofErr w:type="spellStart"/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bus</w:t>
      </w:r>
      <w:proofErr w:type="spellEnd"/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proofErr w:type="spellStart"/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proofErr w:type="spellEnd"/>
      <w:r>
        <w:rPr>
          <w:rFonts w:ascii="Open Sans" w:eastAsia="Open Sans" w:hAnsi="Open Sans" w:cs="Open Sans"/>
        </w:rPr>
        <w:t xml:space="preserve">-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</w:p>
    <w:p w14:paraId="0291B521" w14:textId="77777777" w:rsidR="00A33812" w:rsidRDefault="00A33812">
      <w:pPr>
        <w:spacing w:before="8" w:after="0" w:line="150" w:lineRule="exact"/>
        <w:rPr>
          <w:sz w:val="15"/>
          <w:szCs w:val="15"/>
        </w:rPr>
      </w:pPr>
    </w:p>
    <w:p w14:paraId="2ADE6D0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20AA986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5E1658B0" w14:textId="77777777"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 xml:space="preserve">urn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ndby</w:t>
      </w:r>
      <w:r>
        <w:rPr>
          <w:rFonts w:ascii="Open Sans" w:eastAsia="Open Sans" w:hAnsi="Open Sans" w:cs="Open Sans"/>
          <w:spacing w:val="-9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</w:p>
    <w:p w14:paraId="1A553E11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533ADBC1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140D6331" w14:textId="77777777" w:rsidR="00A33812" w:rsidRDefault="00A33812">
      <w:pPr>
        <w:spacing w:after="0"/>
        <w:sectPr w:rsidR="00A33812">
          <w:pgSz w:w="11920" w:h="16840"/>
          <w:pgMar w:top="1560" w:right="1440" w:bottom="280" w:left="1620" w:header="720" w:footer="720" w:gutter="0"/>
          <w:cols w:space="720"/>
        </w:sectPr>
      </w:pPr>
    </w:p>
    <w:p w14:paraId="60A30DBD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6A52FBAD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28FB39B" wp14:editId="1DEA23FE">
            <wp:extent cx="3095625" cy="26955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0AE5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4044AE03" w14:textId="77777777" w:rsidR="00A33812" w:rsidRDefault="000F0C67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7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.</w:t>
      </w:r>
    </w:p>
    <w:p w14:paraId="25D4731F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6251316B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:</w:t>
      </w:r>
    </w:p>
    <w:p w14:paraId="5FE1C8CF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73E19F76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A738337" wp14:editId="7C7DBACE">
            <wp:extent cx="3143250" cy="2647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7225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32BACE15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>.</w:t>
      </w:r>
    </w:p>
    <w:p w14:paraId="4380D0E6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3FDAD628" w14:textId="77777777" w:rsidR="00A33812" w:rsidRDefault="000F0C67">
      <w:pPr>
        <w:spacing w:after="0" w:line="240" w:lineRule="auto"/>
        <w:ind w:left="375" w:right="5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dds a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w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495684C3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17300A94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s,</w:t>
      </w:r>
    </w:p>
    <w:p w14:paraId="29128C29" w14:textId="77777777" w:rsidR="00A33812" w:rsidRDefault="00A33812">
      <w:pPr>
        <w:spacing w:after="0"/>
        <w:sectPr w:rsidR="00A33812">
          <w:pgSz w:w="11920" w:h="16840"/>
          <w:pgMar w:top="1560" w:right="1520" w:bottom="280" w:left="1620" w:header="720" w:footer="720" w:gutter="0"/>
          <w:cols w:space="720"/>
        </w:sectPr>
      </w:pPr>
    </w:p>
    <w:p w14:paraId="4797C3CE" w14:textId="77777777" w:rsidR="00A33812" w:rsidRDefault="000F0C67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5055" behindDoc="1" locked="0" layoutInCell="1" allowOverlap="1" wp14:anchorId="7E746B44" wp14:editId="53440869">
                <wp:simplePos x="0" y="0"/>
                <wp:positionH relativeFrom="page">
                  <wp:posOffset>881380</wp:posOffset>
                </wp:positionH>
                <wp:positionV relativeFrom="page">
                  <wp:posOffset>3357880</wp:posOffset>
                </wp:positionV>
                <wp:extent cx="5791200" cy="990600"/>
                <wp:effectExtent l="0" t="0" r="0" b="4445"/>
                <wp:wrapNone/>
                <wp:docPr id="11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90600"/>
                          <a:chOff x="1388" y="5288"/>
                          <a:chExt cx="9120" cy="1560"/>
                        </a:xfrm>
                      </wpg:grpSpPr>
                      <pic:pic xmlns:pic="http://schemas.openxmlformats.org/drawingml/2006/picture">
                        <pic:nvPicPr>
                          <pic:cNvPr id="11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5295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4" name="Group 61"/>
                        <wpg:cNvGrpSpPr>
                          <a:grpSpLocks/>
                        </wpg:cNvGrpSpPr>
                        <wpg:grpSpPr bwMode="auto">
                          <a:xfrm>
                            <a:off x="1395" y="5295"/>
                            <a:ext cx="9082" cy="1545"/>
                            <a:chOff x="1395" y="5295"/>
                            <a:chExt cx="9082" cy="1545"/>
                          </a:xfrm>
                        </wpg:grpSpPr>
                        <wps:wsp>
                          <wps:cNvPr id="115" name="Freeform 62"/>
                          <wps:cNvSpPr>
                            <a:spLocks/>
                          </wps:cNvSpPr>
                          <wps:spPr bwMode="auto">
                            <a:xfrm>
                              <a:off x="1395" y="5295"/>
                              <a:ext cx="9082" cy="15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5295 5295"/>
                                <a:gd name="T3" fmla="*/ 5295 h 1545"/>
                                <a:gd name="T4" fmla="+- 0 1477 1395"/>
                                <a:gd name="T5" fmla="*/ T4 w 9082"/>
                                <a:gd name="T6" fmla="+- 0 5295 5295"/>
                                <a:gd name="T7" fmla="*/ 5295 h 1545"/>
                                <a:gd name="T8" fmla="+- 0 1419 1395"/>
                                <a:gd name="T9" fmla="*/ T8 w 9082"/>
                                <a:gd name="T10" fmla="+- 0 5324 5295"/>
                                <a:gd name="T11" fmla="*/ 5324 h 1545"/>
                                <a:gd name="T12" fmla="+- 0 1395 1395"/>
                                <a:gd name="T13" fmla="*/ T12 w 9082"/>
                                <a:gd name="T14" fmla="+- 0 5385 5295"/>
                                <a:gd name="T15" fmla="*/ 5385 h 1545"/>
                                <a:gd name="T16" fmla="+- 0 1395 1395"/>
                                <a:gd name="T17" fmla="*/ T16 w 9082"/>
                                <a:gd name="T18" fmla="+- 0 6758 5295"/>
                                <a:gd name="T19" fmla="*/ 6758 h 1545"/>
                                <a:gd name="T20" fmla="+- 0 1424 1395"/>
                                <a:gd name="T21" fmla="*/ T20 w 9082"/>
                                <a:gd name="T22" fmla="+- 0 6816 5295"/>
                                <a:gd name="T23" fmla="*/ 6816 h 1545"/>
                                <a:gd name="T24" fmla="+- 0 1485 1395"/>
                                <a:gd name="T25" fmla="*/ T24 w 9082"/>
                                <a:gd name="T26" fmla="+- 0 6840 5295"/>
                                <a:gd name="T27" fmla="*/ 6840 h 1545"/>
                                <a:gd name="T28" fmla="+- 0 10418 1395"/>
                                <a:gd name="T29" fmla="*/ T28 w 9082"/>
                                <a:gd name="T30" fmla="+- 0 6840 5295"/>
                                <a:gd name="T31" fmla="*/ 6840 h 1545"/>
                                <a:gd name="T32" fmla="+- 0 10440 1395"/>
                                <a:gd name="T33" fmla="*/ T32 w 9082"/>
                                <a:gd name="T34" fmla="+- 0 6835 5295"/>
                                <a:gd name="T35" fmla="*/ 6835 h 1545"/>
                                <a:gd name="T36" fmla="+- 0 10460 1395"/>
                                <a:gd name="T37" fmla="*/ T36 w 9082"/>
                                <a:gd name="T38" fmla="+- 0 6825 5295"/>
                                <a:gd name="T39" fmla="*/ 6825 h 1545"/>
                                <a:gd name="T40" fmla="+- 0 10476 1395"/>
                                <a:gd name="T41" fmla="*/ T40 w 9082"/>
                                <a:gd name="T42" fmla="+- 0 6811 5295"/>
                                <a:gd name="T43" fmla="*/ 6811 h 1545"/>
                                <a:gd name="T44" fmla="+- 0 10477 1395"/>
                                <a:gd name="T45" fmla="*/ T44 w 9082"/>
                                <a:gd name="T46" fmla="+- 0 6810 5295"/>
                                <a:gd name="T47" fmla="*/ 6810 h 1545"/>
                                <a:gd name="T48" fmla="+- 0 1479 1395"/>
                                <a:gd name="T49" fmla="*/ T48 w 9082"/>
                                <a:gd name="T50" fmla="+- 0 6810 5295"/>
                                <a:gd name="T51" fmla="*/ 6810 h 1545"/>
                                <a:gd name="T52" fmla="+- 0 1458 1395"/>
                                <a:gd name="T53" fmla="*/ T52 w 9082"/>
                                <a:gd name="T54" fmla="+- 0 6804 5295"/>
                                <a:gd name="T55" fmla="*/ 6804 h 1545"/>
                                <a:gd name="T56" fmla="+- 0 1441 1395"/>
                                <a:gd name="T57" fmla="*/ T56 w 9082"/>
                                <a:gd name="T58" fmla="+- 0 6791 5295"/>
                                <a:gd name="T59" fmla="*/ 6791 h 1545"/>
                                <a:gd name="T60" fmla="+- 0 1429 1395"/>
                                <a:gd name="T61" fmla="*/ T60 w 9082"/>
                                <a:gd name="T62" fmla="+- 0 6772 5295"/>
                                <a:gd name="T63" fmla="*/ 6772 h 1545"/>
                                <a:gd name="T64" fmla="+- 0 1425 1395"/>
                                <a:gd name="T65" fmla="*/ T64 w 9082"/>
                                <a:gd name="T66" fmla="+- 0 6750 5295"/>
                                <a:gd name="T67" fmla="*/ 6750 h 1545"/>
                                <a:gd name="T68" fmla="+- 0 1425 1395"/>
                                <a:gd name="T69" fmla="*/ T68 w 9082"/>
                                <a:gd name="T70" fmla="+- 0 5379 5295"/>
                                <a:gd name="T71" fmla="*/ 5379 h 1545"/>
                                <a:gd name="T72" fmla="+- 0 1431 1395"/>
                                <a:gd name="T73" fmla="*/ T72 w 9082"/>
                                <a:gd name="T74" fmla="+- 0 5358 5295"/>
                                <a:gd name="T75" fmla="*/ 5358 h 1545"/>
                                <a:gd name="T76" fmla="+- 0 1444 1395"/>
                                <a:gd name="T77" fmla="*/ T76 w 9082"/>
                                <a:gd name="T78" fmla="+- 0 5341 5295"/>
                                <a:gd name="T79" fmla="*/ 5341 h 1545"/>
                                <a:gd name="T80" fmla="+- 0 1463 1395"/>
                                <a:gd name="T81" fmla="*/ T80 w 9082"/>
                                <a:gd name="T82" fmla="+- 0 5329 5295"/>
                                <a:gd name="T83" fmla="*/ 5329 h 1545"/>
                                <a:gd name="T84" fmla="+- 0 1485 1395"/>
                                <a:gd name="T85" fmla="*/ T84 w 9082"/>
                                <a:gd name="T86" fmla="+- 0 5325 5295"/>
                                <a:gd name="T87" fmla="*/ 5325 h 1545"/>
                                <a:gd name="T88" fmla="+- 0 10476 1395"/>
                                <a:gd name="T89" fmla="*/ T88 w 9082"/>
                                <a:gd name="T90" fmla="+- 0 5325 5295"/>
                                <a:gd name="T91" fmla="*/ 5325 h 1545"/>
                                <a:gd name="T92" fmla="+- 0 10471 1395"/>
                                <a:gd name="T93" fmla="*/ T92 w 9082"/>
                                <a:gd name="T94" fmla="+- 0 5319 5295"/>
                                <a:gd name="T95" fmla="*/ 5319 h 1545"/>
                                <a:gd name="T96" fmla="+- 0 10453 1395"/>
                                <a:gd name="T97" fmla="*/ T96 w 9082"/>
                                <a:gd name="T98" fmla="+- 0 5306 5295"/>
                                <a:gd name="T99" fmla="*/ 5306 h 1545"/>
                                <a:gd name="T100" fmla="+- 0 10433 1395"/>
                                <a:gd name="T101" fmla="*/ T100 w 9082"/>
                                <a:gd name="T102" fmla="+- 0 5298 5295"/>
                                <a:gd name="T103" fmla="*/ 5298 h 1545"/>
                                <a:gd name="T104" fmla="+- 0 10410 1395"/>
                                <a:gd name="T105" fmla="*/ T104 w 9082"/>
                                <a:gd name="T106" fmla="+- 0 5295 5295"/>
                                <a:gd name="T107" fmla="*/ 5295 h 1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5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29" y="1521"/>
                                  </a:lnTo>
                                  <a:lnTo>
                                    <a:pt x="90" y="1545"/>
                                  </a:lnTo>
                                  <a:lnTo>
                                    <a:pt x="9023" y="1545"/>
                                  </a:lnTo>
                                  <a:lnTo>
                                    <a:pt x="9045" y="1540"/>
                                  </a:lnTo>
                                  <a:lnTo>
                                    <a:pt x="9065" y="1530"/>
                                  </a:lnTo>
                                  <a:lnTo>
                                    <a:pt x="9081" y="1516"/>
                                  </a:lnTo>
                                  <a:lnTo>
                                    <a:pt x="9082" y="1515"/>
                                  </a:lnTo>
                                  <a:lnTo>
                                    <a:pt x="84" y="1515"/>
                                  </a:lnTo>
                                  <a:lnTo>
                                    <a:pt x="63" y="1509"/>
                                  </a:lnTo>
                                  <a:lnTo>
                                    <a:pt x="46" y="1496"/>
                                  </a:lnTo>
                                  <a:lnTo>
                                    <a:pt x="34" y="1477"/>
                                  </a:lnTo>
                                  <a:lnTo>
                                    <a:pt x="30" y="14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59"/>
                        <wpg:cNvGrpSpPr>
                          <a:grpSpLocks/>
                        </wpg:cNvGrpSpPr>
                        <wpg:grpSpPr bwMode="auto">
                          <a:xfrm>
                            <a:off x="1485" y="5325"/>
                            <a:ext cx="9015" cy="1485"/>
                            <a:chOff x="1485" y="5325"/>
                            <a:chExt cx="9015" cy="1485"/>
                          </a:xfrm>
                        </wpg:grpSpPr>
                        <wps:wsp>
                          <wps:cNvPr id="117" name="Freeform 60"/>
                          <wps:cNvSpPr>
                            <a:spLocks/>
                          </wps:cNvSpPr>
                          <wps:spPr bwMode="auto">
                            <a:xfrm>
                              <a:off x="1485" y="5325"/>
                              <a:ext cx="9015" cy="14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5325 5325"/>
                                <a:gd name="T3" fmla="*/ 5325 h 1485"/>
                                <a:gd name="T4" fmla="+- 0 1485 1485"/>
                                <a:gd name="T5" fmla="*/ T4 w 9015"/>
                                <a:gd name="T6" fmla="+- 0 5325 5325"/>
                                <a:gd name="T7" fmla="*/ 5325 h 1485"/>
                                <a:gd name="T8" fmla="+- 0 10416 1485"/>
                                <a:gd name="T9" fmla="*/ T8 w 9015"/>
                                <a:gd name="T10" fmla="+- 0 5325 5325"/>
                                <a:gd name="T11" fmla="*/ 5325 h 1485"/>
                                <a:gd name="T12" fmla="+- 0 10437 1485"/>
                                <a:gd name="T13" fmla="*/ T12 w 9015"/>
                                <a:gd name="T14" fmla="+- 0 5331 5325"/>
                                <a:gd name="T15" fmla="*/ 5331 h 1485"/>
                                <a:gd name="T16" fmla="+- 0 10454 1485"/>
                                <a:gd name="T17" fmla="*/ T16 w 9015"/>
                                <a:gd name="T18" fmla="+- 0 5344 5325"/>
                                <a:gd name="T19" fmla="*/ 5344 h 1485"/>
                                <a:gd name="T20" fmla="+- 0 10466 1485"/>
                                <a:gd name="T21" fmla="*/ T20 w 9015"/>
                                <a:gd name="T22" fmla="+- 0 5363 5325"/>
                                <a:gd name="T23" fmla="*/ 5363 h 1485"/>
                                <a:gd name="T24" fmla="+- 0 10470 1485"/>
                                <a:gd name="T25" fmla="*/ T24 w 9015"/>
                                <a:gd name="T26" fmla="+- 0 5385 5325"/>
                                <a:gd name="T27" fmla="*/ 5385 h 1485"/>
                                <a:gd name="T28" fmla="+- 0 10470 1485"/>
                                <a:gd name="T29" fmla="*/ T28 w 9015"/>
                                <a:gd name="T30" fmla="+- 0 6756 5325"/>
                                <a:gd name="T31" fmla="*/ 6756 h 1485"/>
                                <a:gd name="T32" fmla="+- 0 10464 1485"/>
                                <a:gd name="T33" fmla="*/ T32 w 9015"/>
                                <a:gd name="T34" fmla="+- 0 6777 5325"/>
                                <a:gd name="T35" fmla="*/ 6777 h 1485"/>
                                <a:gd name="T36" fmla="+- 0 10451 1485"/>
                                <a:gd name="T37" fmla="*/ T36 w 9015"/>
                                <a:gd name="T38" fmla="+- 0 6794 5325"/>
                                <a:gd name="T39" fmla="*/ 6794 h 1485"/>
                                <a:gd name="T40" fmla="+- 0 10432 1485"/>
                                <a:gd name="T41" fmla="*/ T40 w 9015"/>
                                <a:gd name="T42" fmla="+- 0 6806 5325"/>
                                <a:gd name="T43" fmla="*/ 6806 h 1485"/>
                                <a:gd name="T44" fmla="+- 0 10410 1485"/>
                                <a:gd name="T45" fmla="*/ T44 w 9015"/>
                                <a:gd name="T46" fmla="+- 0 6810 5325"/>
                                <a:gd name="T47" fmla="*/ 6810 h 1485"/>
                                <a:gd name="T48" fmla="+- 0 10477 1485"/>
                                <a:gd name="T49" fmla="*/ T48 w 9015"/>
                                <a:gd name="T50" fmla="+- 0 6810 5325"/>
                                <a:gd name="T51" fmla="*/ 6810 h 1485"/>
                                <a:gd name="T52" fmla="+- 0 10489 1485"/>
                                <a:gd name="T53" fmla="*/ T52 w 9015"/>
                                <a:gd name="T54" fmla="+- 0 6793 5325"/>
                                <a:gd name="T55" fmla="*/ 6793 h 1485"/>
                                <a:gd name="T56" fmla="+- 0 10497 1485"/>
                                <a:gd name="T57" fmla="*/ T56 w 9015"/>
                                <a:gd name="T58" fmla="+- 0 6773 5325"/>
                                <a:gd name="T59" fmla="*/ 6773 h 1485"/>
                                <a:gd name="T60" fmla="+- 0 10500 1485"/>
                                <a:gd name="T61" fmla="*/ T60 w 9015"/>
                                <a:gd name="T62" fmla="+- 0 6750 5325"/>
                                <a:gd name="T63" fmla="*/ 6750 h 1485"/>
                                <a:gd name="T64" fmla="+- 0 10500 1485"/>
                                <a:gd name="T65" fmla="*/ T64 w 9015"/>
                                <a:gd name="T66" fmla="+- 0 5377 5325"/>
                                <a:gd name="T67" fmla="*/ 5377 h 1485"/>
                                <a:gd name="T68" fmla="+- 0 10495 1485"/>
                                <a:gd name="T69" fmla="*/ T68 w 9015"/>
                                <a:gd name="T70" fmla="+- 0 5355 5325"/>
                                <a:gd name="T71" fmla="*/ 5355 h 1485"/>
                                <a:gd name="T72" fmla="+- 0 10485 1485"/>
                                <a:gd name="T73" fmla="*/ T72 w 9015"/>
                                <a:gd name="T74" fmla="+- 0 5335 5325"/>
                                <a:gd name="T75" fmla="*/ 5335 h 1485"/>
                                <a:gd name="T76" fmla="+- 0 10476 1485"/>
                                <a:gd name="T77" fmla="*/ T76 w 9015"/>
                                <a:gd name="T78" fmla="+- 0 5325 5325"/>
                                <a:gd name="T79" fmla="*/ 5325 h 1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4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431"/>
                                  </a:lnTo>
                                  <a:lnTo>
                                    <a:pt x="8979" y="1452"/>
                                  </a:lnTo>
                                  <a:lnTo>
                                    <a:pt x="8966" y="1469"/>
                                  </a:lnTo>
                                  <a:lnTo>
                                    <a:pt x="8947" y="1481"/>
                                  </a:lnTo>
                                  <a:lnTo>
                                    <a:pt x="8925" y="1485"/>
                                  </a:lnTo>
                                  <a:lnTo>
                                    <a:pt x="8992" y="1485"/>
                                  </a:lnTo>
                                  <a:lnTo>
                                    <a:pt x="9004" y="1468"/>
                                  </a:lnTo>
                                  <a:lnTo>
                                    <a:pt x="9012" y="1448"/>
                                  </a:lnTo>
                                  <a:lnTo>
                                    <a:pt x="9015" y="14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4C5F0" id="Group 58" o:spid="_x0000_s1026" style="position:absolute;margin-left:69.4pt;margin-top:264.4pt;width:456pt;height:78pt;z-index:-1425;mso-position-horizontal-relative:page;mso-position-vertical-relative:page" coordorigin="1388,5288" coordsize="912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">
                <v:shape id="Picture 63" o:spid="_x0000_s1027" type="#_x0000_t75" style="position:absolute;left:1395;top:5295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">
                  <v:imagedata r:id="rId14" o:title=""/>
                </v:shape>
                <v:group id="Group 61" o:spid="_x0000_s1028" style="position:absolute;left:1395;top:5295;width:9082;height:1545" coordorigin="1395,5295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62" o:spid="_x0000_s1029" style="position:absolute;left:1395;top:5295;width:9082;height:1545;visibility:visible;mso-wrap-style:square;v-text-anchor:top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" path="m9015,l82,,24,29,,90,,1463r29,58l90,1545r8933,l9045,1540r20,-10l9081,1516r1,-1l84,1515r-21,-6l46,1496,34,1477r-4,-22l30,84,36,63,49,46,68,34,90,30r8991,l9076,24,9058,11,9038,3,9015,e" fillcolor="#1ab654" stroked="f">
                    <v:path arrowok="t" o:connecttype="custom" o:connectlocs="9015,5295;82,5295;24,5324;0,5385;0,6758;29,6816;90,6840;9023,6840;9045,6835;9065,6825;9081,6811;9082,6810;84,6810;63,6804;46,6791;34,6772;30,6750;30,5379;36,5358;49,5341;68,5329;90,5325;9081,5325;9076,5319;9058,5306;9038,5298;9015,5295" o:connectangles="0,0,0,0,0,0,0,0,0,0,0,0,0,0,0,0,0,0,0,0,0,0,0,0,0,0,0"/>
                  </v:shape>
                </v:group>
                <v:group id="Group 59" o:spid="_x0000_s1030" style="position:absolute;left:1485;top:5325;width:9015;height:1485" coordorigin="1485,5325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Freeform 60" o:spid="_x0000_s1031" style="position:absolute;left:1485;top:5325;width:9015;height:1485;visibility:visible;mso-wrap-style:square;v-text-anchor:top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" path="m8991,l,,8931,r21,6l8969,19r12,19l8985,60r,1371l8979,1452r-13,17l8947,1481r-22,4l8992,1485r12,-17l9012,1448r3,-23l9015,52r-5,-22l9000,10,8991,e" fillcolor="#1ab654" stroked="f">
                    <v:path arrowok="t" o:connecttype="custom" o:connectlocs="8991,5325;0,5325;8931,5325;8952,5331;8969,5344;8981,5363;8985,5385;8985,6756;8979,6777;8966,6794;8947,6806;8925,6810;8992,6810;9004,6793;9012,6773;9015,6750;9015,5377;9010,5355;9000,5335;8991,5325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243F978B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40395F5" wp14:editId="489CD4D6">
            <wp:extent cx="3114675" cy="1857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83F1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06C3833B" w14:textId="77777777" w:rsidR="00A33812" w:rsidRDefault="000F0C67">
      <w:pPr>
        <w:spacing w:after="0" w:line="280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rc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position w:val="-1"/>
        </w:rPr>
        <w:t>.</w:t>
      </w:r>
    </w:p>
    <w:p w14:paraId="158E1746" w14:textId="77777777" w:rsidR="00A33812" w:rsidRDefault="00A33812">
      <w:pPr>
        <w:spacing w:before="5" w:after="0" w:line="160" w:lineRule="exact"/>
        <w:rPr>
          <w:sz w:val="16"/>
          <w:szCs w:val="16"/>
        </w:rPr>
      </w:pPr>
    </w:p>
    <w:p w14:paraId="071F8BA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03E7557" w14:textId="77777777" w:rsidR="00A33812" w:rsidRDefault="000F0C67">
      <w:pPr>
        <w:spacing w:after="0" w:line="297" w:lineRule="exact"/>
        <w:ind w:left="10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</w:p>
    <w:p w14:paraId="5728705B" w14:textId="77777777" w:rsidR="00A33812" w:rsidRDefault="000F0C67">
      <w:pPr>
        <w:spacing w:after="0" w:line="240" w:lineRule="auto"/>
        <w:ind w:left="1005" w:right="2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ndby</w:t>
      </w:r>
      <w:r>
        <w:rPr>
          <w:rFonts w:ascii="Open Sans" w:eastAsia="Open Sans" w:hAnsi="Open Sans" w:cs="Open Sans"/>
          <w:spacing w:val="-10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p.</w:t>
      </w:r>
    </w:p>
    <w:p w14:paraId="456B4686" w14:textId="77777777" w:rsidR="00A33812" w:rsidRDefault="00A33812">
      <w:pPr>
        <w:spacing w:before="8" w:after="0" w:line="150" w:lineRule="exact"/>
        <w:rPr>
          <w:sz w:val="15"/>
          <w:szCs w:val="15"/>
        </w:rPr>
      </w:pPr>
    </w:p>
    <w:p w14:paraId="3F7D58FF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46CC1211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1DDDF171" w14:textId="77777777"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ins w:id="14" w:author="Meital Waltman" w:date="2016-09-27T11:19:00Z">
        <w:r w:rsidR="00EB2807">
          <w:rPr>
            <w:rFonts w:ascii="Open Sans" w:eastAsia="Open Sans" w:hAnsi="Open Sans" w:cs="Open Sans"/>
            <w:spacing w:val="5"/>
            <w:position w:val="1"/>
          </w:rPr>
          <w:t>a</w:t>
        </w:r>
      </w:ins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ins w:id="15" w:author="Meital Waltman" w:date="2016-09-27T11:19:00Z">
        <w:r w:rsidR="00EB2807">
          <w:rPr>
            <w:rFonts w:ascii="Open Sans" w:eastAsia="Open Sans" w:hAnsi="Open Sans" w:cs="Open Sans"/>
            <w:position w:val="1"/>
          </w:rPr>
          <w:t>in</w:t>
        </w:r>
      </w:ins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p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14:paraId="668438AA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797ECFEF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39DE0E5" wp14:editId="1AC99227">
            <wp:extent cx="3086100" cy="2247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16" w:author="Meital Waltman" w:date="2016-09-27T11:20:00Z">
        <w:r w:rsidR="00EB2807">
          <w:rPr>
            <w:rFonts w:ascii="Times New Roman" w:eastAsia="Times New Roman" w:hAnsi="Times New Roman" w:cs="Times New Roman"/>
            <w:sz w:val="20"/>
            <w:szCs w:val="20"/>
          </w:rPr>
          <w:t>d</w:t>
        </w:r>
      </w:ins>
    </w:p>
    <w:p w14:paraId="10FBFF89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2E86DA0D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14:paraId="0667EFCE" w14:textId="77777777"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14:paraId="5C676576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05AC3F7B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1F8974B" wp14:editId="78D0E9C4">
            <wp:extent cx="3105150" cy="2266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FC78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32E15692" w14:textId="77777777" w:rsidR="00A33812" w:rsidRDefault="000F0C67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13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5"/>
          <w:position w:val="1"/>
        </w:rPr>
        <w:t>)</w:t>
      </w:r>
      <w:r>
        <w:rPr>
          <w:rFonts w:ascii="Open Sans" w:eastAsia="Open Sans" w:hAnsi="Open Sans" w:cs="Open Sans"/>
          <w:position w:val="1"/>
        </w:rPr>
        <w:t>:</w:t>
      </w:r>
    </w:p>
    <w:p w14:paraId="09C2E3C0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4A805E2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1A4F606" wp14:editId="307EF45C">
            <wp:extent cx="3143250" cy="22383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6D5F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64CE86D0" w14:textId="77777777" w:rsidR="00A33812" w:rsidRDefault="000F0C67">
      <w:pPr>
        <w:spacing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. </w:t>
      </w:r>
      <w:proofErr w:type="spellStart"/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s:</w:t>
      </w:r>
    </w:p>
    <w:p w14:paraId="6216C755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EE9E5B1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1713F66" wp14:editId="4099E018">
            <wp:extent cx="5572125" cy="25050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7AAA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1BF78A8D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 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p.</w:t>
      </w:r>
    </w:p>
    <w:p w14:paraId="028AFEF2" w14:textId="77777777" w:rsidR="00A33812" w:rsidRDefault="00A33812">
      <w:pPr>
        <w:spacing w:after="0"/>
        <w:sectPr w:rsidR="00A33812">
          <w:pgSz w:w="11920" w:h="16840"/>
          <w:pgMar w:top="1560" w:right="1400" w:bottom="280" w:left="1280" w:header="720" w:footer="720" w:gutter="0"/>
          <w:cols w:space="720"/>
        </w:sectPr>
      </w:pPr>
    </w:p>
    <w:p w14:paraId="2963347A" w14:textId="77777777" w:rsidR="00A33812" w:rsidRDefault="000F0C6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lastRenderedPageBreak/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5DE0E664" w14:textId="77777777" w:rsidR="00A33812" w:rsidRDefault="000F0C67">
      <w:pPr>
        <w:spacing w:before="4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17F37268" w14:textId="77777777" w:rsidR="00A33812" w:rsidRDefault="00A33812">
      <w:pPr>
        <w:spacing w:before="1" w:after="0" w:line="100" w:lineRule="exact"/>
        <w:rPr>
          <w:sz w:val="10"/>
          <w:szCs w:val="10"/>
        </w:rPr>
      </w:pPr>
    </w:p>
    <w:p w14:paraId="7178BEB8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A36C51B" wp14:editId="523490CC">
            <wp:extent cx="5753100" cy="18383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88DD" w14:textId="77777777" w:rsidR="00A33812" w:rsidRDefault="00A33812">
      <w:pPr>
        <w:spacing w:before="2" w:after="0" w:line="180" w:lineRule="exact"/>
        <w:rPr>
          <w:sz w:val="18"/>
          <w:szCs w:val="18"/>
        </w:rPr>
      </w:pPr>
    </w:p>
    <w:p w14:paraId="7A444F0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29991AC9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71A55713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5A3C2D7" wp14:editId="36769F0D">
            <wp:extent cx="4171950" cy="28670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6DBC" w14:textId="77777777" w:rsidR="00A33812" w:rsidRDefault="00A33812">
      <w:pPr>
        <w:spacing w:before="2" w:after="0" w:line="170" w:lineRule="exact"/>
        <w:rPr>
          <w:sz w:val="17"/>
          <w:szCs w:val="17"/>
        </w:rPr>
      </w:pPr>
    </w:p>
    <w:p w14:paraId="7E20AC9F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6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</w:p>
    <w:p w14:paraId="468B3C2F" w14:textId="77777777" w:rsidR="00A33812" w:rsidRDefault="00A33812">
      <w:pPr>
        <w:spacing w:before="4" w:after="0" w:line="130" w:lineRule="exact"/>
        <w:rPr>
          <w:sz w:val="13"/>
          <w:szCs w:val="13"/>
        </w:rPr>
      </w:pPr>
    </w:p>
    <w:p w14:paraId="6690AA9E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14:paraId="56EE5D8B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118777CA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150B2F24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FC0939B" wp14:editId="19EB9201">
            <wp:extent cx="4229100" cy="3009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38BD" w14:textId="77777777" w:rsidR="00A33812" w:rsidRDefault="00A33812">
      <w:pPr>
        <w:spacing w:before="2" w:after="0" w:line="150" w:lineRule="exact"/>
        <w:rPr>
          <w:sz w:val="15"/>
          <w:szCs w:val="15"/>
        </w:rPr>
      </w:pPr>
    </w:p>
    <w:p w14:paraId="7AB9A17E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7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Ed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Dr</w:t>
      </w:r>
      <w:r>
        <w:rPr>
          <w:rFonts w:ascii="Open Sans" w:eastAsia="Open Sans" w:hAnsi="Open Sans" w:cs="Open Sans"/>
          <w:i/>
          <w:spacing w:val="4"/>
          <w:position w:val="1"/>
        </w:rPr>
        <w:t>iv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r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position w:val="1"/>
        </w:rPr>
        <w:t>k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s</w:t>
      </w:r>
    </w:p>
    <w:p w14:paraId="3E756220" w14:textId="77777777" w:rsidR="00A33812" w:rsidRDefault="00A33812">
      <w:pPr>
        <w:spacing w:before="4" w:after="0" w:line="160" w:lineRule="exact"/>
        <w:rPr>
          <w:sz w:val="16"/>
          <w:szCs w:val="16"/>
        </w:rPr>
      </w:pPr>
    </w:p>
    <w:p w14:paraId="38422923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14:paraId="5D30F071" w14:textId="77777777"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7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dr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r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201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s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:</w:t>
      </w:r>
    </w:p>
    <w:p w14:paraId="3984F8E4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D4D1480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D4CEB07" wp14:editId="0AE1745E">
            <wp:extent cx="4286250" cy="5048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4BE4" w14:textId="77777777" w:rsidR="00A33812" w:rsidRDefault="00A33812">
      <w:pPr>
        <w:spacing w:before="6" w:after="0" w:line="280" w:lineRule="exact"/>
        <w:rPr>
          <w:sz w:val="28"/>
          <w:szCs w:val="28"/>
        </w:rPr>
      </w:pPr>
    </w:p>
    <w:p w14:paraId="2C24380E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/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</w:p>
    <w:p w14:paraId="04873CD8" w14:textId="77777777" w:rsidR="00A33812" w:rsidRDefault="000F0C67">
      <w:pPr>
        <w:spacing w:before="87" w:after="0" w:line="240" w:lineRule="auto"/>
        <w:ind w:left="115" w:right="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proofErr w:type="gramEnd"/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 xml:space="preserve">: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ps.</w:t>
      </w:r>
      <w:r>
        <w:rPr>
          <w:rFonts w:ascii="Open Sans" w:eastAsia="Open Sans" w:hAnsi="Open Sans" w:cs="Open Sans"/>
          <w:spacing w:val="3"/>
        </w:rPr>
        <w:t xml:space="preserve"> 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>m</w:t>
      </w:r>
      <w:proofErr w:type="gramEnd"/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14:paraId="5335D015" w14:textId="77777777" w:rsidR="00A33812" w:rsidRDefault="00A33812">
      <w:pPr>
        <w:spacing w:after="0"/>
        <w:sectPr w:rsidR="00A33812">
          <w:pgSz w:w="11920" w:h="16840"/>
          <w:pgMar w:top="1560" w:right="1420" w:bottom="280" w:left="1280" w:header="720" w:footer="720" w:gutter="0"/>
          <w:cols w:space="720"/>
        </w:sectPr>
      </w:pPr>
    </w:p>
    <w:p w14:paraId="527C9683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10A6F41D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639E157" wp14:editId="75867A01">
            <wp:extent cx="2924175" cy="46386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ABD0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589F3C01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6FCDCC80" w14:textId="77777777" w:rsidR="00A33812" w:rsidRDefault="000F0C67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position w:val="1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position w:val="1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n</w:t>
      </w:r>
    </w:p>
    <w:p w14:paraId="452B380C" w14:textId="77777777"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6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5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zo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ue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</w:rPr>
        <w:t>curs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ne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sp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d:</w:t>
      </w:r>
    </w:p>
    <w:p w14:paraId="2611ED6B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18CDD92C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303696E" wp14:editId="74F07E8B">
            <wp:extent cx="4429125" cy="5048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2269" w14:textId="77777777" w:rsidR="00A33812" w:rsidRDefault="00A33812">
      <w:pPr>
        <w:spacing w:after="0" w:line="180" w:lineRule="exact"/>
        <w:rPr>
          <w:sz w:val="18"/>
          <w:szCs w:val="18"/>
        </w:rPr>
      </w:pPr>
    </w:p>
    <w:p w14:paraId="2861DD2E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gs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curs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ins w:id="17" w:author="Meital Waltman" w:date="2016-09-27T11:20:00Z">
        <w:r w:rsidR="00EB2807">
          <w:rPr>
            <w:rFonts w:ascii="Open Sans" w:eastAsia="Open Sans" w:hAnsi="Open Sans" w:cs="Open Sans"/>
          </w:rPr>
          <w:t>d</w:t>
        </w:r>
      </w:ins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204</w:t>
      </w:r>
      <w:r>
        <w:rPr>
          <w:rFonts w:ascii="Open Sans" w:eastAsia="Open Sans" w:hAnsi="Open Sans" w:cs="Open Sans"/>
        </w:rPr>
        <w:t>:</w:t>
      </w:r>
    </w:p>
    <w:p w14:paraId="4D6EE8AE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2E1332E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93395AE" wp14:editId="5B01FF5D">
            <wp:extent cx="4238625" cy="8858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28A2" w14:textId="77777777" w:rsidR="00A33812" w:rsidRDefault="00A33812">
      <w:pPr>
        <w:spacing w:before="1" w:after="0" w:line="180" w:lineRule="exact"/>
        <w:rPr>
          <w:sz w:val="18"/>
          <w:szCs w:val="18"/>
        </w:rPr>
      </w:pPr>
    </w:p>
    <w:p w14:paraId="1DA475D1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494897C9" w14:textId="77777777" w:rsidR="00A33812" w:rsidRDefault="00A33812">
      <w:pPr>
        <w:spacing w:after="0"/>
        <w:sectPr w:rsidR="00A33812">
          <w:pgSz w:w="11920" w:h="16840"/>
          <w:pgMar w:top="1560" w:right="1680" w:bottom="280" w:left="1280" w:header="720" w:footer="720" w:gutter="0"/>
          <w:cols w:space="720"/>
        </w:sectPr>
      </w:pPr>
    </w:p>
    <w:p w14:paraId="00F3D117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24A91561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6AE73BD" wp14:editId="1D9B1B83">
            <wp:extent cx="4219575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02A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4CC0B2E5" w14:textId="77777777" w:rsidR="00A33812" w:rsidRDefault="00A33812">
      <w:pPr>
        <w:spacing w:before="8" w:after="0" w:line="200" w:lineRule="exact"/>
        <w:rPr>
          <w:sz w:val="20"/>
          <w:szCs w:val="20"/>
        </w:rPr>
      </w:pPr>
    </w:p>
    <w:p w14:paraId="179BE4CE" w14:textId="77777777" w:rsidR="00A33812" w:rsidRDefault="000F0C67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w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proofErr w:type="spellEnd"/>
      <w:r>
        <w:rPr>
          <w:rFonts w:ascii="Open Sans" w:eastAsia="Open Sans" w:hAnsi="Open Sans" w:cs="Open Sans"/>
          <w:position w:val="1"/>
        </w:rPr>
        <w:t>-</w:t>
      </w:r>
    </w:p>
    <w:p w14:paraId="52A57A51" w14:textId="77777777" w:rsidR="00A33812" w:rsidRDefault="000F0C67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proofErr w:type="spellEnd"/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scr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n.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position w:val="-1"/>
        </w:rPr>
        <w:t>o</w:t>
      </w:r>
      <w:r>
        <w:rPr>
          <w:rFonts w:ascii="Open Sans" w:eastAsia="Open Sans" w:hAnsi="Open Sans" w:cs="Open Sans"/>
          <w:b/>
          <w:bCs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.</w:t>
      </w:r>
    </w:p>
    <w:p w14:paraId="31525A35" w14:textId="77777777" w:rsidR="00A33812" w:rsidRDefault="00A33812">
      <w:pPr>
        <w:spacing w:before="4" w:after="0" w:line="130" w:lineRule="exact"/>
        <w:rPr>
          <w:sz w:val="13"/>
          <w:szCs w:val="13"/>
        </w:rPr>
      </w:pPr>
    </w:p>
    <w:p w14:paraId="3F5B627E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2FDE614D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0147A589" w14:textId="77777777" w:rsidR="00A33812" w:rsidRDefault="00A33812">
      <w:pPr>
        <w:spacing w:after="0" w:line="200" w:lineRule="exact"/>
        <w:rPr>
          <w:sz w:val="20"/>
          <w:szCs w:val="20"/>
        </w:rPr>
      </w:pPr>
    </w:p>
    <w:p w14:paraId="34A63516" w14:textId="77777777" w:rsidR="00A33812" w:rsidRDefault="000F0C67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5056" behindDoc="1" locked="0" layoutInCell="1" allowOverlap="1" wp14:anchorId="627B422F" wp14:editId="2DA6FDDC">
                <wp:simplePos x="0" y="0"/>
                <wp:positionH relativeFrom="page">
                  <wp:posOffset>881380</wp:posOffset>
                </wp:positionH>
                <wp:positionV relativeFrom="paragraph">
                  <wp:posOffset>-975995</wp:posOffset>
                </wp:positionV>
                <wp:extent cx="5791200" cy="800100"/>
                <wp:effectExtent l="0" t="0" r="0" b="4445"/>
                <wp:wrapNone/>
                <wp:docPr id="10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-1537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0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5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8" name="Group 42"/>
                        <wpg:cNvGrpSpPr>
                          <a:grpSpLocks/>
                        </wpg:cNvGrpSpPr>
                        <wpg:grpSpPr bwMode="auto">
                          <a:xfrm>
                            <a:off x="1395" y="-1529"/>
                            <a:ext cx="9082" cy="1245"/>
                            <a:chOff x="1395" y="-1529"/>
                            <a:chExt cx="9082" cy="1245"/>
                          </a:xfrm>
                        </wpg:grpSpPr>
                        <wps:wsp>
                          <wps:cNvPr id="109" name="Freeform 43"/>
                          <wps:cNvSpPr>
                            <a:spLocks/>
                          </wps:cNvSpPr>
                          <wps:spPr bwMode="auto">
                            <a:xfrm>
                              <a:off x="1395" y="-15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529 -1529"/>
                                <a:gd name="T3" fmla="*/ -1529 h 1245"/>
                                <a:gd name="T4" fmla="+- 0 1477 1395"/>
                                <a:gd name="T5" fmla="*/ T4 w 9082"/>
                                <a:gd name="T6" fmla="+- 0 -1529 -1529"/>
                                <a:gd name="T7" fmla="*/ -1529 h 1245"/>
                                <a:gd name="T8" fmla="+- 0 1419 1395"/>
                                <a:gd name="T9" fmla="*/ T8 w 9082"/>
                                <a:gd name="T10" fmla="+- 0 -1500 -1529"/>
                                <a:gd name="T11" fmla="*/ -1500 h 1245"/>
                                <a:gd name="T12" fmla="+- 0 1395 1395"/>
                                <a:gd name="T13" fmla="*/ T12 w 9082"/>
                                <a:gd name="T14" fmla="+- 0 -1439 -1529"/>
                                <a:gd name="T15" fmla="*/ -1439 h 1245"/>
                                <a:gd name="T16" fmla="+- 0 1395 1395"/>
                                <a:gd name="T17" fmla="*/ T16 w 9082"/>
                                <a:gd name="T18" fmla="+- 0 -366 -1529"/>
                                <a:gd name="T19" fmla="*/ -366 h 1245"/>
                                <a:gd name="T20" fmla="+- 0 1424 1395"/>
                                <a:gd name="T21" fmla="*/ T20 w 9082"/>
                                <a:gd name="T22" fmla="+- 0 -308 -1529"/>
                                <a:gd name="T23" fmla="*/ -308 h 1245"/>
                                <a:gd name="T24" fmla="+- 0 1485 1395"/>
                                <a:gd name="T25" fmla="*/ T24 w 9082"/>
                                <a:gd name="T26" fmla="+- 0 -284 -1529"/>
                                <a:gd name="T27" fmla="*/ -284 h 1245"/>
                                <a:gd name="T28" fmla="+- 0 10418 1395"/>
                                <a:gd name="T29" fmla="*/ T28 w 9082"/>
                                <a:gd name="T30" fmla="+- 0 -285 -1529"/>
                                <a:gd name="T31" fmla="*/ -285 h 1245"/>
                                <a:gd name="T32" fmla="+- 0 10440 1395"/>
                                <a:gd name="T33" fmla="*/ T32 w 9082"/>
                                <a:gd name="T34" fmla="+- 0 -289 -1529"/>
                                <a:gd name="T35" fmla="*/ -289 h 1245"/>
                                <a:gd name="T36" fmla="+- 0 10460 1395"/>
                                <a:gd name="T37" fmla="*/ T36 w 9082"/>
                                <a:gd name="T38" fmla="+- 0 -299 -1529"/>
                                <a:gd name="T39" fmla="*/ -299 h 1245"/>
                                <a:gd name="T40" fmla="+- 0 10476 1395"/>
                                <a:gd name="T41" fmla="*/ T40 w 9082"/>
                                <a:gd name="T42" fmla="+- 0 -313 -1529"/>
                                <a:gd name="T43" fmla="*/ -313 h 1245"/>
                                <a:gd name="T44" fmla="+- 0 10477 1395"/>
                                <a:gd name="T45" fmla="*/ T44 w 9082"/>
                                <a:gd name="T46" fmla="+- 0 -314 -1529"/>
                                <a:gd name="T47" fmla="*/ -314 h 1245"/>
                                <a:gd name="T48" fmla="+- 0 1479 1395"/>
                                <a:gd name="T49" fmla="*/ T48 w 9082"/>
                                <a:gd name="T50" fmla="+- 0 -314 -1529"/>
                                <a:gd name="T51" fmla="*/ -314 h 1245"/>
                                <a:gd name="T52" fmla="+- 0 1458 1395"/>
                                <a:gd name="T53" fmla="*/ T52 w 9082"/>
                                <a:gd name="T54" fmla="+- 0 -321 -1529"/>
                                <a:gd name="T55" fmla="*/ -321 h 1245"/>
                                <a:gd name="T56" fmla="+- 0 1441 1395"/>
                                <a:gd name="T57" fmla="*/ T56 w 9082"/>
                                <a:gd name="T58" fmla="+- 0 -334 -1529"/>
                                <a:gd name="T59" fmla="*/ -334 h 1245"/>
                                <a:gd name="T60" fmla="+- 0 1429 1395"/>
                                <a:gd name="T61" fmla="*/ T60 w 9082"/>
                                <a:gd name="T62" fmla="+- 0 -352 -1529"/>
                                <a:gd name="T63" fmla="*/ -352 h 1245"/>
                                <a:gd name="T64" fmla="+- 0 1425 1395"/>
                                <a:gd name="T65" fmla="*/ T64 w 9082"/>
                                <a:gd name="T66" fmla="+- 0 -374 -1529"/>
                                <a:gd name="T67" fmla="*/ -374 h 1245"/>
                                <a:gd name="T68" fmla="+- 0 1425 1395"/>
                                <a:gd name="T69" fmla="*/ T68 w 9082"/>
                                <a:gd name="T70" fmla="+- 0 -1445 -1529"/>
                                <a:gd name="T71" fmla="*/ -1445 h 1245"/>
                                <a:gd name="T72" fmla="+- 0 1431 1395"/>
                                <a:gd name="T73" fmla="*/ T72 w 9082"/>
                                <a:gd name="T74" fmla="+- 0 -1466 -1529"/>
                                <a:gd name="T75" fmla="*/ -1466 h 1245"/>
                                <a:gd name="T76" fmla="+- 0 1444 1395"/>
                                <a:gd name="T77" fmla="*/ T76 w 9082"/>
                                <a:gd name="T78" fmla="+- 0 -1483 -1529"/>
                                <a:gd name="T79" fmla="*/ -1483 h 1245"/>
                                <a:gd name="T80" fmla="+- 0 1463 1395"/>
                                <a:gd name="T81" fmla="*/ T80 w 9082"/>
                                <a:gd name="T82" fmla="+- 0 -1495 -1529"/>
                                <a:gd name="T83" fmla="*/ -1495 h 1245"/>
                                <a:gd name="T84" fmla="+- 0 1485 1395"/>
                                <a:gd name="T85" fmla="*/ T84 w 9082"/>
                                <a:gd name="T86" fmla="+- 0 -1499 -1529"/>
                                <a:gd name="T87" fmla="*/ -1499 h 1245"/>
                                <a:gd name="T88" fmla="+- 0 10476 1395"/>
                                <a:gd name="T89" fmla="*/ T88 w 9082"/>
                                <a:gd name="T90" fmla="+- 0 -1499 -1529"/>
                                <a:gd name="T91" fmla="*/ -1499 h 1245"/>
                                <a:gd name="T92" fmla="+- 0 10471 1395"/>
                                <a:gd name="T93" fmla="*/ T92 w 9082"/>
                                <a:gd name="T94" fmla="+- 0 -1506 -1529"/>
                                <a:gd name="T95" fmla="*/ -1506 h 1245"/>
                                <a:gd name="T96" fmla="+- 0 10453 1395"/>
                                <a:gd name="T97" fmla="*/ T96 w 9082"/>
                                <a:gd name="T98" fmla="+- 0 -1518 -1529"/>
                                <a:gd name="T99" fmla="*/ -1518 h 1245"/>
                                <a:gd name="T100" fmla="+- 0 10433 1395"/>
                                <a:gd name="T101" fmla="*/ T100 w 9082"/>
                                <a:gd name="T102" fmla="+- 0 -1526 -1529"/>
                                <a:gd name="T103" fmla="*/ -1526 h 1245"/>
                                <a:gd name="T104" fmla="+- 0 10410 1395"/>
                                <a:gd name="T105" fmla="*/ T104 w 9082"/>
                                <a:gd name="T106" fmla="+- 0 -1529 -1529"/>
                                <a:gd name="T107" fmla="*/ -15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4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8"/>
                                  </a:lnTo>
                                  <a:lnTo>
                                    <a:pt x="46" y="1195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40"/>
                        <wpg:cNvGrpSpPr>
                          <a:grpSpLocks/>
                        </wpg:cNvGrpSpPr>
                        <wpg:grpSpPr bwMode="auto">
                          <a:xfrm>
                            <a:off x="1485" y="-1499"/>
                            <a:ext cx="9015" cy="1185"/>
                            <a:chOff x="1485" y="-1499"/>
                            <a:chExt cx="9015" cy="1185"/>
                          </a:xfrm>
                        </wpg:grpSpPr>
                        <wps:wsp>
                          <wps:cNvPr id="111" name="Freeform 41"/>
                          <wps:cNvSpPr>
                            <a:spLocks/>
                          </wps:cNvSpPr>
                          <wps:spPr bwMode="auto">
                            <a:xfrm>
                              <a:off x="1485" y="-149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99 -1499"/>
                                <a:gd name="T3" fmla="*/ -1499 h 1185"/>
                                <a:gd name="T4" fmla="+- 0 1485 1485"/>
                                <a:gd name="T5" fmla="*/ T4 w 9015"/>
                                <a:gd name="T6" fmla="+- 0 -1499 -1499"/>
                                <a:gd name="T7" fmla="*/ -1499 h 1185"/>
                                <a:gd name="T8" fmla="+- 0 10416 1485"/>
                                <a:gd name="T9" fmla="*/ T8 w 9015"/>
                                <a:gd name="T10" fmla="+- 0 -1499 -1499"/>
                                <a:gd name="T11" fmla="*/ -1499 h 1185"/>
                                <a:gd name="T12" fmla="+- 0 10437 1485"/>
                                <a:gd name="T13" fmla="*/ T12 w 9015"/>
                                <a:gd name="T14" fmla="+- 0 -1493 -1499"/>
                                <a:gd name="T15" fmla="*/ -1493 h 1185"/>
                                <a:gd name="T16" fmla="+- 0 10454 1485"/>
                                <a:gd name="T17" fmla="*/ T16 w 9015"/>
                                <a:gd name="T18" fmla="+- 0 -1480 -1499"/>
                                <a:gd name="T19" fmla="*/ -1480 h 1185"/>
                                <a:gd name="T20" fmla="+- 0 10466 1485"/>
                                <a:gd name="T21" fmla="*/ T20 w 9015"/>
                                <a:gd name="T22" fmla="+- 0 -1461 -1499"/>
                                <a:gd name="T23" fmla="*/ -1461 h 1185"/>
                                <a:gd name="T24" fmla="+- 0 10470 1485"/>
                                <a:gd name="T25" fmla="*/ T24 w 9015"/>
                                <a:gd name="T26" fmla="+- 0 -1439 -1499"/>
                                <a:gd name="T27" fmla="*/ -1439 h 1185"/>
                                <a:gd name="T28" fmla="+- 0 10470 1485"/>
                                <a:gd name="T29" fmla="*/ T28 w 9015"/>
                                <a:gd name="T30" fmla="+- 0 -369 -1499"/>
                                <a:gd name="T31" fmla="*/ -369 h 1185"/>
                                <a:gd name="T32" fmla="+- 0 10464 1485"/>
                                <a:gd name="T33" fmla="*/ T32 w 9015"/>
                                <a:gd name="T34" fmla="+- 0 -347 -1499"/>
                                <a:gd name="T35" fmla="*/ -347 h 1185"/>
                                <a:gd name="T36" fmla="+- 0 10451 1485"/>
                                <a:gd name="T37" fmla="*/ T36 w 9015"/>
                                <a:gd name="T38" fmla="+- 0 -330 -1499"/>
                                <a:gd name="T39" fmla="*/ -330 h 1185"/>
                                <a:gd name="T40" fmla="+- 0 10432 1485"/>
                                <a:gd name="T41" fmla="*/ T40 w 9015"/>
                                <a:gd name="T42" fmla="+- 0 -318 -1499"/>
                                <a:gd name="T43" fmla="*/ -318 h 1185"/>
                                <a:gd name="T44" fmla="+- 0 10410 1485"/>
                                <a:gd name="T45" fmla="*/ T44 w 9015"/>
                                <a:gd name="T46" fmla="+- 0 -314 -1499"/>
                                <a:gd name="T47" fmla="*/ -314 h 1185"/>
                                <a:gd name="T48" fmla="+- 0 10477 1485"/>
                                <a:gd name="T49" fmla="*/ T48 w 9015"/>
                                <a:gd name="T50" fmla="+- 0 -314 -1499"/>
                                <a:gd name="T51" fmla="*/ -314 h 1185"/>
                                <a:gd name="T52" fmla="+- 0 10489 1485"/>
                                <a:gd name="T53" fmla="*/ T52 w 9015"/>
                                <a:gd name="T54" fmla="+- 0 -331 -1499"/>
                                <a:gd name="T55" fmla="*/ -331 h 1185"/>
                                <a:gd name="T56" fmla="+- 0 10497 1485"/>
                                <a:gd name="T57" fmla="*/ T56 w 9015"/>
                                <a:gd name="T58" fmla="+- 0 -352 -1499"/>
                                <a:gd name="T59" fmla="*/ -352 h 1185"/>
                                <a:gd name="T60" fmla="+- 0 10500 1485"/>
                                <a:gd name="T61" fmla="*/ T60 w 9015"/>
                                <a:gd name="T62" fmla="+- 0 -374 -1499"/>
                                <a:gd name="T63" fmla="*/ -374 h 1185"/>
                                <a:gd name="T64" fmla="+- 0 10500 1485"/>
                                <a:gd name="T65" fmla="*/ T64 w 9015"/>
                                <a:gd name="T66" fmla="+- 0 -1448 -1499"/>
                                <a:gd name="T67" fmla="*/ -1448 h 1185"/>
                                <a:gd name="T68" fmla="+- 0 10495 1485"/>
                                <a:gd name="T69" fmla="*/ T68 w 9015"/>
                                <a:gd name="T70" fmla="+- 0 -1470 -1499"/>
                                <a:gd name="T71" fmla="*/ -1470 h 1185"/>
                                <a:gd name="T72" fmla="+- 0 10485 1485"/>
                                <a:gd name="T73" fmla="*/ T72 w 9015"/>
                                <a:gd name="T74" fmla="+- 0 -1489 -1499"/>
                                <a:gd name="T75" fmla="*/ -1489 h 1185"/>
                                <a:gd name="T76" fmla="+- 0 10476 1485"/>
                                <a:gd name="T77" fmla="*/ T76 w 9015"/>
                                <a:gd name="T78" fmla="+- 0 -1499 -1499"/>
                                <a:gd name="T79" fmla="*/ -149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0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7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6901B" id="Group 39" o:spid="_x0000_s1026" style="position:absolute;margin-left:69.4pt;margin-top:-76.85pt;width:456pt;height:63pt;z-index:-1424;mso-position-horizontal-relative:page" coordorigin="1388,-1537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">
                <v:shape id="Picture 44" o:spid="_x0000_s1027" type="#_x0000_t75" style="position:absolute;left:1395;top:-1529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">
                  <v:imagedata r:id="rId14" o:title=""/>
                </v:shape>
                <v:group id="Group 42" o:spid="_x0000_s1028" style="position:absolute;left:1395;top:-1529;width:9082;height:1245" coordorigin="1395,-1529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43" o:spid="_x0000_s1029" style="position:absolute;left:1395;top:-1529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" path="m9015,l82,,24,29,,90,,1163r29,58l90,1245r8933,-1l9045,1240r20,-10l9081,1216r1,-1l84,1215r-21,-7l46,1195,34,1177r-4,-22l30,84,36,63,49,46,68,34,90,30r8991,l9076,23,9058,11,9038,3,9015,e" fillcolor="#1ab654" stroked="f">
                    <v:path arrowok="t" o:connecttype="custom" o:connectlocs="9015,-1529;82,-1529;24,-1500;0,-1439;0,-366;29,-308;90,-284;9023,-285;9045,-289;9065,-299;9081,-313;9082,-314;84,-314;63,-321;46,-334;34,-352;30,-374;30,-1445;36,-1466;49,-1483;68,-1495;90,-1499;9081,-1499;9076,-1506;9058,-1518;9038,-1526;9015,-1529" o:connectangles="0,0,0,0,0,0,0,0,0,0,0,0,0,0,0,0,0,0,0,0,0,0,0,0,0,0,0"/>
                  </v:shape>
                </v:group>
                <v:group id="Group 40" o:spid="_x0000_s1030" style="position:absolute;left:1485;top:-1499;width:9015;height:1185" coordorigin="1485,-1499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shape id="Freeform 41" o:spid="_x0000_s1031" style="position:absolute;left:1485;top:-1499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" path="m8991,l,,8931,r21,6l8969,19r12,19l8985,60r,1070l8979,1152r-13,17l8947,1181r-22,4l8992,1185r12,-17l9012,1147r3,-22l9015,51r-5,-22l9000,10,8991,e" fillcolor="#1ab654" stroked="f">
                    <v:path arrowok="t" o:connecttype="custom" o:connectlocs="8991,-1499;0,-1499;8931,-1499;8952,-1493;8969,-1480;8981,-1461;8985,-1439;8985,-369;8979,-347;8966,-330;8947,-318;8925,-314;8992,-314;9004,-331;9012,-352;9015,-374;9015,-1448;9010,-1470;9000,-1489;8991,-149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14:paraId="674F6F4C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6D6DA7F0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22D084F2" w14:textId="77777777" w:rsidR="00A33812" w:rsidRDefault="000F0C6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7" behindDoc="1" locked="0" layoutInCell="1" allowOverlap="1" wp14:anchorId="7A65B344" wp14:editId="2A9B2972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14:paraId="3488FAFA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8" behindDoc="1" locked="0" layoutInCell="1" allowOverlap="1" wp14:anchorId="1D91CA11" wp14:editId="7D01A4DF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14:paraId="0611121B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59" behindDoc="1" locked="0" layoutInCell="1" allowOverlap="1" wp14:anchorId="431EEFC7" wp14:editId="14E18D5F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14:paraId="57F03BA5" w14:textId="77777777" w:rsidR="00A33812" w:rsidRDefault="00A33812">
      <w:pPr>
        <w:spacing w:before="16" w:after="0" w:line="220" w:lineRule="exact"/>
      </w:pPr>
    </w:p>
    <w:p w14:paraId="362D1EBB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C00B416" w14:textId="77777777" w:rsidR="00A33812" w:rsidRDefault="000F0C67">
      <w:pPr>
        <w:spacing w:before="84"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 xml:space="preserve">g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4209AD1F" w14:textId="77777777" w:rsidR="00A33812" w:rsidRDefault="00A33812">
      <w:pPr>
        <w:spacing w:before="15" w:after="0" w:line="220" w:lineRule="exact"/>
      </w:pPr>
    </w:p>
    <w:p w14:paraId="0843654B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1C91985C" w14:textId="77777777"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</w:p>
    <w:p w14:paraId="188EB80C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</w:p>
    <w:p w14:paraId="363767CC" w14:textId="77777777" w:rsidR="00A33812" w:rsidRDefault="00A33812">
      <w:pPr>
        <w:spacing w:before="16" w:after="0" w:line="220" w:lineRule="exact"/>
      </w:pPr>
    </w:p>
    <w:p w14:paraId="0695C2DF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3A619C9C" w14:textId="77777777" w:rsidR="00A33812" w:rsidRDefault="000F0C6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4DC1DDF8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216D5002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BF93474" wp14:editId="125E0FCC">
            <wp:extent cx="3371850" cy="21240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1931" w14:textId="77777777" w:rsidR="00A33812" w:rsidRDefault="00A33812">
      <w:pPr>
        <w:spacing w:after="0"/>
        <w:sectPr w:rsidR="00A33812">
          <w:pgSz w:w="11920" w:h="16840"/>
          <w:pgMar w:top="1560" w:right="1500" w:bottom="280" w:left="1280" w:header="720" w:footer="720" w:gutter="0"/>
          <w:cols w:space="720"/>
        </w:sectPr>
      </w:pPr>
    </w:p>
    <w:p w14:paraId="010A5D0C" w14:textId="77777777" w:rsidR="00A33812" w:rsidRDefault="00A33812">
      <w:pPr>
        <w:spacing w:before="8" w:after="0" w:line="160" w:lineRule="exact"/>
        <w:rPr>
          <w:sz w:val="16"/>
          <w:szCs w:val="16"/>
        </w:rPr>
      </w:pPr>
    </w:p>
    <w:p w14:paraId="05A04CBC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14:paraId="71AC84B0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026B48B6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D90CDCA" wp14:editId="77339F90">
            <wp:extent cx="3429000" cy="23907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3094" w14:textId="77777777" w:rsidR="00A33812" w:rsidRDefault="00A33812">
      <w:pPr>
        <w:spacing w:before="2" w:after="0" w:line="150" w:lineRule="exact"/>
        <w:rPr>
          <w:sz w:val="15"/>
          <w:szCs w:val="15"/>
        </w:rPr>
      </w:pPr>
    </w:p>
    <w:p w14:paraId="3C417C07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8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14:paraId="373FF65B" w14:textId="77777777" w:rsidR="00A33812" w:rsidRDefault="00A33812">
      <w:pPr>
        <w:spacing w:before="4" w:after="0" w:line="160" w:lineRule="exact"/>
        <w:rPr>
          <w:sz w:val="16"/>
          <w:szCs w:val="16"/>
        </w:rPr>
      </w:pPr>
    </w:p>
    <w:p w14:paraId="2BDAC46C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14:paraId="02AE2207" w14:textId="77777777"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8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4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5"/>
        </w:rPr>
        <w:t>il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pr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2"/>
        </w:rPr>
        <w:t xml:space="preserve"> 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</w:p>
    <w:p w14:paraId="6D5C2242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lik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</w:p>
    <w:p w14:paraId="029B3545" w14:textId="77777777" w:rsidR="00A33812" w:rsidRDefault="00A33812">
      <w:pPr>
        <w:spacing w:before="5" w:after="0" w:line="220" w:lineRule="exact"/>
      </w:pPr>
    </w:p>
    <w:p w14:paraId="175742D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</w:p>
    <w:p w14:paraId="09AC742D" w14:textId="77777777" w:rsidR="00A33812" w:rsidRDefault="000F0C67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a ch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37F197B3" w14:textId="77777777" w:rsidR="00A33812" w:rsidRDefault="00A33812">
      <w:pPr>
        <w:spacing w:before="5" w:after="0" w:line="220" w:lineRule="exact"/>
      </w:pPr>
    </w:p>
    <w:p w14:paraId="4A556E17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n</w:t>
      </w:r>
    </w:p>
    <w:p w14:paraId="4A6D4DCF" w14:textId="77777777" w:rsidR="00A33812" w:rsidRDefault="000F0C67">
      <w:pPr>
        <w:spacing w:before="87" w:after="0" w:line="240" w:lineRule="auto"/>
        <w:ind w:left="115" w:right="36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B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</w:rPr>
        <w:t xml:space="preserve">k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</w:p>
    <w:p w14:paraId="5E4ED5CA" w14:textId="77777777" w:rsidR="00A33812" w:rsidRDefault="00A33812">
      <w:pPr>
        <w:spacing w:before="13" w:after="0" w:line="260" w:lineRule="exact"/>
        <w:rPr>
          <w:sz w:val="26"/>
          <w:szCs w:val="26"/>
        </w:rPr>
      </w:pPr>
    </w:p>
    <w:p w14:paraId="116C8D30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C712602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BCBDDB6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70577CC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77D17724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9D49C76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C83226D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DCC74FB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7B0A2AA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7E5D39A8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5979E36E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416E77A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DBAF81A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8CCF3E8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9B5EBDE" w14:textId="77777777" w:rsidR="00EB2807" w:rsidRDefault="00EB2807" w:rsidP="00EB2807">
      <w:pPr>
        <w:spacing w:before="6" w:after="0" w:line="130" w:lineRule="exact"/>
        <w:rPr>
          <w:sz w:val="13"/>
          <w:szCs w:val="13"/>
        </w:rPr>
      </w:pPr>
    </w:p>
    <w:p w14:paraId="43265C4B" w14:textId="77777777" w:rsidR="00EB2807" w:rsidRDefault="00EB2807" w:rsidP="00EB2807">
      <w:pPr>
        <w:spacing w:after="0" w:line="200" w:lineRule="exact"/>
        <w:rPr>
          <w:sz w:val="20"/>
          <w:szCs w:val="20"/>
        </w:rPr>
      </w:pPr>
    </w:p>
    <w:p w14:paraId="31AF8F60" w14:textId="77777777" w:rsidR="00EB2807" w:rsidRDefault="00EB2807" w:rsidP="00EB2807">
      <w:pPr>
        <w:spacing w:after="0" w:line="200" w:lineRule="exact"/>
        <w:rPr>
          <w:sz w:val="20"/>
          <w:szCs w:val="20"/>
        </w:rPr>
      </w:pPr>
    </w:p>
    <w:p w14:paraId="371C1F75" w14:textId="77777777" w:rsidR="00EB2807" w:rsidRDefault="00EB2807" w:rsidP="00EB2807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14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-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on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y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</w:p>
    <w:p w14:paraId="4CEF8D37" w14:textId="77777777" w:rsidR="00EB2807" w:rsidRDefault="00EB2807" w:rsidP="00EB2807">
      <w:pPr>
        <w:spacing w:before="3" w:after="0" w:line="180" w:lineRule="exact"/>
        <w:rPr>
          <w:sz w:val="18"/>
          <w:szCs w:val="18"/>
        </w:rPr>
      </w:pPr>
    </w:p>
    <w:p w14:paraId="1D095C49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0B26262D" w14:textId="77777777" w:rsidR="00EB2807" w:rsidRDefault="00EB2807" w:rsidP="00EB2807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6158" behindDoc="1" locked="0" layoutInCell="1" allowOverlap="1" wp14:anchorId="127D47B5" wp14:editId="6B34AFE9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</w:p>
    <w:p w14:paraId="51935507" w14:textId="77777777" w:rsidR="00EB2807" w:rsidRDefault="00EB2807" w:rsidP="00EB280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6221" behindDoc="1" locked="0" layoutInCell="1" allowOverlap="1" wp14:anchorId="5F4D7095" wp14:editId="38E4F68C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14:paraId="1C31CEBA" w14:textId="77777777" w:rsidR="00EB2807" w:rsidRDefault="00EB2807" w:rsidP="00EB2807">
      <w:pPr>
        <w:spacing w:before="75" w:after="0" w:line="240" w:lineRule="auto"/>
        <w:ind w:left="415" w:right="14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6284" behindDoc="1" locked="0" layoutInCell="1" allowOverlap="1" wp14:anchorId="42D31A59" wp14:editId="37A698BB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w w:val="99"/>
        </w:rPr>
        <w:t>pu</w:t>
      </w:r>
      <w:r>
        <w:rPr>
          <w:rFonts w:ascii="Open Sans" w:eastAsia="Open Sans" w:hAnsi="Open Sans" w:cs="Open Sans"/>
          <w:spacing w:val="5"/>
          <w:w w:val="99"/>
        </w:rPr>
        <w:t>l</w:t>
      </w:r>
      <w:r>
        <w:rPr>
          <w:rFonts w:ascii="Open Sans" w:eastAsia="Open Sans" w:hAnsi="Open Sans" w:cs="Open Sans"/>
          <w:w w:val="99"/>
        </w:rPr>
        <w:t>l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14:paraId="3DD47F9A" w14:textId="77777777" w:rsidR="00EB2807" w:rsidRDefault="00EB2807" w:rsidP="00EB280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6347" behindDoc="1" locked="0" layoutInCell="1" allowOverlap="1" wp14:anchorId="0D3E13F4" wp14:editId="21903F33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14:paraId="1C2FFC1B" w14:textId="77777777" w:rsidR="00EB2807" w:rsidRDefault="00EB2807" w:rsidP="00EB2807">
      <w:pPr>
        <w:spacing w:before="16" w:after="0" w:line="220" w:lineRule="exact"/>
      </w:pPr>
    </w:p>
    <w:p w14:paraId="77E76462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</w:p>
    <w:p w14:paraId="0302F5DF" w14:textId="77777777" w:rsidR="00EB2807" w:rsidRDefault="00EB2807" w:rsidP="00EB2807">
      <w:pPr>
        <w:spacing w:before="84" w:after="0" w:line="240" w:lineRule="auto"/>
        <w:ind w:left="115" w:right="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proofErr w:type="spellEnd"/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proofErr w:type="spellEnd"/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.</w:t>
      </w:r>
    </w:p>
    <w:p w14:paraId="239F1FA4" w14:textId="77777777" w:rsidR="00EB2807" w:rsidRDefault="00EB2807" w:rsidP="00EB2807">
      <w:pPr>
        <w:spacing w:before="15" w:after="0" w:line="220" w:lineRule="exact"/>
      </w:pPr>
    </w:p>
    <w:p w14:paraId="2A8D8FD4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13D379CE" w14:textId="77777777" w:rsidR="00EB2807" w:rsidRDefault="00EB2807" w:rsidP="00EB280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</w:p>
    <w:p w14:paraId="32F499BF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6CBAF9EB" w14:textId="77777777" w:rsidR="00EB2807" w:rsidRDefault="00EB2807" w:rsidP="00EB280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5D54CE9" wp14:editId="52F46820">
            <wp:extent cx="2999105" cy="299339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9BCA" w14:textId="77777777" w:rsidR="00EB2807" w:rsidRDefault="00EB2807" w:rsidP="00EB2807">
      <w:pPr>
        <w:spacing w:before="4" w:after="0" w:line="150" w:lineRule="exact"/>
        <w:rPr>
          <w:sz w:val="15"/>
          <w:szCs w:val="15"/>
        </w:rPr>
      </w:pPr>
    </w:p>
    <w:p w14:paraId="50EF721E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</w:rPr>
        <w:t>h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14:paraId="0CF9CBA8" w14:textId="77777777" w:rsidR="00EB2807" w:rsidRDefault="00EB2807" w:rsidP="00EB2807">
      <w:pPr>
        <w:spacing w:before="4" w:after="0" w:line="130" w:lineRule="exact"/>
        <w:rPr>
          <w:sz w:val="13"/>
          <w:szCs w:val="13"/>
        </w:rPr>
      </w:pPr>
    </w:p>
    <w:p w14:paraId="6606AEF1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</w:p>
    <w:p w14:paraId="29723542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1D71F96C" w14:textId="77777777" w:rsidR="00EB2807" w:rsidRDefault="00EB2807" w:rsidP="00EB2807">
      <w:pPr>
        <w:spacing w:after="0"/>
        <w:sectPr w:rsidR="00EB2807" w:rsidSect="00EB2807">
          <w:pgSz w:w="11920" w:h="16840"/>
          <w:pgMar w:top="1560" w:right="1300" w:bottom="280" w:left="1280" w:header="720" w:footer="720" w:gutter="0"/>
          <w:cols w:space="720"/>
        </w:sectPr>
      </w:pPr>
    </w:p>
    <w:p w14:paraId="387A72E9" w14:textId="77777777" w:rsidR="00EB2807" w:rsidRDefault="00EB2807" w:rsidP="00EB280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lastRenderedPageBreak/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4C9723D8" w14:textId="77777777" w:rsidR="00EB2807" w:rsidRDefault="00EB2807" w:rsidP="00EB280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color w:val="000000"/>
        </w:rPr>
        <w:t>.</w:t>
      </w:r>
    </w:p>
    <w:p w14:paraId="5D46EF15" w14:textId="77777777" w:rsidR="00EB2807" w:rsidRDefault="00EB2807" w:rsidP="00EB2807">
      <w:pPr>
        <w:spacing w:before="16" w:after="0" w:line="220" w:lineRule="exact"/>
      </w:pPr>
    </w:p>
    <w:p w14:paraId="054EDBC3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commentRangeStart w:id="18"/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commentRangeEnd w:id="18"/>
      <w:r w:rsidR="00262BC0">
        <w:rPr>
          <w:rStyle w:val="CommentReference"/>
        </w:rPr>
        <w:commentReference w:id="18"/>
      </w:r>
    </w:p>
    <w:p w14:paraId="3D51873B" w14:textId="77777777" w:rsidR="00EB2807" w:rsidRDefault="00EB2807" w:rsidP="00EB2807">
      <w:pPr>
        <w:spacing w:before="84" w:after="0" w:line="240" w:lineRule="auto"/>
        <w:ind w:left="115" w:right="4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qu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14:paraId="7BBDAF88" w14:textId="77777777" w:rsidR="00EB2807" w:rsidRDefault="00EB2807" w:rsidP="00EB2807">
      <w:pPr>
        <w:spacing w:after="0" w:line="120" w:lineRule="exact"/>
        <w:rPr>
          <w:sz w:val="12"/>
          <w:szCs w:val="12"/>
        </w:rPr>
      </w:pPr>
    </w:p>
    <w:p w14:paraId="3703F116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s:</w:t>
      </w:r>
    </w:p>
    <w:p w14:paraId="2D44BC6C" w14:textId="77777777" w:rsidR="00EB2807" w:rsidRDefault="00EB2807" w:rsidP="00EB2807">
      <w:pPr>
        <w:spacing w:before="7" w:after="0" w:line="120" w:lineRule="exact"/>
        <w:rPr>
          <w:sz w:val="12"/>
          <w:szCs w:val="12"/>
        </w:rPr>
      </w:pPr>
    </w:p>
    <w:p w14:paraId="40FD567F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1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51EC291E" w14:textId="77777777" w:rsidR="00EB2807" w:rsidRDefault="00EB2807" w:rsidP="00EB2807">
      <w:pPr>
        <w:spacing w:before="6" w:after="0" w:line="140" w:lineRule="exact"/>
        <w:rPr>
          <w:sz w:val="14"/>
          <w:szCs w:val="14"/>
        </w:rPr>
      </w:pPr>
    </w:p>
    <w:p w14:paraId="6BF23BB6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46E9B0D3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0E31644C" w14:textId="77777777" w:rsidR="00EB2807" w:rsidRDefault="00EB2807" w:rsidP="00EB280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54B7988" wp14:editId="3B820B15">
            <wp:extent cx="3380105" cy="250380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82B1" w14:textId="77777777" w:rsidR="00EB2807" w:rsidRDefault="00EB2807" w:rsidP="00EB2807">
      <w:pPr>
        <w:spacing w:before="3" w:after="0" w:line="180" w:lineRule="exact"/>
        <w:rPr>
          <w:sz w:val="18"/>
          <w:szCs w:val="18"/>
        </w:rPr>
      </w:pPr>
    </w:p>
    <w:p w14:paraId="415F73ED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6"/>
        </w:rPr>
        <w:t>t</w:t>
      </w:r>
      <w:r>
        <w:rPr>
          <w:rFonts w:ascii="Open Sans" w:eastAsia="Open Sans" w:hAnsi="Open Sans" w:cs="Open Sans"/>
        </w:rPr>
        <w:t>.</w:t>
      </w:r>
    </w:p>
    <w:p w14:paraId="05EF2AB6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434632E7" w14:textId="77777777" w:rsidR="00EB2807" w:rsidRDefault="00EB2807" w:rsidP="00EB280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6EFF2B5" wp14:editId="3E3EC792">
            <wp:extent cx="3216910" cy="2552700"/>
            <wp:effectExtent l="0" t="0" r="254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96E4" w14:textId="77777777" w:rsidR="00EB2807" w:rsidRDefault="00EB2807" w:rsidP="00EB2807">
      <w:pPr>
        <w:spacing w:after="0"/>
        <w:sectPr w:rsidR="00EB2807">
          <w:pgSz w:w="11920" w:h="16840"/>
          <w:pgMar w:top="1560" w:right="1380" w:bottom="280" w:left="1280" w:header="720" w:footer="720" w:gutter="0"/>
          <w:cols w:space="720"/>
        </w:sectPr>
      </w:pPr>
    </w:p>
    <w:p w14:paraId="787893E6" w14:textId="77777777" w:rsidR="00EB2807" w:rsidRDefault="00EB2807" w:rsidP="00EB2807">
      <w:pPr>
        <w:spacing w:before="9" w:after="0" w:line="280" w:lineRule="exact"/>
        <w:rPr>
          <w:sz w:val="28"/>
          <w:szCs w:val="28"/>
        </w:rPr>
      </w:pPr>
    </w:p>
    <w:p w14:paraId="44CECE1F" w14:textId="77777777" w:rsidR="00EB2807" w:rsidRDefault="00EB2807" w:rsidP="00EB2807">
      <w:pPr>
        <w:tabs>
          <w:tab w:val="left" w:pos="2020"/>
        </w:tabs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6410" behindDoc="1" locked="0" layoutInCell="1" allowOverlap="1" wp14:anchorId="097B0043" wp14:editId="4EC5C41C">
            <wp:simplePos x="0" y="0"/>
            <wp:positionH relativeFrom="page">
              <wp:posOffset>1838325</wp:posOffset>
            </wp:positionH>
            <wp:positionV relativeFrom="paragraph">
              <wp:posOffset>-71120</wp:posOffset>
            </wp:positionV>
            <wp:extent cx="219075" cy="219075"/>
            <wp:effectExtent l="0" t="0" r="9525" b="952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position w:val="1"/>
        </w:rPr>
        <w:tab/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n.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ete</w:t>
      </w:r>
      <w:r>
        <w:rPr>
          <w:rFonts w:ascii="Open Sans" w:eastAsia="Open Sans" w:hAnsi="Open Sans" w:cs="Open Sans"/>
          <w:position w:val="1"/>
        </w:rPr>
        <w:t>d.</w:t>
      </w:r>
    </w:p>
    <w:p w14:paraId="4CC666EF" w14:textId="77777777" w:rsidR="00EB2807" w:rsidRDefault="00EB2807" w:rsidP="00EB2807">
      <w:pPr>
        <w:spacing w:before="6" w:after="0" w:line="120" w:lineRule="exact"/>
        <w:rPr>
          <w:sz w:val="12"/>
          <w:szCs w:val="12"/>
        </w:rPr>
      </w:pPr>
    </w:p>
    <w:p w14:paraId="7267B956" w14:textId="77777777" w:rsidR="00EB2807" w:rsidRDefault="00EB2807" w:rsidP="00EB2807">
      <w:pPr>
        <w:spacing w:after="0" w:line="240" w:lineRule="auto"/>
        <w:ind w:left="77" w:right="2389"/>
        <w:jc w:val="center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2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w w:val="99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103E0245" w14:textId="77777777" w:rsidR="00EB2807" w:rsidRDefault="00EB2807" w:rsidP="00EB2807">
      <w:pPr>
        <w:spacing w:before="6" w:after="0" w:line="140" w:lineRule="exact"/>
        <w:rPr>
          <w:sz w:val="14"/>
          <w:szCs w:val="14"/>
        </w:rPr>
      </w:pPr>
    </w:p>
    <w:p w14:paraId="35E9C571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6448589D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467C73B3" w14:textId="77777777" w:rsidR="00EB2807" w:rsidRDefault="00EB2807" w:rsidP="00EB280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40141BD" wp14:editId="0F43A1CA">
            <wp:extent cx="3380105" cy="582295"/>
            <wp:effectExtent l="0" t="0" r="0" b="825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6CC0" w14:textId="77777777" w:rsidR="00EB2807" w:rsidRDefault="00EB2807" w:rsidP="00EB2807">
      <w:pPr>
        <w:spacing w:before="3" w:after="0" w:line="180" w:lineRule="exact"/>
        <w:rPr>
          <w:sz w:val="18"/>
          <w:szCs w:val="18"/>
        </w:rPr>
      </w:pPr>
    </w:p>
    <w:p w14:paraId="60ABC99B" w14:textId="6823EEAB" w:rsidR="00EB2807" w:rsidRDefault="00EB2807" w:rsidP="00EB2807">
      <w:pPr>
        <w:spacing w:after="0" w:line="240" w:lineRule="auto"/>
        <w:ind w:left="715" w:right="5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del w:id="19" w:author="Meital Waltman" w:date="2016-09-27T11:24:00Z">
        <w:r w:rsidDel="00262BC0">
          <w:rPr>
            <w:rFonts w:ascii="Open Sans" w:eastAsia="Open Sans" w:hAnsi="Open Sans" w:cs="Open Sans"/>
            <w:spacing w:val="-3"/>
          </w:rPr>
          <w:delText>e</w:delText>
        </w:r>
        <w:r w:rsidDel="00262BC0">
          <w:rPr>
            <w:rFonts w:ascii="Open Sans" w:eastAsia="Open Sans" w:hAnsi="Open Sans" w:cs="Open Sans"/>
            <w:spacing w:val="5"/>
          </w:rPr>
          <w:delText>x</w:delText>
        </w:r>
        <w:r w:rsidDel="00262BC0">
          <w:rPr>
            <w:rFonts w:ascii="Open Sans" w:eastAsia="Open Sans" w:hAnsi="Open Sans" w:cs="Open Sans"/>
          </w:rPr>
          <w:delText>c</w:delText>
        </w:r>
        <w:r w:rsidDel="00262BC0">
          <w:rPr>
            <w:rFonts w:ascii="Open Sans" w:eastAsia="Open Sans" w:hAnsi="Open Sans" w:cs="Open Sans"/>
            <w:spacing w:val="5"/>
          </w:rPr>
          <w:delText>l</w:delText>
        </w:r>
        <w:r w:rsidDel="00262BC0">
          <w:rPr>
            <w:rFonts w:ascii="Open Sans" w:eastAsia="Open Sans" w:hAnsi="Open Sans" w:cs="Open Sans"/>
            <w:spacing w:val="-2"/>
          </w:rPr>
          <w:delText>a</w:delText>
        </w:r>
        <w:r w:rsidDel="00262BC0">
          <w:rPr>
            <w:rFonts w:ascii="Open Sans" w:eastAsia="Open Sans" w:hAnsi="Open Sans" w:cs="Open Sans"/>
            <w:spacing w:val="5"/>
          </w:rPr>
          <w:delText>m</w:delText>
        </w:r>
        <w:r w:rsidDel="00262BC0">
          <w:rPr>
            <w:rFonts w:ascii="Open Sans" w:eastAsia="Open Sans" w:hAnsi="Open Sans" w:cs="Open Sans"/>
            <w:spacing w:val="-3"/>
          </w:rPr>
          <w:delText>t</w:delText>
        </w:r>
        <w:r w:rsidDel="00262BC0">
          <w:rPr>
            <w:rFonts w:ascii="Open Sans" w:eastAsia="Open Sans" w:hAnsi="Open Sans" w:cs="Open Sans"/>
            <w:spacing w:val="5"/>
          </w:rPr>
          <w:delText>i</w:delText>
        </w:r>
        <w:r w:rsidDel="00262BC0">
          <w:rPr>
            <w:rFonts w:ascii="Open Sans" w:eastAsia="Open Sans" w:hAnsi="Open Sans" w:cs="Open Sans"/>
            <w:spacing w:val="2"/>
          </w:rPr>
          <w:delText>o</w:delText>
        </w:r>
        <w:r w:rsidDel="00262BC0">
          <w:rPr>
            <w:rFonts w:ascii="Open Sans" w:eastAsia="Open Sans" w:hAnsi="Open Sans" w:cs="Open Sans"/>
          </w:rPr>
          <w:delText>n</w:delText>
        </w:r>
      </w:del>
      <w:ins w:id="20" w:author="Meital Waltman" w:date="2016-09-27T11:24:00Z">
        <w:r w:rsidR="00262BC0">
          <w:rPr>
            <w:rFonts w:ascii="Open Sans" w:eastAsia="Open Sans" w:hAnsi="Open Sans" w:cs="Open Sans"/>
            <w:spacing w:val="-3"/>
          </w:rPr>
          <w:t>e</w:t>
        </w:r>
        <w:r w:rsidR="00262BC0">
          <w:rPr>
            <w:rFonts w:ascii="Open Sans" w:eastAsia="Open Sans" w:hAnsi="Open Sans" w:cs="Open Sans"/>
            <w:spacing w:val="5"/>
          </w:rPr>
          <w:t>x</w:t>
        </w:r>
        <w:r w:rsidR="00262BC0">
          <w:rPr>
            <w:rFonts w:ascii="Open Sans" w:eastAsia="Open Sans" w:hAnsi="Open Sans" w:cs="Open Sans"/>
          </w:rPr>
          <w:t>c</w:t>
        </w:r>
        <w:r w:rsidR="00262BC0">
          <w:rPr>
            <w:rFonts w:ascii="Open Sans" w:eastAsia="Open Sans" w:hAnsi="Open Sans" w:cs="Open Sans"/>
            <w:spacing w:val="5"/>
          </w:rPr>
          <w:t>l</w:t>
        </w:r>
        <w:r w:rsidR="00262BC0">
          <w:rPr>
            <w:rFonts w:ascii="Open Sans" w:eastAsia="Open Sans" w:hAnsi="Open Sans" w:cs="Open Sans"/>
            <w:spacing w:val="-2"/>
          </w:rPr>
          <w:t>a</w:t>
        </w:r>
        <w:r w:rsidR="00262BC0">
          <w:rPr>
            <w:rFonts w:ascii="Open Sans" w:eastAsia="Open Sans" w:hAnsi="Open Sans" w:cs="Open Sans"/>
            <w:spacing w:val="5"/>
          </w:rPr>
          <w:t>m</w:t>
        </w:r>
        <w:r w:rsidR="00262BC0">
          <w:rPr>
            <w:rFonts w:ascii="Open Sans" w:eastAsia="Open Sans" w:hAnsi="Open Sans" w:cs="Open Sans"/>
            <w:spacing w:val="-3"/>
          </w:rPr>
          <w:t>a</w:t>
        </w:r>
        <w:r w:rsidR="00262BC0">
          <w:rPr>
            <w:rFonts w:ascii="Open Sans" w:eastAsia="Open Sans" w:hAnsi="Open Sans" w:cs="Open Sans"/>
            <w:spacing w:val="5"/>
          </w:rPr>
          <w:t>t</w:t>
        </w:r>
        <w:r w:rsidR="00262BC0">
          <w:rPr>
            <w:rFonts w:ascii="Open Sans" w:eastAsia="Open Sans" w:hAnsi="Open Sans" w:cs="Open Sans"/>
            <w:spacing w:val="2"/>
          </w:rPr>
          <w:t>i</w:t>
        </w:r>
        <w:r w:rsidR="00262BC0">
          <w:rPr>
            <w:rFonts w:ascii="Open Sans" w:eastAsia="Open Sans" w:hAnsi="Open Sans" w:cs="Open Sans"/>
          </w:rPr>
          <w:t>on</w:t>
        </w:r>
      </w:ins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a s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u </w:t>
      </w:r>
      <w:proofErr w:type="spellStart"/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proofErr w:type="spellEnd"/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39622091" w14:textId="77777777" w:rsidR="00EB2807" w:rsidRDefault="00EB2807" w:rsidP="00EB2807">
      <w:pPr>
        <w:spacing w:after="0" w:line="120" w:lineRule="exact"/>
        <w:rPr>
          <w:sz w:val="12"/>
          <w:szCs w:val="12"/>
        </w:rPr>
      </w:pPr>
    </w:p>
    <w:p w14:paraId="04882BAD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77004CE2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61926D6A" w14:textId="77777777" w:rsidR="00EB2807" w:rsidRDefault="00EB2807" w:rsidP="00EB280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0A289B7" wp14:editId="668A0852">
            <wp:extent cx="2999105" cy="17907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6A54" w14:textId="77777777" w:rsidR="00EB2807" w:rsidRDefault="00EB2807" w:rsidP="00EB2807">
      <w:pPr>
        <w:spacing w:before="3" w:after="0" w:line="180" w:lineRule="exact"/>
        <w:rPr>
          <w:sz w:val="18"/>
          <w:szCs w:val="18"/>
        </w:rPr>
      </w:pPr>
    </w:p>
    <w:p w14:paraId="4507E4CB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proofErr w:type="gramEnd"/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5AE11623" w14:textId="77777777" w:rsidR="00EB2807" w:rsidRDefault="00EB2807" w:rsidP="00EB2807">
      <w:pPr>
        <w:spacing w:before="2" w:after="0" w:line="130" w:lineRule="exact"/>
        <w:rPr>
          <w:sz w:val="13"/>
          <w:szCs w:val="13"/>
        </w:rPr>
      </w:pPr>
    </w:p>
    <w:p w14:paraId="081B271E" w14:textId="77777777" w:rsidR="00EB2807" w:rsidRDefault="00EB2807" w:rsidP="00EB280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86E1FA2" wp14:editId="13C06EA2">
            <wp:extent cx="2476500" cy="3118485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5AAE" w14:textId="77777777" w:rsidR="00EB2807" w:rsidRDefault="00EB2807" w:rsidP="00EB2807">
      <w:pPr>
        <w:spacing w:before="5" w:after="0" w:line="200" w:lineRule="exact"/>
        <w:rPr>
          <w:sz w:val="20"/>
          <w:szCs w:val="20"/>
        </w:rPr>
      </w:pPr>
    </w:p>
    <w:p w14:paraId="7F7B8233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C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pus.</w:t>
      </w:r>
    </w:p>
    <w:p w14:paraId="403ED92F" w14:textId="77777777" w:rsidR="00EB2807" w:rsidRDefault="00EB2807" w:rsidP="00EB2807">
      <w:pPr>
        <w:spacing w:after="0" w:line="120" w:lineRule="exact"/>
        <w:rPr>
          <w:sz w:val="12"/>
          <w:szCs w:val="12"/>
        </w:rPr>
      </w:pPr>
    </w:p>
    <w:p w14:paraId="461EC740" w14:textId="77777777" w:rsidR="00EB2807" w:rsidRDefault="00EB2807" w:rsidP="00EB280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14:paraId="25CEC0A9" w14:textId="77777777" w:rsidR="00EB2807" w:rsidRDefault="00EB2807" w:rsidP="00EB2807">
      <w:pPr>
        <w:spacing w:after="0"/>
        <w:sectPr w:rsidR="00EB2807">
          <w:pgSz w:w="11920" w:h="16840"/>
          <w:pgMar w:top="1560" w:right="1440" w:bottom="280" w:left="1280" w:header="720" w:footer="720" w:gutter="0"/>
          <w:cols w:space="720"/>
        </w:sectPr>
      </w:pPr>
    </w:p>
    <w:p w14:paraId="07C1E824" w14:textId="77777777" w:rsidR="00EB2807" w:rsidRDefault="00EB2807" w:rsidP="00EB2807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lastRenderedPageBreak/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34F37144" w14:textId="77777777" w:rsidR="00EB2807" w:rsidRDefault="00EB2807" w:rsidP="00EB2807">
      <w:pPr>
        <w:spacing w:before="84" w:after="0" w:line="240" w:lineRule="auto"/>
        <w:ind w:left="115" w:right="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proofErr w:type="spellEnd"/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</w:rPr>
        <w:t>.</w:t>
      </w:r>
    </w:p>
    <w:p w14:paraId="7A4CFC6A" w14:textId="77777777" w:rsidR="00EB2807" w:rsidRDefault="00EB2807" w:rsidP="00EB2807">
      <w:pPr>
        <w:spacing w:before="15" w:after="0" w:line="220" w:lineRule="exact"/>
      </w:pPr>
    </w:p>
    <w:p w14:paraId="767C6FFB" w14:textId="77777777" w:rsidR="00EB2807" w:rsidRDefault="00EB2807" w:rsidP="00EB280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1EE0EB98" w14:textId="77777777" w:rsidR="00EB2807" w:rsidRDefault="00EB2807" w:rsidP="00EB2807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B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</w:rPr>
        <w:t xml:space="preserve">k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color w:val="000000"/>
        </w:rPr>
        <w:t>.</w:t>
      </w:r>
    </w:p>
    <w:p w14:paraId="35BADFFD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5D2FC879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D2AA273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7A6DD1C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77D5204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DC02AEF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03BF79B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796B48C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B994464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1E16886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F73BF5D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36810EBB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01EDB67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AD3AC21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757F19D2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80E7118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4D157D76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4C7AE63E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1DFB237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DC4ABB8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CFC6D1D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1AF2BF03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D96A8E2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47D9DB4A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BBE8306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6B52831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0ED39D52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67470B22" w14:textId="77777777" w:rsidR="00EB2807" w:rsidRDefault="00EB2807">
      <w:pPr>
        <w:spacing w:after="0" w:line="240" w:lineRule="auto"/>
        <w:ind w:left="115" w:right="-20"/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</w:pPr>
    </w:p>
    <w:p w14:paraId="2B8307F8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lastRenderedPageBreak/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6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7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p</w:t>
      </w:r>
    </w:p>
    <w:p w14:paraId="5CD58F28" w14:textId="77777777" w:rsidR="00A33812" w:rsidRDefault="000F0C67">
      <w:pPr>
        <w:spacing w:before="83" w:after="0" w:line="240" w:lineRule="auto"/>
        <w:ind w:left="115" w:right="39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p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 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ugh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:</w:t>
      </w:r>
    </w:p>
    <w:p w14:paraId="4862762A" w14:textId="045C0DD1" w:rsidR="00262BC0" w:rsidRDefault="00262BC0">
      <w:pPr>
        <w:spacing w:after="0"/>
      </w:pPr>
    </w:p>
    <w:p w14:paraId="0AE5AEE1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860FC17" wp14:editId="1BB3E3E3">
            <wp:extent cx="5810250" cy="28765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AF01" w14:textId="77777777" w:rsidR="00A33812" w:rsidRDefault="00A33812">
      <w:pPr>
        <w:spacing w:after="0" w:line="190" w:lineRule="exact"/>
        <w:rPr>
          <w:sz w:val="19"/>
          <w:szCs w:val="19"/>
        </w:rPr>
      </w:pPr>
    </w:p>
    <w:p w14:paraId="52B074DB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position w:val="1"/>
        </w:rPr>
        <w:t>urb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gn </w:t>
      </w:r>
      <w:r>
        <w:rPr>
          <w:rFonts w:ascii="Open Sans" w:eastAsia="Open Sans" w:hAnsi="Open Sans" w:cs="Open Sans"/>
          <w:spacing w:val="-6"/>
          <w:position w:val="1"/>
        </w:rPr>
        <w:t>19</w:t>
      </w:r>
      <w:r>
        <w:rPr>
          <w:rFonts w:ascii="Open Sans" w:eastAsia="Open Sans" w:hAnsi="Open Sans" w:cs="Open Sans"/>
          <w:position w:val="1"/>
        </w:rPr>
        <w:t>2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t </w:t>
      </w:r>
      <w:r>
        <w:rPr>
          <w:rFonts w:ascii="Open Sans" w:eastAsia="Open Sans" w:hAnsi="Open Sans" w:cs="Open Sans"/>
          <w:spacing w:val="-6"/>
          <w:position w:val="1"/>
        </w:rPr>
        <w:t>10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35</w:t>
      </w:r>
      <w:r>
        <w:rPr>
          <w:rFonts w:ascii="Open Sans" w:eastAsia="Open Sans" w:hAnsi="Open Sans" w:cs="Open Sans"/>
          <w:position w:val="1"/>
        </w:rPr>
        <w:t>.</w:t>
      </w:r>
    </w:p>
    <w:p w14:paraId="567FD7F0" w14:textId="77777777" w:rsidR="00A33812" w:rsidRDefault="00A33812">
      <w:pPr>
        <w:spacing w:before="7" w:after="0" w:line="120" w:lineRule="exact"/>
        <w:rPr>
          <w:sz w:val="12"/>
          <w:szCs w:val="12"/>
        </w:rPr>
      </w:pPr>
    </w:p>
    <w:p w14:paraId="018BFEFD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97F72"/>
          <w:sz w:val="24"/>
          <w:szCs w:val="24"/>
        </w:rPr>
        <w:t xml:space="preserve">Ø </w:t>
      </w:r>
      <w:r>
        <w:rPr>
          <w:rFonts w:ascii="Times New Roman" w:eastAsia="Times New Roman" w:hAnsi="Times New Roman" w:cs="Times New Roman"/>
          <w:color w:val="F97F72"/>
          <w:spacing w:val="5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72C1D97E" w14:textId="77777777" w:rsidR="00A33812" w:rsidRDefault="00A33812">
      <w:pPr>
        <w:spacing w:before="6" w:after="0" w:line="140" w:lineRule="exact"/>
        <w:rPr>
          <w:sz w:val="14"/>
          <w:szCs w:val="14"/>
        </w:rPr>
      </w:pPr>
    </w:p>
    <w:p w14:paraId="11C1AFB6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14:paraId="4E7E9E93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6A9655DA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F3A33A9" wp14:editId="56DCBD13">
            <wp:extent cx="1524000" cy="17240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6DFB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554FEB3B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up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g:</w:t>
      </w:r>
    </w:p>
    <w:p w14:paraId="76002759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7EF27744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36D6684F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D4E6435" wp14:editId="73672B14">
            <wp:extent cx="3333750" cy="31337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7B3C" w14:textId="77777777" w:rsidR="00A33812" w:rsidRDefault="00A33812">
      <w:pPr>
        <w:spacing w:before="6" w:after="0" w:line="180" w:lineRule="exact"/>
        <w:rPr>
          <w:sz w:val="18"/>
          <w:szCs w:val="18"/>
        </w:rPr>
      </w:pPr>
    </w:p>
    <w:p w14:paraId="0EC09327" w14:textId="77777777" w:rsidR="00A33812" w:rsidRDefault="000F0C67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10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2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T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p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g</w:t>
      </w:r>
    </w:p>
    <w:p w14:paraId="0CD9F74B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20F0AD99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4C4086A5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627A4D64" w14:textId="77777777" w:rsidR="00A33812" w:rsidRDefault="000F0C67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7EC98C6" wp14:editId="2AADBD2C">
            <wp:extent cx="3333750" cy="37242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F349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2B3CF7F6" w14:textId="77777777" w:rsidR="00A33812" w:rsidRDefault="000F0C67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5D0153EF" w14:textId="77777777" w:rsidR="00A33812" w:rsidRDefault="00A33812">
      <w:pPr>
        <w:spacing w:after="0"/>
        <w:sectPr w:rsidR="00A33812">
          <w:pgSz w:w="11920" w:h="16840"/>
          <w:pgMar w:top="1560" w:right="1680" w:bottom="280" w:left="1620" w:header="720" w:footer="720" w:gutter="0"/>
          <w:cols w:space="720"/>
        </w:sectPr>
      </w:pPr>
    </w:p>
    <w:p w14:paraId="16FDE12D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24B43DA9" w14:textId="77777777" w:rsidR="00A33812" w:rsidRDefault="000F0C67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63F0145" wp14:editId="1A20AE6D">
            <wp:extent cx="5381625" cy="4371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4CB8" w14:textId="77777777" w:rsidR="00A33812" w:rsidRDefault="00A33812">
      <w:pPr>
        <w:spacing w:before="16" w:after="0" w:line="200" w:lineRule="exact"/>
        <w:rPr>
          <w:sz w:val="20"/>
          <w:szCs w:val="20"/>
        </w:rPr>
      </w:pPr>
    </w:p>
    <w:p w14:paraId="06C1FDE6" w14:textId="77777777" w:rsidR="00A33812" w:rsidRDefault="000F0C67">
      <w:pPr>
        <w:spacing w:after="0" w:line="297" w:lineRule="exact"/>
        <w:ind w:left="408" w:right="406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w w:val="99"/>
          <w:position w:val="1"/>
        </w:rPr>
        <w:t>k</w:t>
      </w:r>
      <w:r>
        <w:rPr>
          <w:rFonts w:ascii="Open Sans" w:eastAsia="Open Sans" w:hAnsi="Open Sans" w:cs="Open Sans"/>
          <w:position w:val="1"/>
        </w:rPr>
        <w:t>.</w:t>
      </w:r>
    </w:p>
    <w:p w14:paraId="5B3605DE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428C0105" w14:textId="77777777" w:rsidR="00A33812" w:rsidRDefault="000F0C67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</w:p>
    <w:p w14:paraId="101001D3" w14:textId="77777777" w:rsidR="00A33812" w:rsidRDefault="000F0C67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k</w:t>
      </w:r>
      <w:r>
        <w:rPr>
          <w:rFonts w:ascii="Open Sans" w:eastAsia="Open Sans" w:hAnsi="Open Sans" w:cs="Open Sans"/>
          <w:color w:val="000000"/>
        </w:rPr>
        <w:t>.</w:t>
      </w:r>
    </w:p>
    <w:p w14:paraId="5122A96F" w14:textId="77777777" w:rsidR="00A33812" w:rsidRDefault="00A33812">
      <w:pPr>
        <w:spacing w:before="13" w:after="0" w:line="260" w:lineRule="exact"/>
        <w:rPr>
          <w:sz w:val="26"/>
          <w:szCs w:val="26"/>
        </w:rPr>
      </w:pPr>
    </w:p>
    <w:p w14:paraId="39CAE07D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m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19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14:paraId="3712FB18" w14:textId="77777777" w:rsidR="00A33812" w:rsidRDefault="00A33812">
      <w:pPr>
        <w:spacing w:before="3" w:after="0" w:line="180" w:lineRule="exact"/>
        <w:rPr>
          <w:sz w:val="18"/>
          <w:szCs w:val="18"/>
        </w:rPr>
      </w:pPr>
    </w:p>
    <w:p w14:paraId="6E379FD5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Be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66FB9F98" w14:textId="77777777" w:rsidR="00A33812" w:rsidRDefault="000F0C67">
      <w:pPr>
        <w:spacing w:before="84"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proofErr w:type="gramEnd"/>
      <w:r>
        <w:rPr>
          <w:rFonts w:ascii="Open Sans" w:eastAsia="Open Sans" w:hAnsi="Open Sans" w:cs="Open Sans"/>
        </w:rPr>
        <w:t xml:space="preserve"> 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n-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:</w:t>
      </w:r>
    </w:p>
    <w:p w14:paraId="5E2675BD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047FC69B" w14:textId="77777777" w:rsidR="00A33812" w:rsidRDefault="000F0C67">
      <w:pPr>
        <w:spacing w:after="0" w:line="240" w:lineRule="auto"/>
        <w:ind w:left="115" w:right="16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34F2CDD9" w14:textId="77777777" w:rsidR="00A33812" w:rsidRDefault="00A33812">
      <w:pPr>
        <w:spacing w:after="0"/>
        <w:sectPr w:rsidR="00A33812">
          <w:pgSz w:w="11920" w:h="16840"/>
          <w:pgMar w:top="1560" w:right="1220" w:bottom="280" w:left="1280" w:header="720" w:footer="720" w:gutter="0"/>
          <w:cols w:space="720"/>
        </w:sectPr>
      </w:pPr>
    </w:p>
    <w:p w14:paraId="61CFD7BF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7D949306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2D056D3" wp14:editId="3D9FC494">
            <wp:extent cx="5800725" cy="33813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48D0" w14:textId="77777777" w:rsidR="00A33812" w:rsidRDefault="00A33812">
      <w:pPr>
        <w:spacing w:before="2" w:after="0" w:line="190" w:lineRule="exact"/>
        <w:rPr>
          <w:sz w:val="19"/>
          <w:szCs w:val="19"/>
        </w:rPr>
      </w:pPr>
    </w:p>
    <w:p w14:paraId="75CB224F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1"/>
          <w:position w:val="1"/>
        </w:rPr>
        <w:t>ff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:</w:t>
      </w:r>
      <w:r>
        <w:rPr>
          <w:rFonts w:ascii="Open Sans" w:eastAsia="Open Sans" w:hAnsi="Open Sans" w:cs="Open Sans"/>
          <w:spacing w:val="-1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ch</w:t>
      </w:r>
    </w:p>
    <w:p w14:paraId="0CF02D3C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14:paraId="75040613" w14:textId="77777777" w:rsidR="00A33812" w:rsidRDefault="00A33812">
      <w:pPr>
        <w:spacing w:before="2" w:after="0" w:line="130" w:lineRule="exact"/>
        <w:rPr>
          <w:sz w:val="13"/>
          <w:szCs w:val="13"/>
        </w:rPr>
      </w:pPr>
    </w:p>
    <w:p w14:paraId="3669F858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5453935" wp14:editId="3BB07F1F">
            <wp:extent cx="5762625" cy="8286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221C" w14:textId="77777777" w:rsidR="00A33812" w:rsidRDefault="00A33812">
      <w:pPr>
        <w:spacing w:before="4" w:after="0" w:line="190" w:lineRule="exact"/>
        <w:rPr>
          <w:sz w:val="19"/>
          <w:szCs w:val="19"/>
        </w:rPr>
      </w:pPr>
    </w:p>
    <w:p w14:paraId="4E4E535A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2DE092F7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1B72DD75" w14:textId="77777777" w:rsidR="00A33812" w:rsidRDefault="000F0C67">
      <w:pPr>
        <w:spacing w:after="0" w:line="240" w:lineRule="auto"/>
        <w:ind w:left="115" w:right="20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 xml:space="preserve">n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run,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88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89</w:t>
      </w:r>
      <w:r>
        <w:rPr>
          <w:rFonts w:ascii="Open Sans" w:eastAsia="Open Sans" w:hAnsi="Open Sans" w:cs="Open Sans"/>
        </w:rPr>
        <w:t>.</w:t>
      </w:r>
    </w:p>
    <w:p w14:paraId="20A68F2C" w14:textId="77777777" w:rsidR="00A33812" w:rsidRDefault="00A33812">
      <w:pPr>
        <w:spacing w:before="15" w:after="0" w:line="220" w:lineRule="exact"/>
      </w:pPr>
    </w:p>
    <w:p w14:paraId="30CF5145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1C6D8615" w14:textId="77777777" w:rsidR="00A33812" w:rsidRDefault="000F0C67">
      <w:pPr>
        <w:spacing w:before="84" w:after="0" w:line="336" w:lineRule="auto"/>
        <w:ind w:left="115" w:right="87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>'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nu:</w:t>
      </w:r>
    </w:p>
    <w:p w14:paraId="30BD8814" w14:textId="77777777" w:rsidR="00A33812" w:rsidRDefault="00A33812">
      <w:pPr>
        <w:spacing w:after="0"/>
        <w:sectPr w:rsidR="00A33812">
          <w:pgSz w:w="11920" w:h="16840"/>
          <w:pgMar w:top="1560" w:right="1260" w:bottom="280" w:left="1280" w:header="720" w:footer="720" w:gutter="0"/>
          <w:cols w:space="720"/>
        </w:sectPr>
      </w:pPr>
    </w:p>
    <w:p w14:paraId="721A46CC" w14:textId="77777777" w:rsidR="00A33812" w:rsidRDefault="00A33812">
      <w:pPr>
        <w:spacing w:before="7" w:after="0" w:line="170" w:lineRule="exact"/>
        <w:rPr>
          <w:sz w:val="17"/>
          <w:szCs w:val="17"/>
        </w:rPr>
      </w:pPr>
    </w:p>
    <w:p w14:paraId="751AF0A6" w14:textId="77777777" w:rsidR="00A33812" w:rsidRDefault="000F0C67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D098C12" wp14:editId="724F7723">
            <wp:extent cx="2828925" cy="21812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09EA" w14:textId="77777777" w:rsidR="00A33812" w:rsidRDefault="00A33812">
      <w:pPr>
        <w:spacing w:before="3" w:after="0" w:line="190" w:lineRule="exact"/>
        <w:rPr>
          <w:sz w:val="19"/>
          <w:szCs w:val="19"/>
        </w:rPr>
      </w:pPr>
    </w:p>
    <w:p w14:paraId="7B7C285A" w14:textId="77777777" w:rsidR="00A33812" w:rsidRDefault="000F0C67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ener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u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position w:val="1"/>
        </w:rPr>
        <w:t>y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ID</w:t>
      </w:r>
      <w:r>
        <w:rPr>
          <w:rFonts w:ascii="Open Sans" w:eastAsia="Open Sans" w:hAnsi="Open Sans" w:cs="Open Sans"/>
          <w:b/>
          <w:bCs/>
          <w:position w:val="1"/>
        </w:rPr>
        <w:t>s</w:t>
      </w:r>
    </w:p>
    <w:p w14:paraId="6524F66F" w14:textId="77777777" w:rsidR="00A33812" w:rsidRDefault="00A33812">
      <w:pPr>
        <w:spacing w:after="0" w:line="120" w:lineRule="exact"/>
        <w:rPr>
          <w:sz w:val="12"/>
          <w:szCs w:val="12"/>
        </w:rPr>
      </w:pPr>
    </w:p>
    <w:p w14:paraId="560EF656" w14:textId="23E7FBC7" w:rsidR="00A33812" w:rsidRDefault="000F0C67">
      <w:pPr>
        <w:spacing w:after="0" w:line="240" w:lineRule="auto"/>
        <w:ind w:left="115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ins w:id="21" w:author="Meital Waltman" w:date="2016-09-27T11:29:00Z">
        <w:r w:rsidR="00295DED">
          <w:rPr>
            <w:rFonts w:ascii="Open Sans" w:eastAsia="Open Sans" w:hAnsi="Open Sans" w:cs="Open Sans"/>
          </w:rPr>
          <w:t xml:space="preserve"> </w:t>
        </w:r>
      </w:ins>
      <w:bookmarkStart w:id="22" w:name="_GoBack"/>
      <w:bookmarkEnd w:id="22"/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14:paraId="170D1E4E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6D5060BD" w14:textId="77777777" w:rsidR="00A33812" w:rsidRDefault="000F0C67">
      <w:pPr>
        <w:spacing w:after="0" w:line="240" w:lineRule="auto"/>
        <w:ind w:left="415" w:right="325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5" behindDoc="1" locked="0" layoutInCell="1" allowOverlap="1" wp14:anchorId="6D9A696E" wp14:editId="57CB9A92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f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d- </w:t>
      </w: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spellEnd"/>
    </w:p>
    <w:p w14:paraId="3F9C1AA9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6" behindDoc="1" locked="0" layoutInCell="1" allowOverlap="1" wp14:anchorId="38F5A563" wp14:editId="42D69258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7"/>
        </w:rPr>
        <w:t>w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-1"/>
        </w:rPr>
        <w:t xml:space="preserve">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</w:p>
    <w:p w14:paraId="62B7A3BA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7" behindDoc="1" locked="0" layoutInCell="1" allowOverlap="1" wp14:anchorId="3CB90978" wp14:editId="21AD0FB8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no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3A110AB6" w14:textId="77777777" w:rsidR="00A33812" w:rsidRDefault="000F0C67">
      <w:pPr>
        <w:spacing w:before="75" w:after="0" w:line="240" w:lineRule="auto"/>
        <w:ind w:left="415" w:right="13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8" behindDoc="1" locked="0" layoutInCell="1" allowOverlap="1" wp14:anchorId="0740D87E" wp14:editId="5DBE1AA9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5"/>
        </w:rPr>
        <w:t>h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spellStart"/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spellEnd"/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rm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 xml:space="preserve">s- </w:t>
      </w:r>
      <w:proofErr w:type="spellStart"/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proofErr w:type="spellEnd"/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1"/>
        </w:rPr>
        <w:t xml:space="preserve">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</w:t>
      </w:r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5"/>
        </w:rPr>
        <w:t>er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proofErr w:type="spellEnd"/>
      <w:r>
        <w:rPr>
          <w:rFonts w:ascii="Open Sans" w:eastAsia="Open Sans" w:hAnsi="Open Sans" w:cs="Open Sans"/>
          <w:color w:val="000000"/>
          <w:spacing w:val="1"/>
        </w:rPr>
        <w:t>.</w:t>
      </w:r>
      <w:r>
        <w:rPr>
          <w:rFonts w:ascii="Open Sans" w:eastAsia="Open Sans" w:hAnsi="Open Sans" w:cs="Open Sans"/>
          <w:color w:val="000000"/>
        </w:rPr>
        <w:t>)</w:t>
      </w:r>
    </w:p>
    <w:p w14:paraId="3AD4B06C" w14:textId="77777777" w:rsidR="00A33812" w:rsidRDefault="000F0C67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69" behindDoc="1" locked="0" layoutInCell="1" allowOverlap="1" wp14:anchorId="6111AAC5" wp14:editId="7DD13E8D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7"/>
        </w:rPr>
        <w:t>ll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</w:p>
    <w:p w14:paraId="0C8103F1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4C80ECD2" w14:textId="77777777" w:rsidR="00A33812" w:rsidRDefault="000F0C67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:</w:t>
      </w:r>
    </w:p>
    <w:p w14:paraId="090A1DF1" w14:textId="77777777" w:rsidR="00A33812" w:rsidRDefault="00A33812">
      <w:pPr>
        <w:spacing w:before="5" w:after="0" w:line="130" w:lineRule="exact"/>
        <w:rPr>
          <w:sz w:val="13"/>
          <w:szCs w:val="13"/>
        </w:rPr>
      </w:pPr>
    </w:p>
    <w:p w14:paraId="642B5E5F" w14:textId="77777777" w:rsidR="00A33812" w:rsidRDefault="000F0C67">
      <w:pPr>
        <w:spacing w:after="0" w:line="240" w:lineRule="auto"/>
        <w:ind w:left="415" w:right="51"/>
        <w:jc w:val="both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70" behindDoc="1" locked="0" layoutInCell="1" allowOverlap="1" wp14:anchorId="5F599225" wp14:editId="0A487714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5"/>
        </w:rPr>
        <w:t>Qu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1"/>
        </w:rPr>
        <w:t>k</w:t>
      </w:r>
      <w:r>
        <w:rPr>
          <w:rFonts w:ascii="Open Sans" w:eastAsia="Open Sans" w:hAnsi="Open Sans" w:cs="Open Sans"/>
          <w:b/>
          <w:bCs/>
        </w:rPr>
        <w:t>: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“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d”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st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</w:p>
    <w:p w14:paraId="6ED048B6" w14:textId="77777777" w:rsidR="00A33812" w:rsidRDefault="000F0C67">
      <w:pPr>
        <w:spacing w:after="0" w:line="240" w:lineRule="auto"/>
        <w:ind w:left="415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Q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47826507" w14:textId="77777777" w:rsidR="00A33812" w:rsidRDefault="000F0C67">
      <w:pPr>
        <w:spacing w:before="75" w:after="0" w:line="240" w:lineRule="auto"/>
        <w:ind w:left="415" w:right="137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5071" behindDoc="1" locked="0" layoutInCell="1" allowOverlap="1" wp14:anchorId="190CE162" wp14:editId="1E2F1909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u</w:t>
      </w:r>
      <w:r>
        <w:rPr>
          <w:rFonts w:ascii="Open Sans" w:eastAsia="Open Sans" w:hAnsi="Open Sans" w:cs="Open Sans"/>
          <w:b/>
          <w:bCs/>
          <w:spacing w:val="-7"/>
        </w:rPr>
        <w:t>ll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succ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ct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sectPr w:rsidR="00A33812">
      <w:pgSz w:w="11920" w:h="16840"/>
      <w:pgMar w:top="1560" w:right="1320" w:bottom="280" w:left="128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Meital Waltman" w:date="2016-09-27T11:18:00Z" w:initials="MW">
    <w:p w14:paraId="33F2E5D8" w14:textId="77777777" w:rsidR="00262BC0" w:rsidRDefault="00262BC0">
      <w:pPr>
        <w:pStyle w:val="CommentText"/>
      </w:pPr>
      <w:r>
        <w:rPr>
          <w:rStyle w:val="CommentReference"/>
        </w:rPr>
        <w:annotationRef/>
      </w:r>
      <w:r>
        <w:t>There is a different screenshot then what is presented in this step</w:t>
      </w:r>
    </w:p>
  </w:comment>
  <w:comment w:id="18" w:author="Meital Waltman" w:date="2016-09-27T11:28:00Z" w:initials="MW">
    <w:p w14:paraId="12E553F2" w14:textId="3EEA0311" w:rsidR="00262BC0" w:rsidRDefault="00262BC0">
      <w:pPr>
        <w:pStyle w:val="CommentText"/>
      </w:pPr>
      <w:r>
        <w:rPr>
          <w:rStyle w:val="CommentReference"/>
        </w:rPr>
        <w:annotationRef/>
      </w:r>
      <w:r>
        <w:t xml:space="preserve">Maybe you should change this part of “Changing a depot for pull out\in also in the driver </w:t>
      </w:r>
      <w:proofErr w:type="spellStart"/>
      <w:r>
        <w:t>gantt</w:t>
      </w:r>
      <w:proofErr w:type="spellEnd"/>
      <w:r>
        <w:t xml:space="preserve"> so it would be identical to this part…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3F2E5D8" w15:done="0"/>
  <w15:commentEx w15:paraId="12E553F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</w:font>
  <w:font w:name="OpenSymbol">
    <w:altName w:val="Courier New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eital Waltman">
    <w15:presenceInfo w15:providerId="None" w15:userId="Meital Walt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812"/>
    <w:rsid w:val="000F0C67"/>
    <w:rsid w:val="00262BC0"/>
    <w:rsid w:val="00295DED"/>
    <w:rsid w:val="00A33812"/>
    <w:rsid w:val="00BA744E"/>
    <w:rsid w:val="00EB2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155F8"/>
  <w15:docId w15:val="{C049E339-FA67-4777-A0A7-84652D29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6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B28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28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28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2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280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2.png"/><Relationship Id="rId61" Type="http://schemas.openxmlformats.org/officeDocument/2006/relationships/comments" Target="comments.xml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7.pn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microsoft.com/office/2011/relationships/commentsExtended" Target="commentsExtended.xml"/><Relationship Id="rId70" Type="http://schemas.openxmlformats.org/officeDocument/2006/relationships/image" Target="media/image65.jpe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43</Pages>
  <Words>3380</Words>
  <Characters>19271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Optibus OnSchedule™ User Manual</vt:lpstr>
    </vt:vector>
  </TitlesOfParts>
  <Company/>
  <LinksUpToDate>false</LinksUpToDate>
  <CharactersWithSpaces>22606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Optibus OnSchedule™ User Manual</dc:title>
  <dc:creator>DAF/TW</dc:creator>
  <cp:lastModifiedBy>Meital Waltman</cp:lastModifiedBy>
  <cp:revision>4</cp:revision>
  <dcterms:created xsi:type="dcterms:W3CDTF">2016-09-27T08:16:00Z</dcterms:created>
  <dcterms:modified xsi:type="dcterms:W3CDTF">2016-09-27T08:30:00Z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2016-09-26T00:00:00Z</vt:filetime>
  </property>
  <property fmtid="{D5CDD505-2E9C-101B-9397-08002B2CF9AE}" pid="3" name="LastSaved">
    <vt:filetime>2016-09-26T00:00:00Z</vt:filetime>
  </property>
</Properties>
</file>