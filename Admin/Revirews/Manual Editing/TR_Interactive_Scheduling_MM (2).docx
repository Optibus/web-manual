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495DDB" w14:textId="77777777" w:rsidR="0074787C" w:rsidRDefault="0074787C">
      <w:pPr>
        <w:spacing w:after="0" w:line="200" w:lineRule="exact"/>
        <w:rPr>
          <w:sz w:val="20"/>
          <w:szCs w:val="20"/>
        </w:rPr>
      </w:pPr>
    </w:p>
    <w:p w14:paraId="45A24F3C" w14:textId="77777777" w:rsidR="0074787C" w:rsidRDefault="0074787C">
      <w:pPr>
        <w:spacing w:after="0" w:line="200" w:lineRule="exact"/>
        <w:rPr>
          <w:sz w:val="20"/>
          <w:szCs w:val="20"/>
        </w:rPr>
      </w:pPr>
    </w:p>
    <w:p w14:paraId="7EC67EDE" w14:textId="77777777" w:rsidR="0074787C" w:rsidRDefault="0074787C">
      <w:pPr>
        <w:spacing w:after="0" w:line="200" w:lineRule="exact"/>
        <w:rPr>
          <w:sz w:val="20"/>
          <w:szCs w:val="20"/>
        </w:rPr>
      </w:pPr>
    </w:p>
    <w:p w14:paraId="1FFE1531" w14:textId="77777777" w:rsidR="0074787C" w:rsidRDefault="0074787C">
      <w:pPr>
        <w:spacing w:after="0" w:line="200" w:lineRule="exact"/>
        <w:rPr>
          <w:sz w:val="20"/>
          <w:szCs w:val="20"/>
        </w:rPr>
      </w:pPr>
    </w:p>
    <w:p w14:paraId="717FCD18" w14:textId="77777777" w:rsidR="0074787C" w:rsidRDefault="0074787C">
      <w:pPr>
        <w:spacing w:after="0" w:line="200" w:lineRule="exact"/>
        <w:rPr>
          <w:sz w:val="20"/>
          <w:szCs w:val="20"/>
        </w:rPr>
      </w:pPr>
    </w:p>
    <w:p w14:paraId="4EEBF8D2" w14:textId="77777777" w:rsidR="0074787C" w:rsidRDefault="0074787C">
      <w:pPr>
        <w:spacing w:after="0" w:line="200" w:lineRule="exact"/>
        <w:rPr>
          <w:sz w:val="20"/>
          <w:szCs w:val="20"/>
        </w:rPr>
      </w:pPr>
    </w:p>
    <w:p w14:paraId="4DB567BB" w14:textId="77777777" w:rsidR="0074787C" w:rsidRDefault="0074787C">
      <w:pPr>
        <w:spacing w:after="0" w:line="200" w:lineRule="exact"/>
        <w:rPr>
          <w:sz w:val="20"/>
          <w:szCs w:val="20"/>
        </w:rPr>
      </w:pPr>
    </w:p>
    <w:p w14:paraId="435949CC" w14:textId="77777777" w:rsidR="0074787C" w:rsidRDefault="0074787C">
      <w:pPr>
        <w:spacing w:after="0" w:line="200" w:lineRule="exact"/>
        <w:rPr>
          <w:sz w:val="20"/>
          <w:szCs w:val="20"/>
        </w:rPr>
      </w:pPr>
    </w:p>
    <w:p w14:paraId="53710148" w14:textId="77777777" w:rsidR="0074787C" w:rsidRDefault="0074787C">
      <w:pPr>
        <w:spacing w:after="0" w:line="200" w:lineRule="exact"/>
        <w:rPr>
          <w:sz w:val="20"/>
          <w:szCs w:val="20"/>
        </w:rPr>
      </w:pPr>
    </w:p>
    <w:p w14:paraId="314B0FC2" w14:textId="77777777" w:rsidR="0074787C" w:rsidRDefault="0074787C">
      <w:pPr>
        <w:spacing w:before="6" w:after="0" w:line="260" w:lineRule="exact"/>
        <w:rPr>
          <w:sz w:val="26"/>
          <w:szCs w:val="26"/>
        </w:rPr>
      </w:pPr>
    </w:p>
    <w:p w14:paraId="27A84ED5" w14:textId="77777777" w:rsidR="0074787C" w:rsidRDefault="002D0355">
      <w:pPr>
        <w:spacing w:after="0" w:line="707" w:lineRule="exact"/>
        <w:ind w:left="110" w:right="-20"/>
        <w:rPr>
          <w:rFonts w:ascii="Open Sans" w:eastAsia="Open Sans" w:hAnsi="Open Sans" w:cs="Open Sans"/>
          <w:sz w:val="60"/>
          <w:szCs w:val="60"/>
        </w:rPr>
      </w:pPr>
      <w:r>
        <w:pict w14:anchorId="1DA04E84">
          <v:group id="_x0000_s1196" style="position:absolute;left:0;text-align:left;margin-left:70.5pt;margin-top:-2.2pt;width:454.5pt;height:.1pt;z-index:-1289;mso-position-horizontal-relative:page" coordorigin="1410,-44" coordsize="9090,2">
            <v:shape id="_x0000_s1197" style="position:absolute;left:1410;top:-44;width:9090;height:2" coordorigin="1410,-44" coordsize="9090,0" path="m1410,-44r9090,e" filled="f" strokecolor="#1f487d" strokeweight="1.6pt">
              <v:path arrowok="t"/>
            </v:shape>
            <w10:wrap anchorx="page"/>
          </v:group>
        </w:pict>
      </w:r>
      <w:r w:rsidR="00656446">
        <w:rPr>
          <w:rFonts w:ascii="Open Sans" w:eastAsia="Open Sans" w:hAnsi="Open Sans" w:cs="Open Sans"/>
          <w:b/>
          <w:bCs/>
          <w:color w:val="1F487D"/>
          <w:spacing w:val="-7"/>
          <w:position w:val="3"/>
          <w:sz w:val="60"/>
          <w:szCs w:val="60"/>
        </w:rPr>
        <w:t>C</w:t>
      </w:r>
      <w:r w:rsidR="00656446">
        <w:rPr>
          <w:rFonts w:ascii="Open Sans" w:eastAsia="Open Sans" w:hAnsi="Open Sans" w:cs="Open Sans"/>
          <w:b/>
          <w:bCs/>
          <w:color w:val="1F487D"/>
          <w:spacing w:val="-4"/>
          <w:position w:val="3"/>
          <w:sz w:val="60"/>
          <w:szCs w:val="60"/>
        </w:rPr>
        <w:t>h</w:t>
      </w:r>
      <w:r w:rsidR="00656446">
        <w:rPr>
          <w:rFonts w:ascii="Open Sans" w:eastAsia="Open Sans" w:hAnsi="Open Sans" w:cs="Open Sans"/>
          <w:b/>
          <w:bCs/>
          <w:color w:val="1F487D"/>
          <w:spacing w:val="-2"/>
          <w:position w:val="3"/>
          <w:sz w:val="60"/>
          <w:szCs w:val="60"/>
        </w:rPr>
        <w:t>a</w:t>
      </w:r>
      <w:r w:rsidR="00656446">
        <w:rPr>
          <w:rFonts w:ascii="Open Sans" w:eastAsia="Open Sans" w:hAnsi="Open Sans" w:cs="Open Sans"/>
          <w:b/>
          <w:bCs/>
          <w:color w:val="1F487D"/>
          <w:spacing w:val="-4"/>
          <w:position w:val="3"/>
          <w:sz w:val="60"/>
          <w:szCs w:val="60"/>
        </w:rPr>
        <w:t>p</w:t>
      </w:r>
      <w:r w:rsidR="00656446">
        <w:rPr>
          <w:rFonts w:ascii="Open Sans" w:eastAsia="Open Sans" w:hAnsi="Open Sans" w:cs="Open Sans"/>
          <w:b/>
          <w:bCs/>
          <w:color w:val="1F487D"/>
          <w:spacing w:val="-5"/>
          <w:position w:val="3"/>
          <w:sz w:val="60"/>
          <w:szCs w:val="60"/>
        </w:rPr>
        <w:t>t</w:t>
      </w:r>
      <w:r w:rsidR="00656446">
        <w:rPr>
          <w:rFonts w:ascii="Open Sans" w:eastAsia="Open Sans" w:hAnsi="Open Sans" w:cs="Open Sans"/>
          <w:b/>
          <w:bCs/>
          <w:color w:val="1F487D"/>
          <w:spacing w:val="6"/>
          <w:position w:val="3"/>
          <w:sz w:val="60"/>
          <w:szCs w:val="60"/>
        </w:rPr>
        <w:t>e</w:t>
      </w:r>
      <w:r w:rsidR="00656446">
        <w:rPr>
          <w:rFonts w:ascii="Open Sans" w:eastAsia="Open Sans" w:hAnsi="Open Sans" w:cs="Open Sans"/>
          <w:b/>
          <w:bCs/>
          <w:color w:val="1F487D"/>
          <w:position w:val="3"/>
          <w:sz w:val="60"/>
          <w:szCs w:val="60"/>
        </w:rPr>
        <w:t>r</w:t>
      </w:r>
      <w:r w:rsidR="00656446">
        <w:rPr>
          <w:rFonts w:ascii="Open Sans" w:eastAsia="Open Sans" w:hAnsi="Open Sans" w:cs="Open Sans"/>
          <w:b/>
          <w:bCs/>
          <w:color w:val="1F487D"/>
          <w:spacing w:val="15"/>
          <w:position w:val="3"/>
          <w:sz w:val="60"/>
          <w:szCs w:val="60"/>
        </w:rPr>
        <w:t xml:space="preserve"> </w:t>
      </w:r>
      <w:r w:rsidR="00656446">
        <w:rPr>
          <w:rFonts w:ascii="Open Sans" w:eastAsia="Open Sans" w:hAnsi="Open Sans" w:cs="Open Sans"/>
          <w:b/>
          <w:bCs/>
          <w:color w:val="1F487D"/>
          <w:spacing w:val="3"/>
          <w:position w:val="3"/>
          <w:sz w:val="60"/>
          <w:szCs w:val="60"/>
        </w:rPr>
        <w:t>1</w:t>
      </w:r>
      <w:r w:rsidR="00656446">
        <w:rPr>
          <w:rFonts w:ascii="Open Sans" w:eastAsia="Open Sans" w:hAnsi="Open Sans" w:cs="Open Sans"/>
          <w:b/>
          <w:bCs/>
          <w:color w:val="1F487D"/>
          <w:position w:val="3"/>
          <w:sz w:val="60"/>
          <w:szCs w:val="60"/>
        </w:rPr>
        <w:t>:</w:t>
      </w:r>
      <w:r w:rsidR="00656446">
        <w:rPr>
          <w:rFonts w:ascii="Open Sans" w:eastAsia="Open Sans" w:hAnsi="Open Sans" w:cs="Open Sans"/>
          <w:b/>
          <w:bCs/>
          <w:color w:val="1F487D"/>
          <w:spacing w:val="15"/>
          <w:position w:val="3"/>
          <w:sz w:val="60"/>
          <w:szCs w:val="60"/>
        </w:rPr>
        <w:t xml:space="preserve"> </w:t>
      </w:r>
      <w:r w:rsidR="00656446">
        <w:rPr>
          <w:rFonts w:ascii="Open Sans" w:eastAsia="Open Sans" w:hAnsi="Open Sans" w:cs="Open Sans"/>
          <w:b/>
          <w:bCs/>
          <w:color w:val="1F487D"/>
          <w:spacing w:val="-4"/>
          <w:position w:val="3"/>
          <w:sz w:val="60"/>
          <w:szCs w:val="60"/>
        </w:rPr>
        <w:t>In</w:t>
      </w:r>
      <w:r w:rsidR="00656446">
        <w:rPr>
          <w:rFonts w:ascii="Open Sans" w:eastAsia="Open Sans" w:hAnsi="Open Sans" w:cs="Open Sans"/>
          <w:b/>
          <w:bCs/>
          <w:color w:val="1F487D"/>
          <w:spacing w:val="-5"/>
          <w:position w:val="3"/>
          <w:sz w:val="60"/>
          <w:szCs w:val="60"/>
        </w:rPr>
        <w:t>t</w:t>
      </w:r>
      <w:r w:rsidR="00656446">
        <w:rPr>
          <w:rFonts w:ascii="Open Sans" w:eastAsia="Open Sans" w:hAnsi="Open Sans" w:cs="Open Sans"/>
          <w:b/>
          <w:bCs/>
          <w:color w:val="1F487D"/>
          <w:spacing w:val="6"/>
          <w:position w:val="3"/>
          <w:sz w:val="60"/>
          <w:szCs w:val="60"/>
        </w:rPr>
        <w:t>e</w:t>
      </w:r>
      <w:r w:rsidR="00656446">
        <w:rPr>
          <w:rFonts w:ascii="Open Sans" w:eastAsia="Open Sans" w:hAnsi="Open Sans" w:cs="Open Sans"/>
          <w:b/>
          <w:bCs/>
          <w:color w:val="1F487D"/>
          <w:spacing w:val="-2"/>
          <w:position w:val="3"/>
          <w:sz w:val="60"/>
          <w:szCs w:val="60"/>
        </w:rPr>
        <w:t>ra</w:t>
      </w:r>
      <w:r w:rsidR="00656446">
        <w:rPr>
          <w:rFonts w:ascii="Open Sans" w:eastAsia="Open Sans" w:hAnsi="Open Sans" w:cs="Open Sans"/>
          <w:b/>
          <w:bCs/>
          <w:color w:val="1F487D"/>
          <w:spacing w:val="7"/>
          <w:position w:val="3"/>
          <w:sz w:val="60"/>
          <w:szCs w:val="60"/>
        </w:rPr>
        <w:t>c</w:t>
      </w:r>
      <w:r w:rsidR="00656446">
        <w:rPr>
          <w:rFonts w:ascii="Open Sans" w:eastAsia="Open Sans" w:hAnsi="Open Sans" w:cs="Open Sans"/>
          <w:b/>
          <w:bCs/>
          <w:color w:val="1F487D"/>
          <w:spacing w:val="-5"/>
          <w:position w:val="3"/>
          <w:sz w:val="60"/>
          <w:szCs w:val="60"/>
        </w:rPr>
        <w:t>t</w:t>
      </w:r>
      <w:r w:rsidR="00656446">
        <w:rPr>
          <w:rFonts w:ascii="Open Sans" w:eastAsia="Open Sans" w:hAnsi="Open Sans" w:cs="Open Sans"/>
          <w:b/>
          <w:bCs/>
          <w:color w:val="1F487D"/>
          <w:spacing w:val="-3"/>
          <w:position w:val="3"/>
          <w:sz w:val="60"/>
          <w:szCs w:val="60"/>
        </w:rPr>
        <w:t>i</w:t>
      </w:r>
      <w:r w:rsidR="00656446">
        <w:rPr>
          <w:rFonts w:ascii="Open Sans" w:eastAsia="Open Sans" w:hAnsi="Open Sans" w:cs="Open Sans"/>
          <w:b/>
          <w:bCs/>
          <w:color w:val="1F487D"/>
          <w:spacing w:val="4"/>
          <w:position w:val="3"/>
          <w:sz w:val="60"/>
          <w:szCs w:val="60"/>
        </w:rPr>
        <w:t>v</w:t>
      </w:r>
      <w:r w:rsidR="00656446">
        <w:rPr>
          <w:rFonts w:ascii="Open Sans" w:eastAsia="Open Sans" w:hAnsi="Open Sans" w:cs="Open Sans"/>
          <w:b/>
          <w:bCs/>
          <w:color w:val="1F487D"/>
          <w:position w:val="3"/>
          <w:sz w:val="60"/>
          <w:szCs w:val="60"/>
        </w:rPr>
        <w:t>e</w:t>
      </w:r>
      <w:r w:rsidR="00656446">
        <w:rPr>
          <w:rFonts w:ascii="Open Sans" w:eastAsia="Open Sans" w:hAnsi="Open Sans" w:cs="Open Sans"/>
          <w:b/>
          <w:bCs/>
          <w:color w:val="1F487D"/>
          <w:spacing w:val="19"/>
          <w:position w:val="3"/>
          <w:sz w:val="60"/>
          <w:szCs w:val="60"/>
        </w:rPr>
        <w:t xml:space="preserve"> </w:t>
      </w:r>
      <w:proofErr w:type="spellStart"/>
      <w:r w:rsidR="00656446">
        <w:rPr>
          <w:rFonts w:ascii="Open Sans" w:eastAsia="Open Sans" w:hAnsi="Open Sans" w:cs="Open Sans"/>
          <w:b/>
          <w:bCs/>
          <w:color w:val="1F487D"/>
          <w:position w:val="3"/>
          <w:sz w:val="60"/>
          <w:szCs w:val="60"/>
        </w:rPr>
        <w:t>S</w:t>
      </w:r>
      <w:r w:rsidR="00656446">
        <w:rPr>
          <w:rFonts w:ascii="Open Sans" w:eastAsia="Open Sans" w:hAnsi="Open Sans" w:cs="Open Sans"/>
          <w:b/>
          <w:bCs/>
          <w:color w:val="1F487D"/>
          <w:spacing w:val="7"/>
          <w:position w:val="3"/>
          <w:sz w:val="60"/>
          <w:szCs w:val="60"/>
        </w:rPr>
        <w:t>c</w:t>
      </w:r>
      <w:r w:rsidR="00656446">
        <w:rPr>
          <w:rFonts w:ascii="Open Sans" w:eastAsia="Open Sans" w:hAnsi="Open Sans" w:cs="Open Sans"/>
          <w:b/>
          <w:bCs/>
          <w:color w:val="1F487D"/>
          <w:spacing w:val="-4"/>
          <w:position w:val="3"/>
          <w:sz w:val="60"/>
          <w:szCs w:val="60"/>
        </w:rPr>
        <w:t>h</w:t>
      </w:r>
      <w:r w:rsidR="00656446">
        <w:rPr>
          <w:rFonts w:ascii="Open Sans" w:eastAsia="Open Sans" w:hAnsi="Open Sans" w:cs="Open Sans"/>
          <w:b/>
          <w:bCs/>
          <w:color w:val="1F487D"/>
          <w:spacing w:val="6"/>
          <w:position w:val="3"/>
          <w:sz w:val="60"/>
          <w:szCs w:val="60"/>
        </w:rPr>
        <w:t>e</w:t>
      </w:r>
      <w:r w:rsidR="00656446">
        <w:rPr>
          <w:rFonts w:ascii="Open Sans" w:eastAsia="Open Sans" w:hAnsi="Open Sans" w:cs="Open Sans"/>
          <w:b/>
          <w:bCs/>
          <w:color w:val="1F487D"/>
          <w:spacing w:val="-4"/>
          <w:position w:val="3"/>
          <w:sz w:val="60"/>
          <w:szCs w:val="60"/>
        </w:rPr>
        <w:t>du</w:t>
      </w:r>
      <w:r w:rsidR="00656446">
        <w:rPr>
          <w:rFonts w:ascii="Open Sans" w:eastAsia="Open Sans" w:hAnsi="Open Sans" w:cs="Open Sans"/>
          <w:b/>
          <w:bCs/>
          <w:color w:val="1F487D"/>
          <w:spacing w:val="-3"/>
          <w:position w:val="3"/>
          <w:sz w:val="60"/>
          <w:szCs w:val="60"/>
        </w:rPr>
        <w:t>l</w:t>
      </w:r>
      <w:proofErr w:type="spellEnd"/>
      <w:r w:rsidR="00656446">
        <w:rPr>
          <w:rFonts w:ascii="Open Sans" w:eastAsia="Open Sans" w:hAnsi="Open Sans" w:cs="Open Sans"/>
          <w:b/>
          <w:bCs/>
          <w:color w:val="1F487D"/>
          <w:position w:val="3"/>
          <w:sz w:val="60"/>
          <w:szCs w:val="60"/>
        </w:rPr>
        <w:t>-</w:t>
      </w:r>
    </w:p>
    <w:p w14:paraId="7EE5148C" w14:textId="77777777" w:rsidR="0074787C" w:rsidRDefault="00656446">
      <w:pPr>
        <w:spacing w:after="0" w:line="735" w:lineRule="exact"/>
        <w:ind w:left="110" w:right="-20"/>
        <w:rPr>
          <w:rFonts w:ascii="Open Sans" w:eastAsia="Open Sans" w:hAnsi="Open Sans" w:cs="Open Sans"/>
          <w:sz w:val="60"/>
          <w:szCs w:val="60"/>
        </w:rPr>
      </w:pPr>
      <w:proofErr w:type="spellStart"/>
      <w:proofErr w:type="gramStart"/>
      <w:r>
        <w:rPr>
          <w:rFonts w:ascii="Open Sans" w:eastAsia="Open Sans" w:hAnsi="Open Sans" w:cs="Open Sans"/>
          <w:b/>
          <w:bCs/>
          <w:color w:val="1F487D"/>
          <w:spacing w:val="-3"/>
          <w:position w:val="3"/>
          <w:sz w:val="60"/>
          <w:szCs w:val="60"/>
        </w:rPr>
        <w:t>i</w:t>
      </w:r>
      <w:r>
        <w:rPr>
          <w:rFonts w:ascii="Open Sans" w:eastAsia="Open Sans" w:hAnsi="Open Sans" w:cs="Open Sans"/>
          <w:b/>
          <w:bCs/>
          <w:color w:val="1F487D"/>
          <w:spacing w:val="-4"/>
          <w:position w:val="3"/>
          <w:sz w:val="60"/>
          <w:szCs w:val="60"/>
        </w:rPr>
        <w:t>n</w:t>
      </w:r>
      <w:r>
        <w:rPr>
          <w:rFonts w:ascii="Open Sans" w:eastAsia="Open Sans" w:hAnsi="Open Sans" w:cs="Open Sans"/>
          <w:b/>
          <w:bCs/>
          <w:color w:val="1F487D"/>
          <w:position w:val="3"/>
          <w:sz w:val="60"/>
          <w:szCs w:val="60"/>
        </w:rPr>
        <w:t>g</w:t>
      </w:r>
      <w:proofErr w:type="spellEnd"/>
      <w:proofErr w:type="gramEnd"/>
    </w:p>
    <w:p w14:paraId="35523087" w14:textId="77777777" w:rsidR="0074787C" w:rsidRDefault="0074787C">
      <w:pPr>
        <w:spacing w:before="15" w:after="0" w:line="200" w:lineRule="exact"/>
        <w:rPr>
          <w:sz w:val="20"/>
          <w:szCs w:val="20"/>
        </w:rPr>
      </w:pPr>
    </w:p>
    <w:p w14:paraId="2D1C73A6" w14:textId="77777777" w:rsidR="0074787C" w:rsidRDefault="00656446">
      <w:pPr>
        <w:spacing w:after="0" w:line="258" w:lineRule="auto"/>
        <w:ind w:left="110" w:right="245"/>
        <w:rPr>
          <w:rFonts w:ascii="Open Sans" w:eastAsia="Open Sans" w:hAnsi="Open Sans" w:cs="Open Sans"/>
        </w:rPr>
      </w:pPr>
      <w:r>
        <w:rPr>
          <w:rFonts w:ascii="Open Sans" w:eastAsia="Open Sans" w:hAnsi="Open Sans" w:cs="Open Sans"/>
          <w:b/>
          <w:bCs/>
          <w:color w:val="3B6191"/>
          <w:spacing w:val="4"/>
          <w:sz w:val="40"/>
          <w:szCs w:val="40"/>
        </w:rPr>
        <w:t>P</w:t>
      </w:r>
      <w:r>
        <w:rPr>
          <w:rFonts w:ascii="Open Sans" w:eastAsia="Open Sans" w:hAnsi="Open Sans" w:cs="Open Sans"/>
          <w:b/>
          <w:bCs/>
          <w:color w:val="3B6191"/>
          <w:spacing w:val="7"/>
          <w:sz w:val="40"/>
          <w:szCs w:val="40"/>
        </w:rPr>
        <w:t>u</w:t>
      </w:r>
      <w:r>
        <w:rPr>
          <w:rFonts w:ascii="Open Sans" w:eastAsia="Open Sans" w:hAnsi="Open Sans" w:cs="Open Sans"/>
          <w:b/>
          <w:bCs/>
          <w:color w:val="3B6191"/>
          <w:spacing w:val="-2"/>
          <w:sz w:val="40"/>
          <w:szCs w:val="40"/>
        </w:rPr>
        <w:t>r</w:t>
      </w:r>
      <w:r>
        <w:rPr>
          <w:rFonts w:ascii="Open Sans" w:eastAsia="Open Sans" w:hAnsi="Open Sans" w:cs="Open Sans"/>
          <w:b/>
          <w:bCs/>
          <w:color w:val="3B6191"/>
          <w:spacing w:val="2"/>
          <w:sz w:val="40"/>
          <w:szCs w:val="40"/>
        </w:rPr>
        <w:t>p</w:t>
      </w:r>
      <w:r>
        <w:rPr>
          <w:rFonts w:ascii="Open Sans" w:eastAsia="Open Sans" w:hAnsi="Open Sans" w:cs="Open Sans"/>
          <w:b/>
          <w:bCs/>
          <w:color w:val="3B6191"/>
          <w:spacing w:val="7"/>
          <w:sz w:val="40"/>
          <w:szCs w:val="40"/>
        </w:rPr>
        <w:t>o</w:t>
      </w:r>
      <w:r>
        <w:rPr>
          <w:rFonts w:ascii="Open Sans" w:eastAsia="Open Sans" w:hAnsi="Open Sans" w:cs="Open Sans"/>
          <w:b/>
          <w:bCs/>
          <w:color w:val="3B6191"/>
          <w:spacing w:val="-4"/>
          <w:sz w:val="40"/>
          <w:szCs w:val="40"/>
        </w:rPr>
        <w:t>s</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2"/>
          <w:sz w:val="40"/>
          <w:szCs w:val="40"/>
        </w:rPr>
        <w:t>a</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d</w:t>
      </w:r>
      <w:r>
        <w:rPr>
          <w:rFonts w:ascii="Open Sans" w:eastAsia="Open Sans" w:hAnsi="Open Sans" w:cs="Open Sans"/>
          <w:b/>
          <w:bCs/>
          <w:color w:val="3B6191"/>
          <w:spacing w:val="15"/>
          <w:sz w:val="40"/>
          <w:szCs w:val="40"/>
        </w:rPr>
        <w:t xml:space="preserve"> </w:t>
      </w:r>
      <w:r>
        <w:rPr>
          <w:rFonts w:ascii="Open Sans" w:eastAsia="Open Sans" w:hAnsi="Open Sans" w:cs="Open Sans"/>
          <w:b/>
          <w:bCs/>
          <w:color w:val="3B6191"/>
          <w:spacing w:val="5"/>
          <w:sz w:val="40"/>
          <w:szCs w:val="40"/>
        </w:rPr>
        <w:t>S</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7"/>
          <w:sz w:val="40"/>
          <w:szCs w:val="40"/>
        </w:rPr>
        <w:t>o</w:t>
      </w:r>
      <w:r>
        <w:rPr>
          <w:rFonts w:ascii="Open Sans" w:eastAsia="Open Sans" w:hAnsi="Open Sans" w:cs="Open Sans"/>
          <w:b/>
          <w:bCs/>
          <w:color w:val="3B6191"/>
          <w:spacing w:val="2"/>
          <w:sz w:val="40"/>
          <w:szCs w:val="40"/>
        </w:rPr>
        <w:t>p</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7"/>
          <w:sz w:val="40"/>
          <w:szCs w:val="40"/>
        </w:rPr>
        <w:t>o</w:t>
      </w:r>
      <w:r>
        <w:rPr>
          <w:rFonts w:ascii="Open Sans" w:eastAsia="Open Sans" w:hAnsi="Open Sans" w:cs="Open Sans"/>
          <w:b/>
          <w:bCs/>
          <w:color w:val="3B6191"/>
          <w:sz w:val="40"/>
          <w:szCs w:val="40"/>
        </w:rPr>
        <w:t>f</w:t>
      </w:r>
      <w:r>
        <w:rPr>
          <w:rFonts w:ascii="Open Sans" w:eastAsia="Open Sans" w:hAnsi="Open Sans" w:cs="Open Sans"/>
          <w:b/>
          <w:bCs/>
          <w:color w:val="3B6191"/>
          <w:spacing w:val="11"/>
          <w:sz w:val="40"/>
          <w:szCs w:val="40"/>
        </w:rPr>
        <w:t xml:space="preserve"> </w:t>
      </w:r>
      <w:r>
        <w:rPr>
          <w:rFonts w:ascii="Open Sans" w:eastAsia="Open Sans" w:hAnsi="Open Sans" w:cs="Open Sans"/>
          <w:b/>
          <w:bCs/>
          <w:color w:val="3B6191"/>
          <w:spacing w:val="3"/>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ra</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iv</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5"/>
          <w:sz w:val="40"/>
          <w:szCs w:val="40"/>
        </w:rPr>
        <w:t>S</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7"/>
          <w:sz w:val="40"/>
          <w:szCs w:val="40"/>
        </w:rPr>
        <w:t>h</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7"/>
          <w:sz w:val="40"/>
          <w:szCs w:val="40"/>
        </w:rPr>
        <w:t>u</w:t>
      </w:r>
      <w:r>
        <w:rPr>
          <w:rFonts w:ascii="Open Sans" w:eastAsia="Open Sans" w:hAnsi="Open Sans" w:cs="Open Sans"/>
          <w:b/>
          <w:bCs/>
          <w:color w:val="3B6191"/>
          <w:spacing w:val="-2"/>
          <w:sz w:val="40"/>
          <w:szCs w:val="40"/>
        </w:rPr>
        <w:t>li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 xml:space="preserve">g </w:t>
      </w:r>
      <w:r>
        <w:rPr>
          <w:rFonts w:ascii="Open Sans" w:eastAsia="Open Sans" w:hAnsi="Open Sans" w:cs="Open Sans"/>
          <w:color w:val="3F3F3F"/>
          <w:spacing w:val="-1"/>
        </w:rPr>
        <w:t>S</w:t>
      </w:r>
      <w:r>
        <w:rPr>
          <w:rFonts w:ascii="Open Sans" w:eastAsia="Open Sans" w:hAnsi="Open Sans" w:cs="Open Sans"/>
          <w:color w:val="3F3F3F"/>
        </w:rPr>
        <w:t>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7"/>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ccur</w:t>
      </w:r>
      <w:r>
        <w:rPr>
          <w:rFonts w:ascii="Open Sans" w:eastAsia="Open Sans" w:hAnsi="Open Sans" w:cs="Open Sans"/>
          <w:color w:val="3F3F3F"/>
          <w:spacing w:val="2"/>
        </w:rPr>
        <w:t xml:space="preserve"> </w:t>
      </w:r>
      <w:r>
        <w:rPr>
          <w:rFonts w:ascii="Open Sans" w:eastAsia="Open Sans" w:hAnsi="Open Sans" w:cs="Open Sans"/>
          <w:color w:val="3F3F3F"/>
        </w:rPr>
        <w:t>dur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2"/>
        </w:rPr>
        <w:t>o</w:t>
      </w:r>
      <w:r>
        <w:rPr>
          <w:rFonts w:ascii="Open Sans" w:eastAsia="Open Sans" w:hAnsi="Open Sans" w:cs="Open Sans"/>
          <w:color w:val="3F3F3F"/>
        </w:rPr>
        <w:t>rk</w:t>
      </w:r>
      <w:r>
        <w:rPr>
          <w:rFonts w:ascii="Open Sans" w:eastAsia="Open Sans" w:hAnsi="Open Sans" w:cs="Open Sans"/>
          <w:color w:val="3F3F3F"/>
          <w:spacing w:val="4"/>
        </w:rPr>
        <w:t xml:space="preserve"> </w:t>
      </w:r>
      <w:r>
        <w:rPr>
          <w:rFonts w:ascii="Open Sans" w:eastAsia="Open Sans" w:hAnsi="Open Sans" w:cs="Open Sans"/>
          <w:color w:val="3F3F3F"/>
        </w:rPr>
        <w:t>d</w:t>
      </w:r>
      <w:r>
        <w:rPr>
          <w:rFonts w:ascii="Open Sans" w:eastAsia="Open Sans" w:hAnsi="Open Sans" w:cs="Open Sans"/>
          <w:color w:val="3F3F3F"/>
          <w:spacing w:val="-2"/>
        </w:rPr>
        <w:t>a</w:t>
      </w:r>
      <w:r>
        <w:rPr>
          <w:rFonts w:ascii="Open Sans" w:eastAsia="Open Sans" w:hAnsi="Open Sans" w:cs="Open Sans"/>
          <w:color w:val="3F3F3F"/>
          <w:spacing w:val="-6"/>
        </w:rPr>
        <w:t>y</w:t>
      </w:r>
      <w:r>
        <w:rPr>
          <w:rFonts w:ascii="Open Sans" w:eastAsia="Open Sans" w:hAnsi="Open Sans" w:cs="Open Sans"/>
          <w:color w:val="3F3F3F"/>
        </w:rPr>
        <w:t>.</w:t>
      </w:r>
      <w:r>
        <w:rPr>
          <w:rFonts w:ascii="Open Sans" w:eastAsia="Open Sans" w:hAnsi="Open Sans" w:cs="Open Sans"/>
          <w:color w:val="3F3F3F"/>
          <w:spacing w:val="2"/>
        </w:rPr>
        <w:t xml:space="preserve"> </w:t>
      </w:r>
      <w:r>
        <w:rPr>
          <w:rFonts w:ascii="Open Sans" w:eastAsia="Open Sans" w:hAnsi="Open Sans" w:cs="Open Sans"/>
          <w:color w:val="3F3F3F"/>
        </w:rPr>
        <w:t>K</w:t>
      </w:r>
      <w:r>
        <w:rPr>
          <w:rFonts w:ascii="Open Sans" w:eastAsia="Open Sans" w:hAnsi="Open Sans" w:cs="Open Sans"/>
          <w:color w:val="3F3F3F"/>
          <w:spacing w:val="-3"/>
        </w:rPr>
        <w:t>ee</w:t>
      </w:r>
      <w:r>
        <w:rPr>
          <w:rFonts w:ascii="Open Sans" w:eastAsia="Open Sans" w:hAnsi="Open Sans" w:cs="Open Sans"/>
          <w:color w:val="3F3F3F"/>
        </w:rPr>
        <w:t>p</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 xml:space="preserve">up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proofErr w:type="spellStart"/>
      <w:r>
        <w:rPr>
          <w:rFonts w:ascii="Open Sans" w:eastAsia="Open Sans" w:hAnsi="Open Sans" w:cs="Open Sans"/>
          <w:color w:val="3F3F3F"/>
          <w:spacing w:val="-3"/>
        </w:rPr>
        <w:t>e</w:t>
      </w:r>
      <w:r>
        <w:rPr>
          <w:rFonts w:ascii="Open Sans" w:eastAsia="Open Sans" w:hAnsi="Open Sans" w:cs="Open Sans"/>
          <w:color w:val="3F3F3F"/>
        </w:rPr>
        <w:t>ss</w:t>
      </w:r>
      <w:r>
        <w:rPr>
          <w:rFonts w:ascii="Open Sans" w:eastAsia="Open Sans" w:hAnsi="Open Sans" w:cs="Open Sans"/>
          <w:color w:val="3F3F3F"/>
          <w:spacing w:val="-3"/>
        </w:rPr>
        <w:t>e</w:t>
      </w:r>
      <w:r>
        <w:rPr>
          <w:rFonts w:ascii="Open Sans" w:eastAsia="Open Sans" w:hAnsi="Open Sans" w:cs="Open Sans"/>
          <w:color w:val="3F3F3F"/>
        </w:rPr>
        <w:t>n</w:t>
      </w:r>
      <w:proofErr w:type="spellEnd"/>
      <w:r>
        <w:rPr>
          <w:rFonts w:ascii="Open Sans" w:eastAsia="Open Sans" w:hAnsi="Open Sans" w:cs="Open Sans"/>
          <w:color w:val="3F3F3F"/>
        </w:rPr>
        <w:t xml:space="preserve">- </w:t>
      </w:r>
      <w:proofErr w:type="spellStart"/>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a</w:t>
      </w:r>
      <w:r>
        <w:rPr>
          <w:rFonts w:ascii="Open Sans" w:eastAsia="Open Sans" w:hAnsi="Open Sans" w:cs="Open Sans"/>
          <w:color w:val="3F3F3F"/>
        </w:rPr>
        <w:t>l</w:t>
      </w:r>
      <w:proofErr w:type="spellEnd"/>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a</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qu</w:t>
      </w:r>
      <w:r>
        <w:rPr>
          <w:rFonts w:ascii="Open Sans" w:eastAsia="Open Sans" w:hAnsi="Open Sans" w:cs="Open Sans"/>
          <w:color w:val="3F3F3F"/>
          <w:spacing w:val="-2"/>
        </w:rPr>
        <w:t>a</w:t>
      </w:r>
      <w:r>
        <w:rPr>
          <w:rFonts w:ascii="Open Sans" w:eastAsia="Open Sans" w:hAnsi="Open Sans" w:cs="Open Sans"/>
          <w:color w:val="3F3F3F"/>
          <w:spacing w:val="5"/>
        </w:rPr>
        <w:t>li</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8"/>
        </w:rPr>
        <w:t xml:space="preserve"> </w:t>
      </w:r>
      <w:r>
        <w:rPr>
          <w:rFonts w:ascii="Open Sans" w:eastAsia="Open Sans" w:hAnsi="Open Sans" w:cs="Open Sans"/>
          <w:color w:val="3F3F3F"/>
          <w:spacing w:val="-2"/>
        </w:rPr>
        <w:t>a</w:t>
      </w:r>
      <w:r>
        <w:rPr>
          <w:rFonts w:ascii="Open Sans" w:eastAsia="Open Sans" w:hAnsi="Open Sans" w:cs="Open Sans"/>
          <w:color w:val="3F3F3F"/>
        </w:rPr>
        <w:t>nd c</w:t>
      </w:r>
      <w:r>
        <w:rPr>
          <w:rFonts w:ascii="Open Sans" w:eastAsia="Open Sans" w:hAnsi="Open Sans" w:cs="Open Sans"/>
          <w:color w:val="3F3F3F"/>
          <w:spacing w:val="2"/>
        </w:rPr>
        <w:t>o</w:t>
      </w:r>
      <w:r>
        <w:rPr>
          <w:rFonts w:ascii="Open Sans" w:eastAsia="Open Sans" w:hAnsi="Open Sans" w:cs="Open Sans"/>
          <w:color w:val="3F3F3F"/>
        </w:rPr>
        <w:t xml:space="preserve">st </w:t>
      </w:r>
      <w:r>
        <w:rPr>
          <w:rFonts w:ascii="Open Sans" w:eastAsia="Open Sans" w:hAnsi="Open Sans" w:cs="Open Sans"/>
          <w:color w:val="3F3F3F"/>
          <w:spacing w:val="-3"/>
        </w:rPr>
        <w:t>e</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ss.</w:t>
      </w:r>
      <w:r>
        <w:rPr>
          <w:rFonts w:ascii="Open Sans" w:eastAsia="Open Sans" w:hAnsi="Open Sans" w:cs="Open Sans"/>
          <w:color w:val="3F3F3F"/>
          <w:spacing w:val="-1"/>
        </w:rPr>
        <w:t xml:space="preserve"> </w:t>
      </w: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cc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li</w:t>
      </w:r>
      <w:r>
        <w:rPr>
          <w:rFonts w:ascii="Open Sans" w:eastAsia="Open Sans" w:hAnsi="Open Sans" w:cs="Open Sans"/>
          <w:color w:val="3F3F3F"/>
        </w:rPr>
        <w:t>sh</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7"/>
        </w:rPr>
        <w:t xml:space="preserve"> </w:t>
      </w:r>
      <w:proofErr w:type="spellStart"/>
      <w:r>
        <w:rPr>
          <w:rFonts w:ascii="Open Sans" w:eastAsia="Open Sans" w:hAnsi="Open Sans" w:cs="Open Sans"/>
          <w:color w:val="3F3F3F"/>
          <w:spacing w:val="-6"/>
        </w:rPr>
        <w:t>O</w:t>
      </w:r>
      <w:r>
        <w:rPr>
          <w:rFonts w:ascii="Open Sans" w:eastAsia="Open Sans" w:hAnsi="Open Sans" w:cs="Open Sans"/>
          <w:color w:val="3F3F3F"/>
        </w:rPr>
        <w:t>p</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bus</w:t>
      </w:r>
      <w:proofErr w:type="spellEnd"/>
      <w:r>
        <w:rPr>
          <w:rFonts w:ascii="Open Sans" w:eastAsia="Open Sans" w:hAnsi="Open Sans" w:cs="Open Sans"/>
          <w:color w:val="3F3F3F"/>
          <w:spacing w:val="-3"/>
        </w:rPr>
        <w:t xml:space="preserve"> </w:t>
      </w:r>
      <w:proofErr w:type="spellStart"/>
      <w:r>
        <w:rPr>
          <w:rFonts w:ascii="Open Sans" w:eastAsia="Open Sans" w:hAnsi="Open Sans" w:cs="Open Sans"/>
          <w:color w:val="3F3F3F"/>
          <w:spacing w:val="-6"/>
        </w:rPr>
        <w:t>O</w:t>
      </w:r>
      <w:r>
        <w:rPr>
          <w:rFonts w:ascii="Open Sans" w:eastAsia="Open Sans" w:hAnsi="Open Sans" w:cs="Open Sans"/>
          <w:color w:val="3F3F3F"/>
        </w:rPr>
        <w:t>n</w:t>
      </w:r>
      <w:r>
        <w:rPr>
          <w:rFonts w:ascii="Open Sans" w:eastAsia="Open Sans" w:hAnsi="Open Sans" w:cs="Open Sans"/>
          <w:color w:val="3F3F3F"/>
          <w:spacing w:val="-1"/>
        </w:rPr>
        <w:t>S</w:t>
      </w:r>
      <w:r>
        <w:rPr>
          <w:rFonts w:ascii="Open Sans" w:eastAsia="Open Sans" w:hAnsi="Open Sans" w:cs="Open Sans"/>
          <w:color w:val="3F3F3F"/>
        </w:rPr>
        <w:t>ch</w:t>
      </w:r>
      <w:r>
        <w:rPr>
          <w:rFonts w:ascii="Open Sans" w:eastAsia="Open Sans" w:hAnsi="Open Sans" w:cs="Open Sans"/>
          <w:color w:val="3F3F3F"/>
          <w:spacing w:val="-3"/>
        </w:rPr>
        <w:t>e</w:t>
      </w:r>
      <w:r>
        <w:rPr>
          <w:rFonts w:ascii="Open Sans" w:eastAsia="Open Sans" w:hAnsi="Open Sans" w:cs="Open Sans"/>
          <w:color w:val="3F3F3F"/>
        </w:rPr>
        <w:t>d</w:t>
      </w:r>
      <w:proofErr w:type="spellEnd"/>
      <w:r>
        <w:rPr>
          <w:rFonts w:ascii="Open Sans" w:eastAsia="Open Sans" w:hAnsi="Open Sans" w:cs="Open Sans"/>
          <w:color w:val="3F3F3F"/>
        </w:rPr>
        <w:t>-</w:t>
      </w:r>
    </w:p>
    <w:p w14:paraId="378D8185" w14:textId="77777777" w:rsidR="0074787C" w:rsidRDefault="00656446">
      <w:pPr>
        <w:spacing w:after="0" w:line="277" w:lineRule="exact"/>
        <w:ind w:left="110" w:right="-20"/>
        <w:rPr>
          <w:rFonts w:ascii="Open Sans" w:eastAsia="Open Sans" w:hAnsi="Open Sans" w:cs="Open Sans"/>
        </w:rPr>
      </w:pPr>
      <w:proofErr w:type="spellStart"/>
      <w:proofErr w:type="gramStart"/>
      <w:r>
        <w:rPr>
          <w:rFonts w:ascii="Open Sans" w:eastAsia="Open Sans" w:hAnsi="Open Sans" w:cs="Open Sans"/>
          <w:color w:val="3F3F3F"/>
          <w:position w:val="1"/>
        </w:rPr>
        <w:t>u</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proofErr w:type="spellEnd"/>
      <w:proofErr w:type="gramEnd"/>
      <w:r>
        <w:rPr>
          <w:rFonts w:ascii="Open Sans" w:eastAsia="Open Sans" w:hAnsi="Open Sans" w:cs="Open Sans"/>
          <w:color w:val="3F3F3F"/>
          <w:position w:val="1"/>
        </w:rPr>
        <w:t>™</w:t>
      </w:r>
      <w:r>
        <w:rPr>
          <w:rFonts w:ascii="Open Sans" w:eastAsia="Open Sans" w:hAnsi="Open Sans" w:cs="Open Sans"/>
          <w:color w:val="3F3F3F"/>
          <w:spacing w:val="-7"/>
          <w:position w:val="1"/>
        </w:rPr>
        <w:t xml:space="preserve"> </w:t>
      </w:r>
      <w:r>
        <w:rPr>
          <w:rFonts w:ascii="Open Sans" w:eastAsia="Open Sans" w:hAnsi="Open Sans" w:cs="Open Sans"/>
          <w:color w:val="3F3F3F"/>
          <w:position w:val="1"/>
        </w:rPr>
        <w:t>pr</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v</w:t>
      </w:r>
      <w:r>
        <w:rPr>
          <w:rFonts w:ascii="Open Sans" w:eastAsia="Open Sans" w:hAnsi="Open Sans" w:cs="Open Sans"/>
          <w:color w:val="3F3F3F"/>
          <w:spacing w:val="5"/>
          <w:position w:val="1"/>
        </w:rPr>
        <w:t>i</w:t>
      </w:r>
      <w:r>
        <w:rPr>
          <w:rFonts w:ascii="Open Sans" w:eastAsia="Open Sans" w:hAnsi="Open Sans" w:cs="Open Sans"/>
          <w:color w:val="3F3F3F"/>
          <w:position w:val="1"/>
        </w:rPr>
        <w:t>d</w:t>
      </w:r>
      <w:r>
        <w:rPr>
          <w:rFonts w:ascii="Open Sans" w:eastAsia="Open Sans" w:hAnsi="Open Sans" w:cs="Open Sans"/>
          <w:color w:val="3F3F3F"/>
          <w:spacing w:val="-3"/>
          <w:position w:val="1"/>
        </w:rPr>
        <w:t>e</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n</w:t>
      </w:r>
      <w:r>
        <w:rPr>
          <w:rFonts w:ascii="Open Sans" w:eastAsia="Open Sans" w:hAnsi="Open Sans" w:cs="Open Sans"/>
          <w:color w:val="3F3F3F"/>
          <w:spacing w:val="-3"/>
          <w:position w:val="1"/>
        </w:rPr>
        <w:t>te</w:t>
      </w:r>
      <w:r>
        <w:rPr>
          <w:rFonts w:ascii="Open Sans" w:eastAsia="Open Sans" w:hAnsi="Open Sans" w:cs="Open Sans"/>
          <w:color w:val="3F3F3F"/>
          <w:position w:val="1"/>
        </w:rPr>
        <w:t>r</w:t>
      </w:r>
      <w:r>
        <w:rPr>
          <w:rFonts w:ascii="Open Sans" w:eastAsia="Open Sans" w:hAnsi="Open Sans" w:cs="Open Sans"/>
          <w:color w:val="3F3F3F"/>
          <w:spacing w:val="-2"/>
          <w:position w:val="1"/>
        </w:rPr>
        <w:t>a</w:t>
      </w:r>
      <w:r>
        <w:rPr>
          <w:rFonts w:ascii="Open Sans" w:eastAsia="Open Sans" w:hAnsi="Open Sans" w:cs="Open Sans"/>
          <w:color w:val="3F3F3F"/>
          <w:position w:val="1"/>
        </w:rPr>
        <w:t>c</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spacing w:val="-5"/>
          <w:position w:val="1"/>
        </w:rPr>
        <w:t>v</w:t>
      </w:r>
      <w:r>
        <w:rPr>
          <w:rFonts w:ascii="Open Sans" w:eastAsia="Open Sans" w:hAnsi="Open Sans" w:cs="Open Sans"/>
          <w:color w:val="3F3F3F"/>
          <w:position w:val="1"/>
        </w:rPr>
        <w:t>e</w:t>
      </w:r>
      <w:r>
        <w:rPr>
          <w:rFonts w:ascii="Open Sans" w:eastAsia="Open Sans" w:hAnsi="Open Sans" w:cs="Open Sans"/>
          <w:color w:val="3F3F3F"/>
          <w:spacing w:val="-5"/>
          <w:position w:val="1"/>
        </w:rPr>
        <w:t xml:space="preserve"> </w:t>
      </w:r>
      <w:r>
        <w:rPr>
          <w:rFonts w:ascii="Open Sans" w:eastAsia="Open Sans" w:hAnsi="Open Sans" w:cs="Open Sans"/>
          <w:color w:val="3F3F3F"/>
          <w:spacing w:val="5"/>
          <w:position w:val="1"/>
        </w:rPr>
        <w:t>m</w:t>
      </w:r>
      <w:r>
        <w:rPr>
          <w:rFonts w:ascii="Open Sans" w:eastAsia="Open Sans" w:hAnsi="Open Sans" w:cs="Open Sans"/>
          <w:color w:val="3F3F3F"/>
          <w:spacing w:val="-2"/>
          <w:position w:val="1"/>
        </w:rPr>
        <w:t>a</w:t>
      </w:r>
      <w:r>
        <w:rPr>
          <w:rFonts w:ascii="Open Sans" w:eastAsia="Open Sans" w:hAnsi="Open Sans" w:cs="Open Sans"/>
          <w:color w:val="3F3F3F"/>
          <w:position w:val="1"/>
        </w:rPr>
        <w:t>nu</w:t>
      </w:r>
      <w:r>
        <w:rPr>
          <w:rFonts w:ascii="Open Sans" w:eastAsia="Open Sans" w:hAnsi="Open Sans" w:cs="Open Sans"/>
          <w:color w:val="3F3F3F"/>
          <w:spacing w:val="-2"/>
          <w:position w:val="1"/>
        </w:rPr>
        <w:t>a</w:t>
      </w:r>
      <w:r>
        <w:rPr>
          <w:rFonts w:ascii="Open Sans" w:eastAsia="Open Sans" w:hAnsi="Open Sans" w:cs="Open Sans"/>
          <w:color w:val="3F3F3F"/>
          <w:position w:val="1"/>
        </w:rPr>
        <w:t>l</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position w:val="1"/>
        </w:rPr>
        <w:t>ng</w:t>
      </w:r>
      <w:r>
        <w:rPr>
          <w:rFonts w:ascii="Open Sans" w:eastAsia="Open Sans" w:hAnsi="Open Sans" w:cs="Open Sans"/>
          <w:color w:val="3F3F3F"/>
          <w:spacing w:val="-3"/>
          <w:position w:val="1"/>
        </w:rPr>
        <w:t xml:space="preserve"> </w:t>
      </w:r>
      <w:r>
        <w:rPr>
          <w:rFonts w:ascii="Open Sans" w:eastAsia="Open Sans" w:hAnsi="Open Sans" w:cs="Open Sans"/>
          <w:color w:val="3F3F3F"/>
          <w:spacing w:val="1"/>
          <w:position w:val="1"/>
        </w:rPr>
        <w:t>f</w:t>
      </w:r>
      <w:r>
        <w:rPr>
          <w:rFonts w:ascii="Open Sans" w:eastAsia="Open Sans" w:hAnsi="Open Sans" w:cs="Open Sans"/>
          <w:color w:val="3F3F3F"/>
          <w:spacing w:val="-2"/>
          <w:position w:val="1"/>
        </w:rPr>
        <w:t>a</w:t>
      </w:r>
      <w:r>
        <w:rPr>
          <w:rFonts w:ascii="Open Sans" w:eastAsia="Open Sans" w:hAnsi="Open Sans" w:cs="Open Sans"/>
          <w:color w:val="3F3F3F"/>
          <w:position w:val="1"/>
        </w:rPr>
        <w:t>c</w:t>
      </w:r>
      <w:r>
        <w:rPr>
          <w:rFonts w:ascii="Open Sans" w:eastAsia="Open Sans" w:hAnsi="Open Sans" w:cs="Open Sans"/>
          <w:color w:val="3F3F3F"/>
          <w:spacing w:val="5"/>
          <w:position w:val="1"/>
        </w:rPr>
        <w:t>ili</w:t>
      </w:r>
      <w:r>
        <w:rPr>
          <w:rFonts w:ascii="Open Sans" w:eastAsia="Open Sans" w:hAnsi="Open Sans" w:cs="Open Sans"/>
          <w:color w:val="3F3F3F"/>
          <w:spacing w:val="-3"/>
          <w:position w:val="1"/>
        </w:rPr>
        <w:t>t</w:t>
      </w:r>
      <w:r>
        <w:rPr>
          <w:rFonts w:ascii="Open Sans" w:eastAsia="Open Sans" w:hAnsi="Open Sans" w:cs="Open Sans"/>
          <w:color w:val="3F3F3F"/>
          <w:spacing w:val="-6"/>
          <w:position w:val="1"/>
        </w:rPr>
        <w:t>y</w:t>
      </w:r>
      <w:r>
        <w:rPr>
          <w:rFonts w:ascii="Open Sans" w:eastAsia="Open Sans" w:hAnsi="Open Sans" w:cs="Open Sans"/>
          <w:color w:val="3F3F3F"/>
          <w:position w:val="1"/>
        </w:rPr>
        <w:t xml:space="preserve">. </w:t>
      </w:r>
      <w:r>
        <w:rPr>
          <w:rFonts w:ascii="Open Sans" w:eastAsia="Open Sans" w:hAnsi="Open Sans" w:cs="Open Sans"/>
          <w:color w:val="3F3F3F"/>
          <w:spacing w:val="-1"/>
          <w:position w:val="1"/>
        </w:rPr>
        <w:t>I</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dd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spacing w:val="2"/>
          <w:position w:val="1"/>
        </w:rPr>
        <w:t>o</w:t>
      </w:r>
      <w:r>
        <w:rPr>
          <w:rFonts w:ascii="Open Sans" w:eastAsia="Open Sans" w:hAnsi="Open Sans" w:cs="Open Sans"/>
          <w:color w:val="3F3F3F"/>
          <w:position w:val="1"/>
        </w:rPr>
        <w:t>n,</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m</w:t>
      </w:r>
      <w:r>
        <w:rPr>
          <w:rFonts w:ascii="Open Sans" w:eastAsia="Open Sans" w:hAnsi="Open Sans" w:cs="Open Sans"/>
          <w:color w:val="3F3F3F"/>
          <w:spacing w:val="-2"/>
          <w:position w:val="1"/>
        </w:rPr>
        <w:t>a</w:t>
      </w:r>
      <w:r>
        <w:rPr>
          <w:rFonts w:ascii="Open Sans" w:eastAsia="Open Sans" w:hAnsi="Open Sans" w:cs="Open Sans"/>
          <w:color w:val="3F3F3F"/>
          <w:position w:val="1"/>
        </w:rPr>
        <w:t>nu</w:t>
      </w:r>
      <w:r>
        <w:rPr>
          <w:rFonts w:ascii="Open Sans" w:eastAsia="Open Sans" w:hAnsi="Open Sans" w:cs="Open Sans"/>
          <w:color w:val="3F3F3F"/>
          <w:spacing w:val="-2"/>
          <w:position w:val="1"/>
        </w:rPr>
        <w:t>a</w:t>
      </w:r>
      <w:r>
        <w:rPr>
          <w:rFonts w:ascii="Open Sans" w:eastAsia="Open Sans" w:hAnsi="Open Sans" w:cs="Open Sans"/>
          <w:color w:val="3F3F3F"/>
          <w:position w:val="1"/>
        </w:rPr>
        <w:t>l</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position w:val="1"/>
        </w:rPr>
        <w:t>ng</w:t>
      </w:r>
    </w:p>
    <w:p w14:paraId="4AAE9977" w14:textId="77777777" w:rsidR="0074787C" w:rsidRDefault="00656446">
      <w:pPr>
        <w:spacing w:after="0" w:line="240" w:lineRule="auto"/>
        <w:ind w:left="110" w:right="-20"/>
        <w:rPr>
          <w:rFonts w:ascii="Open Sans" w:eastAsia="Open Sans" w:hAnsi="Open Sans" w:cs="Open Sans"/>
        </w:rPr>
      </w:pPr>
      <w:proofErr w:type="gramStart"/>
      <w:r>
        <w:rPr>
          <w:rFonts w:ascii="Open Sans" w:eastAsia="Open Sans" w:hAnsi="Open Sans" w:cs="Open Sans"/>
          <w:color w:val="3F3F3F"/>
          <w:spacing w:val="1"/>
        </w:rPr>
        <w:t>f</w:t>
      </w:r>
      <w:r>
        <w:rPr>
          <w:rFonts w:ascii="Open Sans" w:eastAsia="Open Sans" w:hAnsi="Open Sans" w:cs="Open Sans"/>
          <w:color w:val="3F3F3F"/>
          <w:spacing w:val="-2"/>
        </w:rPr>
        <w:t>a</w:t>
      </w:r>
      <w:r>
        <w:rPr>
          <w:rFonts w:ascii="Open Sans" w:eastAsia="Open Sans" w:hAnsi="Open Sans" w:cs="Open Sans"/>
          <w:color w:val="3F3F3F"/>
        </w:rPr>
        <w:t>c</w:t>
      </w:r>
      <w:r>
        <w:rPr>
          <w:rFonts w:ascii="Open Sans" w:eastAsia="Open Sans" w:hAnsi="Open Sans" w:cs="Open Sans"/>
          <w:color w:val="3F3F3F"/>
          <w:spacing w:val="5"/>
        </w:rPr>
        <w:t>ili</w:t>
      </w:r>
      <w:r>
        <w:rPr>
          <w:rFonts w:ascii="Open Sans" w:eastAsia="Open Sans" w:hAnsi="Open Sans" w:cs="Open Sans"/>
          <w:color w:val="3F3F3F"/>
          <w:spacing w:val="-3"/>
        </w:rPr>
        <w:t>t</w:t>
      </w:r>
      <w:r>
        <w:rPr>
          <w:rFonts w:ascii="Open Sans" w:eastAsia="Open Sans" w:hAnsi="Open Sans" w:cs="Open Sans"/>
          <w:color w:val="3F3F3F"/>
        </w:rPr>
        <w:t>y</w:t>
      </w:r>
      <w:proofErr w:type="gramEnd"/>
      <w:r>
        <w:rPr>
          <w:rFonts w:ascii="Open Sans" w:eastAsia="Open Sans" w:hAnsi="Open Sans" w:cs="Open Sans"/>
          <w:color w:val="3F3F3F"/>
          <w:spacing w:val="-7"/>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 xml:space="preserve">s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spacing w:val="4"/>
        </w:rPr>
        <w:t>-</w:t>
      </w:r>
      <w:r>
        <w:rPr>
          <w:rFonts w:ascii="Open Sans" w:eastAsia="Open Sans" w:hAnsi="Open Sans" w:cs="Open Sans"/>
          <w:color w:val="3F3F3F"/>
          <w:spacing w:val="-3"/>
        </w:rPr>
        <w:t>t</w:t>
      </w:r>
      <w:r>
        <w:rPr>
          <w:rFonts w:ascii="Open Sans" w:eastAsia="Open Sans" w:hAnsi="Open Sans" w:cs="Open Sans"/>
          <w:color w:val="3F3F3F"/>
        </w:rPr>
        <w:t>une</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27425561" w14:textId="77777777" w:rsidR="0074787C" w:rsidRDefault="0074787C">
      <w:pPr>
        <w:spacing w:after="0" w:line="120" w:lineRule="exact"/>
        <w:rPr>
          <w:sz w:val="12"/>
          <w:szCs w:val="12"/>
        </w:rPr>
      </w:pPr>
    </w:p>
    <w:p w14:paraId="36D23A56" w14:textId="77777777" w:rsidR="0074787C" w:rsidRDefault="00656446">
      <w:pPr>
        <w:spacing w:after="0" w:line="240" w:lineRule="auto"/>
        <w:ind w:left="110" w:right="86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p</w:t>
      </w:r>
      <w:r>
        <w:rPr>
          <w:rFonts w:ascii="Open Sans" w:eastAsia="Open Sans" w:hAnsi="Open Sans" w:cs="Open Sans"/>
          <w:color w:val="3F3F3F"/>
          <w:spacing w:val="-3"/>
        </w:rPr>
        <w:t>te</w:t>
      </w:r>
      <w:r>
        <w:rPr>
          <w:rFonts w:ascii="Open Sans" w:eastAsia="Open Sans" w:hAnsi="Open Sans" w:cs="Open Sans"/>
          <w:color w:val="3F3F3F"/>
        </w:rPr>
        <w:t>r 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 xml:space="preserve">s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5"/>
        </w:rPr>
        <w:t>k</w:t>
      </w:r>
      <w:r>
        <w:rPr>
          <w:rFonts w:ascii="Open Sans" w:eastAsia="Open Sans" w:hAnsi="Open Sans" w:cs="Open Sans"/>
          <w:color w:val="3F3F3F"/>
        </w:rPr>
        <w:t>e 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us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M</w:t>
      </w:r>
      <w:r>
        <w:rPr>
          <w:rFonts w:ascii="Open Sans" w:eastAsia="Open Sans" w:hAnsi="Open Sans" w:cs="Open Sans"/>
          <w:color w:val="3F3F3F"/>
          <w:spacing w:val="2"/>
        </w:rPr>
        <w:t>o</w:t>
      </w:r>
      <w:r>
        <w:rPr>
          <w:rFonts w:ascii="Open Sans" w:eastAsia="Open Sans" w:hAnsi="Open Sans" w:cs="Open Sans"/>
          <w:color w:val="3F3F3F"/>
        </w:rPr>
        <w:t>st</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rs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2"/>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5"/>
        </w:rPr>
        <w:t>limi</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o</w:t>
      </w:r>
      <w:r>
        <w:rPr>
          <w:rFonts w:ascii="Open Sans" w:eastAsia="Open Sans" w:hAnsi="Open Sans" w:cs="Open Sans"/>
          <w:color w:val="3F3F3F"/>
        </w:rPr>
        <w:t>n</w:t>
      </w:r>
      <w:r>
        <w:rPr>
          <w:rFonts w:ascii="Open Sans" w:eastAsia="Open Sans" w:hAnsi="Open Sans" w:cs="Open Sans"/>
          <w:color w:val="3F3F3F"/>
          <w:spacing w:val="5"/>
        </w:rPr>
        <w:t>l</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 xml:space="preserve">a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 xml:space="preserve">he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4"/>
        </w:rPr>
        <w: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5"/>
        </w:rPr>
        <w:t>l</w:t>
      </w:r>
      <w:r>
        <w:rPr>
          <w:rFonts w:ascii="Open Sans" w:eastAsia="Open Sans" w:hAnsi="Open Sans" w:cs="Open Sans"/>
          <w:color w:val="3F3F3F"/>
        </w:rPr>
        <w:t>y</w:t>
      </w:r>
      <w:r>
        <w:rPr>
          <w:rFonts w:ascii="Open Sans" w:eastAsia="Open Sans" w:hAnsi="Open Sans" w:cs="Open Sans"/>
          <w:color w:val="3F3F3F"/>
          <w:spacing w:val="-9"/>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3A14D5C0" w14:textId="77777777" w:rsidR="0074787C" w:rsidRDefault="0074787C">
      <w:pPr>
        <w:spacing w:after="0" w:line="120" w:lineRule="exact"/>
        <w:rPr>
          <w:sz w:val="12"/>
          <w:szCs w:val="12"/>
        </w:rPr>
      </w:pPr>
    </w:p>
    <w:p w14:paraId="4C58FECA" w14:textId="77777777" w:rsidR="0074787C" w:rsidRDefault="00656446">
      <w:pPr>
        <w:spacing w:after="0" w:line="240" w:lineRule="auto"/>
        <w:ind w:left="110" w:right="306"/>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1"/>
        </w:rPr>
        <w:t>f</w:t>
      </w:r>
      <w:r>
        <w:rPr>
          <w:rFonts w:ascii="Open Sans" w:eastAsia="Open Sans" w:hAnsi="Open Sans" w:cs="Open Sans"/>
          <w:color w:val="3F3F3F"/>
        </w:rPr>
        <w:t>u</w:t>
      </w:r>
      <w:r>
        <w:rPr>
          <w:rFonts w:ascii="Open Sans" w:eastAsia="Open Sans" w:hAnsi="Open Sans" w:cs="Open Sans"/>
          <w:color w:val="3F3F3F"/>
          <w:spacing w:val="5"/>
        </w:rPr>
        <w:t>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4"/>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2"/>
        </w:rPr>
        <w:t>o</w:t>
      </w:r>
      <w:r>
        <w:rPr>
          <w:rFonts w:ascii="Open Sans" w:eastAsia="Open Sans" w:hAnsi="Open Sans" w:cs="Open Sans"/>
          <w:color w:val="3F3F3F"/>
        </w:rPr>
        <w:t xml:space="preserve">f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p</w:t>
      </w:r>
      <w:r>
        <w:rPr>
          <w:rFonts w:ascii="Open Sans" w:eastAsia="Open Sans" w:hAnsi="Open Sans" w:cs="Open Sans"/>
          <w:color w:val="3F3F3F"/>
          <w:spacing w:val="-3"/>
        </w:rPr>
        <w:t>te</w:t>
      </w:r>
      <w:r>
        <w:rPr>
          <w:rFonts w:ascii="Open Sans" w:eastAsia="Open Sans" w:hAnsi="Open Sans" w:cs="Open Sans"/>
          <w:color w:val="3F3F3F"/>
        </w:rPr>
        <w:t xml:space="preserve">r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a sh</w:t>
      </w:r>
      <w:r>
        <w:rPr>
          <w:rFonts w:ascii="Open Sans" w:eastAsia="Open Sans" w:hAnsi="Open Sans" w:cs="Open Sans"/>
          <w:color w:val="3F3F3F"/>
          <w:spacing w:val="2"/>
        </w:rPr>
        <w:t>o</w:t>
      </w:r>
      <w:r>
        <w:rPr>
          <w:rFonts w:ascii="Open Sans" w:eastAsia="Open Sans" w:hAnsi="Open Sans" w:cs="Open Sans"/>
          <w:color w:val="3F3F3F"/>
        </w:rPr>
        <w:t>rt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a</w:t>
      </w:r>
    </w:p>
    <w:p w14:paraId="0D3375A2" w14:textId="77777777" w:rsidR="0074787C" w:rsidRDefault="00656446">
      <w:pPr>
        <w:spacing w:after="0" w:line="240" w:lineRule="auto"/>
        <w:ind w:left="110" w:right="-20"/>
        <w:rPr>
          <w:rFonts w:ascii="Open Sans" w:eastAsia="Open Sans" w:hAnsi="Open Sans" w:cs="Open Sans"/>
        </w:rPr>
      </w:pP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4"/>
        </w:rPr>
        <w: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5"/>
        </w:rPr>
        <w:t>l</w:t>
      </w:r>
      <w:r>
        <w:rPr>
          <w:rFonts w:ascii="Open Sans" w:eastAsia="Open Sans" w:hAnsi="Open Sans" w:cs="Open Sans"/>
          <w:color w:val="3F3F3F"/>
        </w:rPr>
        <w:t>y</w:t>
      </w:r>
      <w:r>
        <w:rPr>
          <w:rFonts w:ascii="Open Sans" w:eastAsia="Open Sans" w:hAnsi="Open Sans" w:cs="Open Sans"/>
          <w:color w:val="3F3F3F"/>
          <w:spacing w:val="-9"/>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0A34910F" w14:textId="77777777" w:rsidR="0074787C" w:rsidRDefault="0074787C">
      <w:pPr>
        <w:spacing w:after="0" w:line="120" w:lineRule="exact"/>
        <w:rPr>
          <w:sz w:val="12"/>
          <w:szCs w:val="12"/>
        </w:rPr>
      </w:pPr>
    </w:p>
    <w:p w14:paraId="1DADB1AF" w14:textId="77777777" w:rsidR="0074787C" w:rsidRDefault="00656446">
      <w:pPr>
        <w:spacing w:after="0" w:line="336" w:lineRule="auto"/>
        <w:ind w:left="110" w:right="262"/>
        <w:rPr>
          <w:rFonts w:ascii="Open Sans" w:eastAsia="Open Sans" w:hAnsi="Open Sans" w:cs="Open Sans"/>
        </w:rPr>
      </w:pP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te</w:t>
      </w:r>
      <w:r>
        <w:rPr>
          <w:rFonts w:ascii="Open Sans" w:eastAsia="Open Sans" w:hAnsi="Open Sans" w:cs="Open Sans"/>
          <w:color w:val="3F3F3F"/>
        </w:rPr>
        <w:t xml:space="preserve">st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ur</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ne</w:t>
      </w:r>
      <w:r>
        <w:rPr>
          <w:rFonts w:ascii="Open Sans" w:eastAsia="Open Sans" w:hAnsi="Open Sans" w:cs="Open Sans"/>
          <w:color w:val="3F3F3F"/>
          <w:spacing w:val="-2"/>
        </w:rPr>
        <w:t xml:space="preserve"> a</w:t>
      </w:r>
      <w:r>
        <w:rPr>
          <w:rFonts w:ascii="Open Sans" w:eastAsia="Open Sans" w:hAnsi="Open Sans" w:cs="Open Sans"/>
          <w:color w:val="3F3F3F"/>
        </w:rPr>
        <w:t xml:space="preserve">t a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ny</w:t>
      </w:r>
      <w:r>
        <w:rPr>
          <w:rFonts w:ascii="Open Sans" w:eastAsia="Open Sans" w:hAnsi="Open Sans" w:cs="Open Sans"/>
          <w:color w:val="3F3F3F"/>
          <w:spacing w:val="-5"/>
        </w:rPr>
        <w:t xml:space="preserve"> </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spacing w:val="5"/>
        </w:rPr>
        <w:t>i</w:t>
      </w:r>
      <w:r>
        <w:rPr>
          <w:rFonts w:ascii="Open Sans" w:eastAsia="Open Sans" w:hAnsi="Open Sans" w:cs="Open Sans"/>
          <w:color w:val="3F3F3F"/>
        </w:rPr>
        <w:t>nt</w:t>
      </w:r>
      <w:r>
        <w:rPr>
          <w:rFonts w:ascii="Open Sans" w:eastAsia="Open Sans" w:hAnsi="Open Sans" w:cs="Open Sans"/>
          <w:color w:val="3F3F3F"/>
          <w:spacing w:val="-3"/>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sc</w:t>
      </w:r>
      <w:r>
        <w:rPr>
          <w:rFonts w:ascii="Open Sans" w:eastAsia="Open Sans" w:hAnsi="Open Sans" w:cs="Open Sans"/>
          <w:color w:val="3F3F3F"/>
          <w:spacing w:val="-2"/>
        </w:rPr>
        <w:t>a</w:t>
      </w:r>
      <w:r>
        <w:rPr>
          <w:rFonts w:ascii="Open Sans" w:eastAsia="Open Sans" w:hAnsi="Open Sans" w:cs="Open Sans"/>
          <w:color w:val="3F3F3F"/>
        </w:rPr>
        <w:t xml:space="preserve">rd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ur</w:t>
      </w:r>
      <w:r>
        <w:rPr>
          <w:rFonts w:ascii="Open Sans" w:eastAsia="Open Sans" w:hAnsi="Open Sans" w:cs="Open Sans"/>
          <w:color w:val="3F3F3F"/>
          <w:spacing w:val="1"/>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 xml:space="preserve">s.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5"/>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ns</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spacing w:val="-2"/>
        </w:rPr>
        <w:t>a</w:t>
      </w:r>
      <w:r>
        <w:rPr>
          <w:rFonts w:ascii="Open Sans" w:eastAsia="Open Sans" w:hAnsi="Open Sans" w:cs="Open Sans"/>
          <w:color w:val="3F3F3F"/>
          <w:spacing w:val="5"/>
        </w:rPr>
        <w:t>il</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us</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ne</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b</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2B865A1F" w14:textId="77777777" w:rsidR="0074787C" w:rsidRDefault="0074787C">
      <w:pPr>
        <w:spacing w:after="0"/>
        <w:sectPr w:rsidR="0074787C">
          <w:type w:val="continuous"/>
          <w:pgSz w:w="11920" w:h="16840"/>
          <w:pgMar w:top="1560" w:right="1140" w:bottom="280" w:left="1300" w:header="720" w:footer="720" w:gutter="0"/>
          <w:cols w:space="720"/>
        </w:sectPr>
      </w:pPr>
    </w:p>
    <w:p w14:paraId="5C3C1F0B" w14:textId="77777777" w:rsidR="0074787C" w:rsidRDefault="00656446">
      <w:pPr>
        <w:spacing w:before="27" w:after="0" w:line="240" w:lineRule="auto"/>
        <w:ind w:left="115" w:right="-20"/>
        <w:rPr>
          <w:rFonts w:ascii="Open Sans" w:eastAsia="Open Sans" w:hAnsi="Open Sans" w:cs="Open Sans"/>
          <w:sz w:val="24"/>
          <w:szCs w:val="24"/>
        </w:rPr>
      </w:pPr>
      <w:commentRangeStart w:id="0"/>
      <w:r>
        <w:rPr>
          <w:rFonts w:ascii="Open Sans" w:eastAsia="Open Sans" w:hAnsi="Open Sans" w:cs="Open Sans"/>
          <w:i/>
          <w:sz w:val="24"/>
          <w:szCs w:val="24"/>
        </w:rPr>
        <w:lastRenderedPageBreak/>
        <w:t>Ta</w:t>
      </w:r>
      <w:r>
        <w:rPr>
          <w:rFonts w:ascii="Open Sans" w:eastAsia="Open Sans" w:hAnsi="Open Sans" w:cs="Open Sans"/>
          <w:i/>
          <w:spacing w:val="-3"/>
          <w:sz w:val="24"/>
          <w:szCs w:val="24"/>
        </w:rPr>
        <w:t>b</w:t>
      </w:r>
      <w:r>
        <w:rPr>
          <w:rFonts w:ascii="Open Sans" w:eastAsia="Open Sans" w:hAnsi="Open Sans" w:cs="Open Sans"/>
          <w:i/>
          <w:spacing w:val="-1"/>
          <w:sz w:val="24"/>
          <w:szCs w:val="24"/>
        </w:rPr>
        <w:t>l</w:t>
      </w:r>
      <w:r>
        <w:rPr>
          <w:rFonts w:ascii="Open Sans" w:eastAsia="Open Sans" w:hAnsi="Open Sans" w:cs="Open Sans"/>
          <w:i/>
          <w:sz w:val="24"/>
          <w:szCs w:val="24"/>
        </w:rPr>
        <w:t>e</w:t>
      </w:r>
      <w:r>
        <w:rPr>
          <w:rFonts w:ascii="Open Sans" w:eastAsia="Open Sans" w:hAnsi="Open Sans" w:cs="Open Sans"/>
          <w:i/>
          <w:spacing w:val="-3"/>
          <w:sz w:val="24"/>
          <w:szCs w:val="24"/>
        </w:rPr>
        <w:t xml:space="preserve"> </w:t>
      </w:r>
      <w:r>
        <w:rPr>
          <w:rFonts w:ascii="Open Sans" w:eastAsia="Open Sans" w:hAnsi="Open Sans" w:cs="Open Sans"/>
          <w:i/>
          <w:spacing w:val="3"/>
          <w:sz w:val="24"/>
          <w:szCs w:val="24"/>
        </w:rPr>
        <w:t>1</w:t>
      </w:r>
      <w:r>
        <w:rPr>
          <w:rFonts w:ascii="Open Sans" w:eastAsia="Open Sans" w:hAnsi="Open Sans" w:cs="Open Sans"/>
          <w:i/>
          <w:sz w:val="24"/>
          <w:szCs w:val="24"/>
        </w:rPr>
        <w:t>-</w:t>
      </w:r>
      <w:r>
        <w:rPr>
          <w:rFonts w:ascii="Open Sans" w:eastAsia="Open Sans" w:hAnsi="Open Sans" w:cs="Open Sans"/>
          <w:i/>
          <w:spacing w:val="3"/>
          <w:sz w:val="24"/>
          <w:szCs w:val="24"/>
        </w:rPr>
        <w:t>1</w:t>
      </w:r>
      <w:r>
        <w:rPr>
          <w:rFonts w:ascii="Open Sans" w:eastAsia="Open Sans" w:hAnsi="Open Sans" w:cs="Open Sans"/>
          <w:i/>
          <w:sz w:val="24"/>
          <w:szCs w:val="24"/>
        </w:rPr>
        <w:t>:</w:t>
      </w:r>
      <w:r>
        <w:rPr>
          <w:rFonts w:ascii="Open Sans" w:eastAsia="Open Sans" w:hAnsi="Open Sans" w:cs="Open Sans"/>
          <w:i/>
          <w:spacing w:val="-6"/>
          <w:sz w:val="24"/>
          <w:szCs w:val="24"/>
        </w:rPr>
        <w:t xml:space="preserve"> </w:t>
      </w:r>
      <w:r>
        <w:rPr>
          <w:rFonts w:ascii="Open Sans" w:eastAsia="Open Sans" w:hAnsi="Open Sans" w:cs="Open Sans"/>
          <w:i/>
          <w:spacing w:val="-5"/>
          <w:sz w:val="24"/>
          <w:szCs w:val="24"/>
        </w:rPr>
        <w:t>I</w:t>
      </w:r>
      <w:r>
        <w:rPr>
          <w:rFonts w:ascii="Open Sans" w:eastAsia="Open Sans" w:hAnsi="Open Sans" w:cs="Open Sans"/>
          <w:i/>
          <w:spacing w:val="-3"/>
          <w:sz w:val="24"/>
          <w:szCs w:val="24"/>
        </w:rPr>
        <w:t>nt</w:t>
      </w:r>
      <w:r>
        <w:rPr>
          <w:rFonts w:ascii="Open Sans" w:eastAsia="Open Sans" w:hAnsi="Open Sans" w:cs="Open Sans"/>
          <w:i/>
          <w:spacing w:val="2"/>
          <w:sz w:val="24"/>
          <w:szCs w:val="24"/>
        </w:rPr>
        <w:t>e</w:t>
      </w:r>
      <w:r>
        <w:rPr>
          <w:rFonts w:ascii="Open Sans" w:eastAsia="Open Sans" w:hAnsi="Open Sans" w:cs="Open Sans"/>
          <w:i/>
          <w:spacing w:val="-5"/>
          <w:sz w:val="24"/>
          <w:szCs w:val="24"/>
        </w:rPr>
        <w:t>r</w:t>
      </w:r>
      <w:r>
        <w:rPr>
          <w:rFonts w:ascii="Open Sans" w:eastAsia="Open Sans" w:hAnsi="Open Sans" w:cs="Open Sans"/>
          <w:i/>
          <w:sz w:val="24"/>
          <w:szCs w:val="24"/>
        </w:rPr>
        <w:t>a</w:t>
      </w:r>
      <w:r>
        <w:rPr>
          <w:rFonts w:ascii="Open Sans" w:eastAsia="Open Sans" w:hAnsi="Open Sans" w:cs="Open Sans"/>
          <w:i/>
          <w:spacing w:val="-3"/>
          <w:sz w:val="24"/>
          <w:szCs w:val="24"/>
        </w:rPr>
        <w:t>ct</w:t>
      </w:r>
      <w:r>
        <w:rPr>
          <w:rFonts w:ascii="Open Sans" w:eastAsia="Open Sans" w:hAnsi="Open Sans" w:cs="Open Sans"/>
          <w:i/>
          <w:spacing w:val="-1"/>
          <w:sz w:val="24"/>
          <w:szCs w:val="24"/>
        </w:rPr>
        <w:t>i</w:t>
      </w:r>
      <w:r>
        <w:rPr>
          <w:rFonts w:ascii="Open Sans" w:eastAsia="Open Sans" w:hAnsi="Open Sans" w:cs="Open Sans"/>
          <w:i/>
          <w:spacing w:val="-6"/>
          <w:sz w:val="24"/>
          <w:szCs w:val="24"/>
        </w:rPr>
        <w:t>v</w:t>
      </w:r>
      <w:r>
        <w:rPr>
          <w:rFonts w:ascii="Open Sans" w:eastAsia="Open Sans" w:hAnsi="Open Sans" w:cs="Open Sans"/>
          <w:i/>
          <w:sz w:val="24"/>
          <w:szCs w:val="24"/>
        </w:rPr>
        <w:t>e</w:t>
      </w:r>
      <w:r>
        <w:rPr>
          <w:rFonts w:ascii="Open Sans" w:eastAsia="Open Sans" w:hAnsi="Open Sans" w:cs="Open Sans"/>
          <w:i/>
          <w:spacing w:val="-6"/>
          <w:sz w:val="24"/>
          <w:szCs w:val="24"/>
        </w:rPr>
        <w:t xml:space="preserve"> </w:t>
      </w:r>
      <w:r>
        <w:rPr>
          <w:rFonts w:ascii="Open Sans" w:eastAsia="Open Sans" w:hAnsi="Open Sans" w:cs="Open Sans"/>
          <w:i/>
          <w:spacing w:val="-3"/>
          <w:sz w:val="24"/>
          <w:szCs w:val="24"/>
        </w:rPr>
        <w:t>Ed</w:t>
      </w:r>
      <w:r>
        <w:rPr>
          <w:rFonts w:ascii="Open Sans" w:eastAsia="Open Sans" w:hAnsi="Open Sans" w:cs="Open Sans"/>
          <w:i/>
          <w:spacing w:val="-1"/>
          <w:sz w:val="24"/>
          <w:szCs w:val="24"/>
        </w:rPr>
        <w:t>i</w:t>
      </w:r>
      <w:r>
        <w:rPr>
          <w:rFonts w:ascii="Open Sans" w:eastAsia="Open Sans" w:hAnsi="Open Sans" w:cs="Open Sans"/>
          <w:i/>
          <w:spacing w:val="-3"/>
          <w:sz w:val="24"/>
          <w:szCs w:val="24"/>
        </w:rPr>
        <w:t>t</w:t>
      </w:r>
      <w:r>
        <w:rPr>
          <w:rFonts w:ascii="Open Sans" w:eastAsia="Open Sans" w:hAnsi="Open Sans" w:cs="Open Sans"/>
          <w:i/>
          <w:spacing w:val="-1"/>
          <w:sz w:val="24"/>
          <w:szCs w:val="24"/>
        </w:rPr>
        <w:t>i</w:t>
      </w:r>
      <w:r>
        <w:rPr>
          <w:rFonts w:ascii="Open Sans" w:eastAsia="Open Sans" w:hAnsi="Open Sans" w:cs="Open Sans"/>
          <w:i/>
          <w:spacing w:val="-3"/>
          <w:sz w:val="24"/>
          <w:szCs w:val="24"/>
        </w:rPr>
        <w:t>n</w:t>
      </w:r>
      <w:r>
        <w:rPr>
          <w:rFonts w:ascii="Open Sans" w:eastAsia="Open Sans" w:hAnsi="Open Sans" w:cs="Open Sans"/>
          <w:i/>
          <w:sz w:val="24"/>
          <w:szCs w:val="24"/>
        </w:rPr>
        <w:t>g</w:t>
      </w:r>
      <w:r>
        <w:rPr>
          <w:rFonts w:ascii="Open Sans" w:eastAsia="Open Sans" w:hAnsi="Open Sans" w:cs="Open Sans"/>
          <w:i/>
          <w:spacing w:val="-4"/>
          <w:sz w:val="24"/>
          <w:szCs w:val="24"/>
        </w:rPr>
        <w:t xml:space="preserve"> </w:t>
      </w:r>
      <w:r>
        <w:rPr>
          <w:rFonts w:ascii="Open Sans" w:eastAsia="Open Sans" w:hAnsi="Open Sans" w:cs="Open Sans"/>
          <w:i/>
          <w:spacing w:val="7"/>
          <w:sz w:val="24"/>
          <w:szCs w:val="24"/>
        </w:rPr>
        <w:t>F</w:t>
      </w:r>
      <w:r>
        <w:rPr>
          <w:rFonts w:ascii="Open Sans" w:eastAsia="Open Sans" w:hAnsi="Open Sans" w:cs="Open Sans"/>
          <w:i/>
          <w:spacing w:val="-3"/>
          <w:sz w:val="24"/>
          <w:szCs w:val="24"/>
        </w:rPr>
        <w:t>unct</w:t>
      </w:r>
      <w:r>
        <w:rPr>
          <w:rFonts w:ascii="Open Sans" w:eastAsia="Open Sans" w:hAnsi="Open Sans" w:cs="Open Sans"/>
          <w:i/>
          <w:spacing w:val="-1"/>
          <w:sz w:val="24"/>
          <w:szCs w:val="24"/>
        </w:rPr>
        <w:t>i</w:t>
      </w:r>
      <w:r>
        <w:rPr>
          <w:rFonts w:ascii="Open Sans" w:eastAsia="Open Sans" w:hAnsi="Open Sans" w:cs="Open Sans"/>
          <w:i/>
          <w:sz w:val="24"/>
          <w:szCs w:val="24"/>
        </w:rPr>
        <w:t>o</w:t>
      </w:r>
      <w:r>
        <w:rPr>
          <w:rFonts w:ascii="Open Sans" w:eastAsia="Open Sans" w:hAnsi="Open Sans" w:cs="Open Sans"/>
          <w:i/>
          <w:spacing w:val="-3"/>
          <w:sz w:val="24"/>
          <w:szCs w:val="24"/>
        </w:rPr>
        <w:t>n</w:t>
      </w:r>
      <w:r>
        <w:rPr>
          <w:rFonts w:ascii="Open Sans" w:eastAsia="Open Sans" w:hAnsi="Open Sans" w:cs="Open Sans"/>
          <w:i/>
          <w:sz w:val="24"/>
          <w:szCs w:val="24"/>
        </w:rPr>
        <w:t>s</w:t>
      </w:r>
      <w:r>
        <w:rPr>
          <w:rFonts w:ascii="Open Sans" w:eastAsia="Open Sans" w:hAnsi="Open Sans" w:cs="Open Sans"/>
          <w:i/>
          <w:spacing w:val="-1"/>
          <w:sz w:val="24"/>
          <w:szCs w:val="24"/>
        </w:rPr>
        <w:t xml:space="preserve"> </w:t>
      </w:r>
      <w:r>
        <w:rPr>
          <w:rFonts w:ascii="Open Sans" w:eastAsia="Open Sans" w:hAnsi="Open Sans" w:cs="Open Sans"/>
          <w:i/>
          <w:sz w:val="24"/>
          <w:szCs w:val="24"/>
        </w:rPr>
        <w:t>for</w:t>
      </w:r>
      <w:r>
        <w:rPr>
          <w:rFonts w:ascii="Open Sans" w:eastAsia="Open Sans" w:hAnsi="Open Sans" w:cs="Open Sans"/>
          <w:i/>
          <w:spacing w:val="-9"/>
          <w:sz w:val="24"/>
          <w:szCs w:val="24"/>
        </w:rPr>
        <w:t xml:space="preserve"> </w:t>
      </w:r>
      <w:r>
        <w:rPr>
          <w:rFonts w:ascii="Open Sans" w:eastAsia="Open Sans" w:hAnsi="Open Sans" w:cs="Open Sans"/>
          <w:i/>
          <w:sz w:val="24"/>
          <w:szCs w:val="24"/>
        </w:rPr>
        <w:t>a</w:t>
      </w:r>
      <w:r>
        <w:rPr>
          <w:rFonts w:ascii="Open Sans" w:eastAsia="Open Sans" w:hAnsi="Open Sans" w:cs="Open Sans"/>
          <w:i/>
          <w:spacing w:val="-4"/>
          <w:sz w:val="24"/>
          <w:szCs w:val="24"/>
        </w:rPr>
        <w:t xml:space="preserve"> </w:t>
      </w:r>
      <w:r>
        <w:rPr>
          <w:rFonts w:ascii="Open Sans" w:eastAsia="Open Sans" w:hAnsi="Open Sans" w:cs="Open Sans"/>
          <w:i/>
          <w:sz w:val="24"/>
          <w:szCs w:val="24"/>
        </w:rPr>
        <w:t>f</w:t>
      </w:r>
      <w:r>
        <w:rPr>
          <w:rFonts w:ascii="Open Sans" w:eastAsia="Open Sans" w:hAnsi="Open Sans" w:cs="Open Sans"/>
          <w:i/>
          <w:spacing w:val="-3"/>
          <w:sz w:val="24"/>
          <w:szCs w:val="24"/>
        </w:rPr>
        <w:t>u</w:t>
      </w:r>
      <w:r>
        <w:rPr>
          <w:rFonts w:ascii="Open Sans" w:eastAsia="Open Sans" w:hAnsi="Open Sans" w:cs="Open Sans"/>
          <w:i/>
          <w:spacing w:val="-1"/>
          <w:sz w:val="24"/>
          <w:szCs w:val="24"/>
        </w:rPr>
        <w:t>l</w:t>
      </w:r>
      <w:r>
        <w:rPr>
          <w:rFonts w:ascii="Open Sans" w:eastAsia="Open Sans" w:hAnsi="Open Sans" w:cs="Open Sans"/>
          <w:i/>
          <w:sz w:val="24"/>
          <w:szCs w:val="24"/>
        </w:rPr>
        <w:t>l</w:t>
      </w:r>
      <w:r>
        <w:rPr>
          <w:rFonts w:ascii="Open Sans" w:eastAsia="Open Sans" w:hAnsi="Open Sans" w:cs="Open Sans"/>
          <w:i/>
          <w:spacing w:val="-5"/>
          <w:sz w:val="24"/>
          <w:szCs w:val="24"/>
        </w:rPr>
        <w:t xml:space="preserve"> </w:t>
      </w:r>
      <w:r>
        <w:rPr>
          <w:rFonts w:ascii="Open Sans" w:eastAsia="Open Sans" w:hAnsi="Open Sans" w:cs="Open Sans"/>
          <w:i/>
          <w:spacing w:val="2"/>
          <w:sz w:val="24"/>
          <w:szCs w:val="24"/>
        </w:rPr>
        <w:t>s</w:t>
      </w:r>
      <w:r>
        <w:rPr>
          <w:rFonts w:ascii="Open Sans" w:eastAsia="Open Sans" w:hAnsi="Open Sans" w:cs="Open Sans"/>
          <w:i/>
          <w:spacing w:val="-3"/>
          <w:sz w:val="24"/>
          <w:szCs w:val="24"/>
        </w:rPr>
        <w:t>ch</w:t>
      </w:r>
      <w:r>
        <w:rPr>
          <w:rFonts w:ascii="Open Sans" w:eastAsia="Open Sans" w:hAnsi="Open Sans" w:cs="Open Sans"/>
          <w:i/>
          <w:spacing w:val="2"/>
          <w:sz w:val="24"/>
          <w:szCs w:val="24"/>
        </w:rPr>
        <w:t>e</w:t>
      </w:r>
      <w:r>
        <w:rPr>
          <w:rFonts w:ascii="Open Sans" w:eastAsia="Open Sans" w:hAnsi="Open Sans" w:cs="Open Sans"/>
          <w:i/>
          <w:spacing w:val="-3"/>
          <w:sz w:val="24"/>
          <w:szCs w:val="24"/>
        </w:rPr>
        <w:t>du</w:t>
      </w:r>
      <w:r>
        <w:rPr>
          <w:rFonts w:ascii="Open Sans" w:eastAsia="Open Sans" w:hAnsi="Open Sans" w:cs="Open Sans"/>
          <w:i/>
          <w:spacing w:val="-1"/>
          <w:sz w:val="24"/>
          <w:szCs w:val="24"/>
        </w:rPr>
        <w:t>l</w:t>
      </w:r>
      <w:r>
        <w:rPr>
          <w:rFonts w:ascii="Open Sans" w:eastAsia="Open Sans" w:hAnsi="Open Sans" w:cs="Open Sans"/>
          <w:i/>
          <w:sz w:val="24"/>
          <w:szCs w:val="24"/>
        </w:rPr>
        <w:t>e</w:t>
      </w:r>
      <w:commentRangeEnd w:id="0"/>
      <w:r w:rsidR="00CB4E5C">
        <w:rPr>
          <w:rStyle w:val="CommentReference"/>
        </w:rPr>
        <w:commentReference w:id="0"/>
      </w:r>
    </w:p>
    <w:p w14:paraId="097FC34A" w14:textId="77777777" w:rsidR="0074787C" w:rsidRDefault="0074787C">
      <w:pPr>
        <w:spacing w:before="8" w:after="0" w:line="10" w:lineRule="exact"/>
        <w:rPr>
          <w:sz w:val="1"/>
          <w:szCs w:val="1"/>
        </w:rPr>
      </w:pPr>
    </w:p>
    <w:tbl>
      <w:tblPr>
        <w:tblW w:w="0" w:type="auto"/>
        <w:tblInd w:w="115" w:type="dxa"/>
        <w:tblLayout w:type="fixed"/>
        <w:tblCellMar>
          <w:left w:w="0" w:type="dxa"/>
          <w:right w:w="0" w:type="dxa"/>
        </w:tblCellMar>
        <w:tblLook w:val="01E0" w:firstRow="1" w:lastRow="1" w:firstColumn="1" w:lastColumn="1" w:noHBand="0" w:noVBand="0"/>
      </w:tblPr>
      <w:tblGrid>
        <w:gridCol w:w="2640"/>
        <w:gridCol w:w="915"/>
        <w:gridCol w:w="2430"/>
        <w:gridCol w:w="990"/>
        <w:gridCol w:w="2115"/>
      </w:tblGrid>
      <w:tr w:rsidR="0074787C" w14:paraId="71920E8F" w14:textId="77777777">
        <w:trPr>
          <w:trHeight w:hRule="exact" w:val="420"/>
        </w:trPr>
        <w:tc>
          <w:tcPr>
            <w:tcW w:w="2640" w:type="dxa"/>
            <w:vMerge w:val="restart"/>
            <w:tcBorders>
              <w:top w:val="single" w:sz="6" w:space="0" w:color="3F3F3F"/>
              <w:left w:val="single" w:sz="6" w:space="0" w:color="3F3F3F"/>
              <w:right w:val="single" w:sz="6" w:space="0" w:color="000000"/>
            </w:tcBorders>
            <w:shd w:val="clear" w:color="auto" w:fill="AEEDED"/>
          </w:tcPr>
          <w:p w14:paraId="05739CA4" w14:textId="77777777" w:rsidR="0074787C" w:rsidRDefault="0074787C">
            <w:pPr>
              <w:spacing w:before="12" w:after="0" w:line="220" w:lineRule="exact"/>
            </w:pPr>
          </w:p>
          <w:p w14:paraId="3F4D003E" w14:textId="77777777" w:rsidR="0074787C" w:rsidRDefault="00656446">
            <w:pPr>
              <w:spacing w:after="0" w:line="240" w:lineRule="auto"/>
              <w:ind w:left="60" w:right="-20"/>
              <w:rPr>
                <w:rFonts w:ascii="Open Sans" w:eastAsia="Open Sans" w:hAnsi="Open Sans" w:cs="Open Sans"/>
                <w:sz w:val="16"/>
                <w:szCs w:val="16"/>
              </w:rPr>
            </w:pPr>
            <w:r>
              <w:rPr>
                <w:rFonts w:ascii="Open Sans" w:eastAsia="Open Sans" w:hAnsi="Open Sans" w:cs="Open Sans"/>
                <w:b/>
                <w:bCs/>
                <w:spacing w:val="2"/>
                <w:sz w:val="16"/>
                <w:szCs w:val="16"/>
              </w:rPr>
              <w:t>F</w:t>
            </w:r>
            <w:r>
              <w:rPr>
                <w:rFonts w:ascii="Open Sans" w:eastAsia="Open Sans" w:hAnsi="Open Sans" w:cs="Open Sans"/>
                <w:b/>
                <w:bCs/>
                <w:sz w:val="16"/>
                <w:szCs w:val="16"/>
              </w:rPr>
              <w:t>un</w:t>
            </w:r>
            <w:r>
              <w:rPr>
                <w:rFonts w:ascii="Open Sans" w:eastAsia="Open Sans" w:hAnsi="Open Sans" w:cs="Open Sans"/>
                <w:b/>
                <w:bCs/>
                <w:spacing w:val="-7"/>
                <w:sz w:val="16"/>
                <w:szCs w:val="16"/>
              </w:rPr>
              <w:t>c</w:t>
            </w:r>
            <w:r>
              <w:rPr>
                <w:rFonts w:ascii="Open Sans" w:eastAsia="Open Sans" w:hAnsi="Open Sans" w:cs="Open Sans"/>
                <w:b/>
                <w:bCs/>
                <w:spacing w:val="6"/>
                <w:sz w:val="16"/>
                <w:szCs w:val="16"/>
              </w:rPr>
              <w:t>t</w:t>
            </w:r>
            <w:r>
              <w:rPr>
                <w:rFonts w:ascii="Open Sans" w:eastAsia="Open Sans" w:hAnsi="Open Sans" w:cs="Open Sans"/>
                <w:b/>
                <w:bCs/>
                <w:spacing w:val="-4"/>
                <w:sz w:val="16"/>
                <w:szCs w:val="16"/>
              </w:rPr>
              <w:t>i</w:t>
            </w:r>
            <w:r>
              <w:rPr>
                <w:rFonts w:ascii="Open Sans" w:eastAsia="Open Sans" w:hAnsi="Open Sans" w:cs="Open Sans"/>
                <w:b/>
                <w:bCs/>
                <w:spacing w:val="6"/>
                <w:sz w:val="16"/>
                <w:szCs w:val="16"/>
              </w:rPr>
              <w:t>o</w:t>
            </w:r>
            <w:r>
              <w:rPr>
                <w:rFonts w:ascii="Open Sans" w:eastAsia="Open Sans" w:hAnsi="Open Sans" w:cs="Open Sans"/>
                <w:b/>
                <w:bCs/>
                <w:sz w:val="16"/>
                <w:szCs w:val="16"/>
              </w:rPr>
              <w:t>n</w:t>
            </w:r>
          </w:p>
        </w:tc>
        <w:tc>
          <w:tcPr>
            <w:tcW w:w="3345" w:type="dxa"/>
            <w:gridSpan w:val="2"/>
            <w:tcBorders>
              <w:top w:val="single" w:sz="6" w:space="0" w:color="3F3F3F"/>
              <w:left w:val="single" w:sz="6" w:space="0" w:color="000000"/>
              <w:bottom w:val="single" w:sz="6" w:space="0" w:color="000000"/>
              <w:right w:val="single" w:sz="6" w:space="0" w:color="000000"/>
            </w:tcBorders>
            <w:shd w:val="clear" w:color="auto" w:fill="AEEDED"/>
          </w:tcPr>
          <w:p w14:paraId="080F1B00"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2"/>
                <w:sz w:val="16"/>
                <w:szCs w:val="16"/>
              </w:rPr>
              <w:t>Dr</w:t>
            </w:r>
            <w:r>
              <w:rPr>
                <w:rFonts w:ascii="Open Sans" w:eastAsia="Open Sans" w:hAnsi="Open Sans" w:cs="Open Sans"/>
                <w:b/>
                <w:bCs/>
                <w:spacing w:val="-4"/>
                <w:sz w:val="16"/>
                <w:szCs w:val="16"/>
              </w:rPr>
              <w:t>i</w:t>
            </w:r>
            <w:r>
              <w:rPr>
                <w:rFonts w:ascii="Open Sans" w:eastAsia="Open Sans" w:hAnsi="Open Sans" w:cs="Open Sans"/>
                <w:b/>
                <w:bCs/>
                <w:spacing w:val="-1"/>
                <w:sz w:val="16"/>
                <w:szCs w:val="16"/>
              </w:rPr>
              <w:t>v</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r</w:t>
            </w:r>
            <w:r>
              <w:rPr>
                <w:rFonts w:ascii="Open Sans" w:eastAsia="Open Sans" w:hAnsi="Open Sans" w:cs="Open Sans"/>
                <w:b/>
                <w:bCs/>
                <w:sz w:val="16"/>
                <w:szCs w:val="16"/>
              </w:rPr>
              <w:t>s</w:t>
            </w:r>
          </w:p>
        </w:tc>
        <w:tc>
          <w:tcPr>
            <w:tcW w:w="3105" w:type="dxa"/>
            <w:gridSpan w:val="2"/>
            <w:tcBorders>
              <w:top w:val="single" w:sz="6" w:space="0" w:color="3F3F3F"/>
              <w:left w:val="single" w:sz="6" w:space="0" w:color="000000"/>
              <w:bottom w:val="single" w:sz="6" w:space="0" w:color="000000"/>
              <w:right w:val="single" w:sz="6" w:space="0" w:color="3F3F3F"/>
            </w:tcBorders>
            <w:shd w:val="clear" w:color="auto" w:fill="AEEDED"/>
          </w:tcPr>
          <w:p w14:paraId="468B859F"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1"/>
                <w:sz w:val="16"/>
                <w:szCs w:val="16"/>
              </w:rPr>
              <w:t>V</w:t>
            </w:r>
            <w:r>
              <w:rPr>
                <w:rFonts w:ascii="Open Sans" w:eastAsia="Open Sans" w:hAnsi="Open Sans" w:cs="Open Sans"/>
                <w:b/>
                <w:bCs/>
                <w:spacing w:val="-4"/>
                <w:sz w:val="16"/>
                <w:szCs w:val="16"/>
              </w:rPr>
              <w:t>e</w:t>
            </w:r>
            <w:r>
              <w:rPr>
                <w:rFonts w:ascii="Open Sans" w:eastAsia="Open Sans" w:hAnsi="Open Sans" w:cs="Open Sans"/>
                <w:b/>
                <w:bCs/>
                <w:sz w:val="16"/>
                <w:szCs w:val="16"/>
              </w:rPr>
              <w:t>h</w:t>
            </w:r>
            <w:r>
              <w:rPr>
                <w:rFonts w:ascii="Open Sans" w:eastAsia="Open Sans" w:hAnsi="Open Sans" w:cs="Open Sans"/>
                <w:b/>
                <w:bCs/>
                <w:spacing w:val="-4"/>
                <w:sz w:val="16"/>
                <w:szCs w:val="16"/>
              </w:rPr>
              <w:t>i</w:t>
            </w:r>
            <w:r>
              <w:rPr>
                <w:rFonts w:ascii="Open Sans" w:eastAsia="Open Sans" w:hAnsi="Open Sans" w:cs="Open Sans"/>
                <w:b/>
                <w:bCs/>
                <w:spacing w:val="-7"/>
                <w:sz w:val="16"/>
                <w:szCs w:val="16"/>
              </w:rPr>
              <w:t>c</w:t>
            </w:r>
            <w:r>
              <w:rPr>
                <w:rFonts w:ascii="Open Sans" w:eastAsia="Open Sans" w:hAnsi="Open Sans" w:cs="Open Sans"/>
                <w:b/>
                <w:bCs/>
                <w:spacing w:val="-4"/>
                <w:sz w:val="16"/>
                <w:szCs w:val="16"/>
              </w:rPr>
              <w:t>le</w:t>
            </w:r>
            <w:r>
              <w:rPr>
                <w:rFonts w:ascii="Open Sans" w:eastAsia="Open Sans" w:hAnsi="Open Sans" w:cs="Open Sans"/>
                <w:b/>
                <w:bCs/>
                <w:sz w:val="16"/>
                <w:szCs w:val="16"/>
              </w:rPr>
              <w:t>s</w:t>
            </w:r>
          </w:p>
        </w:tc>
      </w:tr>
      <w:tr w:rsidR="0074787C" w14:paraId="50591662" w14:textId="77777777">
        <w:trPr>
          <w:trHeight w:hRule="exact" w:val="630"/>
        </w:trPr>
        <w:tc>
          <w:tcPr>
            <w:tcW w:w="2640" w:type="dxa"/>
            <w:vMerge/>
            <w:tcBorders>
              <w:left w:val="single" w:sz="6" w:space="0" w:color="3F3F3F"/>
              <w:bottom w:val="single" w:sz="6" w:space="0" w:color="000000"/>
              <w:right w:val="single" w:sz="6" w:space="0" w:color="000000"/>
            </w:tcBorders>
            <w:shd w:val="clear" w:color="auto" w:fill="AEEDED"/>
          </w:tcPr>
          <w:p w14:paraId="0B457013" w14:textId="77777777" w:rsidR="0074787C" w:rsidRDefault="0074787C"/>
        </w:tc>
        <w:tc>
          <w:tcPr>
            <w:tcW w:w="915" w:type="dxa"/>
            <w:tcBorders>
              <w:top w:val="single" w:sz="6" w:space="0" w:color="000000"/>
              <w:left w:val="single" w:sz="6" w:space="0" w:color="000000"/>
              <w:bottom w:val="single" w:sz="6" w:space="0" w:color="000000"/>
              <w:right w:val="single" w:sz="6" w:space="0" w:color="000000"/>
            </w:tcBorders>
            <w:shd w:val="clear" w:color="auto" w:fill="AEEDED"/>
          </w:tcPr>
          <w:p w14:paraId="01E94094" w14:textId="77777777" w:rsidR="0074787C" w:rsidRDefault="0074787C">
            <w:pPr>
              <w:spacing w:before="7" w:after="0" w:line="180" w:lineRule="exact"/>
              <w:rPr>
                <w:sz w:val="18"/>
                <w:szCs w:val="18"/>
              </w:rPr>
            </w:pPr>
          </w:p>
          <w:p w14:paraId="6C5F1FAA" w14:textId="77777777" w:rsidR="0074787C" w:rsidRDefault="00656446">
            <w:pPr>
              <w:spacing w:after="0" w:line="240" w:lineRule="auto"/>
              <w:ind w:left="60" w:right="-20"/>
              <w:rPr>
                <w:rFonts w:ascii="Open Sans" w:eastAsia="Open Sans" w:hAnsi="Open Sans" w:cs="Open Sans"/>
                <w:sz w:val="16"/>
                <w:szCs w:val="16"/>
              </w:rPr>
            </w:pPr>
            <w:r>
              <w:rPr>
                <w:rFonts w:ascii="Open Sans" w:eastAsia="Open Sans" w:hAnsi="Open Sans" w:cs="Open Sans"/>
                <w:b/>
                <w:bCs/>
                <w:spacing w:val="-5"/>
                <w:sz w:val="16"/>
                <w:szCs w:val="16"/>
              </w:rPr>
              <w:t>A</w:t>
            </w:r>
            <w:r>
              <w:rPr>
                <w:rFonts w:ascii="Open Sans" w:eastAsia="Open Sans" w:hAnsi="Open Sans" w:cs="Open Sans"/>
                <w:b/>
                <w:bCs/>
                <w:spacing w:val="-1"/>
                <w:sz w:val="16"/>
                <w:szCs w:val="16"/>
              </w:rPr>
              <w:t>v</w:t>
            </w:r>
            <w:r>
              <w:rPr>
                <w:rFonts w:ascii="Open Sans" w:eastAsia="Open Sans" w:hAnsi="Open Sans" w:cs="Open Sans"/>
                <w:b/>
                <w:bCs/>
                <w:spacing w:val="-7"/>
                <w:sz w:val="16"/>
                <w:szCs w:val="16"/>
              </w:rPr>
              <w:t>a</w:t>
            </w:r>
            <w:r>
              <w:rPr>
                <w:rFonts w:ascii="Open Sans" w:eastAsia="Open Sans" w:hAnsi="Open Sans" w:cs="Open Sans"/>
                <w:b/>
                <w:bCs/>
                <w:spacing w:val="-4"/>
                <w:sz w:val="16"/>
                <w:szCs w:val="16"/>
              </w:rPr>
              <w:t>il</w:t>
            </w:r>
            <w:r>
              <w:rPr>
                <w:rFonts w:ascii="Open Sans" w:eastAsia="Open Sans" w:hAnsi="Open Sans" w:cs="Open Sans"/>
                <w:b/>
                <w:bCs/>
                <w:spacing w:val="-7"/>
                <w:sz w:val="16"/>
                <w:szCs w:val="16"/>
              </w:rPr>
              <w:t>a</w:t>
            </w:r>
            <w:r>
              <w:rPr>
                <w:rFonts w:ascii="Open Sans" w:eastAsia="Open Sans" w:hAnsi="Open Sans" w:cs="Open Sans"/>
                <w:b/>
                <w:bCs/>
                <w:spacing w:val="4"/>
                <w:sz w:val="16"/>
                <w:szCs w:val="16"/>
              </w:rPr>
              <w:t>b</w:t>
            </w:r>
            <w:r>
              <w:rPr>
                <w:rFonts w:ascii="Open Sans" w:eastAsia="Open Sans" w:hAnsi="Open Sans" w:cs="Open Sans"/>
                <w:b/>
                <w:bCs/>
                <w:spacing w:val="-4"/>
                <w:sz w:val="16"/>
                <w:szCs w:val="16"/>
              </w:rPr>
              <w:t>l</w:t>
            </w:r>
            <w:r>
              <w:rPr>
                <w:rFonts w:ascii="Open Sans" w:eastAsia="Open Sans" w:hAnsi="Open Sans" w:cs="Open Sans"/>
                <w:b/>
                <w:bCs/>
                <w:sz w:val="16"/>
                <w:szCs w:val="16"/>
              </w:rPr>
              <w:t>e</w:t>
            </w:r>
          </w:p>
        </w:tc>
        <w:tc>
          <w:tcPr>
            <w:tcW w:w="2430" w:type="dxa"/>
            <w:tcBorders>
              <w:top w:val="single" w:sz="6" w:space="0" w:color="000000"/>
              <w:left w:val="single" w:sz="6" w:space="0" w:color="000000"/>
              <w:bottom w:val="single" w:sz="6" w:space="0" w:color="000000"/>
              <w:right w:val="single" w:sz="6" w:space="0" w:color="000000"/>
            </w:tcBorders>
            <w:shd w:val="clear" w:color="auto" w:fill="AEEDED"/>
          </w:tcPr>
          <w:p w14:paraId="184EBBEB"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1"/>
                <w:sz w:val="16"/>
                <w:szCs w:val="16"/>
              </w:rPr>
              <w:t>R</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f</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r</w:t>
            </w:r>
            <w:r>
              <w:rPr>
                <w:rFonts w:ascii="Open Sans" w:eastAsia="Open Sans" w:hAnsi="Open Sans" w:cs="Open Sans"/>
                <w:b/>
                <w:bCs/>
                <w:spacing w:val="-4"/>
                <w:sz w:val="16"/>
                <w:szCs w:val="16"/>
              </w:rPr>
              <w:t>e</w:t>
            </w:r>
            <w:r>
              <w:rPr>
                <w:rFonts w:ascii="Open Sans" w:eastAsia="Open Sans" w:hAnsi="Open Sans" w:cs="Open Sans"/>
                <w:b/>
                <w:bCs/>
                <w:sz w:val="16"/>
                <w:szCs w:val="16"/>
              </w:rPr>
              <w:t>n</w:t>
            </w:r>
            <w:r>
              <w:rPr>
                <w:rFonts w:ascii="Open Sans" w:eastAsia="Open Sans" w:hAnsi="Open Sans" w:cs="Open Sans"/>
                <w:b/>
                <w:bCs/>
                <w:spacing w:val="-7"/>
                <w:sz w:val="16"/>
                <w:szCs w:val="16"/>
              </w:rPr>
              <w:t>c</w:t>
            </w:r>
            <w:r>
              <w:rPr>
                <w:rFonts w:ascii="Open Sans" w:eastAsia="Open Sans" w:hAnsi="Open Sans" w:cs="Open Sans"/>
                <w:b/>
                <w:bCs/>
                <w:sz w:val="16"/>
                <w:szCs w:val="16"/>
              </w:rPr>
              <w:t>e</w:t>
            </w:r>
            <w:r>
              <w:rPr>
                <w:rFonts w:ascii="Open Sans" w:eastAsia="Open Sans" w:hAnsi="Open Sans" w:cs="Open Sans"/>
                <w:b/>
                <w:bCs/>
                <w:spacing w:val="-5"/>
                <w:sz w:val="16"/>
                <w:szCs w:val="16"/>
              </w:rPr>
              <w:t xml:space="preserve"> </w:t>
            </w:r>
            <w:r>
              <w:rPr>
                <w:rFonts w:ascii="Open Sans" w:eastAsia="Open Sans" w:hAnsi="Open Sans" w:cs="Open Sans"/>
                <w:b/>
                <w:bCs/>
                <w:spacing w:val="-4"/>
                <w:sz w:val="16"/>
                <w:szCs w:val="16"/>
              </w:rPr>
              <w:t>i</w:t>
            </w:r>
            <w:r>
              <w:rPr>
                <w:rFonts w:ascii="Open Sans" w:eastAsia="Open Sans" w:hAnsi="Open Sans" w:cs="Open Sans"/>
                <w:b/>
                <w:bCs/>
                <w:sz w:val="16"/>
                <w:szCs w:val="16"/>
              </w:rPr>
              <w:t>n</w:t>
            </w:r>
            <w:r>
              <w:rPr>
                <w:rFonts w:ascii="Open Sans" w:eastAsia="Open Sans" w:hAnsi="Open Sans" w:cs="Open Sans"/>
                <w:b/>
                <w:bCs/>
                <w:spacing w:val="3"/>
                <w:sz w:val="16"/>
                <w:szCs w:val="16"/>
              </w:rPr>
              <w:t xml:space="preserve"> </w:t>
            </w:r>
            <w:r>
              <w:rPr>
                <w:rFonts w:ascii="Open Sans" w:eastAsia="Open Sans" w:hAnsi="Open Sans" w:cs="Open Sans"/>
                <w:b/>
                <w:bCs/>
                <w:color w:val="0000FF"/>
                <w:spacing w:val="2"/>
                <w:sz w:val="16"/>
                <w:szCs w:val="16"/>
              </w:rPr>
              <w:t>Dr</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1"/>
                <w:sz w:val="16"/>
                <w:szCs w:val="16"/>
              </w:rPr>
              <w:t>v</w:t>
            </w:r>
            <w:r>
              <w:rPr>
                <w:rFonts w:ascii="Open Sans" w:eastAsia="Open Sans" w:hAnsi="Open Sans" w:cs="Open Sans"/>
                <w:b/>
                <w:bCs/>
                <w:color w:val="0000FF"/>
                <w:spacing w:val="-4"/>
                <w:sz w:val="16"/>
                <w:szCs w:val="16"/>
              </w:rPr>
              <w:t>e</w:t>
            </w:r>
            <w:r>
              <w:rPr>
                <w:rFonts w:ascii="Open Sans" w:eastAsia="Open Sans" w:hAnsi="Open Sans" w:cs="Open Sans"/>
                <w:b/>
                <w:bCs/>
                <w:color w:val="0000FF"/>
                <w:spacing w:val="2"/>
                <w:sz w:val="16"/>
                <w:szCs w:val="16"/>
              </w:rPr>
              <w:t>r</w:t>
            </w:r>
            <w:r>
              <w:rPr>
                <w:rFonts w:ascii="Open Sans" w:eastAsia="Open Sans" w:hAnsi="Open Sans" w:cs="Open Sans"/>
                <w:b/>
                <w:bCs/>
                <w:color w:val="0000FF"/>
                <w:sz w:val="16"/>
                <w:szCs w:val="16"/>
              </w:rPr>
              <w:t>s</w:t>
            </w:r>
            <w:r>
              <w:rPr>
                <w:rFonts w:ascii="Open Sans" w:eastAsia="Open Sans" w:hAnsi="Open Sans" w:cs="Open Sans"/>
                <w:b/>
                <w:bCs/>
                <w:color w:val="0000FF"/>
                <w:spacing w:val="-3"/>
                <w:sz w:val="16"/>
                <w:szCs w:val="16"/>
              </w:rPr>
              <w:t xml:space="preserve"> </w:t>
            </w:r>
            <w:r>
              <w:rPr>
                <w:rFonts w:ascii="Open Sans" w:eastAsia="Open Sans" w:hAnsi="Open Sans" w:cs="Open Sans"/>
                <w:b/>
                <w:bCs/>
                <w:color w:val="0000FF"/>
                <w:spacing w:val="4"/>
                <w:sz w:val="16"/>
                <w:szCs w:val="16"/>
              </w:rPr>
              <w:t>G</w:t>
            </w:r>
            <w:r>
              <w:rPr>
                <w:rFonts w:ascii="Open Sans" w:eastAsia="Open Sans" w:hAnsi="Open Sans" w:cs="Open Sans"/>
                <w:b/>
                <w:bCs/>
                <w:color w:val="0000FF"/>
                <w:spacing w:val="-7"/>
                <w:sz w:val="16"/>
                <w:szCs w:val="16"/>
              </w:rPr>
              <w:t>a</w:t>
            </w:r>
            <w:r>
              <w:rPr>
                <w:rFonts w:ascii="Open Sans" w:eastAsia="Open Sans" w:hAnsi="Open Sans" w:cs="Open Sans"/>
                <w:b/>
                <w:bCs/>
                <w:color w:val="0000FF"/>
                <w:sz w:val="16"/>
                <w:szCs w:val="16"/>
              </w:rPr>
              <w:t>n</w:t>
            </w:r>
            <w:r>
              <w:rPr>
                <w:rFonts w:ascii="Open Sans" w:eastAsia="Open Sans" w:hAnsi="Open Sans" w:cs="Open Sans"/>
                <w:b/>
                <w:bCs/>
                <w:color w:val="0000FF"/>
                <w:spacing w:val="6"/>
                <w:sz w:val="16"/>
                <w:szCs w:val="16"/>
              </w:rPr>
              <w:t>t</w:t>
            </w:r>
            <w:r>
              <w:rPr>
                <w:rFonts w:ascii="Open Sans" w:eastAsia="Open Sans" w:hAnsi="Open Sans" w:cs="Open Sans"/>
                <w:b/>
                <w:bCs/>
                <w:color w:val="0000FF"/>
                <w:sz w:val="16"/>
                <w:szCs w:val="16"/>
              </w:rPr>
              <w:t>t</w:t>
            </w:r>
          </w:p>
          <w:p w14:paraId="1F8BD3DB" w14:textId="77777777" w:rsidR="0074787C" w:rsidRDefault="00656446">
            <w:pPr>
              <w:spacing w:after="0" w:line="210" w:lineRule="exact"/>
              <w:ind w:left="60" w:right="-20"/>
              <w:rPr>
                <w:rFonts w:ascii="Open Sans" w:eastAsia="Open Sans" w:hAnsi="Open Sans" w:cs="Open Sans"/>
                <w:sz w:val="16"/>
                <w:szCs w:val="16"/>
              </w:rPr>
            </w:pPr>
            <w:r>
              <w:rPr>
                <w:rFonts w:ascii="Open Sans" w:eastAsia="Open Sans" w:hAnsi="Open Sans" w:cs="Open Sans"/>
                <w:b/>
                <w:bCs/>
                <w:color w:val="0000FF"/>
                <w:spacing w:val="7"/>
                <w:sz w:val="16"/>
                <w:szCs w:val="16"/>
              </w:rPr>
              <w:t>I</w:t>
            </w:r>
            <w:r>
              <w:rPr>
                <w:rFonts w:ascii="Open Sans" w:eastAsia="Open Sans" w:hAnsi="Open Sans" w:cs="Open Sans"/>
                <w:b/>
                <w:bCs/>
                <w:color w:val="0000FF"/>
                <w:sz w:val="16"/>
                <w:szCs w:val="16"/>
              </w:rPr>
              <w:t>n</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e</w:t>
            </w:r>
            <w:r>
              <w:rPr>
                <w:rFonts w:ascii="Open Sans" w:eastAsia="Open Sans" w:hAnsi="Open Sans" w:cs="Open Sans"/>
                <w:b/>
                <w:bCs/>
                <w:color w:val="0000FF"/>
                <w:spacing w:val="2"/>
                <w:sz w:val="16"/>
                <w:szCs w:val="16"/>
              </w:rPr>
              <w:t>r</w:t>
            </w:r>
            <w:r>
              <w:rPr>
                <w:rFonts w:ascii="Open Sans" w:eastAsia="Open Sans" w:hAnsi="Open Sans" w:cs="Open Sans"/>
                <w:b/>
                <w:bCs/>
                <w:color w:val="0000FF"/>
                <w:spacing w:val="-7"/>
                <w:sz w:val="16"/>
                <w:szCs w:val="16"/>
              </w:rPr>
              <w:t>ac</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1"/>
                <w:sz w:val="16"/>
                <w:szCs w:val="16"/>
              </w:rPr>
              <w:t>v</w:t>
            </w:r>
            <w:r>
              <w:rPr>
                <w:rFonts w:ascii="Open Sans" w:eastAsia="Open Sans" w:hAnsi="Open Sans" w:cs="Open Sans"/>
                <w:b/>
                <w:bCs/>
                <w:color w:val="0000FF"/>
                <w:sz w:val="16"/>
                <w:szCs w:val="16"/>
              </w:rPr>
              <w:t>e</w:t>
            </w:r>
            <w:r>
              <w:rPr>
                <w:rFonts w:ascii="Open Sans" w:eastAsia="Open Sans" w:hAnsi="Open Sans" w:cs="Open Sans"/>
                <w:b/>
                <w:bCs/>
                <w:color w:val="0000FF"/>
                <w:spacing w:val="-4"/>
                <w:sz w:val="16"/>
                <w:szCs w:val="16"/>
              </w:rPr>
              <w:t xml:space="preserve"> </w:t>
            </w:r>
            <w:r>
              <w:rPr>
                <w:rFonts w:ascii="Open Sans" w:eastAsia="Open Sans" w:hAnsi="Open Sans" w:cs="Open Sans"/>
                <w:b/>
                <w:bCs/>
                <w:color w:val="0000FF"/>
                <w:sz w:val="16"/>
                <w:szCs w:val="16"/>
              </w:rPr>
              <w:t>E</w:t>
            </w:r>
            <w:r>
              <w:rPr>
                <w:rFonts w:ascii="Open Sans" w:eastAsia="Open Sans" w:hAnsi="Open Sans" w:cs="Open Sans"/>
                <w:b/>
                <w:bCs/>
                <w:color w:val="0000FF"/>
                <w:spacing w:val="4"/>
                <w:sz w:val="16"/>
                <w:szCs w:val="16"/>
              </w:rPr>
              <w:t>d</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i</w:t>
            </w:r>
            <w:r>
              <w:rPr>
                <w:rFonts w:ascii="Open Sans" w:eastAsia="Open Sans" w:hAnsi="Open Sans" w:cs="Open Sans"/>
                <w:b/>
                <w:bCs/>
                <w:color w:val="0000FF"/>
                <w:sz w:val="16"/>
                <w:szCs w:val="16"/>
              </w:rPr>
              <w:t>ng</w:t>
            </w:r>
          </w:p>
        </w:tc>
        <w:tc>
          <w:tcPr>
            <w:tcW w:w="990" w:type="dxa"/>
            <w:tcBorders>
              <w:top w:val="single" w:sz="6" w:space="0" w:color="000000"/>
              <w:left w:val="single" w:sz="6" w:space="0" w:color="000000"/>
              <w:bottom w:val="single" w:sz="6" w:space="0" w:color="000000"/>
              <w:right w:val="single" w:sz="6" w:space="0" w:color="000000"/>
            </w:tcBorders>
            <w:shd w:val="clear" w:color="auto" w:fill="AEEDED"/>
          </w:tcPr>
          <w:p w14:paraId="524B35D9" w14:textId="77777777" w:rsidR="0074787C" w:rsidRDefault="0074787C">
            <w:pPr>
              <w:spacing w:before="7" w:after="0" w:line="180" w:lineRule="exact"/>
              <w:rPr>
                <w:sz w:val="18"/>
                <w:szCs w:val="18"/>
              </w:rPr>
            </w:pPr>
          </w:p>
          <w:p w14:paraId="2A5DB600" w14:textId="77777777" w:rsidR="0074787C" w:rsidRDefault="00656446">
            <w:pPr>
              <w:spacing w:after="0" w:line="240" w:lineRule="auto"/>
              <w:ind w:left="60" w:right="-20"/>
              <w:rPr>
                <w:rFonts w:ascii="Open Sans" w:eastAsia="Open Sans" w:hAnsi="Open Sans" w:cs="Open Sans"/>
                <w:sz w:val="16"/>
                <w:szCs w:val="16"/>
              </w:rPr>
            </w:pPr>
            <w:r>
              <w:rPr>
                <w:rFonts w:ascii="Open Sans" w:eastAsia="Open Sans" w:hAnsi="Open Sans" w:cs="Open Sans"/>
                <w:b/>
                <w:bCs/>
                <w:spacing w:val="-5"/>
                <w:sz w:val="16"/>
                <w:szCs w:val="16"/>
              </w:rPr>
              <w:t>A</w:t>
            </w:r>
            <w:r>
              <w:rPr>
                <w:rFonts w:ascii="Open Sans" w:eastAsia="Open Sans" w:hAnsi="Open Sans" w:cs="Open Sans"/>
                <w:b/>
                <w:bCs/>
                <w:spacing w:val="-1"/>
                <w:sz w:val="16"/>
                <w:szCs w:val="16"/>
              </w:rPr>
              <w:t>v</w:t>
            </w:r>
            <w:r>
              <w:rPr>
                <w:rFonts w:ascii="Open Sans" w:eastAsia="Open Sans" w:hAnsi="Open Sans" w:cs="Open Sans"/>
                <w:b/>
                <w:bCs/>
                <w:spacing w:val="-7"/>
                <w:sz w:val="16"/>
                <w:szCs w:val="16"/>
              </w:rPr>
              <w:t>a</w:t>
            </w:r>
            <w:r>
              <w:rPr>
                <w:rFonts w:ascii="Open Sans" w:eastAsia="Open Sans" w:hAnsi="Open Sans" w:cs="Open Sans"/>
                <w:b/>
                <w:bCs/>
                <w:spacing w:val="-4"/>
                <w:sz w:val="16"/>
                <w:szCs w:val="16"/>
              </w:rPr>
              <w:t>il</w:t>
            </w:r>
            <w:r>
              <w:rPr>
                <w:rFonts w:ascii="Open Sans" w:eastAsia="Open Sans" w:hAnsi="Open Sans" w:cs="Open Sans"/>
                <w:b/>
                <w:bCs/>
                <w:spacing w:val="-7"/>
                <w:sz w:val="16"/>
                <w:szCs w:val="16"/>
              </w:rPr>
              <w:t>a</w:t>
            </w:r>
            <w:r>
              <w:rPr>
                <w:rFonts w:ascii="Open Sans" w:eastAsia="Open Sans" w:hAnsi="Open Sans" w:cs="Open Sans"/>
                <w:b/>
                <w:bCs/>
                <w:spacing w:val="4"/>
                <w:sz w:val="16"/>
                <w:szCs w:val="16"/>
              </w:rPr>
              <w:t>b</w:t>
            </w:r>
            <w:r>
              <w:rPr>
                <w:rFonts w:ascii="Open Sans" w:eastAsia="Open Sans" w:hAnsi="Open Sans" w:cs="Open Sans"/>
                <w:b/>
                <w:bCs/>
                <w:spacing w:val="-4"/>
                <w:sz w:val="16"/>
                <w:szCs w:val="16"/>
              </w:rPr>
              <w:t>l</w:t>
            </w:r>
            <w:r>
              <w:rPr>
                <w:rFonts w:ascii="Open Sans" w:eastAsia="Open Sans" w:hAnsi="Open Sans" w:cs="Open Sans"/>
                <w:b/>
                <w:bCs/>
                <w:sz w:val="16"/>
                <w:szCs w:val="16"/>
              </w:rPr>
              <w:t>e</w:t>
            </w:r>
          </w:p>
        </w:tc>
        <w:tc>
          <w:tcPr>
            <w:tcW w:w="2115" w:type="dxa"/>
            <w:tcBorders>
              <w:top w:val="single" w:sz="6" w:space="0" w:color="000000"/>
              <w:left w:val="single" w:sz="6" w:space="0" w:color="000000"/>
              <w:bottom w:val="single" w:sz="6" w:space="0" w:color="000000"/>
              <w:right w:val="single" w:sz="6" w:space="0" w:color="3F3F3F"/>
            </w:tcBorders>
            <w:shd w:val="clear" w:color="auto" w:fill="AEEDED"/>
          </w:tcPr>
          <w:p w14:paraId="681BF49D"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1"/>
                <w:sz w:val="16"/>
                <w:szCs w:val="16"/>
              </w:rPr>
              <w:t>R</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f</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r</w:t>
            </w:r>
            <w:r>
              <w:rPr>
                <w:rFonts w:ascii="Open Sans" w:eastAsia="Open Sans" w:hAnsi="Open Sans" w:cs="Open Sans"/>
                <w:b/>
                <w:bCs/>
                <w:spacing w:val="-4"/>
                <w:sz w:val="16"/>
                <w:szCs w:val="16"/>
              </w:rPr>
              <w:t>e</w:t>
            </w:r>
            <w:r>
              <w:rPr>
                <w:rFonts w:ascii="Open Sans" w:eastAsia="Open Sans" w:hAnsi="Open Sans" w:cs="Open Sans"/>
                <w:b/>
                <w:bCs/>
                <w:sz w:val="16"/>
                <w:szCs w:val="16"/>
              </w:rPr>
              <w:t>n</w:t>
            </w:r>
            <w:r>
              <w:rPr>
                <w:rFonts w:ascii="Open Sans" w:eastAsia="Open Sans" w:hAnsi="Open Sans" w:cs="Open Sans"/>
                <w:b/>
                <w:bCs/>
                <w:spacing w:val="-7"/>
                <w:sz w:val="16"/>
                <w:szCs w:val="16"/>
              </w:rPr>
              <w:t>c</w:t>
            </w:r>
            <w:r>
              <w:rPr>
                <w:rFonts w:ascii="Open Sans" w:eastAsia="Open Sans" w:hAnsi="Open Sans" w:cs="Open Sans"/>
                <w:b/>
                <w:bCs/>
                <w:sz w:val="16"/>
                <w:szCs w:val="16"/>
              </w:rPr>
              <w:t>e</w:t>
            </w:r>
            <w:r>
              <w:rPr>
                <w:rFonts w:ascii="Open Sans" w:eastAsia="Open Sans" w:hAnsi="Open Sans" w:cs="Open Sans"/>
                <w:b/>
                <w:bCs/>
                <w:spacing w:val="-5"/>
                <w:sz w:val="16"/>
                <w:szCs w:val="16"/>
              </w:rPr>
              <w:t xml:space="preserve"> </w:t>
            </w:r>
            <w:r>
              <w:rPr>
                <w:rFonts w:ascii="Open Sans" w:eastAsia="Open Sans" w:hAnsi="Open Sans" w:cs="Open Sans"/>
                <w:b/>
                <w:bCs/>
                <w:spacing w:val="-4"/>
                <w:sz w:val="16"/>
                <w:szCs w:val="16"/>
              </w:rPr>
              <w:t>i</w:t>
            </w:r>
            <w:r>
              <w:rPr>
                <w:rFonts w:ascii="Open Sans" w:eastAsia="Open Sans" w:hAnsi="Open Sans" w:cs="Open Sans"/>
                <w:b/>
                <w:bCs/>
                <w:sz w:val="16"/>
                <w:szCs w:val="16"/>
              </w:rPr>
              <w:t>n</w:t>
            </w:r>
            <w:r>
              <w:rPr>
                <w:rFonts w:ascii="Open Sans" w:eastAsia="Open Sans" w:hAnsi="Open Sans" w:cs="Open Sans"/>
                <w:b/>
                <w:bCs/>
                <w:spacing w:val="3"/>
                <w:sz w:val="16"/>
                <w:szCs w:val="16"/>
              </w:rPr>
              <w:t xml:space="preserve"> </w:t>
            </w:r>
            <w:r>
              <w:rPr>
                <w:rFonts w:ascii="Open Sans" w:eastAsia="Open Sans" w:hAnsi="Open Sans" w:cs="Open Sans"/>
                <w:b/>
                <w:bCs/>
                <w:color w:val="0000FF"/>
                <w:spacing w:val="1"/>
                <w:sz w:val="16"/>
                <w:szCs w:val="16"/>
              </w:rPr>
              <w:t>V</w:t>
            </w:r>
            <w:r>
              <w:rPr>
                <w:rFonts w:ascii="Open Sans" w:eastAsia="Open Sans" w:hAnsi="Open Sans" w:cs="Open Sans"/>
                <w:b/>
                <w:bCs/>
                <w:color w:val="0000FF"/>
                <w:spacing w:val="-4"/>
                <w:sz w:val="16"/>
                <w:szCs w:val="16"/>
              </w:rPr>
              <w:t>e</w:t>
            </w:r>
            <w:r>
              <w:rPr>
                <w:rFonts w:ascii="Open Sans" w:eastAsia="Open Sans" w:hAnsi="Open Sans" w:cs="Open Sans"/>
                <w:b/>
                <w:bCs/>
                <w:color w:val="0000FF"/>
                <w:sz w:val="16"/>
                <w:szCs w:val="16"/>
              </w:rPr>
              <w:t>h</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7"/>
                <w:sz w:val="16"/>
                <w:szCs w:val="16"/>
              </w:rPr>
              <w:t>c</w:t>
            </w:r>
            <w:r>
              <w:rPr>
                <w:rFonts w:ascii="Open Sans" w:eastAsia="Open Sans" w:hAnsi="Open Sans" w:cs="Open Sans"/>
                <w:b/>
                <w:bCs/>
                <w:color w:val="0000FF"/>
                <w:spacing w:val="-4"/>
                <w:sz w:val="16"/>
                <w:szCs w:val="16"/>
              </w:rPr>
              <w:t>le</w:t>
            </w:r>
            <w:r>
              <w:rPr>
                <w:rFonts w:ascii="Open Sans" w:eastAsia="Open Sans" w:hAnsi="Open Sans" w:cs="Open Sans"/>
                <w:b/>
                <w:bCs/>
                <w:color w:val="0000FF"/>
                <w:sz w:val="16"/>
                <w:szCs w:val="16"/>
              </w:rPr>
              <w:t>s</w:t>
            </w:r>
          </w:p>
          <w:p w14:paraId="13842A57" w14:textId="77777777" w:rsidR="0074787C" w:rsidRDefault="00656446">
            <w:pPr>
              <w:spacing w:after="0" w:line="210" w:lineRule="exact"/>
              <w:ind w:left="60" w:right="-20"/>
              <w:rPr>
                <w:rFonts w:ascii="Open Sans" w:eastAsia="Open Sans" w:hAnsi="Open Sans" w:cs="Open Sans"/>
                <w:sz w:val="16"/>
                <w:szCs w:val="16"/>
              </w:rPr>
            </w:pPr>
            <w:r>
              <w:rPr>
                <w:rFonts w:ascii="Open Sans" w:eastAsia="Open Sans" w:hAnsi="Open Sans" w:cs="Open Sans"/>
                <w:b/>
                <w:bCs/>
                <w:color w:val="0000FF"/>
                <w:spacing w:val="4"/>
                <w:sz w:val="16"/>
                <w:szCs w:val="16"/>
              </w:rPr>
              <w:t>G</w:t>
            </w:r>
            <w:r>
              <w:rPr>
                <w:rFonts w:ascii="Open Sans" w:eastAsia="Open Sans" w:hAnsi="Open Sans" w:cs="Open Sans"/>
                <w:b/>
                <w:bCs/>
                <w:color w:val="0000FF"/>
                <w:spacing w:val="-7"/>
                <w:sz w:val="16"/>
                <w:szCs w:val="16"/>
              </w:rPr>
              <w:t>a</w:t>
            </w:r>
            <w:r>
              <w:rPr>
                <w:rFonts w:ascii="Open Sans" w:eastAsia="Open Sans" w:hAnsi="Open Sans" w:cs="Open Sans"/>
                <w:b/>
                <w:bCs/>
                <w:color w:val="0000FF"/>
                <w:sz w:val="16"/>
                <w:szCs w:val="16"/>
              </w:rPr>
              <w:t>n</w:t>
            </w:r>
            <w:r>
              <w:rPr>
                <w:rFonts w:ascii="Open Sans" w:eastAsia="Open Sans" w:hAnsi="Open Sans" w:cs="Open Sans"/>
                <w:b/>
                <w:bCs/>
                <w:color w:val="0000FF"/>
                <w:spacing w:val="6"/>
                <w:sz w:val="16"/>
                <w:szCs w:val="16"/>
              </w:rPr>
              <w:t>t</w:t>
            </w:r>
            <w:r>
              <w:rPr>
                <w:rFonts w:ascii="Open Sans" w:eastAsia="Open Sans" w:hAnsi="Open Sans" w:cs="Open Sans"/>
                <w:b/>
                <w:bCs/>
                <w:color w:val="0000FF"/>
                <w:sz w:val="16"/>
                <w:szCs w:val="16"/>
              </w:rPr>
              <w:t>t</w:t>
            </w:r>
            <w:r>
              <w:rPr>
                <w:rFonts w:ascii="Open Sans" w:eastAsia="Open Sans" w:hAnsi="Open Sans" w:cs="Open Sans"/>
                <w:b/>
                <w:bCs/>
                <w:color w:val="0000FF"/>
                <w:spacing w:val="9"/>
                <w:sz w:val="16"/>
                <w:szCs w:val="16"/>
              </w:rPr>
              <w:t xml:space="preserve"> </w:t>
            </w:r>
            <w:r>
              <w:rPr>
                <w:rFonts w:ascii="Open Sans" w:eastAsia="Open Sans" w:hAnsi="Open Sans" w:cs="Open Sans"/>
                <w:b/>
                <w:bCs/>
                <w:color w:val="0000FF"/>
                <w:spacing w:val="7"/>
                <w:sz w:val="16"/>
                <w:szCs w:val="16"/>
              </w:rPr>
              <w:t>I</w:t>
            </w:r>
            <w:r>
              <w:rPr>
                <w:rFonts w:ascii="Open Sans" w:eastAsia="Open Sans" w:hAnsi="Open Sans" w:cs="Open Sans"/>
                <w:b/>
                <w:bCs/>
                <w:color w:val="0000FF"/>
                <w:sz w:val="16"/>
                <w:szCs w:val="16"/>
              </w:rPr>
              <w:t>n</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e</w:t>
            </w:r>
            <w:r>
              <w:rPr>
                <w:rFonts w:ascii="Open Sans" w:eastAsia="Open Sans" w:hAnsi="Open Sans" w:cs="Open Sans"/>
                <w:b/>
                <w:bCs/>
                <w:color w:val="0000FF"/>
                <w:spacing w:val="2"/>
                <w:sz w:val="16"/>
                <w:szCs w:val="16"/>
              </w:rPr>
              <w:t>r</w:t>
            </w:r>
            <w:r>
              <w:rPr>
                <w:rFonts w:ascii="Open Sans" w:eastAsia="Open Sans" w:hAnsi="Open Sans" w:cs="Open Sans"/>
                <w:b/>
                <w:bCs/>
                <w:color w:val="0000FF"/>
                <w:spacing w:val="-7"/>
                <w:sz w:val="16"/>
                <w:szCs w:val="16"/>
              </w:rPr>
              <w:t>ac</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1"/>
                <w:sz w:val="16"/>
                <w:szCs w:val="16"/>
              </w:rPr>
              <w:t>v</w:t>
            </w:r>
            <w:r>
              <w:rPr>
                <w:rFonts w:ascii="Open Sans" w:eastAsia="Open Sans" w:hAnsi="Open Sans" w:cs="Open Sans"/>
                <w:b/>
                <w:bCs/>
                <w:color w:val="0000FF"/>
                <w:sz w:val="16"/>
                <w:szCs w:val="16"/>
              </w:rPr>
              <w:t>e</w:t>
            </w:r>
            <w:r>
              <w:rPr>
                <w:rFonts w:ascii="Open Sans" w:eastAsia="Open Sans" w:hAnsi="Open Sans" w:cs="Open Sans"/>
                <w:b/>
                <w:bCs/>
                <w:color w:val="0000FF"/>
                <w:spacing w:val="-4"/>
                <w:sz w:val="16"/>
                <w:szCs w:val="16"/>
              </w:rPr>
              <w:t xml:space="preserve"> </w:t>
            </w:r>
            <w:r>
              <w:rPr>
                <w:rFonts w:ascii="Open Sans" w:eastAsia="Open Sans" w:hAnsi="Open Sans" w:cs="Open Sans"/>
                <w:b/>
                <w:bCs/>
                <w:color w:val="0000FF"/>
                <w:sz w:val="16"/>
                <w:szCs w:val="16"/>
              </w:rPr>
              <w:t>E</w:t>
            </w:r>
            <w:r>
              <w:rPr>
                <w:rFonts w:ascii="Open Sans" w:eastAsia="Open Sans" w:hAnsi="Open Sans" w:cs="Open Sans"/>
                <w:b/>
                <w:bCs/>
                <w:color w:val="0000FF"/>
                <w:spacing w:val="4"/>
                <w:sz w:val="16"/>
                <w:szCs w:val="16"/>
              </w:rPr>
              <w:t>d</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i</w:t>
            </w:r>
            <w:r>
              <w:rPr>
                <w:rFonts w:ascii="Open Sans" w:eastAsia="Open Sans" w:hAnsi="Open Sans" w:cs="Open Sans"/>
                <w:b/>
                <w:bCs/>
                <w:color w:val="0000FF"/>
                <w:sz w:val="16"/>
                <w:szCs w:val="16"/>
              </w:rPr>
              <w:t>ng</w:t>
            </w:r>
          </w:p>
        </w:tc>
      </w:tr>
      <w:tr w:rsidR="0074787C" w14:paraId="69C726DA"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04BC9216" w14:textId="77777777" w:rsidR="0074787C" w:rsidRDefault="0074787C">
            <w:pPr>
              <w:spacing w:before="10" w:after="0" w:line="260" w:lineRule="exact"/>
              <w:rPr>
                <w:sz w:val="26"/>
                <w:szCs w:val="26"/>
              </w:rPr>
            </w:pPr>
          </w:p>
          <w:p w14:paraId="513CF95C"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3"/>
                <w:sz w:val="18"/>
                <w:szCs w:val="18"/>
              </w:rPr>
              <w:t>M</w:t>
            </w:r>
            <w:r>
              <w:rPr>
                <w:rFonts w:ascii="Open Sans" w:eastAsia="Open Sans" w:hAnsi="Open Sans" w:cs="Open Sans"/>
                <w:spacing w:val="-4"/>
                <w:sz w:val="18"/>
                <w:szCs w:val="18"/>
              </w:rPr>
              <w:t>o</w:t>
            </w:r>
            <w:r>
              <w:rPr>
                <w:rFonts w:ascii="Open Sans" w:eastAsia="Open Sans" w:hAnsi="Open Sans" w:cs="Open Sans"/>
                <w:sz w:val="18"/>
                <w:szCs w:val="18"/>
              </w:rPr>
              <w:t>ve</w:t>
            </w:r>
            <w:r>
              <w:rPr>
                <w:rFonts w:ascii="Open Sans" w:eastAsia="Open Sans" w:hAnsi="Open Sans" w:cs="Open Sans"/>
                <w:spacing w:val="-2"/>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z w:val="18"/>
                <w:szCs w:val="18"/>
              </w:rPr>
              <w:t>o</w:t>
            </w:r>
            <w:r>
              <w:rPr>
                <w:rFonts w:ascii="Open Sans" w:eastAsia="Open Sans" w:hAnsi="Open Sans" w:cs="Open Sans"/>
                <w:spacing w:val="-6"/>
                <w:sz w:val="18"/>
                <w:szCs w:val="18"/>
              </w:rPr>
              <w:t xml:space="preserve"> </w:t>
            </w:r>
            <w:r>
              <w:rPr>
                <w:rFonts w:ascii="Open Sans" w:eastAsia="Open Sans" w:hAnsi="Open Sans" w:cs="Open Sans"/>
                <w:spacing w:val="5"/>
                <w:sz w:val="18"/>
                <w:szCs w:val="18"/>
              </w:rPr>
              <w:t>a</w:t>
            </w:r>
            <w:r>
              <w:rPr>
                <w:rFonts w:ascii="Open Sans" w:eastAsia="Open Sans" w:hAnsi="Open Sans" w:cs="Open Sans"/>
                <w:spacing w:val="-5"/>
                <w:sz w:val="18"/>
                <w:szCs w:val="18"/>
              </w:rPr>
              <w:t>n</w:t>
            </w:r>
            <w:r>
              <w:rPr>
                <w:rFonts w:ascii="Open Sans" w:eastAsia="Open Sans" w:hAnsi="Open Sans" w:cs="Open Sans"/>
                <w:spacing w:val="-4"/>
                <w:sz w:val="18"/>
                <w:szCs w:val="18"/>
              </w:rPr>
              <w:t>ot</w:t>
            </w:r>
            <w:r>
              <w:rPr>
                <w:rFonts w:ascii="Open Sans" w:eastAsia="Open Sans" w:hAnsi="Open Sans" w:cs="Open Sans"/>
                <w:spacing w:val="-5"/>
                <w:sz w:val="18"/>
                <w:szCs w:val="18"/>
              </w:rPr>
              <w:t>h</w:t>
            </w:r>
            <w:r>
              <w:rPr>
                <w:rFonts w:ascii="Open Sans" w:eastAsia="Open Sans" w:hAnsi="Open Sans" w:cs="Open Sans"/>
                <w:spacing w:val="4"/>
                <w:sz w:val="18"/>
                <w:szCs w:val="18"/>
              </w:rPr>
              <w:t>e</w:t>
            </w:r>
            <w:r>
              <w:rPr>
                <w:rFonts w:ascii="Open Sans" w:eastAsia="Open Sans" w:hAnsi="Open Sans" w:cs="Open Sans"/>
                <w:sz w:val="18"/>
                <w:szCs w:val="18"/>
              </w:rPr>
              <w:t>r</w:t>
            </w:r>
            <w:r>
              <w:rPr>
                <w:rFonts w:ascii="Open Sans" w:eastAsia="Open Sans" w:hAnsi="Open Sans" w:cs="Open Sans"/>
                <w:spacing w:val="-2"/>
                <w:sz w:val="18"/>
                <w:szCs w:val="18"/>
              </w:rPr>
              <w:t xml:space="preserve"> </w:t>
            </w:r>
            <w:r>
              <w:rPr>
                <w:rFonts w:ascii="Open Sans" w:eastAsia="Open Sans" w:hAnsi="Open Sans" w:cs="Open Sans"/>
                <w:spacing w:val="4"/>
                <w:sz w:val="18"/>
                <w:szCs w:val="18"/>
              </w:rPr>
              <w:t>D</w:t>
            </w:r>
            <w:r>
              <w:rPr>
                <w:rFonts w:ascii="Open Sans" w:eastAsia="Open Sans" w:hAnsi="Open Sans" w:cs="Open Sans"/>
                <w:spacing w:val="-5"/>
                <w:sz w:val="18"/>
                <w:szCs w:val="18"/>
              </w:rPr>
              <w:t>u</w:t>
            </w:r>
            <w:r>
              <w:rPr>
                <w:rFonts w:ascii="Open Sans" w:eastAsia="Open Sans" w:hAnsi="Open Sans" w:cs="Open Sans"/>
                <w:spacing w:val="-4"/>
                <w:sz w:val="18"/>
                <w:szCs w:val="18"/>
              </w:rPr>
              <w:t>t</w:t>
            </w:r>
            <w:r>
              <w:rPr>
                <w:rFonts w:ascii="Open Sans" w:eastAsia="Open Sans" w:hAnsi="Open Sans" w:cs="Open Sans"/>
                <w:sz w:val="18"/>
                <w:szCs w:val="18"/>
              </w:rPr>
              <w:t>y</w:t>
            </w:r>
          </w:p>
        </w:tc>
        <w:tc>
          <w:tcPr>
            <w:tcW w:w="915" w:type="dxa"/>
            <w:tcBorders>
              <w:top w:val="single" w:sz="6" w:space="0" w:color="000000"/>
              <w:left w:val="single" w:sz="6" w:space="0" w:color="000000"/>
              <w:bottom w:val="single" w:sz="6" w:space="0" w:color="000000"/>
              <w:right w:val="single" w:sz="6" w:space="0" w:color="000000"/>
            </w:tcBorders>
          </w:tcPr>
          <w:p w14:paraId="2B370E12" w14:textId="77777777" w:rsidR="0074787C" w:rsidRDefault="0074787C">
            <w:pPr>
              <w:spacing w:before="10" w:after="0" w:line="260" w:lineRule="exact"/>
              <w:rPr>
                <w:sz w:val="26"/>
                <w:szCs w:val="26"/>
              </w:rPr>
            </w:pPr>
          </w:p>
          <w:p w14:paraId="7A23A599"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4494CF59" w14:textId="77777777" w:rsidR="0074787C" w:rsidRDefault="0074787C">
            <w:pPr>
              <w:spacing w:after="0" w:line="120" w:lineRule="exact"/>
              <w:rPr>
                <w:sz w:val="12"/>
                <w:szCs w:val="12"/>
              </w:rPr>
            </w:pPr>
          </w:p>
          <w:p w14:paraId="1BE37169"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o</w:t>
            </w:r>
            <w:r>
              <w:rPr>
                <w:rFonts w:ascii="Open Sans" w:eastAsia="Open Sans" w:hAnsi="Open Sans" w:cs="Open Sans"/>
                <w:b/>
                <w:bCs/>
                <w:color w:val="0000FF"/>
                <w:spacing w:val="7"/>
                <w:sz w:val="18"/>
                <w:szCs w:val="18"/>
              </w:rPr>
              <w:t xml:space="preserve"> </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r</w:t>
            </w:r>
          </w:p>
          <w:p w14:paraId="7F828815" w14:textId="77777777" w:rsidR="0074787C" w:rsidRDefault="00656446">
            <w:pPr>
              <w:spacing w:before="55"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2"/>
                <w:sz w:val="18"/>
                <w:szCs w:val="18"/>
              </w:rPr>
              <w:t>Du</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y</w:t>
            </w:r>
          </w:p>
        </w:tc>
        <w:tc>
          <w:tcPr>
            <w:tcW w:w="990" w:type="dxa"/>
            <w:tcBorders>
              <w:top w:val="single" w:sz="6" w:space="0" w:color="000000"/>
              <w:left w:val="single" w:sz="6" w:space="0" w:color="000000"/>
              <w:bottom w:val="single" w:sz="6" w:space="0" w:color="000000"/>
              <w:right w:val="single" w:sz="6" w:space="0" w:color="000000"/>
            </w:tcBorders>
          </w:tcPr>
          <w:p w14:paraId="4DAB7DA5" w14:textId="77777777" w:rsidR="0074787C" w:rsidRDefault="0074787C">
            <w:pPr>
              <w:spacing w:before="10" w:after="0" w:line="260" w:lineRule="exact"/>
              <w:rPr>
                <w:sz w:val="26"/>
                <w:szCs w:val="26"/>
              </w:rPr>
            </w:pPr>
          </w:p>
          <w:p w14:paraId="4700120F"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pacing w:val="-6"/>
                <w:sz w:val="18"/>
                <w:szCs w:val="18"/>
              </w:rPr>
              <w:t>/</w:t>
            </w:r>
            <w:r>
              <w:rPr>
                <w:rFonts w:ascii="Open Sans" w:eastAsia="Open Sans" w:hAnsi="Open Sans" w:cs="Open Sans"/>
                <w:sz w:val="18"/>
                <w:szCs w:val="18"/>
              </w:rPr>
              <w:t>A</w:t>
            </w:r>
          </w:p>
        </w:tc>
        <w:tc>
          <w:tcPr>
            <w:tcW w:w="2115" w:type="dxa"/>
            <w:tcBorders>
              <w:top w:val="single" w:sz="6" w:space="0" w:color="000000"/>
              <w:left w:val="single" w:sz="6" w:space="0" w:color="000000"/>
              <w:bottom w:val="single" w:sz="6" w:space="0" w:color="000000"/>
              <w:right w:val="single" w:sz="6" w:space="0" w:color="3F3F3F"/>
            </w:tcBorders>
          </w:tcPr>
          <w:p w14:paraId="68C1B199" w14:textId="77777777" w:rsidR="0074787C" w:rsidRDefault="0074787C"/>
        </w:tc>
      </w:tr>
      <w:tr w:rsidR="0074787C" w14:paraId="11946F2A"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182A6518" w14:textId="77777777" w:rsidR="0074787C" w:rsidRDefault="0074787C">
            <w:pPr>
              <w:spacing w:after="0" w:line="120" w:lineRule="exact"/>
              <w:rPr>
                <w:sz w:val="12"/>
                <w:szCs w:val="12"/>
              </w:rPr>
            </w:pPr>
          </w:p>
          <w:p w14:paraId="2D7512C6" w14:textId="2FE38299"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7"/>
                <w:sz w:val="18"/>
                <w:szCs w:val="18"/>
              </w:rPr>
              <w:t>C</w:t>
            </w:r>
            <w:r>
              <w:rPr>
                <w:rFonts w:ascii="Open Sans" w:eastAsia="Open Sans" w:hAnsi="Open Sans" w:cs="Open Sans"/>
                <w:spacing w:val="-5"/>
                <w:sz w:val="18"/>
                <w:szCs w:val="18"/>
              </w:rPr>
              <w:t>h</w:t>
            </w:r>
            <w:r>
              <w:rPr>
                <w:rFonts w:ascii="Open Sans" w:eastAsia="Open Sans" w:hAnsi="Open Sans" w:cs="Open Sans"/>
                <w:spacing w:val="5"/>
                <w:sz w:val="18"/>
                <w:szCs w:val="18"/>
              </w:rPr>
              <w:t>a</w:t>
            </w:r>
            <w:r>
              <w:rPr>
                <w:rFonts w:ascii="Open Sans" w:eastAsia="Open Sans" w:hAnsi="Open Sans" w:cs="Open Sans"/>
                <w:spacing w:val="-5"/>
                <w:sz w:val="18"/>
                <w:szCs w:val="18"/>
              </w:rPr>
              <w:t>n</w:t>
            </w:r>
            <w:r>
              <w:rPr>
                <w:rFonts w:ascii="Open Sans" w:eastAsia="Open Sans" w:hAnsi="Open Sans" w:cs="Open Sans"/>
                <w:spacing w:val="7"/>
                <w:sz w:val="18"/>
                <w:szCs w:val="18"/>
              </w:rPr>
              <w:t>g</w:t>
            </w:r>
            <w:r>
              <w:rPr>
                <w:rFonts w:ascii="Open Sans" w:eastAsia="Open Sans" w:hAnsi="Open Sans" w:cs="Open Sans"/>
                <w:sz w:val="18"/>
                <w:szCs w:val="18"/>
              </w:rPr>
              <w:t>i</w:t>
            </w:r>
            <w:r>
              <w:rPr>
                <w:rFonts w:ascii="Open Sans" w:eastAsia="Open Sans" w:hAnsi="Open Sans" w:cs="Open Sans"/>
                <w:spacing w:val="-5"/>
                <w:sz w:val="18"/>
                <w:szCs w:val="18"/>
              </w:rPr>
              <w:t>n</w:t>
            </w:r>
            <w:r>
              <w:rPr>
                <w:rFonts w:ascii="Open Sans" w:eastAsia="Open Sans" w:hAnsi="Open Sans" w:cs="Open Sans"/>
                <w:sz w:val="18"/>
                <w:szCs w:val="18"/>
              </w:rPr>
              <w:t>g</w:t>
            </w:r>
            <w:r>
              <w:rPr>
                <w:rFonts w:ascii="Open Sans" w:eastAsia="Open Sans" w:hAnsi="Open Sans" w:cs="Open Sans"/>
                <w:spacing w:val="-2"/>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z w:val="18"/>
                <w:szCs w:val="18"/>
              </w:rPr>
              <w:t>i</w:t>
            </w:r>
            <w:r>
              <w:rPr>
                <w:rFonts w:ascii="Open Sans" w:eastAsia="Open Sans" w:hAnsi="Open Sans" w:cs="Open Sans"/>
                <w:spacing w:val="-2"/>
                <w:sz w:val="18"/>
                <w:szCs w:val="18"/>
              </w:rPr>
              <w:t>m</w:t>
            </w:r>
            <w:r>
              <w:rPr>
                <w:rFonts w:ascii="Open Sans" w:eastAsia="Open Sans" w:hAnsi="Open Sans" w:cs="Open Sans"/>
                <w:spacing w:val="4"/>
                <w:sz w:val="18"/>
                <w:szCs w:val="18"/>
              </w:rPr>
              <w:t>e</w:t>
            </w:r>
            <w:r>
              <w:rPr>
                <w:rFonts w:ascii="Open Sans" w:eastAsia="Open Sans" w:hAnsi="Open Sans" w:cs="Open Sans"/>
                <w:sz w:val="18"/>
                <w:szCs w:val="18"/>
              </w:rPr>
              <w:t>s</w:t>
            </w:r>
          </w:p>
        </w:tc>
        <w:tc>
          <w:tcPr>
            <w:tcW w:w="915" w:type="dxa"/>
            <w:tcBorders>
              <w:top w:val="single" w:sz="6" w:space="0" w:color="000000"/>
              <w:left w:val="single" w:sz="6" w:space="0" w:color="000000"/>
              <w:bottom w:val="single" w:sz="6" w:space="0" w:color="000000"/>
              <w:right w:val="single" w:sz="6" w:space="0" w:color="000000"/>
            </w:tcBorders>
          </w:tcPr>
          <w:p w14:paraId="7F5E1396" w14:textId="77777777" w:rsidR="0074787C" w:rsidRDefault="0074787C">
            <w:pPr>
              <w:spacing w:after="0" w:line="120" w:lineRule="exact"/>
              <w:rPr>
                <w:sz w:val="12"/>
                <w:szCs w:val="12"/>
              </w:rPr>
            </w:pPr>
          </w:p>
          <w:p w14:paraId="572263A4"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5D55780C" w14:textId="77777777" w:rsidR="0074787C" w:rsidRDefault="0074787C">
            <w:pPr>
              <w:spacing w:after="0" w:line="120" w:lineRule="exact"/>
              <w:rPr>
                <w:sz w:val="12"/>
                <w:szCs w:val="12"/>
              </w:rPr>
            </w:pPr>
          </w:p>
          <w:p w14:paraId="32EB4CA9" w14:textId="518B58A6"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s</w:t>
            </w:r>
          </w:p>
        </w:tc>
        <w:tc>
          <w:tcPr>
            <w:tcW w:w="990" w:type="dxa"/>
            <w:tcBorders>
              <w:top w:val="single" w:sz="6" w:space="0" w:color="000000"/>
              <w:left w:val="single" w:sz="6" w:space="0" w:color="000000"/>
              <w:bottom w:val="single" w:sz="6" w:space="0" w:color="000000"/>
              <w:right w:val="single" w:sz="6" w:space="0" w:color="000000"/>
            </w:tcBorders>
          </w:tcPr>
          <w:p w14:paraId="07E8C33E" w14:textId="77777777" w:rsidR="0074787C" w:rsidRDefault="0074787C">
            <w:pPr>
              <w:spacing w:after="0" w:line="120" w:lineRule="exact"/>
              <w:rPr>
                <w:sz w:val="12"/>
                <w:szCs w:val="12"/>
              </w:rPr>
            </w:pPr>
          </w:p>
          <w:p w14:paraId="0796DED2"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115" w:type="dxa"/>
            <w:tcBorders>
              <w:top w:val="single" w:sz="6" w:space="0" w:color="000000"/>
              <w:left w:val="single" w:sz="6" w:space="0" w:color="000000"/>
              <w:bottom w:val="single" w:sz="6" w:space="0" w:color="000000"/>
              <w:right w:val="single" w:sz="6" w:space="0" w:color="3F3F3F"/>
            </w:tcBorders>
          </w:tcPr>
          <w:p w14:paraId="41EEC1BB" w14:textId="3A71E72C" w:rsidR="0074787C" w:rsidDel="00016529" w:rsidRDefault="0074787C">
            <w:pPr>
              <w:spacing w:after="0" w:line="120" w:lineRule="exact"/>
              <w:rPr>
                <w:del w:id="1" w:author="Tal" w:date="2016-09-19T09:08:00Z"/>
                <w:sz w:val="12"/>
                <w:szCs w:val="12"/>
              </w:rPr>
            </w:pPr>
          </w:p>
          <w:p w14:paraId="7F8AF98C" w14:textId="39A27E1F"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s</w:t>
            </w:r>
          </w:p>
        </w:tc>
      </w:tr>
      <w:tr w:rsidR="0074787C" w14:paraId="1EC39A09"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0679691D" w14:textId="77777777" w:rsidR="0074787C" w:rsidRDefault="0074787C">
            <w:pPr>
              <w:spacing w:before="10" w:after="0" w:line="260" w:lineRule="exact"/>
              <w:rPr>
                <w:sz w:val="26"/>
                <w:szCs w:val="26"/>
              </w:rPr>
            </w:pPr>
          </w:p>
          <w:p w14:paraId="7AC2429E" w14:textId="3BFF3AAA" w:rsidR="0074787C" w:rsidRDefault="00656446" w:rsidP="00016529">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De</w:t>
            </w:r>
            <w:r>
              <w:rPr>
                <w:rFonts w:ascii="Open Sans" w:eastAsia="Open Sans" w:hAnsi="Open Sans" w:cs="Open Sans"/>
                <w:sz w:val="18"/>
                <w:szCs w:val="18"/>
              </w:rPr>
              <w:t>l</w:t>
            </w:r>
            <w:r>
              <w:rPr>
                <w:rFonts w:ascii="Open Sans" w:eastAsia="Open Sans" w:hAnsi="Open Sans" w:cs="Open Sans"/>
                <w:spacing w:val="4"/>
                <w:sz w:val="18"/>
                <w:szCs w:val="18"/>
              </w:rPr>
              <w:t>e</w:t>
            </w:r>
            <w:r>
              <w:rPr>
                <w:rFonts w:ascii="Open Sans" w:eastAsia="Open Sans" w:hAnsi="Open Sans" w:cs="Open Sans"/>
                <w:spacing w:val="-4"/>
                <w:sz w:val="18"/>
                <w:szCs w:val="18"/>
              </w:rPr>
              <w:t>t</w:t>
            </w:r>
            <w:r>
              <w:rPr>
                <w:rFonts w:ascii="Open Sans" w:eastAsia="Open Sans" w:hAnsi="Open Sans" w:cs="Open Sans"/>
                <w:sz w:val="18"/>
                <w:szCs w:val="18"/>
              </w:rPr>
              <w:t>e</w:t>
            </w:r>
            <w:r>
              <w:rPr>
                <w:rFonts w:ascii="Open Sans" w:eastAsia="Open Sans" w:hAnsi="Open Sans" w:cs="Open Sans"/>
                <w:spacing w:val="2"/>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del w:id="2" w:author="Tal" w:date="2016-09-19T09:00:00Z">
              <w:r w:rsidDel="00016529">
                <w:rPr>
                  <w:rFonts w:ascii="Open Sans" w:eastAsia="Open Sans" w:hAnsi="Open Sans" w:cs="Open Sans"/>
                  <w:spacing w:val="-4"/>
                  <w:sz w:val="18"/>
                  <w:szCs w:val="18"/>
                </w:rPr>
                <w:delText>o</w:delText>
              </w:r>
              <w:r w:rsidDel="00016529">
                <w:rPr>
                  <w:rFonts w:ascii="Open Sans" w:eastAsia="Open Sans" w:hAnsi="Open Sans" w:cs="Open Sans"/>
                  <w:sz w:val="18"/>
                  <w:szCs w:val="18"/>
                </w:rPr>
                <w:delText xml:space="preserve">r </w:delText>
              </w:r>
            </w:del>
            <w:del w:id="3" w:author="Tal" w:date="2016-09-19T08:58:00Z">
              <w:r w:rsidDel="00DB5BAD">
                <w:rPr>
                  <w:rFonts w:ascii="Open Sans" w:eastAsia="Open Sans" w:hAnsi="Open Sans" w:cs="Open Sans"/>
                  <w:spacing w:val="-5"/>
                  <w:sz w:val="18"/>
                  <w:szCs w:val="18"/>
                </w:rPr>
                <w:delText>d</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5"/>
                  <w:sz w:val="18"/>
                  <w:szCs w:val="18"/>
                </w:rPr>
                <w:delText>dh</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a</w:delText>
              </w:r>
              <w:r w:rsidDel="00DB5BAD">
                <w:rPr>
                  <w:rFonts w:ascii="Open Sans" w:eastAsia="Open Sans" w:hAnsi="Open Sans" w:cs="Open Sans"/>
                  <w:sz w:val="18"/>
                  <w:szCs w:val="18"/>
                </w:rPr>
                <w:delText>d</w:delText>
              </w:r>
            </w:del>
          </w:p>
        </w:tc>
        <w:tc>
          <w:tcPr>
            <w:tcW w:w="915" w:type="dxa"/>
            <w:tcBorders>
              <w:top w:val="single" w:sz="6" w:space="0" w:color="000000"/>
              <w:left w:val="single" w:sz="6" w:space="0" w:color="000000"/>
              <w:bottom w:val="single" w:sz="6" w:space="0" w:color="000000"/>
              <w:right w:val="single" w:sz="6" w:space="0" w:color="000000"/>
            </w:tcBorders>
          </w:tcPr>
          <w:p w14:paraId="09829360" w14:textId="77777777" w:rsidR="0074787C" w:rsidRDefault="0074787C">
            <w:pPr>
              <w:spacing w:before="10" w:after="0" w:line="260" w:lineRule="exact"/>
              <w:rPr>
                <w:sz w:val="26"/>
                <w:szCs w:val="26"/>
              </w:rPr>
            </w:pPr>
          </w:p>
          <w:p w14:paraId="715C739B"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02CC082F" w14:textId="77777777" w:rsidR="0074787C" w:rsidRDefault="0074787C">
            <w:pPr>
              <w:spacing w:after="0" w:line="120" w:lineRule="exact"/>
              <w:rPr>
                <w:sz w:val="12"/>
                <w:szCs w:val="12"/>
              </w:rPr>
            </w:pPr>
          </w:p>
          <w:p w14:paraId="6862A4C0" w14:textId="4FFB6AB6" w:rsidR="0074787C" w:rsidRDefault="00656446" w:rsidP="00CB4E5C">
            <w:pPr>
              <w:spacing w:after="0" w:line="293" w:lineRule="auto"/>
              <w:ind w:left="60" w:right="350"/>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del w:id="4" w:author="Tal" w:date="2016-09-19T09:18:00Z">
              <w:r w:rsidDel="00CB4E5C">
                <w:rPr>
                  <w:rFonts w:ascii="Open Sans" w:eastAsia="Open Sans" w:hAnsi="Open Sans" w:cs="Open Sans"/>
                  <w:b/>
                  <w:bCs/>
                  <w:color w:val="0000FF"/>
                  <w:spacing w:val="-6"/>
                  <w:sz w:val="18"/>
                  <w:szCs w:val="18"/>
                </w:rPr>
                <w:delText>o</w:delText>
              </w:r>
              <w:r w:rsidDel="00CB4E5C">
                <w:rPr>
                  <w:rFonts w:ascii="Open Sans" w:eastAsia="Open Sans" w:hAnsi="Open Sans" w:cs="Open Sans"/>
                  <w:b/>
                  <w:bCs/>
                  <w:color w:val="0000FF"/>
                  <w:sz w:val="18"/>
                  <w:szCs w:val="18"/>
                </w:rPr>
                <w:delText>r</w:delText>
              </w:r>
              <w:r w:rsidDel="00CB4E5C">
                <w:rPr>
                  <w:rFonts w:ascii="Open Sans" w:eastAsia="Open Sans" w:hAnsi="Open Sans" w:cs="Open Sans"/>
                  <w:b/>
                  <w:bCs/>
                  <w:color w:val="0000FF"/>
                  <w:spacing w:val="6"/>
                  <w:sz w:val="18"/>
                  <w:szCs w:val="18"/>
                </w:rPr>
                <w:delText xml:space="preserve"> d</w:delText>
              </w:r>
              <w:r w:rsidDel="00CB4E5C">
                <w:rPr>
                  <w:rFonts w:ascii="Open Sans" w:eastAsia="Open Sans" w:hAnsi="Open Sans" w:cs="Open Sans"/>
                  <w:b/>
                  <w:bCs/>
                  <w:color w:val="0000FF"/>
                  <w:spacing w:val="-1"/>
                  <w:sz w:val="18"/>
                  <w:szCs w:val="18"/>
                </w:rPr>
                <w:delText>e</w:delText>
              </w:r>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pacing w:val="6"/>
                  <w:sz w:val="18"/>
                  <w:szCs w:val="18"/>
                </w:rPr>
                <w:delText>d</w:delText>
              </w:r>
              <w:r w:rsidDel="00CB4E5C">
                <w:rPr>
                  <w:rFonts w:ascii="Open Sans" w:eastAsia="Open Sans" w:hAnsi="Open Sans" w:cs="Open Sans"/>
                  <w:b/>
                  <w:bCs/>
                  <w:color w:val="0000FF"/>
                  <w:sz w:val="18"/>
                  <w:szCs w:val="18"/>
                </w:rPr>
                <w:delText xml:space="preserve">- </w:delText>
              </w:r>
              <w:r w:rsidDel="00CB4E5C">
                <w:rPr>
                  <w:rFonts w:ascii="Open Sans" w:eastAsia="Open Sans" w:hAnsi="Open Sans" w:cs="Open Sans"/>
                  <w:b/>
                  <w:bCs/>
                  <w:color w:val="0000FF"/>
                  <w:spacing w:val="2"/>
                  <w:sz w:val="18"/>
                  <w:szCs w:val="18"/>
                </w:rPr>
                <w:delText>h</w:delText>
              </w:r>
              <w:r w:rsidDel="00CB4E5C">
                <w:rPr>
                  <w:rFonts w:ascii="Open Sans" w:eastAsia="Open Sans" w:hAnsi="Open Sans" w:cs="Open Sans"/>
                  <w:b/>
                  <w:bCs/>
                  <w:color w:val="0000FF"/>
                  <w:spacing w:val="-1"/>
                  <w:sz w:val="18"/>
                  <w:szCs w:val="18"/>
                </w:rPr>
                <w:delText>e</w:delText>
              </w:r>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z w:val="18"/>
                  <w:szCs w:val="18"/>
                </w:rPr>
                <w:delText>d</w:delText>
              </w:r>
            </w:del>
          </w:p>
        </w:tc>
        <w:tc>
          <w:tcPr>
            <w:tcW w:w="990" w:type="dxa"/>
            <w:tcBorders>
              <w:top w:val="single" w:sz="6" w:space="0" w:color="000000"/>
              <w:left w:val="single" w:sz="6" w:space="0" w:color="000000"/>
              <w:bottom w:val="single" w:sz="6" w:space="0" w:color="000000"/>
              <w:right w:val="single" w:sz="6" w:space="0" w:color="000000"/>
            </w:tcBorders>
          </w:tcPr>
          <w:p w14:paraId="2B574401" w14:textId="77777777" w:rsidR="0074787C" w:rsidRDefault="0074787C">
            <w:pPr>
              <w:spacing w:before="10" w:after="0" w:line="260" w:lineRule="exact"/>
              <w:rPr>
                <w:sz w:val="26"/>
                <w:szCs w:val="26"/>
              </w:rPr>
            </w:pPr>
          </w:p>
          <w:p w14:paraId="4DD89435"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115" w:type="dxa"/>
            <w:tcBorders>
              <w:top w:val="single" w:sz="6" w:space="0" w:color="000000"/>
              <w:left w:val="single" w:sz="6" w:space="0" w:color="000000"/>
              <w:bottom w:val="single" w:sz="6" w:space="0" w:color="000000"/>
              <w:right w:val="single" w:sz="6" w:space="0" w:color="3F3F3F"/>
            </w:tcBorders>
          </w:tcPr>
          <w:p w14:paraId="08BA97CA" w14:textId="29CD4CD2" w:rsidR="0074787C" w:rsidDel="00016529" w:rsidRDefault="0074787C">
            <w:pPr>
              <w:spacing w:after="0" w:line="120" w:lineRule="exact"/>
              <w:rPr>
                <w:del w:id="5" w:author="Tal" w:date="2016-09-19T09:08:00Z"/>
                <w:sz w:val="12"/>
                <w:szCs w:val="12"/>
              </w:rPr>
            </w:pPr>
          </w:p>
          <w:p w14:paraId="795DCE63" w14:textId="3240E39C" w:rsidR="0074787C" w:rsidRDefault="00656446">
            <w:pPr>
              <w:spacing w:after="0" w:line="293" w:lineRule="auto"/>
              <w:ind w:left="60" w:right="35"/>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del w:id="6" w:author="Tal" w:date="2016-09-19T09:08:00Z">
              <w:r w:rsidDel="00016529">
                <w:rPr>
                  <w:rFonts w:ascii="Open Sans" w:eastAsia="Open Sans" w:hAnsi="Open Sans" w:cs="Open Sans"/>
                  <w:b/>
                  <w:bCs/>
                  <w:color w:val="0000FF"/>
                  <w:spacing w:val="-6"/>
                  <w:sz w:val="18"/>
                  <w:szCs w:val="18"/>
                </w:rPr>
                <w:delText>o</w:delText>
              </w:r>
              <w:r w:rsidDel="00016529">
                <w:rPr>
                  <w:rFonts w:ascii="Open Sans" w:eastAsia="Open Sans" w:hAnsi="Open Sans" w:cs="Open Sans"/>
                  <w:b/>
                  <w:bCs/>
                  <w:color w:val="0000FF"/>
                  <w:sz w:val="18"/>
                  <w:szCs w:val="18"/>
                </w:rPr>
                <w:delText>r</w:delText>
              </w:r>
              <w:r w:rsidDel="00016529">
                <w:rPr>
                  <w:rFonts w:ascii="Open Sans" w:eastAsia="Open Sans" w:hAnsi="Open Sans" w:cs="Open Sans"/>
                  <w:b/>
                  <w:bCs/>
                  <w:color w:val="0000FF"/>
                  <w:spacing w:val="6"/>
                  <w:sz w:val="18"/>
                  <w:szCs w:val="18"/>
                </w:rPr>
                <w:delText xml:space="preserve"> d</w:delText>
              </w:r>
              <w:r w:rsidDel="00016529">
                <w:rPr>
                  <w:rFonts w:ascii="Open Sans" w:eastAsia="Open Sans" w:hAnsi="Open Sans" w:cs="Open Sans"/>
                  <w:b/>
                  <w:bCs/>
                  <w:color w:val="0000FF"/>
                  <w:spacing w:val="-1"/>
                  <w:sz w:val="18"/>
                  <w:szCs w:val="18"/>
                </w:rPr>
                <w:delText>e</w:delText>
              </w:r>
              <w:r w:rsidDel="00016529">
                <w:rPr>
                  <w:rFonts w:ascii="Open Sans" w:eastAsia="Open Sans" w:hAnsi="Open Sans" w:cs="Open Sans"/>
                  <w:b/>
                  <w:bCs/>
                  <w:color w:val="0000FF"/>
                  <w:spacing w:val="-4"/>
                  <w:sz w:val="18"/>
                  <w:szCs w:val="18"/>
                </w:rPr>
                <w:delText>a</w:delText>
              </w:r>
              <w:r w:rsidDel="00016529">
                <w:rPr>
                  <w:rFonts w:ascii="Open Sans" w:eastAsia="Open Sans" w:hAnsi="Open Sans" w:cs="Open Sans"/>
                  <w:b/>
                  <w:bCs/>
                  <w:color w:val="0000FF"/>
                  <w:spacing w:val="6"/>
                  <w:sz w:val="18"/>
                  <w:szCs w:val="18"/>
                </w:rPr>
                <w:delText>d</w:delText>
              </w:r>
              <w:r w:rsidDel="00016529">
                <w:rPr>
                  <w:rFonts w:ascii="Open Sans" w:eastAsia="Open Sans" w:hAnsi="Open Sans" w:cs="Open Sans"/>
                  <w:b/>
                  <w:bCs/>
                  <w:color w:val="0000FF"/>
                  <w:sz w:val="18"/>
                  <w:szCs w:val="18"/>
                </w:rPr>
                <w:delText xml:space="preserve">- </w:delText>
              </w:r>
              <w:r w:rsidDel="00016529">
                <w:rPr>
                  <w:rFonts w:ascii="Open Sans" w:eastAsia="Open Sans" w:hAnsi="Open Sans" w:cs="Open Sans"/>
                  <w:b/>
                  <w:bCs/>
                  <w:color w:val="0000FF"/>
                  <w:spacing w:val="2"/>
                  <w:sz w:val="18"/>
                  <w:szCs w:val="18"/>
                </w:rPr>
                <w:delText>h</w:delText>
              </w:r>
              <w:r w:rsidDel="00016529">
                <w:rPr>
                  <w:rFonts w:ascii="Open Sans" w:eastAsia="Open Sans" w:hAnsi="Open Sans" w:cs="Open Sans"/>
                  <w:b/>
                  <w:bCs/>
                  <w:color w:val="0000FF"/>
                  <w:spacing w:val="-1"/>
                  <w:sz w:val="18"/>
                  <w:szCs w:val="18"/>
                </w:rPr>
                <w:delText>e</w:delText>
              </w:r>
              <w:r w:rsidDel="00016529">
                <w:rPr>
                  <w:rFonts w:ascii="Open Sans" w:eastAsia="Open Sans" w:hAnsi="Open Sans" w:cs="Open Sans"/>
                  <w:b/>
                  <w:bCs/>
                  <w:color w:val="0000FF"/>
                  <w:spacing w:val="-4"/>
                  <w:sz w:val="18"/>
                  <w:szCs w:val="18"/>
                </w:rPr>
                <w:delText>a</w:delText>
              </w:r>
              <w:r w:rsidDel="00016529">
                <w:rPr>
                  <w:rFonts w:ascii="Open Sans" w:eastAsia="Open Sans" w:hAnsi="Open Sans" w:cs="Open Sans"/>
                  <w:b/>
                  <w:bCs/>
                  <w:color w:val="0000FF"/>
                  <w:sz w:val="18"/>
                  <w:szCs w:val="18"/>
                </w:rPr>
                <w:delText>d</w:delText>
              </w:r>
            </w:del>
          </w:p>
        </w:tc>
      </w:tr>
      <w:tr w:rsidR="00016529" w14:paraId="3FE87796" w14:textId="77777777">
        <w:trPr>
          <w:trHeight w:hRule="exact" w:val="810"/>
          <w:ins w:id="7" w:author="Tal" w:date="2016-09-19T09:00:00Z"/>
        </w:trPr>
        <w:tc>
          <w:tcPr>
            <w:tcW w:w="2640" w:type="dxa"/>
            <w:tcBorders>
              <w:top w:val="single" w:sz="6" w:space="0" w:color="000000"/>
              <w:left w:val="single" w:sz="6" w:space="0" w:color="3F3F3F"/>
              <w:bottom w:val="single" w:sz="6" w:space="0" w:color="000000"/>
              <w:right w:val="single" w:sz="6" w:space="0" w:color="000000"/>
            </w:tcBorders>
          </w:tcPr>
          <w:p w14:paraId="7F1D19F1" w14:textId="6F590ADA" w:rsidR="00016529" w:rsidRDefault="00016529" w:rsidP="00016529">
            <w:pPr>
              <w:spacing w:before="10" w:after="0" w:line="260" w:lineRule="exact"/>
              <w:rPr>
                <w:ins w:id="8" w:author="Tal" w:date="2016-09-19T09:00:00Z"/>
                <w:sz w:val="26"/>
                <w:szCs w:val="26"/>
              </w:rPr>
            </w:pPr>
            <w:ins w:id="9" w:author="Tal" w:date="2016-09-19T09:00:00Z">
              <w:r>
                <w:rPr>
                  <w:sz w:val="26"/>
                  <w:szCs w:val="26"/>
                </w:rPr>
                <w:t xml:space="preserve">Change a depot pull in </w:t>
              </w:r>
            </w:ins>
            <w:ins w:id="10" w:author="Tal" w:date="2016-09-19T09:01:00Z">
              <w:r>
                <w:rPr>
                  <w:sz w:val="26"/>
                  <w:szCs w:val="26"/>
                </w:rPr>
                <w:t xml:space="preserve">\out </w:t>
              </w:r>
            </w:ins>
          </w:p>
        </w:tc>
        <w:tc>
          <w:tcPr>
            <w:tcW w:w="915" w:type="dxa"/>
            <w:tcBorders>
              <w:top w:val="single" w:sz="6" w:space="0" w:color="000000"/>
              <w:left w:val="single" w:sz="6" w:space="0" w:color="000000"/>
              <w:bottom w:val="single" w:sz="6" w:space="0" w:color="000000"/>
              <w:right w:val="single" w:sz="6" w:space="0" w:color="000000"/>
            </w:tcBorders>
          </w:tcPr>
          <w:p w14:paraId="1A793561" w14:textId="6F4E8B6C" w:rsidR="00016529" w:rsidRDefault="00CB4E5C">
            <w:pPr>
              <w:spacing w:before="10" w:after="0" w:line="260" w:lineRule="exact"/>
              <w:rPr>
                <w:ins w:id="11" w:author="Tal" w:date="2016-09-19T09:00:00Z"/>
                <w:sz w:val="26"/>
                <w:szCs w:val="26"/>
              </w:rPr>
            </w:pPr>
            <w:ins w:id="12" w:author="Tal" w:date="2016-09-19T09:19:00Z">
              <w:r>
                <w:rPr>
                  <w:sz w:val="26"/>
                  <w:szCs w:val="26"/>
                </w:rPr>
                <w:t>Yes</w:t>
              </w:r>
            </w:ins>
          </w:p>
        </w:tc>
        <w:tc>
          <w:tcPr>
            <w:tcW w:w="2430" w:type="dxa"/>
            <w:tcBorders>
              <w:top w:val="single" w:sz="6" w:space="0" w:color="000000"/>
              <w:left w:val="single" w:sz="6" w:space="0" w:color="000000"/>
              <w:bottom w:val="single" w:sz="6" w:space="0" w:color="000000"/>
              <w:right w:val="single" w:sz="6" w:space="0" w:color="000000"/>
            </w:tcBorders>
          </w:tcPr>
          <w:p w14:paraId="37018369" w14:textId="77777777" w:rsidR="00016529" w:rsidRDefault="00016529">
            <w:pPr>
              <w:spacing w:after="0" w:line="120" w:lineRule="exact"/>
              <w:rPr>
                <w:ins w:id="13" w:author="Tal" w:date="2016-09-19T09:00:00Z"/>
                <w:sz w:val="12"/>
                <w:szCs w:val="12"/>
              </w:rPr>
            </w:pPr>
          </w:p>
        </w:tc>
        <w:tc>
          <w:tcPr>
            <w:tcW w:w="990" w:type="dxa"/>
            <w:tcBorders>
              <w:top w:val="single" w:sz="6" w:space="0" w:color="000000"/>
              <w:left w:val="single" w:sz="6" w:space="0" w:color="000000"/>
              <w:bottom w:val="single" w:sz="6" w:space="0" w:color="000000"/>
              <w:right w:val="single" w:sz="6" w:space="0" w:color="000000"/>
            </w:tcBorders>
          </w:tcPr>
          <w:p w14:paraId="501B1D53" w14:textId="7B39B12A" w:rsidR="00016529" w:rsidRDefault="00CB4E5C">
            <w:pPr>
              <w:spacing w:before="10" w:after="0" w:line="260" w:lineRule="exact"/>
              <w:rPr>
                <w:ins w:id="14" w:author="Tal" w:date="2016-09-19T09:00:00Z"/>
                <w:sz w:val="26"/>
                <w:szCs w:val="26"/>
              </w:rPr>
            </w:pPr>
            <w:ins w:id="15" w:author="Tal" w:date="2016-09-19T09:19:00Z">
              <w:r>
                <w:rPr>
                  <w:sz w:val="26"/>
                  <w:szCs w:val="26"/>
                </w:rPr>
                <w:t>N/A</w:t>
              </w:r>
            </w:ins>
          </w:p>
        </w:tc>
        <w:tc>
          <w:tcPr>
            <w:tcW w:w="2115" w:type="dxa"/>
            <w:tcBorders>
              <w:top w:val="single" w:sz="6" w:space="0" w:color="000000"/>
              <w:left w:val="single" w:sz="6" w:space="0" w:color="000000"/>
              <w:bottom w:val="single" w:sz="6" w:space="0" w:color="000000"/>
              <w:right w:val="single" w:sz="6" w:space="0" w:color="3F3F3F"/>
            </w:tcBorders>
          </w:tcPr>
          <w:p w14:paraId="3B40CC40" w14:textId="77777777" w:rsidR="00016529" w:rsidRDefault="00016529">
            <w:pPr>
              <w:spacing w:after="0" w:line="120" w:lineRule="exact"/>
              <w:rPr>
                <w:ins w:id="16" w:author="Tal" w:date="2016-09-19T09:00:00Z"/>
                <w:sz w:val="12"/>
                <w:szCs w:val="12"/>
              </w:rPr>
            </w:pPr>
          </w:p>
        </w:tc>
      </w:tr>
      <w:tr w:rsidR="0074787C" w14:paraId="462DA6AD"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50F91EAA" w14:textId="77777777" w:rsidR="0074787C" w:rsidRDefault="0074787C">
            <w:pPr>
              <w:spacing w:after="0" w:line="120" w:lineRule="exact"/>
              <w:rPr>
                <w:sz w:val="12"/>
                <w:szCs w:val="12"/>
              </w:rPr>
            </w:pPr>
          </w:p>
          <w:p w14:paraId="001A3FF8" w14:textId="6456B3FE" w:rsidR="0074787C" w:rsidDel="00DB5BAD" w:rsidRDefault="00656446">
            <w:pPr>
              <w:spacing w:after="0" w:line="240" w:lineRule="auto"/>
              <w:ind w:left="60" w:right="-20"/>
              <w:rPr>
                <w:del w:id="17" w:author="Tal" w:date="2016-09-19T08:59:00Z"/>
                <w:rFonts w:ascii="Open Sans" w:eastAsia="Open Sans" w:hAnsi="Open Sans" w:cs="Open Sans"/>
                <w:sz w:val="18"/>
                <w:szCs w:val="18"/>
              </w:rPr>
            </w:pPr>
            <w:del w:id="18" w:author="Tal" w:date="2016-09-19T08:59:00Z">
              <w:r w:rsidDel="00DB5BAD">
                <w:rPr>
                  <w:rFonts w:ascii="Open Sans" w:eastAsia="Open Sans" w:hAnsi="Open Sans" w:cs="Open Sans"/>
                  <w:spacing w:val="6"/>
                  <w:sz w:val="18"/>
                  <w:szCs w:val="18"/>
                </w:rPr>
                <w:delText>S</w:delText>
              </w:r>
              <w:r w:rsidDel="00DB5BAD">
                <w:rPr>
                  <w:rFonts w:ascii="Open Sans" w:eastAsia="Open Sans" w:hAnsi="Open Sans" w:cs="Open Sans"/>
                  <w:spacing w:val="-5"/>
                  <w:sz w:val="18"/>
                  <w:szCs w:val="18"/>
                </w:rPr>
                <w:delText>w</w:delText>
              </w:r>
              <w:r w:rsidDel="00DB5BAD">
                <w:rPr>
                  <w:rFonts w:ascii="Open Sans" w:eastAsia="Open Sans" w:hAnsi="Open Sans" w:cs="Open Sans"/>
                  <w:sz w:val="18"/>
                  <w:szCs w:val="18"/>
                </w:rPr>
                <w:delText>i</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4"/>
                  <w:sz w:val="18"/>
                  <w:szCs w:val="18"/>
                </w:rPr>
                <w:delText>c</w:delText>
              </w:r>
              <w:r w:rsidDel="00DB5BAD">
                <w:rPr>
                  <w:rFonts w:ascii="Open Sans" w:eastAsia="Open Sans" w:hAnsi="Open Sans" w:cs="Open Sans"/>
                  <w:sz w:val="18"/>
                  <w:szCs w:val="18"/>
                </w:rPr>
                <w:delText>h</w:delText>
              </w:r>
              <w:r w:rsidDel="00DB5BAD">
                <w:rPr>
                  <w:rFonts w:ascii="Open Sans" w:eastAsia="Open Sans" w:hAnsi="Open Sans" w:cs="Open Sans"/>
                  <w:spacing w:val="-11"/>
                  <w:sz w:val="18"/>
                  <w:szCs w:val="18"/>
                </w:rPr>
                <w:delText xml:space="preserve"> </w:delText>
              </w:r>
              <w:r w:rsidDel="00DB5BAD">
                <w:rPr>
                  <w:rFonts w:ascii="Open Sans" w:eastAsia="Open Sans" w:hAnsi="Open Sans" w:cs="Open Sans"/>
                  <w:spacing w:val="-5"/>
                  <w:sz w:val="18"/>
                  <w:szCs w:val="18"/>
                </w:rPr>
                <w:delText>b</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w</w:delText>
              </w:r>
              <w:r w:rsidDel="00DB5BAD">
                <w:rPr>
                  <w:rFonts w:ascii="Open Sans" w:eastAsia="Open Sans" w:hAnsi="Open Sans" w:cs="Open Sans"/>
                  <w:spacing w:val="4"/>
                  <w:sz w:val="18"/>
                  <w:szCs w:val="18"/>
                </w:rPr>
                <w:delText>ee</w:delText>
              </w:r>
              <w:r w:rsidDel="00DB5BAD">
                <w:rPr>
                  <w:rFonts w:ascii="Open Sans" w:eastAsia="Open Sans" w:hAnsi="Open Sans" w:cs="Open Sans"/>
                  <w:sz w:val="18"/>
                  <w:szCs w:val="18"/>
                </w:rPr>
                <w:delText>n</w:delText>
              </w:r>
              <w:r w:rsidDel="00DB5BAD">
                <w:rPr>
                  <w:rFonts w:ascii="Open Sans" w:eastAsia="Open Sans" w:hAnsi="Open Sans" w:cs="Open Sans"/>
                  <w:spacing w:val="-11"/>
                  <w:sz w:val="18"/>
                  <w:szCs w:val="18"/>
                </w:rPr>
                <w:delText xml:space="preserve"> </w:delText>
              </w:r>
              <w:r w:rsidDel="00DB5BAD">
                <w:rPr>
                  <w:rFonts w:ascii="Open Sans" w:eastAsia="Open Sans" w:hAnsi="Open Sans" w:cs="Open Sans"/>
                  <w:spacing w:val="5"/>
                  <w:sz w:val="18"/>
                  <w:szCs w:val="18"/>
                </w:rPr>
                <w:delText>Ta</w:delText>
              </w:r>
              <w:r w:rsidDel="00DB5BAD">
                <w:rPr>
                  <w:rFonts w:ascii="Open Sans" w:eastAsia="Open Sans" w:hAnsi="Open Sans" w:cs="Open Sans"/>
                  <w:spacing w:val="-4"/>
                  <w:sz w:val="18"/>
                  <w:szCs w:val="18"/>
                </w:rPr>
                <w:delText>x</w:delText>
              </w:r>
              <w:r w:rsidDel="00DB5BAD">
                <w:rPr>
                  <w:rFonts w:ascii="Open Sans" w:eastAsia="Open Sans" w:hAnsi="Open Sans" w:cs="Open Sans"/>
                  <w:sz w:val="18"/>
                  <w:szCs w:val="18"/>
                </w:rPr>
                <w:delText>i</w:delText>
              </w:r>
              <w:r w:rsidDel="00DB5BAD">
                <w:rPr>
                  <w:rFonts w:ascii="Open Sans" w:eastAsia="Open Sans" w:hAnsi="Open Sans" w:cs="Open Sans"/>
                  <w:spacing w:val="-3"/>
                  <w:sz w:val="18"/>
                  <w:szCs w:val="18"/>
                </w:rPr>
                <w:delText xml:space="preserve"> </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5"/>
                  <w:sz w:val="18"/>
                  <w:szCs w:val="18"/>
                </w:rPr>
                <w:delText>n</w:delText>
              </w:r>
              <w:r w:rsidDel="00DB5BAD">
                <w:rPr>
                  <w:rFonts w:ascii="Open Sans" w:eastAsia="Open Sans" w:hAnsi="Open Sans" w:cs="Open Sans"/>
                  <w:sz w:val="18"/>
                  <w:szCs w:val="18"/>
                </w:rPr>
                <w:delText>d</w:delText>
              </w:r>
            </w:del>
          </w:p>
          <w:p w14:paraId="0A14C944" w14:textId="0CF9997F" w:rsidR="0074787C" w:rsidRDefault="00656446">
            <w:pPr>
              <w:spacing w:before="55" w:after="0" w:line="240" w:lineRule="auto"/>
              <w:ind w:left="60" w:right="-20"/>
              <w:rPr>
                <w:rFonts w:ascii="Open Sans" w:eastAsia="Open Sans" w:hAnsi="Open Sans" w:cs="Open Sans"/>
                <w:sz w:val="18"/>
                <w:szCs w:val="18"/>
              </w:rPr>
            </w:pPr>
            <w:del w:id="19" w:author="Tal" w:date="2016-09-19T08:59:00Z">
              <w:r w:rsidDel="00DB5BAD">
                <w:rPr>
                  <w:rFonts w:ascii="Open Sans" w:eastAsia="Open Sans" w:hAnsi="Open Sans" w:cs="Open Sans"/>
                  <w:spacing w:val="4"/>
                  <w:sz w:val="18"/>
                  <w:szCs w:val="18"/>
                </w:rPr>
                <w:delText>De</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5"/>
                  <w:sz w:val="18"/>
                  <w:szCs w:val="18"/>
                </w:rPr>
                <w:delText>dh</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a</w:delText>
              </w:r>
              <w:r w:rsidDel="00DB5BAD">
                <w:rPr>
                  <w:rFonts w:ascii="Open Sans" w:eastAsia="Open Sans" w:hAnsi="Open Sans" w:cs="Open Sans"/>
                  <w:sz w:val="18"/>
                  <w:szCs w:val="18"/>
                </w:rPr>
                <w:delText>d</w:delText>
              </w:r>
              <w:r w:rsidDel="00DB5BAD">
                <w:rPr>
                  <w:rFonts w:ascii="Open Sans" w:eastAsia="Open Sans" w:hAnsi="Open Sans" w:cs="Open Sans"/>
                  <w:spacing w:val="-10"/>
                  <w:sz w:val="18"/>
                  <w:szCs w:val="18"/>
                </w:rPr>
                <w:delText xml:space="preserve"> </w:delText>
              </w:r>
              <w:r w:rsidDel="00DB5BAD">
                <w:rPr>
                  <w:rFonts w:ascii="Open Sans" w:eastAsia="Open Sans" w:hAnsi="Open Sans" w:cs="Open Sans"/>
                  <w:spacing w:val="4"/>
                  <w:sz w:val="18"/>
                  <w:szCs w:val="18"/>
                </w:rPr>
                <w:delText>e</w:delText>
              </w:r>
              <w:r w:rsidDel="00DB5BAD">
                <w:rPr>
                  <w:rFonts w:ascii="Open Sans" w:eastAsia="Open Sans" w:hAnsi="Open Sans" w:cs="Open Sans"/>
                  <w:sz w:val="18"/>
                  <w:szCs w:val="18"/>
                </w:rPr>
                <w:delText>l</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2"/>
                  <w:sz w:val="18"/>
                  <w:szCs w:val="18"/>
                </w:rPr>
                <w:delText>m</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n</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s</w:delText>
              </w:r>
            </w:del>
            <w:ins w:id="20" w:author="Tal" w:date="2016-09-19T08:59:00Z">
              <w:r w:rsidR="00DB5BAD">
                <w:rPr>
                  <w:rFonts w:ascii="Open Sans" w:eastAsia="Open Sans" w:hAnsi="Open Sans" w:cs="Open Sans"/>
                  <w:spacing w:val="6"/>
                  <w:sz w:val="18"/>
                  <w:szCs w:val="18"/>
                </w:rPr>
                <w:t>Replace a taxi with a deadhead</w:t>
              </w:r>
            </w:ins>
          </w:p>
        </w:tc>
        <w:tc>
          <w:tcPr>
            <w:tcW w:w="915" w:type="dxa"/>
            <w:tcBorders>
              <w:top w:val="single" w:sz="6" w:space="0" w:color="000000"/>
              <w:left w:val="single" w:sz="6" w:space="0" w:color="000000"/>
              <w:bottom w:val="single" w:sz="6" w:space="0" w:color="000000"/>
              <w:right w:val="single" w:sz="6" w:space="0" w:color="000000"/>
            </w:tcBorders>
          </w:tcPr>
          <w:p w14:paraId="5A79E3B6" w14:textId="77777777" w:rsidR="0074787C" w:rsidRDefault="0074787C">
            <w:pPr>
              <w:spacing w:before="10" w:after="0" w:line="260" w:lineRule="exact"/>
              <w:rPr>
                <w:sz w:val="26"/>
                <w:szCs w:val="26"/>
              </w:rPr>
            </w:pPr>
          </w:p>
          <w:p w14:paraId="11219334"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5018F121" w14:textId="77777777" w:rsidR="0074787C" w:rsidRDefault="0074787C">
            <w:pPr>
              <w:spacing w:after="0" w:line="120" w:lineRule="exact"/>
              <w:rPr>
                <w:sz w:val="12"/>
                <w:szCs w:val="12"/>
              </w:rPr>
            </w:pPr>
          </w:p>
          <w:p w14:paraId="67E76484"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6"/>
                <w:sz w:val="18"/>
                <w:szCs w:val="18"/>
              </w:rPr>
              <w:t>S</w:t>
            </w:r>
            <w:r>
              <w:rPr>
                <w:rFonts w:ascii="Open Sans" w:eastAsia="Open Sans" w:hAnsi="Open Sans" w:cs="Open Sans"/>
                <w:b/>
                <w:bCs/>
                <w:color w:val="0000FF"/>
                <w:spacing w:val="-4"/>
                <w:sz w:val="18"/>
                <w:szCs w:val="18"/>
              </w:rPr>
              <w:t>w</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tc</w:t>
            </w:r>
            <w:r>
              <w:rPr>
                <w:rFonts w:ascii="Open Sans" w:eastAsia="Open Sans" w:hAnsi="Open Sans" w:cs="Open Sans"/>
                <w:b/>
                <w:bCs/>
                <w:color w:val="0000FF"/>
                <w:sz w:val="18"/>
                <w:szCs w:val="18"/>
              </w:rPr>
              <w:t>h</w:t>
            </w:r>
            <w:r>
              <w:rPr>
                <w:rFonts w:ascii="Open Sans" w:eastAsia="Open Sans" w:hAnsi="Open Sans" w:cs="Open Sans"/>
                <w:b/>
                <w:bCs/>
                <w:color w:val="0000FF"/>
                <w:spacing w:val="12"/>
                <w:sz w:val="18"/>
                <w:szCs w:val="18"/>
              </w:rPr>
              <w:t xml:space="preserve"> </w:t>
            </w:r>
            <w:r>
              <w:rPr>
                <w:rFonts w:ascii="Open Sans" w:eastAsia="Open Sans" w:hAnsi="Open Sans" w:cs="Open Sans"/>
                <w:b/>
                <w:bCs/>
                <w:color w:val="0000FF"/>
                <w:spacing w:val="6"/>
                <w:sz w:val="18"/>
                <w:szCs w:val="18"/>
              </w:rPr>
              <w:t>b</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4"/>
                <w:sz w:val="18"/>
                <w:szCs w:val="18"/>
              </w:rPr>
              <w:t>w</w:t>
            </w:r>
            <w:r>
              <w:rPr>
                <w:rFonts w:ascii="Open Sans" w:eastAsia="Open Sans" w:hAnsi="Open Sans" w:cs="Open Sans"/>
                <w:b/>
                <w:bCs/>
                <w:color w:val="0000FF"/>
                <w:spacing w:val="-1"/>
                <w:sz w:val="18"/>
                <w:szCs w:val="18"/>
              </w:rPr>
              <w:t>ee</w:t>
            </w:r>
            <w:r>
              <w:rPr>
                <w:rFonts w:ascii="Open Sans" w:eastAsia="Open Sans" w:hAnsi="Open Sans" w:cs="Open Sans"/>
                <w:b/>
                <w:bCs/>
                <w:color w:val="0000FF"/>
                <w:sz w:val="18"/>
                <w:szCs w:val="18"/>
              </w:rPr>
              <w:t>n</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1"/>
                <w:sz w:val="18"/>
                <w:szCs w:val="18"/>
              </w:rPr>
              <w:t>x</w:t>
            </w:r>
            <w:r>
              <w:rPr>
                <w:rFonts w:ascii="Open Sans" w:eastAsia="Open Sans" w:hAnsi="Open Sans" w:cs="Open Sans"/>
                <w:b/>
                <w:bCs/>
                <w:color w:val="0000FF"/>
                <w:sz w:val="18"/>
                <w:szCs w:val="18"/>
              </w:rPr>
              <w:t>i</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d</w:t>
            </w:r>
          </w:p>
          <w:p w14:paraId="3307FA84" w14:textId="77777777" w:rsidR="0074787C" w:rsidRDefault="00656446">
            <w:pPr>
              <w:spacing w:before="55"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4"/>
                <w:sz w:val="18"/>
                <w:szCs w:val="18"/>
              </w:rPr>
              <w:t>a</w:t>
            </w:r>
            <w:r>
              <w:rPr>
                <w:rFonts w:ascii="Open Sans" w:eastAsia="Open Sans" w:hAnsi="Open Sans" w:cs="Open Sans"/>
                <w:b/>
                <w:bCs/>
                <w:color w:val="0000FF"/>
                <w:sz w:val="18"/>
                <w:szCs w:val="18"/>
              </w:rPr>
              <w:t>d</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s</w:t>
            </w:r>
          </w:p>
        </w:tc>
        <w:tc>
          <w:tcPr>
            <w:tcW w:w="990" w:type="dxa"/>
            <w:tcBorders>
              <w:top w:val="single" w:sz="6" w:space="0" w:color="000000"/>
              <w:left w:val="single" w:sz="6" w:space="0" w:color="000000"/>
              <w:bottom w:val="single" w:sz="6" w:space="0" w:color="000000"/>
              <w:right w:val="single" w:sz="6" w:space="0" w:color="000000"/>
            </w:tcBorders>
          </w:tcPr>
          <w:p w14:paraId="54225645" w14:textId="77777777" w:rsidR="0074787C" w:rsidRDefault="0074787C">
            <w:pPr>
              <w:spacing w:before="10" w:after="0" w:line="260" w:lineRule="exact"/>
              <w:rPr>
                <w:sz w:val="26"/>
                <w:szCs w:val="26"/>
              </w:rPr>
            </w:pPr>
          </w:p>
          <w:p w14:paraId="4454775F"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pacing w:val="-6"/>
                <w:sz w:val="18"/>
                <w:szCs w:val="18"/>
              </w:rPr>
              <w:t>/</w:t>
            </w:r>
            <w:r>
              <w:rPr>
                <w:rFonts w:ascii="Open Sans" w:eastAsia="Open Sans" w:hAnsi="Open Sans" w:cs="Open Sans"/>
                <w:sz w:val="18"/>
                <w:szCs w:val="18"/>
              </w:rPr>
              <w:t>A</w:t>
            </w:r>
          </w:p>
        </w:tc>
        <w:tc>
          <w:tcPr>
            <w:tcW w:w="2115" w:type="dxa"/>
            <w:tcBorders>
              <w:top w:val="single" w:sz="6" w:space="0" w:color="000000"/>
              <w:left w:val="single" w:sz="6" w:space="0" w:color="000000"/>
              <w:bottom w:val="single" w:sz="6" w:space="0" w:color="000000"/>
              <w:right w:val="single" w:sz="6" w:space="0" w:color="3F3F3F"/>
            </w:tcBorders>
          </w:tcPr>
          <w:p w14:paraId="77745D56" w14:textId="77777777" w:rsidR="0074787C" w:rsidRDefault="0074787C"/>
        </w:tc>
      </w:tr>
      <w:tr w:rsidR="0074787C" w14:paraId="5F050F12"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60600D31" w14:textId="77777777" w:rsidR="0074787C" w:rsidRDefault="0074787C">
            <w:pPr>
              <w:spacing w:after="0" w:line="120" w:lineRule="exact"/>
              <w:rPr>
                <w:sz w:val="12"/>
                <w:szCs w:val="12"/>
              </w:rPr>
            </w:pPr>
          </w:p>
          <w:p w14:paraId="5FE7028A" w14:textId="5E825B1A"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6"/>
                <w:sz w:val="18"/>
                <w:szCs w:val="18"/>
              </w:rPr>
              <w:t>A</w:t>
            </w:r>
            <w:r>
              <w:rPr>
                <w:rFonts w:ascii="Open Sans" w:eastAsia="Open Sans" w:hAnsi="Open Sans" w:cs="Open Sans"/>
                <w:spacing w:val="-5"/>
                <w:sz w:val="18"/>
                <w:szCs w:val="18"/>
              </w:rPr>
              <w:t>d</w:t>
            </w:r>
            <w:r>
              <w:rPr>
                <w:rFonts w:ascii="Open Sans" w:eastAsia="Open Sans" w:hAnsi="Open Sans" w:cs="Open Sans"/>
                <w:sz w:val="18"/>
                <w:szCs w:val="18"/>
              </w:rPr>
              <w:t>d</w:t>
            </w:r>
            <w:r>
              <w:rPr>
                <w:rFonts w:ascii="Open Sans" w:eastAsia="Open Sans" w:hAnsi="Open Sans" w:cs="Open Sans"/>
                <w:spacing w:val="-10"/>
                <w:sz w:val="18"/>
                <w:szCs w:val="18"/>
              </w:rPr>
              <w:t xml:space="preserve"> </w:t>
            </w:r>
            <w:r>
              <w:rPr>
                <w:rFonts w:ascii="Open Sans" w:eastAsia="Open Sans" w:hAnsi="Open Sans" w:cs="Open Sans"/>
                <w:spacing w:val="-5"/>
                <w:sz w:val="18"/>
                <w:szCs w:val="18"/>
              </w:rPr>
              <w:t>n</w:t>
            </w:r>
            <w:r>
              <w:rPr>
                <w:rFonts w:ascii="Open Sans" w:eastAsia="Open Sans" w:hAnsi="Open Sans" w:cs="Open Sans"/>
                <w:spacing w:val="4"/>
                <w:sz w:val="18"/>
                <w:szCs w:val="18"/>
              </w:rPr>
              <w:t>e</w:t>
            </w:r>
            <w:r>
              <w:rPr>
                <w:rFonts w:ascii="Open Sans" w:eastAsia="Open Sans" w:hAnsi="Open Sans" w:cs="Open Sans"/>
                <w:sz w:val="18"/>
                <w:szCs w:val="18"/>
              </w:rPr>
              <w:t>w</w:t>
            </w:r>
            <w:ins w:id="21" w:author="Tal" w:date="2016-09-19T08:59:00Z">
              <w:r w:rsidR="00DB5BAD">
                <w:rPr>
                  <w:rFonts w:ascii="Open Sans" w:eastAsia="Open Sans" w:hAnsi="Open Sans" w:cs="Open Sans"/>
                  <w:sz w:val="18"/>
                  <w:szCs w:val="18"/>
                </w:rPr>
                <w:t xml:space="preserve"> custom</w:t>
              </w:r>
            </w:ins>
            <w:r>
              <w:rPr>
                <w:rFonts w:ascii="Open Sans" w:eastAsia="Open Sans" w:hAnsi="Open Sans" w:cs="Open Sans"/>
                <w:spacing w:val="-9"/>
                <w:sz w:val="18"/>
                <w:szCs w:val="18"/>
              </w:rPr>
              <w:t xml:space="preserve"> </w:t>
            </w:r>
            <w:r>
              <w:rPr>
                <w:rFonts w:ascii="Open Sans" w:eastAsia="Open Sans" w:hAnsi="Open Sans" w:cs="Open Sans"/>
                <w:spacing w:val="4"/>
                <w:sz w:val="18"/>
                <w:szCs w:val="18"/>
              </w:rPr>
              <w:t>e</w:t>
            </w:r>
            <w:r>
              <w:rPr>
                <w:rFonts w:ascii="Open Sans" w:eastAsia="Open Sans" w:hAnsi="Open Sans" w:cs="Open Sans"/>
                <w:sz w:val="18"/>
                <w:szCs w:val="18"/>
              </w:rPr>
              <w:t>l</w:t>
            </w:r>
            <w:r>
              <w:rPr>
                <w:rFonts w:ascii="Open Sans" w:eastAsia="Open Sans" w:hAnsi="Open Sans" w:cs="Open Sans"/>
                <w:spacing w:val="4"/>
                <w:sz w:val="18"/>
                <w:szCs w:val="18"/>
              </w:rPr>
              <w:t>e</w:t>
            </w:r>
            <w:r>
              <w:rPr>
                <w:rFonts w:ascii="Open Sans" w:eastAsia="Open Sans" w:hAnsi="Open Sans" w:cs="Open Sans"/>
                <w:spacing w:val="-2"/>
                <w:sz w:val="18"/>
                <w:szCs w:val="18"/>
              </w:rPr>
              <w:t>m</w:t>
            </w:r>
            <w:r>
              <w:rPr>
                <w:rFonts w:ascii="Open Sans" w:eastAsia="Open Sans" w:hAnsi="Open Sans" w:cs="Open Sans"/>
                <w:spacing w:val="4"/>
                <w:sz w:val="18"/>
                <w:szCs w:val="18"/>
              </w:rPr>
              <w:t>e</w:t>
            </w:r>
            <w:r>
              <w:rPr>
                <w:rFonts w:ascii="Open Sans" w:eastAsia="Open Sans" w:hAnsi="Open Sans" w:cs="Open Sans"/>
                <w:spacing w:val="-5"/>
                <w:sz w:val="18"/>
                <w:szCs w:val="18"/>
              </w:rPr>
              <w:t>n</w:t>
            </w:r>
            <w:r>
              <w:rPr>
                <w:rFonts w:ascii="Open Sans" w:eastAsia="Open Sans" w:hAnsi="Open Sans" w:cs="Open Sans"/>
                <w:spacing w:val="-4"/>
                <w:sz w:val="18"/>
                <w:szCs w:val="18"/>
              </w:rPr>
              <w:t>t</w:t>
            </w:r>
            <w:r>
              <w:rPr>
                <w:rFonts w:ascii="Open Sans" w:eastAsia="Open Sans" w:hAnsi="Open Sans" w:cs="Open Sans"/>
                <w:sz w:val="18"/>
                <w:szCs w:val="18"/>
              </w:rPr>
              <w:t>s</w:t>
            </w:r>
          </w:p>
        </w:tc>
        <w:tc>
          <w:tcPr>
            <w:tcW w:w="915" w:type="dxa"/>
            <w:tcBorders>
              <w:top w:val="single" w:sz="6" w:space="0" w:color="000000"/>
              <w:left w:val="single" w:sz="6" w:space="0" w:color="000000"/>
              <w:bottom w:val="single" w:sz="6" w:space="0" w:color="000000"/>
              <w:right w:val="single" w:sz="6" w:space="0" w:color="000000"/>
            </w:tcBorders>
          </w:tcPr>
          <w:p w14:paraId="3C595DFF" w14:textId="77777777" w:rsidR="0074787C" w:rsidRDefault="0074787C">
            <w:pPr>
              <w:spacing w:after="0" w:line="120" w:lineRule="exact"/>
              <w:rPr>
                <w:sz w:val="12"/>
                <w:szCs w:val="12"/>
              </w:rPr>
            </w:pPr>
          </w:p>
          <w:p w14:paraId="4B77CEC3"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4E43E17C" w14:textId="77777777" w:rsidR="0074787C" w:rsidRDefault="0074787C">
            <w:pPr>
              <w:spacing w:after="0" w:line="120" w:lineRule="exact"/>
              <w:rPr>
                <w:sz w:val="12"/>
                <w:szCs w:val="12"/>
              </w:rPr>
            </w:pPr>
          </w:p>
          <w:p w14:paraId="1D2E394D"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z w:val="18"/>
                <w:szCs w:val="18"/>
              </w:rPr>
              <w:t>d</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w</w:t>
            </w:r>
            <w:r>
              <w:rPr>
                <w:rFonts w:ascii="Open Sans" w:eastAsia="Open Sans" w:hAnsi="Open Sans" w:cs="Open Sans"/>
                <w:b/>
                <w:bCs/>
                <w:color w:val="0000FF"/>
                <w:spacing w:val="6"/>
                <w:sz w:val="18"/>
                <w:szCs w:val="18"/>
              </w:rPr>
              <w:t xml:space="preserve"> </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s</w:t>
            </w:r>
          </w:p>
        </w:tc>
        <w:tc>
          <w:tcPr>
            <w:tcW w:w="990" w:type="dxa"/>
            <w:tcBorders>
              <w:top w:val="single" w:sz="6" w:space="0" w:color="000000"/>
              <w:left w:val="single" w:sz="6" w:space="0" w:color="000000"/>
              <w:bottom w:val="single" w:sz="6" w:space="0" w:color="000000"/>
              <w:right w:val="single" w:sz="6" w:space="0" w:color="000000"/>
            </w:tcBorders>
          </w:tcPr>
          <w:p w14:paraId="1158FDFE" w14:textId="77777777" w:rsidR="0074787C" w:rsidRDefault="0074787C">
            <w:pPr>
              <w:spacing w:after="0" w:line="120" w:lineRule="exact"/>
              <w:rPr>
                <w:sz w:val="12"/>
                <w:szCs w:val="12"/>
              </w:rPr>
            </w:pPr>
          </w:p>
          <w:p w14:paraId="1E14A389" w14:textId="77777777" w:rsidR="0074787C" w:rsidRDefault="00656446">
            <w:pPr>
              <w:spacing w:after="0" w:line="240" w:lineRule="auto"/>
              <w:ind w:left="60" w:right="-20"/>
              <w:rPr>
                <w:rFonts w:ascii="Open Sans" w:eastAsia="Open Sans" w:hAnsi="Open Sans" w:cs="Open Sans"/>
                <w:sz w:val="18"/>
                <w:szCs w:val="18"/>
              </w:rPr>
            </w:pPr>
            <w:commentRangeStart w:id="22"/>
            <w:r>
              <w:rPr>
                <w:rFonts w:ascii="Open Sans" w:eastAsia="Open Sans" w:hAnsi="Open Sans" w:cs="Open Sans"/>
                <w:spacing w:val="-1"/>
                <w:sz w:val="18"/>
                <w:szCs w:val="18"/>
              </w:rPr>
              <w:t>N</w:t>
            </w:r>
            <w:r>
              <w:rPr>
                <w:rFonts w:ascii="Open Sans" w:eastAsia="Open Sans" w:hAnsi="Open Sans" w:cs="Open Sans"/>
                <w:sz w:val="18"/>
                <w:szCs w:val="18"/>
              </w:rPr>
              <w:t>o</w:t>
            </w:r>
            <w:commentRangeEnd w:id="22"/>
            <w:r>
              <w:rPr>
                <w:rStyle w:val="CommentReference"/>
              </w:rPr>
              <w:commentReference w:id="22"/>
            </w:r>
          </w:p>
        </w:tc>
        <w:tc>
          <w:tcPr>
            <w:tcW w:w="2115" w:type="dxa"/>
            <w:tcBorders>
              <w:top w:val="single" w:sz="6" w:space="0" w:color="000000"/>
              <w:left w:val="single" w:sz="6" w:space="0" w:color="000000"/>
              <w:bottom w:val="single" w:sz="6" w:space="0" w:color="000000"/>
              <w:right w:val="single" w:sz="6" w:space="0" w:color="3F3F3F"/>
            </w:tcBorders>
          </w:tcPr>
          <w:p w14:paraId="18D28355" w14:textId="77777777" w:rsidR="0074787C" w:rsidRDefault="0074787C"/>
        </w:tc>
      </w:tr>
      <w:tr w:rsidR="0074787C" w14:paraId="04FB9400"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60201269" w14:textId="77777777" w:rsidR="0074787C" w:rsidRDefault="0074787C">
            <w:pPr>
              <w:spacing w:after="0" w:line="120" w:lineRule="exact"/>
              <w:rPr>
                <w:sz w:val="12"/>
                <w:szCs w:val="12"/>
              </w:rPr>
            </w:pPr>
          </w:p>
          <w:p w14:paraId="496F1D10"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B</w:t>
            </w:r>
            <w:r>
              <w:rPr>
                <w:rFonts w:ascii="Open Sans" w:eastAsia="Open Sans" w:hAnsi="Open Sans" w:cs="Open Sans"/>
                <w:sz w:val="18"/>
                <w:szCs w:val="18"/>
              </w:rPr>
              <w:t>l</w:t>
            </w:r>
            <w:r>
              <w:rPr>
                <w:rFonts w:ascii="Open Sans" w:eastAsia="Open Sans" w:hAnsi="Open Sans" w:cs="Open Sans"/>
                <w:spacing w:val="-4"/>
                <w:sz w:val="18"/>
                <w:szCs w:val="18"/>
              </w:rPr>
              <w:t>o</w:t>
            </w:r>
            <w:r>
              <w:rPr>
                <w:rFonts w:ascii="Open Sans" w:eastAsia="Open Sans" w:hAnsi="Open Sans" w:cs="Open Sans"/>
                <w:spacing w:val="4"/>
                <w:sz w:val="18"/>
                <w:szCs w:val="18"/>
              </w:rPr>
              <w:t>c</w:t>
            </w:r>
            <w:r>
              <w:rPr>
                <w:rFonts w:ascii="Open Sans" w:eastAsia="Open Sans" w:hAnsi="Open Sans" w:cs="Open Sans"/>
                <w:sz w:val="18"/>
                <w:szCs w:val="18"/>
              </w:rPr>
              <w:t>k</w:t>
            </w:r>
            <w:r>
              <w:rPr>
                <w:rFonts w:ascii="Open Sans" w:eastAsia="Open Sans" w:hAnsi="Open Sans" w:cs="Open Sans"/>
                <w:spacing w:val="-9"/>
                <w:sz w:val="18"/>
                <w:szCs w:val="18"/>
              </w:rPr>
              <w:t xml:space="preserve"> </w:t>
            </w:r>
            <w:r>
              <w:rPr>
                <w:rFonts w:ascii="Open Sans" w:eastAsia="Open Sans" w:hAnsi="Open Sans" w:cs="Open Sans"/>
                <w:spacing w:val="-1"/>
                <w:sz w:val="18"/>
                <w:szCs w:val="18"/>
              </w:rPr>
              <w:t>f</w:t>
            </w:r>
            <w:r>
              <w:rPr>
                <w:rFonts w:ascii="Open Sans" w:eastAsia="Open Sans" w:hAnsi="Open Sans" w:cs="Open Sans"/>
                <w:spacing w:val="-5"/>
                <w:sz w:val="18"/>
                <w:szCs w:val="18"/>
              </w:rPr>
              <w:t>un</w:t>
            </w:r>
            <w:r>
              <w:rPr>
                <w:rFonts w:ascii="Open Sans" w:eastAsia="Open Sans" w:hAnsi="Open Sans" w:cs="Open Sans"/>
                <w:spacing w:val="4"/>
                <w:sz w:val="18"/>
                <w:szCs w:val="18"/>
              </w:rPr>
              <w:t>c</w:t>
            </w:r>
            <w:r>
              <w:rPr>
                <w:rFonts w:ascii="Open Sans" w:eastAsia="Open Sans" w:hAnsi="Open Sans" w:cs="Open Sans"/>
                <w:spacing w:val="-4"/>
                <w:sz w:val="18"/>
                <w:szCs w:val="18"/>
              </w:rPr>
              <w:t>t</w:t>
            </w:r>
            <w:r>
              <w:rPr>
                <w:rFonts w:ascii="Open Sans" w:eastAsia="Open Sans" w:hAnsi="Open Sans" w:cs="Open Sans"/>
                <w:sz w:val="18"/>
                <w:szCs w:val="18"/>
              </w:rPr>
              <w:t>i</w:t>
            </w:r>
            <w:r>
              <w:rPr>
                <w:rFonts w:ascii="Open Sans" w:eastAsia="Open Sans" w:hAnsi="Open Sans" w:cs="Open Sans"/>
                <w:spacing w:val="-4"/>
                <w:sz w:val="18"/>
                <w:szCs w:val="18"/>
              </w:rPr>
              <w:t>o</w:t>
            </w:r>
            <w:r>
              <w:rPr>
                <w:rFonts w:ascii="Open Sans" w:eastAsia="Open Sans" w:hAnsi="Open Sans" w:cs="Open Sans"/>
                <w:spacing w:val="-5"/>
                <w:sz w:val="18"/>
                <w:szCs w:val="18"/>
              </w:rPr>
              <w:t>n</w:t>
            </w:r>
            <w:r>
              <w:rPr>
                <w:rFonts w:ascii="Open Sans" w:eastAsia="Open Sans" w:hAnsi="Open Sans" w:cs="Open Sans"/>
                <w:sz w:val="18"/>
                <w:szCs w:val="18"/>
              </w:rPr>
              <w:t>s</w:t>
            </w:r>
          </w:p>
        </w:tc>
        <w:tc>
          <w:tcPr>
            <w:tcW w:w="6450" w:type="dxa"/>
            <w:gridSpan w:val="4"/>
            <w:tcBorders>
              <w:top w:val="nil"/>
              <w:left w:val="single" w:sz="6" w:space="0" w:color="000000"/>
              <w:bottom w:val="single" w:sz="6" w:space="0" w:color="000000"/>
              <w:right w:val="single" w:sz="6" w:space="0" w:color="3F3F3F"/>
            </w:tcBorders>
          </w:tcPr>
          <w:p w14:paraId="46BABD43" w14:textId="77777777" w:rsidR="0074787C" w:rsidRDefault="0074787C"/>
        </w:tc>
      </w:tr>
      <w:tr w:rsidR="0074787C" w14:paraId="48297B61"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4269839D" w14:textId="77777777" w:rsidR="0074787C" w:rsidRDefault="0074787C">
            <w:pPr>
              <w:spacing w:before="15" w:after="0" w:line="240" w:lineRule="exact"/>
              <w:rPr>
                <w:sz w:val="24"/>
                <w:szCs w:val="24"/>
              </w:rPr>
            </w:pPr>
          </w:p>
          <w:p w14:paraId="64EB000A" w14:textId="77777777" w:rsidR="0074787C" w:rsidRDefault="00656446">
            <w:pPr>
              <w:spacing w:after="0" w:line="240" w:lineRule="auto"/>
              <w:ind w:left="510" w:right="-20"/>
              <w:rPr>
                <w:rFonts w:ascii="Open Sans" w:eastAsia="Open Sans" w:hAnsi="Open Sans" w:cs="Open Sans"/>
                <w:sz w:val="18"/>
                <w:szCs w:val="18"/>
              </w:rPr>
            </w:pPr>
            <w:r>
              <w:rPr>
                <w:rFonts w:ascii="Open Sans" w:eastAsia="Open Sans" w:hAnsi="Open Sans" w:cs="Open Sans"/>
                <w:spacing w:val="4"/>
                <w:sz w:val="18"/>
                <w:szCs w:val="18"/>
              </w:rPr>
              <w:t>B</w:t>
            </w:r>
            <w:r>
              <w:rPr>
                <w:rFonts w:ascii="Open Sans" w:eastAsia="Open Sans" w:hAnsi="Open Sans" w:cs="Open Sans"/>
                <w:sz w:val="18"/>
                <w:szCs w:val="18"/>
              </w:rPr>
              <w:t>l</w:t>
            </w:r>
            <w:r>
              <w:rPr>
                <w:rFonts w:ascii="Open Sans" w:eastAsia="Open Sans" w:hAnsi="Open Sans" w:cs="Open Sans"/>
                <w:spacing w:val="-4"/>
                <w:sz w:val="18"/>
                <w:szCs w:val="18"/>
              </w:rPr>
              <w:t>o</w:t>
            </w:r>
            <w:r>
              <w:rPr>
                <w:rFonts w:ascii="Open Sans" w:eastAsia="Open Sans" w:hAnsi="Open Sans" w:cs="Open Sans"/>
                <w:spacing w:val="4"/>
                <w:sz w:val="18"/>
                <w:szCs w:val="18"/>
              </w:rPr>
              <w:t>c</w:t>
            </w:r>
            <w:r>
              <w:rPr>
                <w:rFonts w:ascii="Open Sans" w:eastAsia="Open Sans" w:hAnsi="Open Sans" w:cs="Open Sans"/>
                <w:sz w:val="18"/>
                <w:szCs w:val="18"/>
              </w:rPr>
              <w:t>k</w:t>
            </w:r>
            <w:r>
              <w:rPr>
                <w:rFonts w:ascii="Open Sans" w:eastAsia="Open Sans" w:hAnsi="Open Sans" w:cs="Open Sans"/>
                <w:spacing w:val="-9"/>
                <w:sz w:val="18"/>
                <w:szCs w:val="18"/>
              </w:rPr>
              <w:t xml:space="preserve"> </w:t>
            </w:r>
            <w:r>
              <w:rPr>
                <w:rFonts w:ascii="Open Sans" w:eastAsia="Open Sans" w:hAnsi="Open Sans" w:cs="Open Sans"/>
                <w:spacing w:val="-5"/>
                <w:sz w:val="18"/>
                <w:szCs w:val="18"/>
              </w:rPr>
              <w:t>I</w:t>
            </w:r>
            <w:r>
              <w:rPr>
                <w:rFonts w:ascii="Open Sans" w:eastAsia="Open Sans" w:hAnsi="Open Sans" w:cs="Open Sans"/>
                <w:sz w:val="18"/>
                <w:szCs w:val="18"/>
              </w:rPr>
              <w:t>D</w:t>
            </w:r>
          </w:p>
        </w:tc>
        <w:tc>
          <w:tcPr>
            <w:tcW w:w="915" w:type="dxa"/>
            <w:tcBorders>
              <w:top w:val="single" w:sz="6" w:space="0" w:color="000000"/>
              <w:left w:val="single" w:sz="6" w:space="0" w:color="000000"/>
              <w:bottom w:val="single" w:sz="6" w:space="0" w:color="000000"/>
              <w:right w:val="single" w:sz="6" w:space="0" w:color="000000"/>
            </w:tcBorders>
          </w:tcPr>
          <w:p w14:paraId="266D6FF4" w14:textId="77777777" w:rsidR="0074787C" w:rsidRDefault="0074787C">
            <w:pPr>
              <w:spacing w:after="0" w:line="120" w:lineRule="exact"/>
              <w:rPr>
                <w:sz w:val="12"/>
                <w:szCs w:val="12"/>
              </w:rPr>
            </w:pPr>
          </w:p>
          <w:p w14:paraId="4F6CA1D5" w14:textId="77777777" w:rsidR="0074787C" w:rsidDel="00656446" w:rsidRDefault="00656446" w:rsidP="00656446">
            <w:pPr>
              <w:spacing w:after="0" w:line="240" w:lineRule="auto"/>
              <w:ind w:left="60" w:right="-20"/>
              <w:rPr>
                <w:del w:id="23" w:author="Administrator" w:date="2016-09-17T13:34:00Z"/>
                <w:rFonts w:ascii="Open Sans" w:eastAsia="Open Sans" w:hAnsi="Open Sans" w:cs="Open Sans"/>
                <w:sz w:val="18"/>
                <w:szCs w:val="18"/>
              </w:rPr>
            </w:pPr>
            <w:r>
              <w:rPr>
                <w:rFonts w:ascii="Open Sans" w:eastAsia="Open Sans" w:hAnsi="Open Sans" w:cs="Open Sans"/>
                <w:spacing w:val="4"/>
                <w:sz w:val="18"/>
                <w:szCs w:val="18"/>
              </w:rPr>
              <w:t>Yes</w:t>
            </w:r>
            <w:del w:id="24" w:author="Administrator" w:date="2016-09-17T13:34:00Z">
              <w:r w:rsidDel="00656446">
                <w:rPr>
                  <w:rFonts w:ascii="Open Sans" w:eastAsia="Open Sans" w:hAnsi="Open Sans" w:cs="Open Sans"/>
                  <w:sz w:val="18"/>
                  <w:szCs w:val="18"/>
                </w:rPr>
                <w:delText>,</w:delText>
              </w:r>
              <w:r w:rsidDel="00656446">
                <w:rPr>
                  <w:rFonts w:ascii="Open Sans" w:eastAsia="Open Sans" w:hAnsi="Open Sans" w:cs="Open Sans"/>
                  <w:spacing w:val="-1"/>
                  <w:sz w:val="18"/>
                  <w:szCs w:val="18"/>
                </w:rPr>
                <w:delText xml:space="preserve"> </w:delText>
              </w:r>
              <w:r w:rsidDel="00656446">
                <w:rPr>
                  <w:rFonts w:ascii="Open Sans" w:eastAsia="Open Sans" w:hAnsi="Open Sans" w:cs="Open Sans"/>
                  <w:spacing w:val="4"/>
                  <w:sz w:val="18"/>
                  <w:szCs w:val="18"/>
                </w:rPr>
                <w:delText>D</w:delText>
              </w:r>
              <w:r w:rsidDel="00656446">
                <w:rPr>
                  <w:rFonts w:ascii="Open Sans" w:eastAsia="Open Sans" w:hAnsi="Open Sans" w:cs="Open Sans"/>
                  <w:spacing w:val="-5"/>
                  <w:sz w:val="18"/>
                  <w:szCs w:val="18"/>
                </w:rPr>
                <w:delText>u</w:delText>
              </w:r>
              <w:r w:rsidDel="00656446">
                <w:rPr>
                  <w:rFonts w:ascii="Open Sans" w:eastAsia="Open Sans" w:hAnsi="Open Sans" w:cs="Open Sans"/>
                  <w:spacing w:val="-4"/>
                  <w:sz w:val="18"/>
                  <w:szCs w:val="18"/>
                </w:rPr>
                <w:delText>t</w:delText>
              </w:r>
              <w:r w:rsidDel="00656446">
                <w:rPr>
                  <w:rFonts w:ascii="Open Sans" w:eastAsia="Open Sans" w:hAnsi="Open Sans" w:cs="Open Sans"/>
                  <w:sz w:val="18"/>
                  <w:szCs w:val="18"/>
                </w:rPr>
                <w:delText>y</w:delText>
              </w:r>
            </w:del>
          </w:p>
          <w:p w14:paraId="15893914" w14:textId="77777777" w:rsidR="0074787C" w:rsidRDefault="00656446">
            <w:pPr>
              <w:spacing w:after="0" w:line="240" w:lineRule="auto"/>
              <w:ind w:left="60" w:right="-20"/>
              <w:rPr>
                <w:rFonts w:ascii="Open Sans" w:eastAsia="Open Sans" w:hAnsi="Open Sans" w:cs="Open Sans"/>
                <w:sz w:val="18"/>
                <w:szCs w:val="18"/>
              </w:rPr>
              <w:pPrChange w:id="25" w:author="Administrator" w:date="2016-09-17T13:34:00Z">
                <w:pPr>
                  <w:spacing w:before="55" w:after="0" w:line="240" w:lineRule="auto"/>
                  <w:ind w:left="60" w:right="-20"/>
                </w:pPr>
              </w:pPrChange>
            </w:pPr>
            <w:del w:id="26" w:author="Administrator" w:date="2016-09-17T13:34:00Z">
              <w:r w:rsidDel="00656446">
                <w:rPr>
                  <w:rFonts w:ascii="Open Sans" w:eastAsia="Open Sans" w:hAnsi="Open Sans" w:cs="Open Sans"/>
                  <w:spacing w:val="-5"/>
                  <w:sz w:val="18"/>
                  <w:szCs w:val="18"/>
                </w:rPr>
                <w:delText>I</w:delText>
              </w:r>
              <w:r w:rsidDel="00656446">
                <w:rPr>
                  <w:rFonts w:ascii="Open Sans" w:eastAsia="Open Sans" w:hAnsi="Open Sans" w:cs="Open Sans"/>
                  <w:sz w:val="18"/>
                  <w:szCs w:val="18"/>
                </w:rPr>
                <w:delText>D</w:delText>
              </w:r>
            </w:del>
          </w:p>
        </w:tc>
        <w:tc>
          <w:tcPr>
            <w:tcW w:w="2430" w:type="dxa"/>
            <w:tcBorders>
              <w:top w:val="single" w:sz="6" w:space="0" w:color="000000"/>
              <w:left w:val="single" w:sz="6" w:space="0" w:color="000000"/>
              <w:bottom w:val="single" w:sz="6" w:space="0" w:color="000000"/>
              <w:right w:val="single" w:sz="6" w:space="0" w:color="000000"/>
            </w:tcBorders>
          </w:tcPr>
          <w:p w14:paraId="4C5F7FCB" w14:textId="77777777" w:rsidR="0074787C" w:rsidRDefault="0074787C">
            <w:pPr>
              <w:spacing w:before="10" w:after="0" w:line="260" w:lineRule="exact"/>
              <w:rPr>
                <w:sz w:val="26"/>
                <w:szCs w:val="26"/>
              </w:rPr>
            </w:pPr>
          </w:p>
          <w:p w14:paraId="06B66C2F"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2"/>
                <w:sz w:val="18"/>
                <w:szCs w:val="18"/>
              </w:rPr>
              <w:t>Du</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y</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z w:val="18"/>
                <w:szCs w:val="18"/>
              </w:rPr>
              <w:t>ID</w:t>
            </w:r>
          </w:p>
        </w:tc>
        <w:tc>
          <w:tcPr>
            <w:tcW w:w="990" w:type="dxa"/>
            <w:tcBorders>
              <w:top w:val="single" w:sz="6" w:space="0" w:color="000000"/>
              <w:left w:val="single" w:sz="6" w:space="0" w:color="000000"/>
              <w:bottom w:val="single" w:sz="6" w:space="0" w:color="000000"/>
              <w:right w:val="single" w:sz="6" w:space="0" w:color="000000"/>
            </w:tcBorders>
          </w:tcPr>
          <w:p w14:paraId="1F610DF5" w14:textId="77777777" w:rsidR="0074787C" w:rsidRDefault="0074787C">
            <w:pPr>
              <w:spacing w:after="0" w:line="120" w:lineRule="exact"/>
              <w:rPr>
                <w:sz w:val="12"/>
                <w:szCs w:val="12"/>
              </w:rPr>
            </w:pPr>
          </w:p>
          <w:p w14:paraId="69614366" w14:textId="77777777" w:rsidR="0074787C" w:rsidRDefault="00656446" w:rsidP="00656446">
            <w:pPr>
              <w:spacing w:after="0" w:line="293" w:lineRule="auto"/>
              <w:ind w:left="60" w:right="112"/>
              <w:rPr>
                <w:rFonts w:ascii="Open Sans" w:eastAsia="Open Sans" w:hAnsi="Open Sans" w:cs="Open Sans"/>
                <w:sz w:val="18"/>
                <w:szCs w:val="18"/>
              </w:rPr>
            </w:pPr>
            <w:r>
              <w:rPr>
                <w:rFonts w:ascii="Open Sans" w:eastAsia="Open Sans" w:hAnsi="Open Sans" w:cs="Open Sans"/>
                <w:spacing w:val="4"/>
                <w:sz w:val="18"/>
                <w:szCs w:val="18"/>
              </w:rPr>
              <w:t>Yes</w:t>
            </w:r>
            <w:r>
              <w:rPr>
                <w:rFonts w:ascii="Open Sans" w:eastAsia="Open Sans" w:hAnsi="Open Sans" w:cs="Open Sans"/>
                <w:sz w:val="18"/>
                <w:szCs w:val="18"/>
              </w:rPr>
              <w:t xml:space="preserve">, </w:t>
            </w:r>
            <w:del w:id="27" w:author="Administrator" w:date="2016-09-17T13:34:00Z">
              <w:r w:rsidDel="00656446">
                <w:rPr>
                  <w:rFonts w:ascii="Open Sans" w:eastAsia="Open Sans" w:hAnsi="Open Sans" w:cs="Open Sans"/>
                  <w:spacing w:val="4"/>
                  <w:sz w:val="18"/>
                  <w:szCs w:val="18"/>
                </w:rPr>
                <w:delText>D</w:delText>
              </w:r>
              <w:r w:rsidDel="00656446">
                <w:rPr>
                  <w:rFonts w:ascii="Open Sans" w:eastAsia="Open Sans" w:hAnsi="Open Sans" w:cs="Open Sans"/>
                  <w:spacing w:val="2"/>
                  <w:sz w:val="18"/>
                  <w:szCs w:val="18"/>
                </w:rPr>
                <w:delText>r</w:delText>
              </w:r>
              <w:r w:rsidDel="00656446">
                <w:rPr>
                  <w:rFonts w:ascii="Open Sans" w:eastAsia="Open Sans" w:hAnsi="Open Sans" w:cs="Open Sans"/>
                  <w:sz w:val="18"/>
                  <w:szCs w:val="18"/>
                </w:rPr>
                <w:delText>iv</w:delText>
              </w:r>
              <w:r w:rsidDel="00656446">
                <w:rPr>
                  <w:rFonts w:ascii="Open Sans" w:eastAsia="Open Sans" w:hAnsi="Open Sans" w:cs="Open Sans"/>
                  <w:spacing w:val="4"/>
                  <w:sz w:val="18"/>
                  <w:szCs w:val="18"/>
                </w:rPr>
                <w:delText>e</w:delText>
              </w:r>
              <w:r w:rsidDel="00656446">
                <w:rPr>
                  <w:rFonts w:ascii="Open Sans" w:eastAsia="Open Sans" w:hAnsi="Open Sans" w:cs="Open Sans"/>
                  <w:sz w:val="18"/>
                  <w:szCs w:val="18"/>
                </w:rPr>
                <w:delText>r</w:delText>
              </w:r>
              <w:r w:rsidDel="00656446">
                <w:rPr>
                  <w:rFonts w:ascii="Open Sans" w:eastAsia="Open Sans" w:hAnsi="Open Sans" w:cs="Open Sans"/>
                  <w:spacing w:val="-2"/>
                  <w:sz w:val="18"/>
                  <w:szCs w:val="18"/>
                </w:rPr>
                <w:delText xml:space="preserve"> </w:delText>
              </w:r>
              <w:r w:rsidDel="00656446">
                <w:rPr>
                  <w:rFonts w:ascii="Open Sans" w:eastAsia="Open Sans" w:hAnsi="Open Sans" w:cs="Open Sans"/>
                  <w:spacing w:val="-5"/>
                  <w:sz w:val="18"/>
                  <w:szCs w:val="18"/>
                </w:rPr>
                <w:delText>I</w:delText>
              </w:r>
              <w:r w:rsidDel="00656446">
                <w:rPr>
                  <w:rFonts w:ascii="Open Sans" w:eastAsia="Open Sans" w:hAnsi="Open Sans" w:cs="Open Sans"/>
                  <w:sz w:val="18"/>
                  <w:szCs w:val="18"/>
                </w:rPr>
                <w:delText>D</w:delText>
              </w:r>
            </w:del>
          </w:p>
        </w:tc>
        <w:tc>
          <w:tcPr>
            <w:tcW w:w="2115" w:type="dxa"/>
            <w:tcBorders>
              <w:top w:val="single" w:sz="6" w:space="0" w:color="000000"/>
              <w:left w:val="single" w:sz="6" w:space="0" w:color="000000"/>
              <w:bottom w:val="single" w:sz="6" w:space="0" w:color="000000"/>
              <w:right w:val="single" w:sz="6" w:space="0" w:color="3F3F3F"/>
            </w:tcBorders>
          </w:tcPr>
          <w:p w14:paraId="53638043" w14:textId="77777777" w:rsidR="0074787C" w:rsidRDefault="0074787C">
            <w:pPr>
              <w:spacing w:before="10" w:after="0" w:line="260" w:lineRule="exact"/>
              <w:rPr>
                <w:sz w:val="26"/>
                <w:szCs w:val="26"/>
              </w:rPr>
            </w:pPr>
          </w:p>
          <w:p w14:paraId="2B3C6CDF"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ID</w:t>
            </w:r>
          </w:p>
        </w:tc>
      </w:tr>
      <w:tr w:rsidR="0074787C" w14:paraId="067CBEF8"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7A6F264E" w14:textId="77777777" w:rsidR="0074787C" w:rsidRDefault="0074787C">
            <w:pPr>
              <w:spacing w:before="5" w:after="0" w:line="100" w:lineRule="exact"/>
              <w:rPr>
                <w:sz w:val="10"/>
                <w:szCs w:val="10"/>
              </w:rPr>
            </w:pPr>
          </w:p>
          <w:p w14:paraId="151D7806" w14:textId="77777777" w:rsidR="0074787C" w:rsidRDefault="00656446">
            <w:pPr>
              <w:spacing w:after="0" w:line="240" w:lineRule="auto"/>
              <w:ind w:left="510" w:right="-20"/>
              <w:rPr>
                <w:rFonts w:ascii="Open Sans" w:eastAsia="Open Sans" w:hAnsi="Open Sans" w:cs="Open Sans"/>
                <w:sz w:val="18"/>
                <w:szCs w:val="18"/>
              </w:rPr>
            </w:pPr>
            <w:r>
              <w:rPr>
                <w:rFonts w:ascii="Open Sans" w:eastAsia="Open Sans" w:hAnsi="Open Sans" w:cs="Open Sans"/>
                <w:spacing w:val="6"/>
                <w:sz w:val="18"/>
                <w:szCs w:val="18"/>
              </w:rPr>
              <w:t>S</w:t>
            </w:r>
            <w:r>
              <w:rPr>
                <w:rFonts w:ascii="Open Sans" w:eastAsia="Open Sans" w:hAnsi="Open Sans" w:cs="Open Sans"/>
                <w:spacing w:val="-4"/>
                <w:sz w:val="18"/>
                <w:szCs w:val="18"/>
              </w:rPr>
              <w:t>t</w:t>
            </w:r>
            <w:r>
              <w:rPr>
                <w:rFonts w:ascii="Open Sans" w:eastAsia="Open Sans" w:hAnsi="Open Sans" w:cs="Open Sans"/>
                <w:spacing w:val="5"/>
                <w:sz w:val="18"/>
                <w:szCs w:val="18"/>
              </w:rPr>
              <w:t>a</w:t>
            </w:r>
            <w:r>
              <w:rPr>
                <w:rFonts w:ascii="Open Sans" w:eastAsia="Open Sans" w:hAnsi="Open Sans" w:cs="Open Sans"/>
                <w:spacing w:val="2"/>
                <w:sz w:val="18"/>
                <w:szCs w:val="18"/>
              </w:rPr>
              <w:t>r</w:t>
            </w:r>
            <w:r>
              <w:rPr>
                <w:rFonts w:ascii="Open Sans" w:eastAsia="Open Sans" w:hAnsi="Open Sans" w:cs="Open Sans"/>
                <w:spacing w:val="-4"/>
                <w:sz w:val="18"/>
                <w:szCs w:val="18"/>
              </w:rPr>
              <w:t>t</w:t>
            </w:r>
            <w:r>
              <w:rPr>
                <w:rFonts w:ascii="Open Sans" w:eastAsia="Open Sans" w:hAnsi="Open Sans" w:cs="Open Sans"/>
                <w:spacing w:val="-6"/>
                <w:sz w:val="18"/>
                <w:szCs w:val="18"/>
              </w:rPr>
              <w:t>/</w:t>
            </w:r>
            <w:r>
              <w:rPr>
                <w:rFonts w:ascii="Open Sans" w:eastAsia="Open Sans" w:hAnsi="Open Sans" w:cs="Open Sans"/>
                <w:spacing w:val="5"/>
                <w:sz w:val="18"/>
                <w:szCs w:val="18"/>
              </w:rPr>
              <w:t>E</w:t>
            </w:r>
            <w:r>
              <w:rPr>
                <w:rFonts w:ascii="Open Sans" w:eastAsia="Open Sans" w:hAnsi="Open Sans" w:cs="Open Sans"/>
                <w:spacing w:val="-5"/>
                <w:sz w:val="18"/>
                <w:szCs w:val="18"/>
              </w:rPr>
              <w:t>n</w:t>
            </w:r>
            <w:r>
              <w:rPr>
                <w:rFonts w:ascii="Open Sans" w:eastAsia="Open Sans" w:hAnsi="Open Sans" w:cs="Open Sans"/>
                <w:sz w:val="18"/>
                <w:szCs w:val="18"/>
              </w:rPr>
              <w:t>d</w:t>
            </w:r>
            <w:r>
              <w:rPr>
                <w:rFonts w:ascii="Open Sans" w:eastAsia="Open Sans" w:hAnsi="Open Sans" w:cs="Open Sans"/>
                <w:spacing w:val="-10"/>
                <w:sz w:val="18"/>
                <w:szCs w:val="18"/>
              </w:rPr>
              <w:t xml:space="preserve"> </w:t>
            </w:r>
            <w:r>
              <w:rPr>
                <w:rFonts w:ascii="Open Sans" w:eastAsia="Open Sans" w:hAnsi="Open Sans" w:cs="Open Sans"/>
                <w:spacing w:val="4"/>
                <w:sz w:val="18"/>
                <w:szCs w:val="18"/>
              </w:rPr>
              <w:t>s</w:t>
            </w:r>
            <w:r>
              <w:rPr>
                <w:rFonts w:ascii="Open Sans" w:eastAsia="Open Sans" w:hAnsi="Open Sans" w:cs="Open Sans"/>
                <w:spacing w:val="-4"/>
                <w:sz w:val="18"/>
                <w:szCs w:val="18"/>
              </w:rPr>
              <w:t>to</w:t>
            </w:r>
            <w:r>
              <w:rPr>
                <w:rFonts w:ascii="Open Sans" w:eastAsia="Open Sans" w:hAnsi="Open Sans" w:cs="Open Sans"/>
                <w:spacing w:val="-5"/>
                <w:sz w:val="18"/>
                <w:szCs w:val="18"/>
              </w:rPr>
              <w:t>p</w:t>
            </w:r>
            <w:r>
              <w:rPr>
                <w:rFonts w:ascii="Open Sans" w:eastAsia="Open Sans" w:hAnsi="Open Sans" w:cs="Open Sans"/>
                <w:sz w:val="18"/>
                <w:szCs w:val="18"/>
              </w:rPr>
              <w:t>s</w:t>
            </w:r>
          </w:p>
        </w:tc>
        <w:tc>
          <w:tcPr>
            <w:tcW w:w="915" w:type="dxa"/>
            <w:tcBorders>
              <w:top w:val="single" w:sz="6" w:space="0" w:color="000000"/>
              <w:left w:val="single" w:sz="6" w:space="0" w:color="000000"/>
              <w:bottom w:val="single" w:sz="6" w:space="0" w:color="000000"/>
              <w:right w:val="single" w:sz="6" w:space="0" w:color="000000"/>
            </w:tcBorders>
          </w:tcPr>
          <w:p w14:paraId="2692310F" w14:textId="77777777" w:rsidR="0074787C" w:rsidRDefault="0074787C">
            <w:pPr>
              <w:spacing w:after="0" w:line="120" w:lineRule="exact"/>
              <w:rPr>
                <w:sz w:val="12"/>
                <w:szCs w:val="12"/>
              </w:rPr>
            </w:pPr>
          </w:p>
          <w:p w14:paraId="5170CCBD"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6F6B42A7" w14:textId="77777777" w:rsidR="0074787C" w:rsidRDefault="0074787C">
            <w:pPr>
              <w:spacing w:after="0" w:line="120" w:lineRule="exact"/>
              <w:rPr>
                <w:sz w:val="12"/>
                <w:szCs w:val="12"/>
              </w:rPr>
            </w:pPr>
          </w:p>
          <w:p w14:paraId="00E8F243" w14:textId="77777777" w:rsidR="0074787C" w:rsidRDefault="00656446">
            <w:pPr>
              <w:spacing w:after="0" w:line="240" w:lineRule="auto"/>
              <w:ind w:left="60" w:right="-20"/>
              <w:rPr>
                <w:rFonts w:ascii="Open Sans" w:eastAsia="Open Sans" w:hAnsi="Open Sans" w:cs="Open Sans"/>
                <w:sz w:val="18"/>
                <w:szCs w:val="18"/>
              </w:rPr>
            </w:pPr>
            <w:del w:id="28" w:author="Administrator" w:date="2016-09-17T13:35:00Z">
              <w:r w:rsidDel="00656446">
                <w:rPr>
                  <w:rFonts w:ascii="Open Sans" w:eastAsia="Open Sans" w:hAnsi="Open Sans" w:cs="Open Sans"/>
                  <w:b/>
                  <w:bCs/>
                  <w:color w:val="0000FF"/>
                  <w:spacing w:val="6"/>
                  <w:sz w:val="18"/>
                  <w:szCs w:val="18"/>
                </w:rPr>
                <w:delText>S</w:delText>
              </w:r>
              <w:r w:rsidDel="00656446">
                <w:rPr>
                  <w:rFonts w:ascii="Open Sans" w:eastAsia="Open Sans" w:hAnsi="Open Sans" w:cs="Open Sans"/>
                  <w:b/>
                  <w:bCs/>
                  <w:color w:val="0000FF"/>
                  <w:spacing w:val="-1"/>
                  <w:sz w:val="18"/>
                  <w:szCs w:val="18"/>
                </w:rPr>
                <w:delText>e</w:delText>
              </w:r>
              <w:r w:rsidDel="00656446">
                <w:rPr>
                  <w:rFonts w:ascii="Open Sans" w:eastAsia="Open Sans" w:hAnsi="Open Sans" w:cs="Open Sans"/>
                  <w:b/>
                  <w:bCs/>
                  <w:color w:val="0000FF"/>
                  <w:sz w:val="18"/>
                  <w:szCs w:val="18"/>
                </w:rPr>
                <w:delText>t</w:delText>
              </w:r>
              <w:r w:rsidDel="00656446">
                <w:rPr>
                  <w:rFonts w:ascii="Open Sans" w:eastAsia="Open Sans" w:hAnsi="Open Sans" w:cs="Open Sans"/>
                  <w:b/>
                  <w:bCs/>
                  <w:color w:val="0000FF"/>
                  <w:spacing w:val="8"/>
                  <w:sz w:val="18"/>
                  <w:szCs w:val="18"/>
                </w:rPr>
                <w:delText xml:space="preserve"> </w:delText>
              </w:r>
            </w:del>
            <w:ins w:id="29" w:author="Administrator" w:date="2016-09-17T13:35:00Z">
              <w:r>
                <w:rPr>
                  <w:rFonts w:ascii="Open Sans" w:eastAsia="Open Sans" w:hAnsi="Open Sans" w:cs="Open Sans"/>
                  <w:b/>
                  <w:bCs/>
                  <w:color w:val="0000FF"/>
                  <w:spacing w:val="6"/>
                  <w:sz w:val="18"/>
                  <w:szCs w:val="18"/>
                </w:rPr>
                <w:t>Change duty</w:t>
              </w:r>
              <w:r>
                <w:rPr>
                  <w:rFonts w:ascii="Open Sans" w:eastAsia="Open Sans" w:hAnsi="Open Sans" w:cs="Open Sans"/>
                  <w:b/>
                  <w:bCs/>
                  <w:color w:val="0000FF"/>
                  <w:spacing w:val="8"/>
                  <w:sz w:val="18"/>
                  <w:szCs w:val="18"/>
                </w:rPr>
                <w:t xml:space="preserve"> </w:t>
              </w:r>
            </w:ins>
            <w:r>
              <w:rPr>
                <w:rFonts w:ascii="Open Sans" w:eastAsia="Open Sans" w:hAnsi="Open Sans" w:cs="Open Sans"/>
                <w:b/>
                <w:bCs/>
                <w:color w:val="0000FF"/>
                <w:spacing w:val="6"/>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1"/>
                <w:sz w:val="18"/>
                <w:szCs w:val="18"/>
              </w:rPr>
              <w:t>/</w:t>
            </w:r>
            <w:r>
              <w:rPr>
                <w:rFonts w:ascii="Open Sans" w:eastAsia="Open Sans" w:hAnsi="Open Sans" w:cs="Open Sans"/>
                <w:b/>
                <w:bCs/>
                <w:color w:val="0000FF"/>
                <w:spacing w:val="4"/>
                <w:sz w:val="18"/>
                <w:szCs w:val="18"/>
              </w:rPr>
              <w:t>E</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d</w:t>
            </w:r>
            <w:r>
              <w:rPr>
                <w:rFonts w:ascii="Open Sans" w:eastAsia="Open Sans" w:hAnsi="Open Sans" w:cs="Open Sans"/>
                <w:b/>
                <w:bCs/>
                <w:color w:val="0000FF"/>
                <w:spacing w:val="17"/>
                <w:sz w:val="18"/>
                <w:szCs w:val="18"/>
              </w:rPr>
              <w:t xml:space="preserve"> </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6"/>
                <w:sz w:val="18"/>
                <w:szCs w:val="18"/>
              </w:rPr>
              <w:t>p</w:t>
            </w:r>
            <w:r>
              <w:rPr>
                <w:rFonts w:ascii="Open Sans" w:eastAsia="Open Sans" w:hAnsi="Open Sans" w:cs="Open Sans"/>
                <w:b/>
                <w:bCs/>
                <w:color w:val="0000FF"/>
                <w:sz w:val="18"/>
                <w:szCs w:val="18"/>
              </w:rPr>
              <w:t>s</w:t>
            </w:r>
          </w:p>
        </w:tc>
        <w:tc>
          <w:tcPr>
            <w:tcW w:w="990" w:type="dxa"/>
            <w:tcBorders>
              <w:top w:val="single" w:sz="6" w:space="0" w:color="000000"/>
              <w:left w:val="single" w:sz="6" w:space="0" w:color="000000"/>
              <w:bottom w:val="single" w:sz="6" w:space="0" w:color="000000"/>
              <w:right w:val="single" w:sz="6" w:space="0" w:color="000000"/>
            </w:tcBorders>
          </w:tcPr>
          <w:p w14:paraId="03A2B5E8" w14:textId="77777777" w:rsidR="0074787C" w:rsidRDefault="0074787C">
            <w:pPr>
              <w:spacing w:after="0" w:line="120" w:lineRule="exact"/>
              <w:rPr>
                <w:sz w:val="12"/>
                <w:szCs w:val="12"/>
              </w:rPr>
            </w:pPr>
          </w:p>
          <w:p w14:paraId="1429364A"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z w:val="18"/>
                <w:szCs w:val="18"/>
              </w:rPr>
              <w:t>o</w:t>
            </w:r>
          </w:p>
        </w:tc>
        <w:tc>
          <w:tcPr>
            <w:tcW w:w="2115" w:type="dxa"/>
            <w:tcBorders>
              <w:top w:val="single" w:sz="6" w:space="0" w:color="000000"/>
              <w:left w:val="single" w:sz="6" w:space="0" w:color="000000"/>
              <w:bottom w:val="single" w:sz="6" w:space="0" w:color="000000"/>
              <w:right w:val="single" w:sz="6" w:space="0" w:color="3F3F3F"/>
            </w:tcBorders>
          </w:tcPr>
          <w:p w14:paraId="0C146BEB" w14:textId="77777777" w:rsidR="0074787C" w:rsidRDefault="0074787C"/>
        </w:tc>
      </w:tr>
      <w:tr w:rsidR="0074787C" w14:paraId="4200EDAA"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7AB6D649" w14:textId="77777777" w:rsidR="0074787C" w:rsidRDefault="0074787C">
            <w:pPr>
              <w:spacing w:before="5" w:after="0" w:line="100" w:lineRule="exact"/>
              <w:rPr>
                <w:sz w:val="10"/>
                <w:szCs w:val="10"/>
              </w:rPr>
            </w:pPr>
          </w:p>
          <w:p w14:paraId="5347A8A2" w14:textId="77777777" w:rsidR="0074787C" w:rsidRDefault="00656446">
            <w:pPr>
              <w:spacing w:after="0" w:line="240" w:lineRule="auto"/>
              <w:ind w:left="510" w:right="-20"/>
              <w:rPr>
                <w:rFonts w:ascii="Open Sans" w:eastAsia="Open Sans" w:hAnsi="Open Sans" w:cs="Open Sans"/>
                <w:sz w:val="18"/>
                <w:szCs w:val="18"/>
              </w:rPr>
            </w:pPr>
            <w:r>
              <w:rPr>
                <w:rFonts w:ascii="Open Sans" w:eastAsia="Open Sans" w:hAnsi="Open Sans" w:cs="Open Sans"/>
                <w:spacing w:val="-2"/>
                <w:sz w:val="18"/>
                <w:szCs w:val="18"/>
              </w:rPr>
              <w:t>V</w:t>
            </w:r>
            <w:r>
              <w:rPr>
                <w:rFonts w:ascii="Open Sans" w:eastAsia="Open Sans" w:hAnsi="Open Sans" w:cs="Open Sans"/>
                <w:spacing w:val="4"/>
                <w:sz w:val="18"/>
                <w:szCs w:val="18"/>
              </w:rPr>
              <w:t>e</w:t>
            </w:r>
            <w:r>
              <w:rPr>
                <w:rFonts w:ascii="Open Sans" w:eastAsia="Open Sans" w:hAnsi="Open Sans" w:cs="Open Sans"/>
                <w:spacing w:val="-5"/>
                <w:sz w:val="18"/>
                <w:szCs w:val="18"/>
              </w:rPr>
              <w:t>h</w:t>
            </w:r>
            <w:r>
              <w:rPr>
                <w:rFonts w:ascii="Open Sans" w:eastAsia="Open Sans" w:hAnsi="Open Sans" w:cs="Open Sans"/>
                <w:sz w:val="18"/>
                <w:szCs w:val="18"/>
              </w:rPr>
              <w:t>i</w:t>
            </w:r>
            <w:r>
              <w:rPr>
                <w:rFonts w:ascii="Open Sans" w:eastAsia="Open Sans" w:hAnsi="Open Sans" w:cs="Open Sans"/>
                <w:spacing w:val="4"/>
                <w:sz w:val="18"/>
                <w:szCs w:val="18"/>
              </w:rPr>
              <w:t>c</w:t>
            </w:r>
            <w:r>
              <w:rPr>
                <w:rFonts w:ascii="Open Sans" w:eastAsia="Open Sans" w:hAnsi="Open Sans" w:cs="Open Sans"/>
                <w:sz w:val="18"/>
                <w:szCs w:val="18"/>
              </w:rPr>
              <w:t xml:space="preserve">le </w:t>
            </w:r>
            <w:r>
              <w:rPr>
                <w:rFonts w:ascii="Open Sans" w:eastAsia="Open Sans" w:hAnsi="Open Sans" w:cs="Open Sans"/>
                <w:spacing w:val="-4"/>
                <w:sz w:val="18"/>
                <w:szCs w:val="18"/>
              </w:rPr>
              <w:t>t</w:t>
            </w:r>
            <w:r>
              <w:rPr>
                <w:rFonts w:ascii="Open Sans" w:eastAsia="Open Sans" w:hAnsi="Open Sans" w:cs="Open Sans"/>
                <w:spacing w:val="-1"/>
                <w:sz w:val="18"/>
                <w:szCs w:val="18"/>
              </w:rPr>
              <w:t>y</w:t>
            </w:r>
            <w:r>
              <w:rPr>
                <w:rFonts w:ascii="Open Sans" w:eastAsia="Open Sans" w:hAnsi="Open Sans" w:cs="Open Sans"/>
                <w:spacing w:val="-5"/>
                <w:sz w:val="18"/>
                <w:szCs w:val="18"/>
              </w:rPr>
              <w:t>p</w:t>
            </w:r>
            <w:r>
              <w:rPr>
                <w:rFonts w:ascii="Open Sans" w:eastAsia="Open Sans" w:hAnsi="Open Sans" w:cs="Open Sans"/>
                <w:sz w:val="18"/>
                <w:szCs w:val="18"/>
              </w:rPr>
              <w:t>e</w:t>
            </w:r>
          </w:p>
        </w:tc>
        <w:tc>
          <w:tcPr>
            <w:tcW w:w="915" w:type="dxa"/>
            <w:tcBorders>
              <w:top w:val="single" w:sz="6" w:space="0" w:color="000000"/>
              <w:left w:val="single" w:sz="6" w:space="0" w:color="000000"/>
              <w:bottom w:val="single" w:sz="6" w:space="0" w:color="000000"/>
              <w:right w:val="single" w:sz="6" w:space="0" w:color="000000"/>
            </w:tcBorders>
          </w:tcPr>
          <w:p w14:paraId="7F1D337A" w14:textId="77777777" w:rsidR="0074787C" w:rsidRDefault="0074787C">
            <w:pPr>
              <w:spacing w:after="0" w:line="120" w:lineRule="exact"/>
              <w:rPr>
                <w:sz w:val="12"/>
                <w:szCs w:val="12"/>
              </w:rPr>
            </w:pPr>
          </w:p>
          <w:p w14:paraId="1E4CCD5A"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pacing w:val="-6"/>
                <w:sz w:val="18"/>
                <w:szCs w:val="18"/>
              </w:rPr>
              <w:t>/</w:t>
            </w:r>
            <w:r>
              <w:rPr>
                <w:rFonts w:ascii="Open Sans" w:eastAsia="Open Sans" w:hAnsi="Open Sans" w:cs="Open Sans"/>
                <w:sz w:val="18"/>
                <w:szCs w:val="18"/>
              </w:rPr>
              <w:t>A</w:t>
            </w:r>
          </w:p>
        </w:tc>
        <w:tc>
          <w:tcPr>
            <w:tcW w:w="2430" w:type="dxa"/>
            <w:tcBorders>
              <w:top w:val="single" w:sz="6" w:space="0" w:color="000000"/>
              <w:left w:val="single" w:sz="6" w:space="0" w:color="000000"/>
              <w:bottom w:val="single" w:sz="6" w:space="0" w:color="000000"/>
              <w:right w:val="single" w:sz="6" w:space="0" w:color="000000"/>
            </w:tcBorders>
          </w:tcPr>
          <w:p w14:paraId="036EBD41" w14:textId="77777777" w:rsidR="0074787C" w:rsidRDefault="0074787C"/>
        </w:tc>
        <w:tc>
          <w:tcPr>
            <w:tcW w:w="990" w:type="dxa"/>
            <w:tcBorders>
              <w:top w:val="single" w:sz="6" w:space="0" w:color="000000"/>
              <w:left w:val="single" w:sz="6" w:space="0" w:color="000000"/>
              <w:bottom w:val="single" w:sz="6" w:space="0" w:color="000000"/>
              <w:right w:val="single" w:sz="6" w:space="0" w:color="000000"/>
            </w:tcBorders>
          </w:tcPr>
          <w:p w14:paraId="4A5F2BFF" w14:textId="77777777" w:rsidR="0074787C" w:rsidRDefault="0074787C">
            <w:pPr>
              <w:spacing w:after="0" w:line="120" w:lineRule="exact"/>
              <w:rPr>
                <w:sz w:val="12"/>
                <w:szCs w:val="12"/>
              </w:rPr>
            </w:pPr>
          </w:p>
          <w:p w14:paraId="4027B71E"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115" w:type="dxa"/>
            <w:tcBorders>
              <w:top w:val="single" w:sz="6" w:space="0" w:color="000000"/>
              <w:left w:val="single" w:sz="6" w:space="0" w:color="000000"/>
              <w:bottom w:val="single" w:sz="6" w:space="0" w:color="000000"/>
              <w:right w:val="single" w:sz="6" w:space="0" w:color="3F3F3F"/>
            </w:tcBorders>
          </w:tcPr>
          <w:p w14:paraId="4EA8DFCD" w14:textId="77777777" w:rsidR="0074787C" w:rsidRDefault="0074787C">
            <w:pPr>
              <w:spacing w:after="0" w:line="120" w:lineRule="exact"/>
              <w:rPr>
                <w:sz w:val="12"/>
                <w:szCs w:val="12"/>
              </w:rPr>
            </w:pPr>
          </w:p>
          <w:p w14:paraId="3F9E9683"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3"/>
                <w:sz w:val="18"/>
                <w:szCs w:val="18"/>
              </w:rPr>
              <w:t>y</w:t>
            </w:r>
            <w:r>
              <w:rPr>
                <w:rFonts w:ascii="Open Sans" w:eastAsia="Open Sans" w:hAnsi="Open Sans" w:cs="Open Sans"/>
                <w:b/>
                <w:bCs/>
                <w:color w:val="0000FF"/>
                <w:spacing w:val="6"/>
                <w:sz w:val="18"/>
                <w:szCs w:val="18"/>
              </w:rPr>
              <w:t>p</w:t>
            </w:r>
            <w:r>
              <w:rPr>
                <w:rFonts w:ascii="Open Sans" w:eastAsia="Open Sans" w:hAnsi="Open Sans" w:cs="Open Sans"/>
                <w:b/>
                <w:bCs/>
                <w:color w:val="0000FF"/>
                <w:sz w:val="18"/>
                <w:szCs w:val="18"/>
              </w:rPr>
              <w:t>e</w:t>
            </w:r>
          </w:p>
        </w:tc>
      </w:tr>
      <w:tr w:rsidR="0074787C" w14:paraId="2634B85D"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38AA76F0" w14:textId="69CB6012" w:rsidR="0074787C" w:rsidRDefault="0074787C">
            <w:pPr>
              <w:spacing w:before="15" w:after="0" w:line="240" w:lineRule="exact"/>
              <w:rPr>
                <w:sz w:val="24"/>
                <w:szCs w:val="24"/>
              </w:rPr>
            </w:pPr>
          </w:p>
          <w:p w14:paraId="7EA1A967" w14:textId="5C656F76" w:rsidR="0074787C" w:rsidRDefault="00656446" w:rsidP="00016529">
            <w:pPr>
              <w:spacing w:after="0" w:line="240" w:lineRule="auto"/>
              <w:ind w:left="510" w:right="-20"/>
              <w:rPr>
                <w:rFonts w:ascii="Open Sans" w:eastAsia="Open Sans" w:hAnsi="Open Sans" w:cs="Open Sans"/>
                <w:sz w:val="18"/>
                <w:szCs w:val="18"/>
              </w:rPr>
            </w:pPr>
            <w:r>
              <w:rPr>
                <w:rFonts w:ascii="Open Sans" w:eastAsia="Open Sans" w:hAnsi="Open Sans" w:cs="Open Sans"/>
                <w:spacing w:val="3"/>
                <w:sz w:val="18"/>
                <w:szCs w:val="18"/>
              </w:rPr>
              <w:t>M</w:t>
            </w:r>
            <w:r>
              <w:rPr>
                <w:rFonts w:ascii="Open Sans" w:eastAsia="Open Sans" w:hAnsi="Open Sans" w:cs="Open Sans"/>
                <w:spacing w:val="-4"/>
                <w:sz w:val="18"/>
                <w:szCs w:val="18"/>
              </w:rPr>
              <w:t>o</w:t>
            </w:r>
            <w:r>
              <w:rPr>
                <w:rFonts w:ascii="Open Sans" w:eastAsia="Open Sans" w:hAnsi="Open Sans" w:cs="Open Sans"/>
                <w:sz w:val="18"/>
                <w:szCs w:val="18"/>
              </w:rPr>
              <w:t>ve</w:t>
            </w:r>
            <w:r>
              <w:rPr>
                <w:rFonts w:ascii="Open Sans" w:eastAsia="Open Sans" w:hAnsi="Open Sans" w:cs="Open Sans"/>
                <w:spacing w:val="-2"/>
                <w:sz w:val="18"/>
                <w:szCs w:val="18"/>
              </w:rPr>
              <w:t xml:space="preserve"> </w:t>
            </w:r>
            <w:commentRangeStart w:id="30"/>
            <w:del w:id="31" w:author="Tal" w:date="2016-09-19T09:04:00Z">
              <w:r w:rsidDel="00016529">
                <w:rPr>
                  <w:rFonts w:ascii="Open Sans" w:eastAsia="Open Sans" w:hAnsi="Open Sans" w:cs="Open Sans"/>
                  <w:spacing w:val="-5"/>
                  <w:sz w:val="18"/>
                  <w:szCs w:val="18"/>
                </w:rPr>
                <w:delText>b</w:delText>
              </w:r>
              <w:r w:rsidDel="00016529">
                <w:rPr>
                  <w:rFonts w:ascii="Open Sans" w:eastAsia="Open Sans" w:hAnsi="Open Sans" w:cs="Open Sans"/>
                  <w:sz w:val="18"/>
                  <w:szCs w:val="18"/>
                </w:rPr>
                <w:delText>l</w:delText>
              </w:r>
              <w:r w:rsidDel="00016529">
                <w:rPr>
                  <w:rFonts w:ascii="Open Sans" w:eastAsia="Open Sans" w:hAnsi="Open Sans" w:cs="Open Sans"/>
                  <w:spacing w:val="-4"/>
                  <w:sz w:val="18"/>
                  <w:szCs w:val="18"/>
                </w:rPr>
                <w:delText>o</w:delText>
              </w:r>
              <w:r w:rsidDel="00016529">
                <w:rPr>
                  <w:rFonts w:ascii="Open Sans" w:eastAsia="Open Sans" w:hAnsi="Open Sans" w:cs="Open Sans"/>
                  <w:spacing w:val="4"/>
                  <w:sz w:val="18"/>
                  <w:szCs w:val="18"/>
                </w:rPr>
                <w:delText>c</w:delText>
              </w:r>
              <w:r w:rsidDel="00016529">
                <w:rPr>
                  <w:rFonts w:ascii="Open Sans" w:eastAsia="Open Sans" w:hAnsi="Open Sans" w:cs="Open Sans"/>
                  <w:sz w:val="18"/>
                  <w:szCs w:val="18"/>
                </w:rPr>
                <w:delText>k</w:delText>
              </w:r>
              <w:r w:rsidDel="00016529">
                <w:rPr>
                  <w:rFonts w:ascii="Open Sans" w:eastAsia="Open Sans" w:hAnsi="Open Sans" w:cs="Open Sans"/>
                  <w:spacing w:val="-8"/>
                  <w:sz w:val="18"/>
                  <w:szCs w:val="18"/>
                </w:rPr>
                <w:delText xml:space="preserve"> </w:delText>
              </w:r>
            </w:del>
            <w:commentRangeEnd w:id="30"/>
            <w:ins w:id="32" w:author="Tal" w:date="2016-09-19T09:04:00Z">
              <w:r w:rsidR="00016529">
                <w:rPr>
                  <w:rFonts w:ascii="Open Sans" w:eastAsia="Open Sans" w:hAnsi="Open Sans" w:cs="Open Sans"/>
                  <w:spacing w:val="-5"/>
                  <w:sz w:val="18"/>
                  <w:szCs w:val="18"/>
                </w:rPr>
                <w:t>a duty</w:t>
              </w:r>
              <w:r w:rsidR="00016529">
                <w:rPr>
                  <w:rFonts w:ascii="Open Sans" w:eastAsia="Open Sans" w:hAnsi="Open Sans" w:cs="Open Sans"/>
                  <w:spacing w:val="-8"/>
                  <w:sz w:val="18"/>
                  <w:szCs w:val="18"/>
                </w:rPr>
                <w:t xml:space="preserve"> </w:t>
              </w:r>
            </w:ins>
            <w:r>
              <w:rPr>
                <w:rStyle w:val="CommentReference"/>
              </w:rPr>
              <w:commentReference w:id="30"/>
            </w:r>
            <w:r>
              <w:rPr>
                <w:rFonts w:ascii="Open Sans" w:eastAsia="Open Sans" w:hAnsi="Open Sans" w:cs="Open Sans"/>
                <w:spacing w:val="-5"/>
                <w:sz w:val="18"/>
                <w:szCs w:val="18"/>
              </w:rPr>
              <w:t>u</w:t>
            </w:r>
            <w:r>
              <w:rPr>
                <w:rFonts w:ascii="Open Sans" w:eastAsia="Open Sans" w:hAnsi="Open Sans" w:cs="Open Sans"/>
                <w:sz w:val="18"/>
                <w:szCs w:val="18"/>
              </w:rPr>
              <w:t>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o</w:t>
            </w:r>
            <w:r>
              <w:rPr>
                <w:rFonts w:ascii="Open Sans" w:eastAsia="Open Sans" w:hAnsi="Open Sans" w:cs="Open Sans"/>
                <w:sz w:val="18"/>
                <w:szCs w:val="18"/>
              </w:rPr>
              <w:t xml:space="preserve">r </w:t>
            </w:r>
            <w:r>
              <w:rPr>
                <w:rFonts w:ascii="Open Sans" w:eastAsia="Open Sans" w:hAnsi="Open Sans" w:cs="Open Sans"/>
                <w:spacing w:val="-5"/>
                <w:sz w:val="18"/>
                <w:szCs w:val="18"/>
              </w:rPr>
              <w:t>d</w:t>
            </w:r>
            <w:r>
              <w:rPr>
                <w:rFonts w:ascii="Open Sans" w:eastAsia="Open Sans" w:hAnsi="Open Sans" w:cs="Open Sans"/>
                <w:spacing w:val="-4"/>
                <w:sz w:val="18"/>
                <w:szCs w:val="18"/>
              </w:rPr>
              <w:t>o</w:t>
            </w:r>
            <w:r>
              <w:rPr>
                <w:rFonts w:ascii="Open Sans" w:eastAsia="Open Sans" w:hAnsi="Open Sans" w:cs="Open Sans"/>
                <w:spacing w:val="-5"/>
                <w:sz w:val="18"/>
                <w:szCs w:val="18"/>
              </w:rPr>
              <w:t>w</w:t>
            </w:r>
            <w:r>
              <w:rPr>
                <w:rFonts w:ascii="Open Sans" w:eastAsia="Open Sans" w:hAnsi="Open Sans" w:cs="Open Sans"/>
                <w:sz w:val="18"/>
                <w:szCs w:val="18"/>
              </w:rPr>
              <w:t>n</w:t>
            </w:r>
          </w:p>
        </w:tc>
        <w:tc>
          <w:tcPr>
            <w:tcW w:w="915" w:type="dxa"/>
            <w:tcBorders>
              <w:top w:val="single" w:sz="6" w:space="0" w:color="000000"/>
              <w:left w:val="single" w:sz="6" w:space="0" w:color="000000"/>
              <w:bottom w:val="single" w:sz="6" w:space="0" w:color="000000"/>
              <w:right w:val="single" w:sz="6" w:space="0" w:color="000000"/>
            </w:tcBorders>
          </w:tcPr>
          <w:p w14:paraId="1AECDAEB" w14:textId="77777777" w:rsidR="0074787C" w:rsidRDefault="0074787C">
            <w:pPr>
              <w:spacing w:before="10" w:after="0" w:line="260" w:lineRule="exact"/>
              <w:rPr>
                <w:sz w:val="26"/>
                <w:szCs w:val="26"/>
              </w:rPr>
            </w:pPr>
          </w:p>
          <w:p w14:paraId="0B971EA6"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3F7F7F67" w14:textId="77777777" w:rsidR="0074787C" w:rsidRDefault="0074787C">
            <w:pPr>
              <w:spacing w:before="10" w:after="0" w:line="260" w:lineRule="exact"/>
              <w:rPr>
                <w:sz w:val="26"/>
                <w:szCs w:val="26"/>
              </w:rPr>
            </w:pPr>
          </w:p>
          <w:p w14:paraId="194755A2" w14:textId="77777777" w:rsidR="0074787C" w:rsidRDefault="00656446" w:rsidP="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del w:id="33" w:author="Administrator" w:date="2016-09-17T13:36:00Z">
              <w:r w:rsidDel="00656446">
                <w:rPr>
                  <w:rFonts w:ascii="Open Sans" w:eastAsia="Open Sans" w:hAnsi="Open Sans" w:cs="Open Sans"/>
                  <w:b/>
                  <w:bCs/>
                  <w:color w:val="0000FF"/>
                  <w:spacing w:val="6"/>
                  <w:sz w:val="18"/>
                  <w:szCs w:val="18"/>
                </w:rPr>
                <w:delText>b</w:delText>
              </w:r>
              <w:r w:rsidDel="00656446">
                <w:rPr>
                  <w:rFonts w:ascii="Open Sans" w:eastAsia="Open Sans" w:hAnsi="Open Sans" w:cs="Open Sans"/>
                  <w:b/>
                  <w:bCs/>
                  <w:color w:val="0000FF"/>
                  <w:spacing w:val="5"/>
                  <w:sz w:val="18"/>
                  <w:szCs w:val="18"/>
                </w:rPr>
                <w:delText>l</w:delText>
              </w:r>
              <w:r w:rsidDel="00656446">
                <w:rPr>
                  <w:rFonts w:ascii="Open Sans" w:eastAsia="Open Sans" w:hAnsi="Open Sans" w:cs="Open Sans"/>
                  <w:b/>
                  <w:bCs/>
                  <w:color w:val="0000FF"/>
                  <w:spacing w:val="-6"/>
                  <w:sz w:val="18"/>
                  <w:szCs w:val="18"/>
                </w:rPr>
                <w:delText>o</w:delText>
              </w:r>
              <w:r w:rsidDel="00656446">
                <w:rPr>
                  <w:rFonts w:ascii="Open Sans" w:eastAsia="Open Sans" w:hAnsi="Open Sans" w:cs="Open Sans"/>
                  <w:b/>
                  <w:bCs/>
                  <w:color w:val="0000FF"/>
                  <w:spacing w:val="-3"/>
                  <w:sz w:val="18"/>
                  <w:szCs w:val="18"/>
                </w:rPr>
                <w:delText>c</w:delText>
              </w:r>
              <w:r w:rsidDel="00656446">
                <w:rPr>
                  <w:rFonts w:ascii="Open Sans" w:eastAsia="Open Sans" w:hAnsi="Open Sans" w:cs="Open Sans"/>
                  <w:b/>
                  <w:bCs/>
                  <w:color w:val="0000FF"/>
                  <w:sz w:val="18"/>
                  <w:szCs w:val="18"/>
                </w:rPr>
                <w:delText>k</w:delText>
              </w:r>
              <w:r w:rsidDel="00656446">
                <w:rPr>
                  <w:rFonts w:ascii="Open Sans" w:eastAsia="Open Sans" w:hAnsi="Open Sans" w:cs="Open Sans"/>
                  <w:b/>
                  <w:bCs/>
                  <w:color w:val="0000FF"/>
                  <w:spacing w:val="6"/>
                  <w:sz w:val="18"/>
                  <w:szCs w:val="18"/>
                </w:rPr>
                <w:delText xml:space="preserve"> </w:delText>
              </w:r>
            </w:del>
            <w:ins w:id="34" w:author="Administrator" w:date="2016-09-17T13:36:00Z">
              <w:r>
                <w:rPr>
                  <w:rFonts w:ascii="Open Sans" w:eastAsia="Open Sans" w:hAnsi="Open Sans" w:cs="Open Sans"/>
                  <w:b/>
                  <w:bCs/>
                  <w:color w:val="0000FF"/>
                  <w:spacing w:val="6"/>
                  <w:sz w:val="18"/>
                  <w:szCs w:val="18"/>
                </w:rPr>
                <w:t xml:space="preserve">driver duty </w:t>
              </w:r>
            </w:ins>
            <w:r>
              <w:rPr>
                <w:rFonts w:ascii="Open Sans" w:eastAsia="Open Sans" w:hAnsi="Open Sans" w:cs="Open Sans"/>
                <w:b/>
                <w:bCs/>
                <w:color w:val="0000FF"/>
                <w:spacing w:val="2"/>
                <w:sz w:val="18"/>
                <w:szCs w:val="18"/>
              </w:rPr>
              <w:t>u</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6"/>
                <w:sz w:val="18"/>
                <w:szCs w:val="18"/>
              </w:rPr>
              <w:t>o</w:t>
            </w:r>
            <w:r>
              <w:rPr>
                <w:rFonts w:ascii="Open Sans" w:eastAsia="Open Sans" w:hAnsi="Open Sans" w:cs="Open Sans"/>
                <w:b/>
                <w:bCs/>
                <w:color w:val="0000FF"/>
                <w:sz w:val="18"/>
                <w:szCs w:val="18"/>
              </w:rPr>
              <w:t>r</w:t>
            </w:r>
            <w:r>
              <w:rPr>
                <w:rFonts w:ascii="Open Sans" w:eastAsia="Open Sans" w:hAnsi="Open Sans" w:cs="Open Sans"/>
                <w:b/>
                <w:bCs/>
                <w:color w:val="0000FF"/>
                <w:spacing w:val="6"/>
                <w:sz w:val="18"/>
                <w:szCs w:val="18"/>
              </w:rPr>
              <w:t xml:space="preserve"> d</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4"/>
                <w:sz w:val="18"/>
                <w:szCs w:val="18"/>
              </w:rPr>
              <w:t>w</w:t>
            </w:r>
            <w:r>
              <w:rPr>
                <w:rFonts w:ascii="Open Sans" w:eastAsia="Open Sans" w:hAnsi="Open Sans" w:cs="Open Sans"/>
                <w:b/>
                <w:bCs/>
                <w:color w:val="0000FF"/>
                <w:sz w:val="18"/>
                <w:szCs w:val="18"/>
              </w:rPr>
              <w:t>n</w:t>
            </w:r>
          </w:p>
        </w:tc>
        <w:tc>
          <w:tcPr>
            <w:tcW w:w="990" w:type="dxa"/>
            <w:tcBorders>
              <w:top w:val="single" w:sz="6" w:space="0" w:color="000000"/>
              <w:left w:val="single" w:sz="6" w:space="0" w:color="000000"/>
              <w:bottom w:val="single" w:sz="6" w:space="0" w:color="000000"/>
              <w:right w:val="single" w:sz="6" w:space="0" w:color="000000"/>
            </w:tcBorders>
          </w:tcPr>
          <w:p w14:paraId="60ACD8B4" w14:textId="77777777" w:rsidR="0074787C" w:rsidRDefault="0074787C">
            <w:pPr>
              <w:spacing w:before="10" w:after="0" w:line="260" w:lineRule="exact"/>
              <w:rPr>
                <w:sz w:val="26"/>
                <w:szCs w:val="26"/>
              </w:rPr>
            </w:pPr>
          </w:p>
          <w:p w14:paraId="62025BB6"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115" w:type="dxa"/>
            <w:tcBorders>
              <w:top w:val="single" w:sz="6" w:space="0" w:color="000000"/>
              <w:left w:val="single" w:sz="6" w:space="0" w:color="000000"/>
              <w:bottom w:val="single" w:sz="6" w:space="0" w:color="000000"/>
              <w:right w:val="single" w:sz="6" w:space="0" w:color="3F3F3F"/>
            </w:tcBorders>
          </w:tcPr>
          <w:p w14:paraId="0F854BA8" w14:textId="77777777" w:rsidR="0074787C" w:rsidRDefault="0074787C">
            <w:pPr>
              <w:spacing w:after="0" w:line="120" w:lineRule="exact"/>
              <w:rPr>
                <w:sz w:val="12"/>
                <w:szCs w:val="12"/>
              </w:rPr>
            </w:pPr>
          </w:p>
          <w:p w14:paraId="07B42D26" w14:textId="77777777" w:rsidR="0074787C" w:rsidRDefault="00656446" w:rsidP="00656446">
            <w:pPr>
              <w:spacing w:after="0" w:line="293" w:lineRule="auto"/>
              <w:ind w:left="60" w:right="252"/>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del w:id="35" w:author="Administrator" w:date="2016-09-17T13:36:00Z">
              <w:r w:rsidDel="00656446">
                <w:rPr>
                  <w:rFonts w:ascii="Open Sans" w:eastAsia="Open Sans" w:hAnsi="Open Sans" w:cs="Open Sans"/>
                  <w:b/>
                  <w:bCs/>
                  <w:color w:val="0000FF"/>
                  <w:spacing w:val="6"/>
                  <w:sz w:val="18"/>
                  <w:szCs w:val="18"/>
                </w:rPr>
                <w:delText>b</w:delText>
              </w:r>
              <w:r w:rsidDel="00656446">
                <w:rPr>
                  <w:rFonts w:ascii="Open Sans" w:eastAsia="Open Sans" w:hAnsi="Open Sans" w:cs="Open Sans"/>
                  <w:b/>
                  <w:bCs/>
                  <w:color w:val="0000FF"/>
                  <w:spacing w:val="5"/>
                  <w:sz w:val="18"/>
                  <w:szCs w:val="18"/>
                </w:rPr>
                <w:delText>l</w:delText>
              </w:r>
              <w:r w:rsidDel="00656446">
                <w:rPr>
                  <w:rFonts w:ascii="Open Sans" w:eastAsia="Open Sans" w:hAnsi="Open Sans" w:cs="Open Sans"/>
                  <w:b/>
                  <w:bCs/>
                  <w:color w:val="0000FF"/>
                  <w:spacing w:val="-6"/>
                  <w:sz w:val="18"/>
                  <w:szCs w:val="18"/>
                </w:rPr>
                <w:delText>o</w:delText>
              </w:r>
              <w:r w:rsidDel="00656446">
                <w:rPr>
                  <w:rFonts w:ascii="Open Sans" w:eastAsia="Open Sans" w:hAnsi="Open Sans" w:cs="Open Sans"/>
                  <w:b/>
                  <w:bCs/>
                  <w:color w:val="0000FF"/>
                  <w:spacing w:val="-3"/>
                  <w:sz w:val="18"/>
                  <w:szCs w:val="18"/>
                </w:rPr>
                <w:delText>c</w:delText>
              </w:r>
              <w:r w:rsidDel="00656446">
                <w:rPr>
                  <w:rFonts w:ascii="Open Sans" w:eastAsia="Open Sans" w:hAnsi="Open Sans" w:cs="Open Sans"/>
                  <w:b/>
                  <w:bCs/>
                  <w:color w:val="0000FF"/>
                  <w:sz w:val="18"/>
                  <w:szCs w:val="18"/>
                </w:rPr>
                <w:delText>k</w:delText>
              </w:r>
              <w:r w:rsidDel="00656446">
                <w:rPr>
                  <w:rFonts w:ascii="Open Sans" w:eastAsia="Open Sans" w:hAnsi="Open Sans" w:cs="Open Sans"/>
                  <w:b/>
                  <w:bCs/>
                  <w:color w:val="0000FF"/>
                  <w:spacing w:val="6"/>
                  <w:sz w:val="18"/>
                  <w:szCs w:val="18"/>
                </w:rPr>
                <w:delText xml:space="preserve"> </w:delText>
              </w:r>
            </w:del>
            <w:ins w:id="36" w:author="Administrator" w:date="2016-09-17T13:36:00Z">
              <w:r>
                <w:rPr>
                  <w:rFonts w:ascii="Open Sans" w:eastAsia="Open Sans" w:hAnsi="Open Sans" w:cs="Open Sans"/>
                  <w:b/>
                  <w:bCs/>
                  <w:color w:val="0000FF"/>
                  <w:spacing w:val="6"/>
                  <w:sz w:val="18"/>
                  <w:szCs w:val="18"/>
                </w:rPr>
                <w:t xml:space="preserve">vehicle duty </w:t>
              </w:r>
            </w:ins>
            <w:r>
              <w:rPr>
                <w:rFonts w:ascii="Open Sans" w:eastAsia="Open Sans" w:hAnsi="Open Sans" w:cs="Open Sans"/>
                <w:b/>
                <w:bCs/>
                <w:color w:val="0000FF"/>
                <w:spacing w:val="2"/>
                <w:sz w:val="18"/>
                <w:szCs w:val="18"/>
              </w:rPr>
              <w:t>u</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6"/>
                <w:sz w:val="18"/>
                <w:szCs w:val="18"/>
              </w:rPr>
              <w:t>o</w:t>
            </w:r>
            <w:r>
              <w:rPr>
                <w:rFonts w:ascii="Open Sans" w:eastAsia="Open Sans" w:hAnsi="Open Sans" w:cs="Open Sans"/>
                <w:b/>
                <w:bCs/>
                <w:color w:val="0000FF"/>
                <w:sz w:val="18"/>
                <w:szCs w:val="18"/>
              </w:rPr>
              <w:t xml:space="preserve">r </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4"/>
                <w:sz w:val="18"/>
                <w:szCs w:val="18"/>
              </w:rPr>
              <w:t>w</w:t>
            </w:r>
            <w:r>
              <w:rPr>
                <w:rFonts w:ascii="Open Sans" w:eastAsia="Open Sans" w:hAnsi="Open Sans" w:cs="Open Sans"/>
                <w:b/>
                <w:bCs/>
                <w:color w:val="0000FF"/>
                <w:sz w:val="18"/>
                <w:szCs w:val="18"/>
              </w:rPr>
              <w:t>n</w:t>
            </w:r>
          </w:p>
        </w:tc>
      </w:tr>
      <w:tr w:rsidR="0074787C" w14:paraId="2B502954"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4F918C0B" w14:textId="49EDD69A" w:rsidR="0074787C" w:rsidDel="00DB5BAD" w:rsidRDefault="0074787C">
            <w:pPr>
              <w:spacing w:after="0" w:line="120" w:lineRule="exact"/>
              <w:rPr>
                <w:del w:id="37" w:author="Tal" w:date="2016-09-19T08:59:00Z"/>
                <w:sz w:val="12"/>
                <w:szCs w:val="12"/>
              </w:rPr>
            </w:pPr>
            <w:commentRangeStart w:id="38"/>
          </w:p>
          <w:p w14:paraId="1DB66E0C" w14:textId="61CEC894" w:rsidR="0074787C" w:rsidRDefault="00656446">
            <w:pPr>
              <w:spacing w:after="0" w:line="240" w:lineRule="auto"/>
              <w:ind w:left="60" w:right="-20"/>
              <w:rPr>
                <w:rFonts w:ascii="Open Sans" w:eastAsia="Open Sans" w:hAnsi="Open Sans" w:cs="Open Sans"/>
                <w:sz w:val="18"/>
                <w:szCs w:val="18"/>
              </w:rPr>
            </w:pPr>
            <w:del w:id="39" w:author="Tal" w:date="2016-09-19T08:59:00Z">
              <w:r w:rsidDel="00DB5BAD">
                <w:rPr>
                  <w:rFonts w:ascii="Open Sans" w:eastAsia="Open Sans" w:hAnsi="Open Sans" w:cs="Open Sans"/>
                  <w:spacing w:val="5"/>
                  <w:sz w:val="18"/>
                  <w:szCs w:val="18"/>
                </w:rPr>
                <w:delText>E</w:delText>
              </w:r>
              <w:r w:rsidDel="00DB5BAD">
                <w:rPr>
                  <w:rFonts w:ascii="Open Sans" w:eastAsia="Open Sans" w:hAnsi="Open Sans" w:cs="Open Sans"/>
                  <w:spacing w:val="-5"/>
                  <w:sz w:val="18"/>
                  <w:szCs w:val="18"/>
                </w:rPr>
                <w:delText>d</w:delText>
              </w:r>
              <w:r w:rsidDel="00DB5BAD">
                <w:rPr>
                  <w:rFonts w:ascii="Open Sans" w:eastAsia="Open Sans" w:hAnsi="Open Sans" w:cs="Open Sans"/>
                  <w:sz w:val="18"/>
                  <w:szCs w:val="18"/>
                </w:rPr>
                <w:delText>it</w:delText>
              </w:r>
              <w:r w:rsidDel="00DB5BAD">
                <w:rPr>
                  <w:rFonts w:ascii="Open Sans" w:eastAsia="Open Sans" w:hAnsi="Open Sans" w:cs="Open Sans"/>
                  <w:spacing w:val="-7"/>
                  <w:sz w:val="18"/>
                  <w:szCs w:val="18"/>
                </w:rPr>
                <w:delText xml:space="preserve"> </w:delText>
              </w:r>
              <w:r w:rsidDel="00DB5BAD">
                <w:rPr>
                  <w:rFonts w:ascii="Open Sans" w:eastAsia="Open Sans" w:hAnsi="Open Sans" w:cs="Open Sans"/>
                  <w:spacing w:val="6"/>
                  <w:sz w:val="18"/>
                  <w:szCs w:val="18"/>
                </w:rPr>
                <w:delText>S</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c</w:delText>
              </w:r>
              <w:r w:rsidDel="00DB5BAD">
                <w:rPr>
                  <w:rFonts w:ascii="Open Sans" w:eastAsia="Open Sans" w:hAnsi="Open Sans" w:cs="Open Sans"/>
                  <w:sz w:val="18"/>
                  <w:szCs w:val="18"/>
                </w:rPr>
                <w:delText>k</w:delText>
              </w:r>
              <w:r w:rsidDel="00DB5BAD">
                <w:rPr>
                  <w:rFonts w:ascii="Open Sans" w:eastAsia="Open Sans" w:hAnsi="Open Sans" w:cs="Open Sans"/>
                  <w:spacing w:val="-8"/>
                  <w:sz w:val="18"/>
                  <w:szCs w:val="18"/>
                </w:rPr>
                <w:delText xml:space="preserve"> </w:delText>
              </w:r>
              <w:r w:rsidDel="00DB5BAD">
                <w:rPr>
                  <w:rFonts w:ascii="Open Sans" w:eastAsia="Open Sans" w:hAnsi="Open Sans" w:cs="Open Sans"/>
                  <w:spacing w:val="-1"/>
                  <w:sz w:val="18"/>
                  <w:szCs w:val="18"/>
                </w:rPr>
                <w:delText>f</w:delText>
              </w:r>
              <w:r w:rsidDel="00DB5BAD">
                <w:rPr>
                  <w:rFonts w:ascii="Open Sans" w:eastAsia="Open Sans" w:hAnsi="Open Sans" w:cs="Open Sans"/>
                  <w:spacing w:val="-5"/>
                  <w:sz w:val="18"/>
                  <w:szCs w:val="18"/>
                </w:rPr>
                <w:delText>un</w:delText>
              </w:r>
              <w:r w:rsidDel="00DB5BAD">
                <w:rPr>
                  <w:rFonts w:ascii="Open Sans" w:eastAsia="Open Sans" w:hAnsi="Open Sans" w:cs="Open Sans"/>
                  <w:spacing w:val="4"/>
                  <w:sz w:val="18"/>
                  <w:szCs w:val="18"/>
                </w:rPr>
                <w:delText>c</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i</w:delText>
              </w:r>
              <w:r w:rsidDel="00DB5BAD">
                <w:rPr>
                  <w:rFonts w:ascii="Open Sans" w:eastAsia="Open Sans" w:hAnsi="Open Sans" w:cs="Open Sans"/>
                  <w:spacing w:val="-4"/>
                  <w:sz w:val="18"/>
                  <w:szCs w:val="18"/>
                </w:rPr>
                <w:delText>o</w:delText>
              </w:r>
              <w:r w:rsidDel="00DB5BAD">
                <w:rPr>
                  <w:rFonts w:ascii="Open Sans" w:eastAsia="Open Sans" w:hAnsi="Open Sans" w:cs="Open Sans"/>
                  <w:spacing w:val="-5"/>
                  <w:sz w:val="18"/>
                  <w:szCs w:val="18"/>
                </w:rPr>
                <w:delText>n</w:delText>
              </w:r>
              <w:r w:rsidDel="00DB5BAD">
                <w:rPr>
                  <w:rFonts w:ascii="Open Sans" w:eastAsia="Open Sans" w:hAnsi="Open Sans" w:cs="Open Sans"/>
                  <w:sz w:val="18"/>
                  <w:szCs w:val="18"/>
                </w:rPr>
                <w:delText>s</w:delText>
              </w:r>
              <w:commentRangeEnd w:id="38"/>
              <w:r w:rsidR="003F2219" w:rsidDel="00DB5BAD">
                <w:rPr>
                  <w:rStyle w:val="CommentReference"/>
                </w:rPr>
                <w:commentReference w:id="38"/>
              </w:r>
            </w:del>
          </w:p>
        </w:tc>
        <w:tc>
          <w:tcPr>
            <w:tcW w:w="6450" w:type="dxa"/>
            <w:gridSpan w:val="4"/>
            <w:tcBorders>
              <w:top w:val="nil"/>
              <w:left w:val="single" w:sz="6" w:space="0" w:color="000000"/>
              <w:bottom w:val="single" w:sz="6" w:space="0" w:color="000000"/>
              <w:right w:val="single" w:sz="6" w:space="0" w:color="3F3F3F"/>
            </w:tcBorders>
          </w:tcPr>
          <w:p w14:paraId="7AA872FC" w14:textId="77777777" w:rsidR="0074787C" w:rsidRDefault="0074787C"/>
        </w:tc>
      </w:tr>
      <w:tr w:rsidR="0074787C" w14:paraId="38977B13"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3D4E580D" w14:textId="7568FA70" w:rsidR="0074787C" w:rsidDel="00DB5BAD" w:rsidRDefault="0074787C">
            <w:pPr>
              <w:spacing w:after="0" w:line="120" w:lineRule="exact"/>
              <w:rPr>
                <w:del w:id="40" w:author="Tal" w:date="2016-09-19T08:59:00Z"/>
                <w:sz w:val="12"/>
                <w:szCs w:val="12"/>
              </w:rPr>
            </w:pPr>
          </w:p>
          <w:p w14:paraId="0194D114" w14:textId="000373C8" w:rsidR="0074787C" w:rsidRDefault="00656446">
            <w:pPr>
              <w:spacing w:after="0" w:line="293" w:lineRule="auto"/>
              <w:ind w:left="60" w:right="55"/>
              <w:rPr>
                <w:rFonts w:ascii="Open Sans" w:eastAsia="Open Sans" w:hAnsi="Open Sans" w:cs="Open Sans"/>
                <w:sz w:val="18"/>
                <w:szCs w:val="18"/>
              </w:rPr>
            </w:pPr>
            <w:del w:id="41" w:author="Tal" w:date="2016-09-19T08:59:00Z">
              <w:r w:rsidDel="00DB5BAD">
                <w:rPr>
                  <w:rFonts w:ascii="Open Sans" w:eastAsia="Open Sans" w:hAnsi="Open Sans" w:cs="Open Sans"/>
                  <w:spacing w:val="4"/>
                  <w:sz w:val="18"/>
                  <w:szCs w:val="18"/>
                </w:rPr>
                <w:delText>De</w:delText>
              </w:r>
              <w:r w:rsidDel="00DB5BAD">
                <w:rPr>
                  <w:rFonts w:ascii="Open Sans" w:eastAsia="Open Sans" w:hAnsi="Open Sans" w:cs="Open Sans"/>
                  <w:spacing w:val="2"/>
                  <w:sz w:val="18"/>
                  <w:szCs w:val="18"/>
                </w:rPr>
                <w:delTex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ss</w:delText>
              </w:r>
              <w:r w:rsidDel="00DB5BAD">
                <w:rPr>
                  <w:rFonts w:ascii="Open Sans" w:eastAsia="Open Sans" w:hAnsi="Open Sans" w:cs="Open Sans"/>
                  <w:sz w:val="18"/>
                  <w:szCs w:val="18"/>
                </w:rPr>
                <w:delText>i</w:delText>
              </w:r>
              <w:r w:rsidDel="00DB5BAD">
                <w:rPr>
                  <w:rFonts w:ascii="Open Sans" w:eastAsia="Open Sans" w:hAnsi="Open Sans" w:cs="Open Sans"/>
                  <w:spacing w:val="7"/>
                  <w:sz w:val="18"/>
                  <w:szCs w:val="18"/>
                </w:rPr>
                <w:delText>g</w:delText>
              </w:r>
              <w:r w:rsidDel="00DB5BAD">
                <w:rPr>
                  <w:rFonts w:ascii="Open Sans" w:eastAsia="Open Sans" w:hAnsi="Open Sans" w:cs="Open Sans"/>
                  <w:sz w:val="18"/>
                  <w:szCs w:val="18"/>
                </w:rPr>
                <w:delText>n</w:delText>
              </w:r>
              <w:r w:rsidDel="00DB5BAD">
                <w:rPr>
                  <w:rFonts w:ascii="Open Sans" w:eastAsia="Open Sans" w:hAnsi="Open Sans" w:cs="Open Sans"/>
                  <w:spacing w:val="-10"/>
                  <w:sz w:val="18"/>
                  <w:szCs w:val="18"/>
                </w:rPr>
                <w:delText xml:space="preserve"> </w:delText>
              </w:r>
              <w:r w:rsidDel="00DB5BAD">
                <w:rPr>
                  <w:rFonts w:ascii="Open Sans" w:eastAsia="Open Sans" w:hAnsi="Open Sans" w:cs="Open Sans"/>
                  <w:sz w:val="18"/>
                  <w:szCs w:val="18"/>
                </w:rPr>
                <w:delText>a</w:delText>
              </w:r>
              <w:r w:rsidDel="00DB5BAD">
                <w:rPr>
                  <w:rFonts w:ascii="Open Sans" w:eastAsia="Open Sans" w:hAnsi="Open Sans" w:cs="Open Sans"/>
                  <w:spacing w:val="3"/>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2"/>
                  <w:sz w:val="18"/>
                  <w:szCs w:val="18"/>
                </w:rPr>
                <w:delText>r</w:delText>
              </w:r>
              <w:r w:rsidDel="00DB5BAD">
                <w:rPr>
                  <w:rFonts w:ascii="Open Sans" w:eastAsia="Open Sans" w:hAnsi="Open Sans" w:cs="Open Sans"/>
                  <w:sz w:val="18"/>
                  <w:szCs w:val="18"/>
                </w:rPr>
                <w:delText>ip</w:delText>
              </w:r>
              <w:r w:rsidDel="00DB5BAD">
                <w:rPr>
                  <w:rFonts w:ascii="Open Sans" w:eastAsia="Open Sans" w:hAnsi="Open Sans" w:cs="Open Sans"/>
                  <w:spacing w:val="-9"/>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o</w:delText>
              </w:r>
              <w:r w:rsidDel="00DB5BAD">
                <w:rPr>
                  <w:rFonts w:ascii="Open Sans" w:eastAsia="Open Sans" w:hAnsi="Open Sans" w:cs="Open Sans"/>
                  <w:spacing w:val="-6"/>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h</w:delText>
              </w:r>
              <w:r w:rsidDel="00DB5BAD">
                <w:rPr>
                  <w:rFonts w:ascii="Open Sans" w:eastAsia="Open Sans" w:hAnsi="Open Sans" w:cs="Open Sans"/>
                  <w:sz w:val="18"/>
                  <w:szCs w:val="18"/>
                </w:rPr>
                <w:delText>e</w:delText>
              </w:r>
              <w:r w:rsidDel="00DB5BAD">
                <w:rPr>
                  <w:rFonts w:ascii="Open Sans" w:eastAsia="Open Sans" w:hAnsi="Open Sans" w:cs="Open Sans"/>
                  <w:spacing w:val="1"/>
                  <w:sz w:val="18"/>
                  <w:szCs w:val="18"/>
                </w:rPr>
                <w:delText xml:space="preserve"> </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d</w:delText>
              </w:r>
              <w:r w:rsidDel="00DB5BAD">
                <w:rPr>
                  <w:rFonts w:ascii="Open Sans" w:eastAsia="Open Sans" w:hAnsi="Open Sans" w:cs="Open Sans"/>
                  <w:sz w:val="18"/>
                  <w:szCs w:val="18"/>
                </w:rPr>
                <w:delText>i</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i</w:delText>
              </w:r>
              <w:r w:rsidDel="00DB5BAD">
                <w:rPr>
                  <w:rFonts w:ascii="Open Sans" w:eastAsia="Open Sans" w:hAnsi="Open Sans" w:cs="Open Sans"/>
                  <w:spacing w:val="-5"/>
                  <w:sz w:val="18"/>
                  <w:szCs w:val="18"/>
                </w:rPr>
                <w:delText>n</w:delText>
              </w:r>
              <w:r w:rsidDel="00DB5BAD">
                <w:rPr>
                  <w:rFonts w:ascii="Open Sans" w:eastAsia="Open Sans" w:hAnsi="Open Sans" w:cs="Open Sans"/>
                  <w:sz w:val="18"/>
                  <w:szCs w:val="18"/>
                </w:rPr>
                <w:delText xml:space="preserve">g </w:delText>
              </w:r>
              <w:r w:rsidDel="00DB5BAD">
                <w:rPr>
                  <w:rFonts w:ascii="Open Sans" w:eastAsia="Open Sans" w:hAnsi="Open Sans" w:cs="Open Sans"/>
                  <w:spacing w:val="4"/>
                  <w:sz w:val="18"/>
                  <w:szCs w:val="18"/>
                </w:rPr>
                <w:delText>s</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c</w:delText>
              </w:r>
              <w:r w:rsidDel="00DB5BAD">
                <w:rPr>
                  <w:rFonts w:ascii="Open Sans" w:eastAsia="Open Sans" w:hAnsi="Open Sans" w:cs="Open Sans"/>
                  <w:sz w:val="18"/>
                  <w:szCs w:val="18"/>
                </w:rPr>
                <w:delText>k</w:delText>
              </w:r>
            </w:del>
          </w:p>
        </w:tc>
        <w:tc>
          <w:tcPr>
            <w:tcW w:w="915" w:type="dxa"/>
            <w:tcBorders>
              <w:top w:val="single" w:sz="6" w:space="0" w:color="000000"/>
              <w:left w:val="single" w:sz="6" w:space="0" w:color="000000"/>
              <w:bottom w:val="single" w:sz="6" w:space="0" w:color="000000"/>
              <w:right w:val="single" w:sz="6" w:space="0" w:color="000000"/>
            </w:tcBorders>
          </w:tcPr>
          <w:p w14:paraId="4525A463" w14:textId="54F1D06C" w:rsidR="0074787C" w:rsidDel="00DB5BAD" w:rsidRDefault="0074787C">
            <w:pPr>
              <w:spacing w:before="10" w:after="0" w:line="260" w:lineRule="exact"/>
              <w:rPr>
                <w:del w:id="42" w:author="Tal" w:date="2016-09-19T08:59:00Z"/>
                <w:sz w:val="26"/>
                <w:szCs w:val="26"/>
              </w:rPr>
            </w:pPr>
          </w:p>
          <w:p w14:paraId="502045AD" w14:textId="2E5B08AF" w:rsidR="0074787C" w:rsidRDefault="00656446">
            <w:pPr>
              <w:spacing w:after="0" w:line="240" w:lineRule="auto"/>
              <w:ind w:left="60" w:right="-20"/>
              <w:rPr>
                <w:rFonts w:ascii="Open Sans" w:eastAsia="Open Sans" w:hAnsi="Open Sans" w:cs="Open Sans"/>
                <w:sz w:val="18"/>
                <w:szCs w:val="18"/>
              </w:rPr>
            </w:pPr>
            <w:del w:id="43" w:author="Tal" w:date="2016-09-19T08:59:00Z">
              <w:r w:rsidDel="00DB5BAD">
                <w:rPr>
                  <w:rFonts w:ascii="Open Sans" w:eastAsia="Open Sans" w:hAnsi="Open Sans" w:cs="Open Sans"/>
                  <w:spacing w:val="4"/>
                  <w:sz w:val="18"/>
                  <w:szCs w:val="18"/>
                </w:rPr>
                <w:delText>Ye</w:delText>
              </w:r>
              <w:r w:rsidDel="00DB5BAD">
                <w:rPr>
                  <w:rFonts w:ascii="Open Sans" w:eastAsia="Open Sans" w:hAnsi="Open Sans" w:cs="Open Sans"/>
                  <w:sz w:val="18"/>
                  <w:szCs w:val="18"/>
                </w:rPr>
                <w:delText>s</w:delText>
              </w:r>
            </w:del>
          </w:p>
        </w:tc>
        <w:tc>
          <w:tcPr>
            <w:tcW w:w="2430" w:type="dxa"/>
            <w:tcBorders>
              <w:top w:val="single" w:sz="6" w:space="0" w:color="000000"/>
              <w:left w:val="single" w:sz="6" w:space="0" w:color="000000"/>
              <w:bottom w:val="single" w:sz="6" w:space="0" w:color="000000"/>
              <w:right w:val="single" w:sz="6" w:space="0" w:color="000000"/>
            </w:tcBorders>
          </w:tcPr>
          <w:p w14:paraId="011DEFBE" w14:textId="77777777" w:rsidR="0074787C" w:rsidRDefault="0074787C">
            <w:pPr>
              <w:spacing w:after="0" w:line="120" w:lineRule="exact"/>
              <w:rPr>
                <w:sz w:val="12"/>
                <w:szCs w:val="12"/>
              </w:rPr>
            </w:pPr>
          </w:p>
          <w:p w14:paraId="74830318" w14:textId="77777777" w:rsidR="0074787C" w:rsidRDefault="00656446">
            <w:pPr>
              <w:spacing w:after="0" w:line="293" w:lineRule="auto"/>
              <w:ind w:left="60" w:right="272"/>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1"/>
                <w:sz w:val="18"/>
                <w:szCs w:val="18"/>
              </w:rPr>
              <w:t>ss</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n</w:t>
            </w:r>
            <w:r>
              <w:rPr>
                <w:rFonts w:ascii="Open Sans" w:eastAsia="Open Sans" w:hAnsi="Open Sans" w:cs="Open Sans"/>
                <w:b/>
                <w:bCs/>
                <w:color w:val="0000FF"/>
                <w:spacing w:val="12"/>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o</w:t>
            </w:r>
            <w:r>
              <w:rPr>
                <w:rFonts w:ascii="Open Sans" w:eastAsia="Open Sans" w:hAnsi="Open Sans" w:cs="Open Sans"/>
                <w:b/>
                <w:bCs/>
                <w:color w:val="0000FF"/>
                <w:spacing w:val="7"/>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2"/>
                <w:sz w:val="18"/>
                <w:szCs w:val="18"/>
              </w:rPr>
              <w:t>h</w:t>
            </w:r>
            <w:r>
              <w:rPr>
                <w:rFonts w:ascii="Open Sans" w:eastAsia="Open Sans" w:hAnsi="Open Sans" w:cs="Open Sans"/>
                <w:b/>
                <w:bCs/>
                <w:color w:val="0000FF"/>
                <w:sz w:val="18"/>
                <w:szCs w:val="18"/>
              </w:rPr>
              <w:t xml:space="preserve">e </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4"/>
                <w:sz w:val="18"/>
                <w:szCs w:val="18"/>
              </w:rPr>
              <w:t xml:space="preserve"> </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3"/>
                <w:sz w:val="18"/>
                <w:szCs w:val="18"/>
              </w:rPr>
              <w:t>c</w:t>
            </w:r>
            <w:r>
              <w:rPr>
                <w:rFonts w:ascii="Open Sans" w:eastAsia="Open Sans" w:hAnsi="Open Sans" w:cs="Open Sans"/>
                <w:b/>
                <w:bCs/>
                <w:color w:val="0000FF"/>
                <w:sz w:val="18"/>
                <w:szCs w:val="18"/>
              </w:rPr>
              <w:t>k</w:t>
            </w:r>
          </w:p>
        </w:tc>
        <w:tc>
          <w:tcPr>
            <w:tcW w:w="990" w:type="dxa"/>
            <w:tcBorders>
              <w:top w:val="single" w:sz="6" w:space="0" w:color="000000"/>
              <w:left w:val="single" w:sz="6" w:space="0" w:color="000000"/>
              <w:bottom w:val="single" w:sz="6" w:space="0" w:color="000000"/>
              <w:right w:val="single" w:sz="6" w:space="0" w:color="000000"/>
            </w:tcBorders>
          </w:tcPr>
          <w:p w14:paraId="611A9CF7" w14:textId="77777777" w:rsidR="0074787C" w:rsidRDefault="0074787C">
            <w:pPr>
              <w:spacing w:before="10" w:after="0" w:line="260" w:lineRule="exact"/>
              <w:rPr>
                <w:sz w:val="26"/>
                <w:szCs w:val="26"/>
              </w:rPr>
            </w:pPr>
          </w:p>
          <w:p w14:paraId="55048EAA"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z w:val="18"/>
                <w:szCs w:val="18"/>
              </w:rPr>
              <w:t>o</w:t>
            </w:r>
          </w:p>
        </w:tc>
        <w:tc>
          <w:tcPr>
            <w:tcW w:w="2115" w:type="dxa"/>
            <w:tcBorders>
              <w:top w:val="single" w:sz="6" w:space="0" w:color="000000"/>
              <w:left w:val="single" w:sz="6" w:space="0" w:color="000000"/>
              <w:bottom w:val="single" w:sz="6" w:space="0" w:color="000000"/>
              <w:right w:val="single" w:sz="6" w:space="0" w:color="3F3F3F"/>
            </w:tcBorders>
          </w:tcPr>
          <w:p w14:paraId="2AE1EEEB" w14:textId="77777777" w:rsidR="0074787C" w:rsidRDefault="0074787C"/>
        </w:tc>
      </w:tr>
      <w:tr w:rsidR="0074787C" w14:paraId="7BB3C5FC"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2659493E" w14:textId="77F7B39A" w:rsidR="0074787C" w:rsidDel="00DB5BAD" w:rsidRDefault="0074787C">
            <w:pPr>
              <w:spacing w:after="0" w:line="120" w:lineRule="exact"/>
              <w:rPr>
                <w:del w:id="44" w:author="Tal" w:date="2016-09-19T08:59:00Z"/>
                <w:sz w:val="12"/>
                <w:szCs w:val="12"/>
              </w:rPr>
            </w:pPr>
          </w:p>
          <w:p w14:paraId="4A5B91FC" w14:textId="4910FFB4" w:rsidR="0074787C" w:rsidRDefault="00656446">
            <w:pPr>
              <w:spacing w:after="0" w:line="293" w:lineRule="auto"/>
              <w:ind w:left="60" w:right="35"/>
              <w:rPr>
                <w:rFonts w:ascii="Open Sans" w:eastAsia="Open Sans" w:hAnsi="Open Sans" w:cs="Open Sans"/>
                <w:sz w:val="18"/>
                <w:szCs w:val="18"/>
              </w:rPr>
            </w:pPr>
            <w:del w:id="45" w:author="Tal" w:date="2016-09-19T08:59:00Z">
              <w:r w:rsidDel="00DB5BAD">
                <w:rPr>
                  <w:rFonts w:ascii="Open Sans" w:eastAsia="Open Sans" w:hAnsi="Open Sans" w:cs="Open Sans"/>
                  <w:spacing w:val="-6"/>
                  <w:sz w:val="18"/>
                  <w:szCs w:val="18"/>
                </w:rPr>
                <w:delText>R</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2"/>
                  <w:sz w:val="18"/>
                  <w:szCs w:val="18"/>
                </w:rPr>
                <w:delTex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ss</w:delText>
              </w:r>
              <w:r w:rsidDel="00DB5BAD">
                <w:rPr>
                  <w:rFonts w:ascii="Open Sans" w:eastAsia="Open Sans" w:hAnsi="Open Sans" w:cs="Open Sans"/>
                  <w:sz w:val="18"/>
                  <w:szCs w:val="18"/>
                </w:rPr>
                <w:delText>i</w:delText>
              </w:r>
              <w:r w:rsidDel="00DB5BAD">
                <w:rPr>
                  <w:rFonts w:ascii="Open Sans" w:eastAsia="Open Sans" w:hAnsi="Open Sans" w:cs="Open Sans"/>
                  <w:spacing w:val="7"/>
                  <w:sz w:val="18"/>
                  <w:szCs w:val="18"/>
                </w:rPr>
                <w:delText>g</w:delText>
              </w:r>
              <w:r w:rsidDel="00DB5BAD">
                <w:rPr>
                  <w:rFonts w:ascii="Open Sans" w:eastAsia="Open Sans" w:hAnsi="Open Sans" w:cs="Open Sans"/>
                  <w:sz w:val="18"/>
                  <w:szCs w:val="18"/>
                </w:rPr>
                <w:delText>n</w:delText>
              </w:r>
              <w:r w:rsidDel="00DB5BAD">
                <w:rPr>
                  <w:rFonts w:ascii="Open Sans" w:eastAsia="Open Sans" w:hAnsi="Open Sans" w:cs="Open Sans"/>
                  <w:spacing w:val="-10"/>
                  <w:sz w:val="18"/>
                  <w:szCs w:val="18"/>
                </w:rPr>
                <w:delText xml:space="preserve"> </w:delText>
              </w:r>
              <w:r w:rsidDel="00DB5BAD">
                <w:rPr>
                  <w:rFonts w:ascii="Open Sans" w:eastAsia="Open Sans" w:hAnsi="Open Sans" w:cs="Open Sans"/>
                  <w:sz w:val="18"/>
                  <w:szCs w:val="18"/>
                </w:rPr>
                <w:delText>a</w:delText>
              </w:r>
              <w:r w:rsidDel="00DB5BAD">
                <w:rPr>
                  <w:rFonts w:ascii="Open Sans" w:eastAsia="Open Sans" w:hAnsi="Open Sans" w:cs="Open Sans"/>
                  <w:spacing w:val="3"/>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2"/>
                  <w:sz w:val="18"/>
                  <w:szCs w:val="18"/>
                </w:rPr>
                <w:delText>r</w:delText>
              </w:r>
              <w:r w:rsidDel="00DB5BAD">
                <w:rPr>
                  <w:rFonts w:ascii="Open Sans" w:eastAsia="Open Sans" w:hAnsi="Open Sans" w:cs="Open Sans"/>
                  <w:sz w:val="18"/>
                  <w:szCs w:val="18"/>
                </w:rPr>
                <w:delText>ip</w:delText>
              </w:r>
              <w:r w:rsidDel="00DB5BAD">
                <w:rPr>
                  <w:rFonts w:ascii="Open Sans" w:eastAsia="Open Sans" w:hAnsi="Open Sans" w:cs="Open Sans"/>
                  <w:spacing w:val="-9"/>
                  <w:sz w:val="18"/>
                  <w:szCs w:val="18"/>
                </w:rPr>
                <w:delText xml:space="preserve"> </w:delText>
              </w:r>
              <w:r w:rsidDel="00DB5BAD">
                <w:rPr>
                  <w:rFonts w:ascii="Open Sans" w:eastAsia="Open Sans" w:hAnsi="Open Sans" w:cs="Open Sans"/>
                  <w:spacing w:val="-1"/>
                  <w:sz w:val="18"/>
                  <w:szCs w:val="18"/>
                </w:rPr>
                <w:delText>f</w:delText>
              </w:r>
              <w:r w:rsidDel="00DB5BAD">
                <w:rPr>
                  <w:rFonts w:ascii="Open Sans" w:eastAsia="Open Sans" w:hAnsi="Open Sans" w:cs="Open Sans"/>
                  <w:spacing w:val="2"/>
                  <w:sz w:val="18"/>
                  <w:szCs w:val="18"/>
                </w:rPr>
                <w:delText>r</w:delText>
              </w:r>
              <w:r w:rsidDel="00DB5BAD">
                <w:rPr>
                  <w:rFonts w:ascii="Open Sans" w:eastAsia="Open Sans" w:hAnsi="Open Sans" w:cs="Open Sans"/>
                  <w:spacing w:val="-4"/>
                  <w:sz w:val="18"/>
                  <w:szCs w:val="18"/>
                </w:rPr>
                <w:delText>o</w:delText>
              </w:r>
              <w:r w:rsidDel="00DB5BAD">
                <w:rPr>
                  <w:rFonts w:ascii="Open Sans" w:eastAsia="Open Sans" w:hAnsi="Open Sans" w:cs="Open Sans"/>
                  <w:sz w:val="18"/>
                  <w:szCs w:val="18"/>
                </w:rPr>
                <w:delText>m</w:delText>
              </w:r>
              <w:r w:rsidDel="00DB5BAD">
                <w:rPr>
                  <w:rFonts w:ascii="Open Sans" w:eastAsia="Open Sans" w:hAnsi="Open Sans" w:cs="Open Sans"/>
                  <w:spacing w:val="-5"/>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h</w:delText>
              </w:r>
              <w:r w:rsidDel="00DB5BAD">
                <w:rPr>
                  <w:rFonts w:ascii="Open Sans" w:eastAsia="Open Sans" w:hAnsi="Open Sans" w:cs="Open Sans"/>
                  <w:sz w:val="18"/>
                  <w:szCs w:val="18"/>
                </w:rPr>
                <w:delText>e</w:delText>
              </w:r>
              <w:r w:rsidDel="00DB5BAD">
                <w:rPr>
                  <w:rFonts w:ascii="Open Sans" w:eastAsia="Open Sans" w:hAnsi="Open Sans" w:cs="Open Sans"/>
                  <w:spacing w:val="1"/>
                  <w:sz w:val="18"/>
                  <w:szCs w:val="18"/>
                </w:rPr>
                <w:delText xml:space="preserve"> </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d</w:delText>
              </w:r>
              <w:r w:rsidDel="00DB5BAD">
                <w:rPr>
                  <w:rFonts w:ascii="Open Sans" w:eastAsia="Open Sans" w:hAnsi="Open Sans" w:cs="Open Sans"/>
                  <w:sz w:val="18"/>
                  <w:szCs w:val="18"/>
                </w:rPr>
                <w:delText>i</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 i</w:delText>
              </w:r>
              <w:r w:rsidDel="00DB5BAD">
                <w:rPr>
                  <w:rFonts w:ascii="Open Sans" w:eastAsia="Open Sans" w:hAnsi="Open Sans" w:cs="Open Sans"/>
                  <w:spacing w:val="-5"/>
                  <w:sz w:val="18"/>
                  <w:szCs w:val="18"/>
                </w:rPr>
                <w:delText>n</w:delText>
              </w:r>
              <w:r w:rsidDel="00DB5BAD">
                <w:rPr>
                  <w:rFonts w:ascii="Open Sans" w:eastAsia="Open Sans" w:hAnsi="Open Sans" w:cs="Open Sans"/>
                  <w:sz w:val="18"/>
                  <w:szCs w:val="18"/>
                </w:rPr>
                <w:delText>g</w:delText>
              </w:r>
              <w:r w:rsidDel="00DB5BAD">
                <w:rPr>
                  <w:rFonts w:ascii="Open Sans" w:eastAsia="Open Sans" w:hAnsi="Open Sans" w:cs="Open Sans"/>
                  <w:spacing w:val="2"/>
                  <w:sz w:val="18"/>
                  <w:szCs w:val="18"/>
                </w:rPr>
                <w:delText xml:space="preserve"> </w:delText>
              </w:r>
              <w:r w:rsidDel="00DB5BAD">
                <w:rPr>
                  <w:rFonts w:ascii="Open Sans" w:eastAsia="Open Sans" w:hAnsi="Open Sans" w:cs="Open Sans"/>
                  <w:spacing w:val="4"/>
                  <w:sz w:val="18"/>
                  <w:szCs w:val="18"/>
                </w:rPr>
                <w:delText>s</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c</w:delText>
              </w:r>
              <w:r w:rsidDel="00DB5BAD">
                <w:rPr>
                  <w:rFonts w:ascii="Open Sans" w:eastAsia="Open Sans" w:hAnsi="Open Sans" w:cs="Open Sans"/>
                  <w:sz w:val="18"/>
                  <w:szCs w:val="18"/>
                </w:rPr>
                <w:delText>k</w:delText>
              </w:r>
            </w:del>
          </w:p>
        </w:tc>
        <w:tc>
          <w:tcPr>
            <w:tcW w:w="915" w:type="dxa"/>
            <w:tcBorders>
              <w:top w:val="single" w:sz="6" w:space="0" w:color="000000"/>
              <w:left w:val="single" w:sz="6" w:space="0" w:color="000000"/>
              <w:bottom w:val="single" w:sz="6" w:space="0" w:color="000000"/>
              <w:right w:val="single" w:sz="6" w:space="0" w:color="000000"/>
            </w:tcBorders>
          </w:tcPr>
          <w:p w14:paraId="35FC4ECF" w14:textId="1F7D7336" w:rsidR="0074787C" w:rsidDel="00DB5BAD" w:rsidRDefault="0074787C">
            <w:pPr>
              <w:spacing w:before="10" w:after="0" w:line="260" w:lineRule="exact"/>
              <w:rPr>
                <w:del w:id="46" w:author="Tal" w:date="2016-09-19T08:59:00Z"/>
                <w:sz w:val="26"/>
                <w:szCs w:val="26"/>
              </w:rPr>
            </w:pPr>
          </w:p>
          <w:p w14:paraId="2B682202" w14:textId="2BF88449" w:rsidR="0074787C" w:rsidRDefault="00656446">
            <w:pPr>
              <w:spacing w:after="0" w:line="240" w:lineRule="auto"/>
              <w:ind w:left="60" w:right="-20"/>
              <w:rPr>
                <w:rFonts w:ascii="Open Sans" w:eastAsia="Open Sans" w:hAnsi="Open Sans" w:cs="Open Sans"/>
                <w:sz w:val="18"/>
                <w:szCs w:val="18"/>
              </w:rPr>
            </w:pPr>
            <w:del w:id="47" w:author="Tal" w:date="2016-09-19T08:59:00Z">
              <w:r w:rsidDel="00DB5BAD">
                <w:rPr>
                  <w:rFonts w:ascii="Open Sans" w:eastAsia="Open Sans" w:hAnsi="Open Sans" w:cs="Open Sans"/>
                  <w:spacing w:val="4"/>
                  <w:sz w:val="18"/>
                  <w:szCs w:val="18"/>
                </w:rPr>
                <w:delText>Ye</w:delText>
              </w:r>
              <w:r w:rsidDel="00DB5BAD">
                <w:rPr>
                  <w:rFonts w:ascii="Open Sans" w:eastAsia="Open Sans" w:hAnsi="Open Sans" w:cs="Open Sans"/>
                  <w:sz w:val="18"/>
                  <w:szCs w:val="18"/>
                </w:rPr>
                <w:delText>s</w:delText>
              </w:r>
            </w:del>
          </w:p>
        </w:tc>
        <w:tc>
          <w:tcPr>
            <w:tcW w:w="2430" w:type="dxa"/>
            <w:tcBorders>
              <w:top w:val="single" w:sz="6" w:space="0" w:color="000000"/>
              <w:left w:val="single" w:sz="6" w:space="0" w:color="000000"/>
              <w:bottom w:val="single" w:sz="6" w:space="0" w:color="000000"/>
              <w:right w:val="single" w:sz="6" w:space="0" w:color="000000"/>
            </w:tcBorders>
          </w:tcPr>
          <w:p w14:paraId="54ED7327" w14:textId="77777777" w:rsidR="0074787C" w:rsidRDefault="0074787C">
            <w:pPr>
              <w:spacing w:after="0" w:line="120" w:lineRule="exact"/>
              <w:rPr>
                <w:sz w:val="12"/>
                <w:szCs w:val="12"/>
              </w:rPr>
            </w:pPr>
          </w:p>
          <w:p w14:paraId="3467837F" w14:textId="77777777" w:rsidR="0074787C" w:rsidRDefault="00656446">
            <w:pPr>
              <w:spacing w:after="0" w:line="293" w:lineRule="auto"/>
              <w:ind w:left="60" w:right="-10"/>
              <w:rPr>
                <w:rFonts w:ascii="Open Sans" w:eastAsia="Open Sans" w:hAnsi="Open Sans" w:cs="Open Sans"/>
                <w:sz w:val="18"/>
                <w:szCs w:val="18"/>
              </w:rPr>
            </w:pPr>
            <w:r>
              <w:rPr>
                <w:rFonts w:ascii="Open Sans" w:eastAsia="Open Sans" w:hAnsi="Open Sans" w:cs="Open Sans"/>
                <w:b/>
                <w:bCs/>
                <w:color w:val="0000FF"/>
                <w:spacing w:val="1"/>
                <w:sz w:val="18"/>
                <w:szCs w:val="18"/>
              </w:rPr>
              <w:t>R</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7"/>
                <w:sz w:val="18"/>
                <w:szCs w:val="18"/>
              </w:rPr>
              <w:t>r</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o</w:t>
            </w:r>
            <w:r>
              <w:rPr>
                <w:rFonts w:ascii="Open Sans" w:eastAsia="Open Sans" w:hAnsi="Open Sans" w:cs="Open Sans"/>
                <w:b/>
                <w:bCs/>
                <w:color w:val="0000FF"/>
                <w:spacing w:val="7"/>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2"/>
                <w:sz w:val="18"/>
                <w:szCs w:val="18"/>
              </w:rPr>
              <w:t>h</w:t>
            </w:r>
            <w:r>
              <w:rPr>
                <w:rFonts w:ascii="Open Sans" w:eastAsia="Open Sans" w:hAnsi="Open Sans" w:cs="Open Sans"/>
                <w:b/>
                <w:bCs/>
                <w:color w:val="0000FF"/>
                <w:sz w:val="18"/>
                <w:szCs w:val="18"/>
              </w:rPr>
              <w:t>e</w:t>
            </w:r>
            <w:r>
              <w:rPr>
                <w:rFonts w:ascii="Open Sans" w:eastAsia="Open Sans" w:hAnsi="Open Sans" w:cs="Open Sans"/>
                <w:b/>
                <w:bCs/>
                <w:color w:val="0000FF"/>
                <w:spacing w:val="11"/>
                <w:sz w:val="18"/>
                <w:szCs w:val="18"/>
              </w:rPr>
              <w:t xml:space="preserve"> </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 xml:space="preserve">- </w:t>
            </w:r>
            <w:proofErr w:type="spellStart"/>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proofErr w:type="spellEnd"/>
            <w:r>
              <w:rPr>
                <w:rFonts w:ascii="Open Sans" w:eastAsia="Open Sans" w:hAnsi="Open Sans" w:cs="Open Sans"/>
                <w:b/>
                <w:bCs/>
                <w:color w:val="0000FF"/>
                <w:spacing w:val="16"/>
                <w:sz w:val="18"/>
                <w:szCs w:val="18"/>
              </w:rPr>
              <w:t xml:space="preserve"> </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3"/>
                <w:sz w:val="18"/>
                <w:szCs w:val="18"/>
              </w:rPr>
              <w:t>c</w:t>
            </w:r>
            <w:r>
              <w:rPr>
                <w:rFonts w:ascii="Open Sans" w:eastAsia="Open Sans" w:hAnsi="Open Sans" w:cs="Open Sans"/>
                <w:b/>
                <w:bCs/>
                <w:color w:val="0000FF"/>
                <w:sz w:val="18"/>
                <w:szCs w:val="18"/>
              </w:rPr>
              <w:t>k</w:t>
            </w:r>
          </w:p>
        </w:tc>
        <w:tc>
          <w:tcPr>
            <w:tcW w:w="990" w:type="dxa"/>
            <w:tcBorders>
              <w:top w:val="single" w:sz="6" w:space="0" w:color="000000"/>
              <w:left w:val="single" w:sz="6" w:space="0" w:color="000000"/>
              <w:bottom w:val="single" w:sz="6" w:space="0" w:color="000000"/>
              <w:right w:val="single" w:sz="6" w:space="0" w:color="000000"/>
            </w:tcBorders>
          </w:tcPr>
          <w:p w14:paraId="022C814C" w14:textId="77777777" w:rsidR="0074787C" w:rsidRDefault="0074787C">
            <w:pPr>
              <w:spacing w:before="10" w:after="0" w:line="260" w:lineRule="exact"/>
              <w:rPr>
                <w:sz w:val="26"/>
                <w:szCs w:val="26"/>
              </w:rPr>
            </w:pPr>
          </w:p>
          <w:p w14:paraId="0068F224"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z w:val="18"/>
                <w:szCs w:val="18"/>
              </w:rPr>
              <w:t>o</w:t>
            </w:r>
          </w:p>
        </w:tc>
        <w:tc>
          <w:tcPr>
            <w:tcW w:w="2115" w:type="dxa"/>
            <w:tcBorders>
              <w:top w:val="single" w:sz="6" w:space="0" w:color="000000"/>
              <w:left w:val="single" w:sz="6" w:space="0" w:color="000000"/>
              <w:bottom w:val="single" w:sz="6" w:space="0" w:color="000000"/>
              <w:right w:val="single" w:sz="6" w:space="0" w:color="3F3F3F"/>
            </w:tcBorders>
          </w:tcPr>
          <w:p w14:paraId="551E0507" w14:textId="77777777" w:rsidR="0074787C" w:rsidRDefault="0074787C"/>
        </w:tc>
      </w:tr>
      <w:tr w:rsidR="0074787C" w14:paraId="29E45D7E" w14:textId="77777777">
        <w:trPr>
          <w:trHeight w:hRule="exact" w:val="510"/>
        </w:trPr>
        <w:tc>
          <w:tcPr>
            <w:tcW w:w="2640" w:type="dxa"/>
            <w:tcBorders>
              <w:top w:val="single" w:sz="6" w:space="0" w:color="000000"/>
              <w:left w:val="single" w:sz="6" w:space="0" w:color="3F3F3F"/>
              <w:bottom w:val="single" w:sz="6" w:space="0" w:color="3F3F3F"/>
              <w:right w:val="single" w:sz="6" w:space="0" w:color="000000"/>
            </w:tcBorders>
          </w:tcPr>
          <w:p w14:paraId="3ABF4C6F" w14:textId="77777777" w:rsidR="0074787C" w:rsidRDefault="0074787C">
            <w:pPr>
              <w:spacing w:after="0" w:line="120" w:lineRule="exact"/>
              <w:rPr>
                <w:sz w:val="12"/>
                <w:szCs w:val="12"/>
              </w:rPr>
            </w:pPr>
          </w:p>
          <w:p w14:paraId="57E409C7"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7"/>
                <w:sz w:val="18"/>
                <w:szCs w:val="18"/>
              </w:rPr>
              <w:t>C</w:t>
            </w:r>
            <w:r>
              <w:rPr>
                <w:rFonts w:ascii="Open Sans" w:eastAsia="Open Sans" w:hAnsi="Open Sans" w:cs="Open Sans"/>
                <w:spacing w:val="2"/>
                <w:sz w:val="18"/>
                <w:szCs w:val="18"/>
              </w:rPr>
              <w:t>r</w:t>
            </w:r>
            <w:r>
              <w:rPr>
                <w:rFonts w:ascii="Open Sans" w:eastAsia="Open Sans" w:hAnsi="Open Sans" w:cs="Open Sans"/>
                <w:spacing w:val="4"/>
                <w:sz w:val="18"/>
                <w:szCs w:val="18"/>
              </w:rPr>
              <w:t>e</w:t>
            </w:r>
            <w:r>
              <w:rPr>
                <w:rFonts w:ascii="Open Sans" w:eastAsia="Open Sans" w:hAnsi="Open Sans" w:cs="Open Sans"/>
                <w:spacing w:val="5"/>
                <w:sz w:val="18"/>
                <w:szCs w:val="18"/>
              </w:rPr>
              <w:t>a</w:t>
            </w:r>
            <w:r>
              <w:rPr>
                <w:rFonts w:ascii="Open Sans" w:eastAsia="Open Sans" w:hAnsi="Open Sans" w:cs="Open Sans"/>
                <w:spacing w:val="-4"/>
                <w:sz w:val="18"/>
                <w:szCs w:val="18"/>
              </w:rPr>
              <w:t>t</w:t>
            </w:r>
            <w:r>
              <w:rPr>
                <w:rFonts w:ascii="Open Sans" w:eastAsia="Open Sans" w:hAnsi="Open Sans" w:cs="Open Sans"/>
                <w:sz w:val="18"/>
                <w:szCs w:val="18"/>
              </w:rPr>
              <w:t>e</w:t>
            </w:r>
            <w:r>
              <w:rPr>
                <w:rFonts w:ascii="Open Sans" w:eastAsia="Open Sans" w:hAnsi="Open Sans" w:cs="Open Sans"/>
                <w:spacing w:val="1"/>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5"/>
                <w:sz w:val="18"/>
                <w:szCs w:val="18"/>
              </w:rPr>
              <w:t>n</w:t>
            </w:r>
            <w:r>
              <w:rPr>
                <w:rFonts w:ascii="Open Sans" w:eastAsia="Open Sans" w:hAnsi="Open Sans" w:cs="Open Sans"/>
                <w:spacing w:val="4"/>
                <w:sz w:val="18"/>
                <w:szCs w:val="18"/>
              </w:rPr>
              <w:t>e</w:t>
            </w:r>
            <w:r>
              <w:rPr>
                <w:rFonts w:ascii="Open Sans" w:eastAsia="Open Sans" w:hAnsi="Open Sans" w:cs="Open Sans"/>
                <w:sz w:val="18"/>
                <w:szCs w:val="18"/>
              </w:rPr>
              <w:t>w</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p>
        </w:tc>
        <w:tc>
          <w:tcPr>
            <w:tcW w:w="6450" w:type="dxa"/>
            <w:gridSpan w:val="4"/>
            <w:tcBorders>
              <w:top w:val="nil"/>
              <w:left w:val="single" w:sz="6" w:space="0" w:color="000000"/>
              <w:bottom w:val="single" w:sz="6" w:space="0" w:color="3F3F3F"/>
              <w:right w:val="single" w:sz="6" w:space="0" w:color="3F3F3F"/>
            </w:tcBorders>
          </w:tcPr>
          <w:p w14:paraId="6257EDC2" w14:textId="77777777" w:rsidR="0074787C" w:rsidRDefault="0074787C">
            <w:pPr>
              <w:spacing w:before="8" w:after="0" w:line="120" w:lineRule="exact"/>
              <w:rPr>
                <w:sz w:val="12"/>
                <w:szCs w:val="12"/>
              </w:rPr>
            </w:pPr>
          </w:p>
          <w:p w14:paraId="62491CD7" w14:textId="77777777" w:rsidR="0074787C" w:rsidRDefault="00656446">
            <w:pPr>
              <w:spacing w:after="0" w:line="240" w:lineRule="auto"/>
              <w:ind w:left="2509" w:right="2495"/>
              <w:jc w:val="center"/>
              <w:rPr>
                <w:rFonts w:ascii="Open Sans" w:eastAsia="Open Sans" w:hAnsi="Open Sans" w:cs="Open Sans"/>
                <w:sz w:val="18"/>
                <w:szCs w:val="18"/>
              </w:rPr>
            </w:pPr>
            <w:commentRangeStart w:id="48"/>
            <w:r>
              <w:rPr>
                <w:rFonts w:ascii="Open Sans" w:eastAsia="Open Sans" w:hAnsi="Open Sans" w:cs="Open Sans"/>
                <w:b/>
                <w:bCs/>
                <w:color w:val="0000FF"/>
                <w:spacing w:val="-1"/>
                <w:sz w:val="18"/>
                <w:szCs w:val="18"/>
              </w:rPr>
              <w:t>U</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commentRangeEnd w:id="48"/>
            <w:r w:rsidR="00CB4E5C">
              <w:rPr>
                <w:rStyle w:val="CommentReference"/>
              </w:rPr>
              <w:commentReference w:id="48"/>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z w:val="18"/>
                <w:szCs w:val="18"/>
              </w:rPr>
              <w:t>d</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w w:val="99"/>
                <w:sz w:val="18"/>
                <w:szCs w:val="18"/>
              </w:rPr>
              <w:t>p</w:t>
            </w:r>
          </w:p>
        </w:tc>
      </w:tr>
    </w:tbl>
    <w:p w14:paraId="38E36824" w14:textId="77777777" w:rsidR="0074787C" w:rsidRDefault="0074787C">
      <w:pPr>
        <w:spacing w:after="0"/>
        <w:jc w:val="center"/>
        <w:sectPr w:rsidR="0074787C">
          <w:pgSz w:w="11920" w:h="16840"/>
          <w:pgMar w:top="1560" w:right="1300" w:bottom="280" w:left="1280" w:header="720" w:footer="720" w:gutter="0"/>
          <w:cols w:space="720"/>
        </w:sectPr>
      </w:pPr>
    </w:p>
    <w:p w14:paraId="071EFDDB" w14:textId="77777777" w:rsidR="0074787C" w:rsidRDefault="00656446">
      <w:pPr>
        <w:spacing w:before="27" w:after="0" w:line="240" w:lineRule="auto"/>
        <w:ind w:left="115" w:right="2321"/>
        <w:jc w:val="both"/>
        <w:rPr>
          <w:rFonts w:ascii="Open Sans" w:eastAsia="Open Sans" w:hAnsi="Open Sans" w:cs="Open Sans"/>
          <w:sz w:val="24"/>
          <w:szCs w:val="24"/>
        </w:rPr>
      </w:pPr>
      <w:r>
        <w:rPr>
          <w:rFonts w:ascii="Open Sans" w:eastAsia="Open Sans" w:hAnsi="Open Sans" w:cs="Open Sans"/>
          <w:i/>
          <w:sz w:val="24"/>
          <w:szCs w:val="24"/>
        </w:rPr>
        <w:lastRenderedPageBreak/>
        <w:t>Ta</w:t>
      </w:r>
      <w:r>
        <w:rPr>
          <w:rFonts w:ascii="Open Sans" w:eastAsia="Open Sans" w:hAnsi="Open Sans" w:cs="Open Sans"/>
          <w:i/>
          <w:spacing w:val="-3"/>
          <w:sz w:val="24"/>
          <w:szCs w:val="24"/>
        </w:rPr>
        <w:t>b</w:t>
      </w:r>
      <w:r>
        <w:rPr>
          <w:rFonts w:ascii="Open Sans" w:eastAsia="Open Sans" w:hAnsi="Open Sans" w:cs="Open Sans"/>
          <w:i/>
          <w:spacing w:val="-1"/>
          <w:sz w:val="24"/>
          <w:szCs w:val="24"/>
        </w:rPr>
        <w:t>l</w:t>
      </w:r>
      <w:r>
        <w:rPr>
          <w:rFonts w:ascii="Open Sans" w:eastAsia="Open Sans" w:hAnsi="Open Sans" w:cs="Open Sans"/>
          <w:i/>
          <w:sz w:val="24"/>
          <w:szCs w:val="24"/>
        </w:rPr>
        <w:t>e</w:t>
      </w:r>
      <w:r>
        <w:rPr>
          <w:rFonts w:ascii="Open Sans" w:eastAsia="Open Sans" w:hAnsi="Open Sans" w:cs="Open Sans"/>
          <w:i/>
          <w:spacing w:val="-3"/>
          <w:sz w:val="24"/>
          <w:szCs w:val="24"/>
        </w:rPr>
        <w:t xml:space="preserve"> </w:t>
      </w:r>
      <w:r>
        <w:rPr>
          <w:rFonts w:ascii="Open Sans" w:eastAsia="Open Sans" w:hAnsi="Open Sans" w:cs="Open Sans"/>
          <w:i/>
          <w:spacing w:val="3"/>
          <w:sz w:val="24"/>
          <w:szCs w:val="24"/>
        </w:rPr>
        <w:t>1</w:t>
      </w:r>
      <w:r>
        <w:rPr>
          <w:rFonts w:ascii="Open Sans" w:eastAsia="Open Sans" w:hAnsi="Open Sans" w:cs="Open Sans"/>
          <w:i/>
          <w:sz w:val="24"/>
          <w:szCs w:val="24"/>
        </w:rPr>
        <w:t>-</w:t>
      </w:r>
      <w:r>
        <w:rPr>
          <w:rFonts w:ascii="Open Sans" w:eastAsia="Open Sans" w:hAnsi="Open Sans" w:cs="Open Sans"/>
          <w:i/>
          <w:spacing w:val="3"/>
          <w:sz w:val="24"/>
          <w:szCs w:val="24"/>
        </w:rPr>
        <w:t>2</w:t>
      </w:r>
      <w:r>
        <w:rPr>
          <w:rFonts w:ascii="Open Sans" w:eastAsia="Open Sans" w:hAnsi="Open Sans" w:cs="Open Sans"/>
          <w:i/>
          <w:sz w:val="24"/>
          <w:szCs w:val="24"/>
        </w:rPr>
        <w:t>:</w:t>
      </w:r>
      <w:r>
        <w:rPr>
          <w:rFonts w:ascii="Open Sans" w:eastAsia="Open Sans" w:hAnsi="Open Sans" w:cs="Open Sans"/>
          <w:i/>
          <w:spacing w:val="-6"/>
          <w:sz w:val="24"/>
          <w:szCs w:val="24"/>
        </w:rPr>
        <w:t xml:space="preserve"> </w:t>
      </w:r>
      <w:r>
        <w:rPr>
          <w:rFonts w:ascii="Open Sans" w:eastAsia="Open Sans" w:hAnsi="Open Sans" w:cs="Open Sans"/>
          <w:i/>
          <w:spacing w:val="-5"/>
          <w:sz w:val="24"/>
          <w:szCs w:val="24"/>
        </w:rPr>
        <w:t>I</w:t>
      </w:r>
      <w:r>
        <w:rPr>
          <w:rFonts w:ascii="Open Sans" w:eastAsia="Open Sans" w:hAnsi="Open Sans" w:cs="Open Sans"/>
          <w:i/>
          <w:spacing w:val="-3"/>
          <w:sz w:val="24"/>
          <w:szCs w:val="24"/>
        </w:rPr>
        <w:t>nt</w:t>
      </w:r>
      <w:r>
        <w:rPr>
          <w:rFonts w:ascii="Open Sans" w:eastAsia="Open Sans" w:hAnsi="Open Sans" w:cs="Open Sans"/>
          <w:i/>
          <w:spacing w:val="2"/>
          <w:sz w:val="24"/>
          <w:szCs w:val="24"/>
        </w:rPr>
        <w:t>e</w:t>
      </w:r>
      <w:r>
        <w:rPr>
          <w:rFonts w:ascii="Open Sans" w:eastAsia="Open Sans" w:hAnsi="Open Sans" w:cs="Open Sans"/>
          <w:i/>
          <w:spacing w:val="-5"/>
          <w:sz w:val="24"/>
          <w:szCs w:val="24"/>
        </w:rPr>
        <w:t>r</w:t>
      </w:r>
      <w:r>
        <w:rPr>
          <w:rFonts w:ascii="Open Sans" w:eastAsia="Open Sans" w:hAnsi="Open Sans" w:cs="Open Sans"/>
          <w:i/>
          <w:sz w:val="24"/>
          <w:szCs w:val="24"/>
        </w:rPr>
        <w:t>a</w:t>
      </w:r>
      <w:r>
        <w:rPr>
          <w:rFonts w:ascii="Open Sans" w:eastAsia="Open Sans" w:hAnsi="Open Sans" w:cs="Open Sans"/>
          <w:i/>
          <w:spacing w:val="-3"/>
          <w:sz w:val="24"/>
          <w:szCs w:val="24"/>
        </w:rPr>
        <w:t>ct</w:t>
      </w:r>
      <w:r>
        <w:rPr>
          <w:rFonts w:ascii="Open Sans" w:eastAsia="Open Sans" w:hAnsi="Open Sans" w:cs="Open Sans"/>
          <w:i/>
          <w:spacing w:val="-1"/>
          <w:sz w:val="24"/>
          <w:szCs w:val="24"/>
        </w:rPr>
        <w:t>i</w:t>
      </w:r>
      <w:r>
        <w:rPr>
          <w:rFonts w:ascii="Open Sans" w:eastAsia="Open Sans" w:hAnsi="Open Sans" w:cs="Open Sans"/>
          <w:i/>
          <w:spacing w:val="-6"/>
          <w:sz w:val="24"/>
          <w:szCs w:val="24"/>
        </w:rPr>
        <w:t>v</w:t>
      </w:r>
      <w:r>
        <w:rPr>
          <w:rFonts w:ascii="Open Sans" w:eastAsia="Open Sans" w:hAnsi="Open Sans" w:cs="Open Sans"/>
          <w:i/>
          <w:sz w:val="24"/>
          <w:szCs w:val="24"/>
        </w:rPr>
        <w:t>e</w:t>
      </w:r>
      <w:r>
        <w:rPr>
          <w:rFonts w:ascii="Open Sans" w:eastAsia="Open Sans" w:hAnsi="Open Sans" w:cs="Open Sans"/>
          <w:i/>
          <w:spacing w:val="-6"/>
          <w:sz w:val="24"/>
          <w:szCs w:val="24"/>
        </w:rPr>
        <w:t xml:space="preserve"> </w:t>
      </w:r>
      <w:r>
        <w:rPr>
          <w:rFonts w:ascii="Open Sans" w:eastAsia="Open Sans" w:hAnsi="Open Sans" w:cs="Open Sans"/>
          <w:i/>
          <w:spacing w:val="-3"/>
          <w:sz w:val="24"/>
          <w:szCs w:val="24"/>
        </w:rPr>
        <w:t>Ed</w:t>
      </w:r>
      <w:r>
        <w:rPr>
          <w:rFonts w:ascii="Open Sans" w:eastAsia="Open Sans" w:hAnsi="Open Sans" w:cs="Open Sans"/>
          <w:i/>
          <w:spacing w:val="-1"/>
          <w:sz w:val="24"/>
          <w:szCs w:val="24"/>
        </w:rPr>
        <w:t>i</w:t>
      </w:r>
      <w:r>
        <w:rPr>
          <w:rFonts w:ascii="Open Sans" w:eastAsia="Open Sans" w:hAnsi="Open Sans" w:cs="Open Sans"/>
          <w:i/>
          <w:spacing w:val="-3"/>
          <w:sz w:val="24"/>
          <w:szCs w:val="24"/>
        </w:rPr>
        <w:t>t</w:t>
      </w:r>
      <w:r>
        <w:rPr>
          <w:rFonts w:ascii="Open Sans" w:eastAsia="Open Sans" w:hAnsi="Open Sans" w:cs="Open Sans"/>
          <w:i/>
          <w:spacing w:val="-1"/>
          <w:sz w:val="24"/>
          <w:szCs w:val="24"/>
        </w:rPr>
        <w:t>i</w:t>
      </w:r>
      <w:r>
        <w:rPr>
          <w:rFonts w:ascii="Open Sans" w:eastAsia="Open Sans" w:hAnsi="Open Sans" w:cs="Open Sans"/>
          <w:i/>
          <w:spacing w:val="-3"/>
          <w:sz w:val="24"/>
          <w:szCs w:val="24"/>
        </w:rPr>
        <w:t>n</w:t>
      </w:r>
      <w:r>
        <w:rPr>
          <w:rFonts w:ascii="Open Sans" w:eastAsia="Open Sans" w:hAnsi="Open Sans" w:cs="Open Sans"/>
          <w:i/>
          <w:sz w:val="24"/>
          <w:szCs w:val="24"/>
        </w:rPr>
        <w:t>g</w:t>
      </w:r>
      <w:r>
        <w:rPr>
          <w:rFonts w:ascii="Open Sans" w:eastAsia="Open Sans" w:hAnsi="Open Sans" w:cs="Open Sans"/>
          <w:i/>
          <w:spacing w:val="-4"/>
          <w:sz w:val="24"/>
          <w:szCs w:val="24"/>
        </w:rPr>
        <w:t xml:space="preserve"> </w:t>
      </w:r>
      <w:r>
        <w:rPr>
          <w:rFonts w:ascii="Open Sans" w:eastAsia="Open Sans" w:hAnsi="Open Sans" w:cs="Open Sans"/>
          <w:i/>
          <w:spacing w:val="7"/>
          <w:sz w:val="24"/>
          <w:szCs w:val="24"/>
        </w:rPr>
        <w:t>F</w:t>
      </w:r>
      <w:r>
        <w:rPr>
          <w:rFonts w:ascii="Open Sans" w:eastAsia="Open Sans" w:hAnsi="Open Sans" w:cs="Open Sans"/>
          <w:i/>
          <w:spacing w:val="-3"/>
          <w:sz w:val="24"/>
          <w:szCs w:val="24"/>
        </w:rPr>
        <w:t>unct</w:t>
      </w:r>
      <w:r>
        <w:rPr>
          <w:rFonts w:ascii="Open Sans" w:eastAsia="Open Sans" w:hAnsi="Open Sans" w:cs="Open Sans"/>
          <w:i/>
          <w:spacing w:val="-1"/>
          <w:sz w:val="24"/>
          <w:szCs w:val="24"/>
        </w:rPr>
        <w:t>i</w:t>
      </w:r>
      <w:r>
        <w:rPr>
          <w:rFonts w:ascii="Open Sans" w:eastAsia="Open Sans" w:hAnsi="Open Sans" w:cs="Open Sans"/>
          <w:i/>
          <w:sz w:val="24"/>
          <w:szCs w:val="24"/>
        </w:rPr>
        <w:t>o</w:t>
      </w:r>
      <w:r>
        <w:rPr>
          <w:rFonts w:ascii="Open Sans" w:eastAsia="Open Sans" w:hAnsi="Open Sans" w:cs="Open Sans"/>
          <w:i/>
          <w:spacing w:val="-3"/>
          <w:sz w:val="24"/>
          <w:szCs w:val="24"/>
        </w:rPr>
        <w:t>n</w:t>
      </w:r>
      <w:r>
        <w:rPr>
          <w:rFonts w:ascii="Open Sans" w:eastAsia="Open Sans" w:hAnsi="Open Sans" w:cs="Open Sans"/>
          <w:i/>
          <w:sz w:val="24"/>
          <w:szCs w:val="24"/>
        </w:rPr>
        <w:t>s</w:t>
      </w:r>
      <w:r>
        <w:rPr>
          <w:rFonts w:ascii="Open Sans" w:eastAsia="Open Sans" w:hAnsi="Open Sans" w:cs="Open Sans"/>
          <w:i/>
          <w:spacing w:val="-1"/>
          <w:sz w:val="24"/>
          <w:szCs w:val="24"/>
        </w:rPr>
        <w:t xml:space="preserve"> </w:t>
      </w:r>
      <w:r>
        <w:rPr>
          <w:rFonts w:ascii="Open Sans" w:eastAsia="Open Sans" w:hAnsi="Open Sans" w:cs="Open Sans"/>
          <w:i/>
          <w:sz w:val="24"/>
          <w:szCs w:val="24"/>
        </w:rPr>
        <w:t>for</w:t>
      </w:r>
      <w:r>
        <w:rPr>
          <w:rFonts w:ascii="Open Sans" w:eastAsia="Open Sans" w:hAnsi="Open Sans" w:cs="Open Sans"/>
          <w:i/>
          <w:spacing w:val="-9"/>
          <w:sz w:val="24"/>
          <w:szCs w:val="24"/>
        </w:rPr>
        <w:t xml:space="preserve"> </w:t>
      </w:r>
      <w:r>
        <w:rPr>
          <w:rFonts w:ascii="Open Sans" w:eastAsia="Open Sans" w:hAnsi="Open Sans" w:cs="Open Sans"/>
          <w:i/>
          <w:sz w:val="24"/>
          <w:szCs w:val="24"/>
        </w:rPr>
        <w:t>a</w:t>
      </w:r>
      <w:r>
        <w:rPr>
          <w:rFonts w:ascii="Open Sans" w:eastAsia="Open Sans" w:hAnsi="Open Sans" w:cs="Open Sans"/>
          <w:i/>
          <w:spacing w:val="-4"/>
          <w:sz w:val="24"/>
          <w:szCs w:val="24"/>
        </w:rPr>
        <w:t xml:space="preserve"> </w:t>
      </w:r>
      <w:r>
        <w:rPr>
          <w:rFonts w:ascii="Open Sans" w:eastAsia="Open Sans" w:hAnsi="Open Sans" w:cs="Open Sans"/>
          <w:i/>
          <w:spacing w:val="-6"/>
          <w:sz w:val="24"/>
          <w:szCs w:val="24"/>
        </w:rPr>
        <w:t>v</w:t>
      </w:r>
      <w:r>
        <w:rPr>
          <w:rFonts w:ascii="Open Sans" w:eastAsia="Open Sans" w:hAnsi="Open Sans" w:cs="Open Sans"/>
          <w:i/>
          <w:spacing w:val="2"/>
          <w:sz w:val="24"/>
          <w:szCs w:val="24"/>
        </w:rPr>
        <w:t>e</w:t>
      </w:r>
      <w:r>
        <w:rPr>
          <w:rFonts w:ascii="Open Sans" w:eastAsia="Open Sans" w:hAnsi="Open Sans" w:cs="Open Sans"/>
          <w:i/>
          <w:spacing w:val="-3"/>
          <w:sz w:val="24"/>
          <w:szCs w:val="24"/>
        </w:rPr>
        <w:t>h</w:t>
      </w:r>
      <w:r>
        <w:rPr>
          <w:rFonts w:ascii="Open Sans" w:eastAsia="Open Sans" w:hAnsi="Open Sans" w:cs="Open Sans"/>
          <w:i/>
          <w:spacing w:val="-1"/>
          <w:sz w:val="24"/>
          <w:szCs w:val="24"/>
        </w:rPr>
        <w:t>i</w:t>
      </w:r>
      <w:r>
        <w:rPr>
          <w:rFonts w:ascii="Open Sans" w:eastAsia="Open Sans" w:hAnsi="Open Sans" w:cs="Open Sans"/>
          <w:i/>
          <w:spacing w:val="-3"/>
          <w:sz w:val="24"/>
          <w:szCs w:val="24"/>
        </w:rPr>
        <w:t>c</w:t>
      </w:r>
      <w:r>
        <w:rPr>
          <w:rFonts w:ascii="Open Sans" w:eastAsia="Open Sans" w:hAnsi="Open Sans" w:cs="Open Sans"/>
          <w:i/>
          <w:spacing w:val="-1"/>
          <w:sz w:val="24"/>
          <w:szCs w:val="24"/>
        </w:rPr>
        <w:t>l</w:t>
      </w:r>
      <w:r>
        <w:rPr>
          <w:rFonts w:ascii="Open Sans" w:eastAsia="Open Sans" w:hAnsi="Open Sans" w:cs="Open Sans"/>
          <w:i/>
          <w:spacing w:val="2"/>
          <w:sz w:val="24"/>
          <w:szCs w:val="24"/>
        </w:rPr>
        <w:t>es</w:t>
      </w:r>
      <w:r>
        <w:rPr>
          <w:rFonts w:ascii="Open Sans" w:eastAsia="Open Sans" w:hAnsi="Open Sans" w:cs="Open Sans"/>
          <w:i/>
          <w:sz w:val="24"/>
          <w:szCs w:val="24"/>
        </w:rPr>
        <w:t>-o</w:t>
      </w:r>
      <w:r>
        <w:rPr>
          <w:rFonts w:ascii="Open Sans" w:eastAsia="Open Sans" w:hAnsi="Open Sans" w:cs="Open Sans"/>
          <w:i/>
          <w:spacing w:val="-3"/>
          <w:sz w:val="24"/>
          <w:szCs w:val="24"/>
        </w:rPr>
        <w:t>n</w:t>
      </w:r>
      <w:r>
        <w:rPr>
          <w:rFonts w:ascii="Open Sans" w:eastAsia="Open Sans" w:hAnsi="Open Sans" w:cs="Open Sans"/>
          <w:i/>
          <w:spacing w:val="-1"/>
          <w:sz w:val="24"/>
          <w:szCs w:val="24"/>
        </w:rPr>
        <w:t>l</w:t>
      </w:r>
      <w:r>
        <w:rPr>
          <w:rFonts w:ascii="Open Sans" w:eastAsia="Open Sans" w:hAnsi="Open Sans" w:cs="Open Sans"/>
          <w:i/>
          <w:sz w:val="24"/>
          <w:szCs w:val="24"/>
        </w:rPr>
        <w:t>y</w:t>
      </w:r>
      <w:r>
        <w:rPr>
          <w:rFonts w:ascii="Open Sans" w:eastAsia="Open Sans" w:hAnsi="Open Sans" w:cs="Open Sans"/>
          <w:i/>
          <w:spacing w:val="-12"/>
          <w:sz w:val="24"/>
          <w:szCs w:val="24"/>
        </w:rPr>
        <w:t xml:space="preserve"> </w:t>
      </w:r>
      <w:r>
        <w:rPr>
          <w:rFonts w:ascii="Open Sans" w:eastAsia="Open Sans" w:hAnsi="Open Sans" w:cs="Open Sans"/>
          <w:i/>
          <w:spacing w:val="2"/>
          <w:sz w:val="24"/>
          <w:szCs w:val="24"/>
        </w:rPr>
        <w:t>s</w:t>
      </w:r>
      <w:r>
        <w:rPr>
          <w:rFonts w:ascii="Open Sans" w:eastAsia="Open Sans" w:hAnsi="Open Sans" w:cs="Open Sans"/>
          <w:i/>
          <w:spacing w:val="-3"/>
          <w:sz w:val="24"/>
          <w:szCs w:val="24"/>
        </w:rPr>
        <w:t>ch</w:t>
      </w:r>
      <w:r>
        <w:rPr>
          <w:rFonts w:ascii="Open Sans" w:eastAsia="Open Sans" w:hAnsi="Open Sans" w:cs="Open Sans"/>
          <w:i/>
          <w:spacing w:val="2"/>
          <w:sz w:val="24"/>
          <w:szCs w:val="24"/>
        </w:rPr>
        <w:t>e</w:t>
      </w:r>
      <w:r>
        <w:rPr>
          <w:rFonts w:ascii="Open Sans" w:eastAsia="Open Sans" w:hAnsi="Open Sans" w:cs="Open Sans"/>
          <w:i/>
          <w:spacing w:val="-3"/>
          <w:sz w:val="24"/>
          <w:szCs w:val="24"/>
        </w:rPr>
        <w:t>du</w:t>
      </w:r>
      <w:r>
        <w:rPr>
          <w:rFonts w:ascii="Open Sans" w:eastAsia="Open Sans" w:hAnsi="Open Sans" w:cs="Open Sans"/>
          <w:i/>
          <w:spacing w:val="-1"/>
          <w:sz w:val="24"/>
          <w:szCs w:val="24"/>
        </w:rPr>
        <w:t>l</w:t>
      </w:r>
      <w:r>
        <w:rPr>
          <w:rFonts w:ascii="Open Sans" w:eastAsia="Open Sans" w:hAnsi="Open Sans" w:cs="Open Sans"/>
          <w:i/>
          <w:sz w:val="24"/>
          <w:szCs w:val="24"/>
        </w:rPr>
        <w:t>e</w:t>
      </w:r>
    </w:p>
    <w:p w14:paraId="4AFD66B1" w14:textId="77777777" w:rsidR="0074787C" w:rsidRDefault="0074787C">
      <w:pPr>
        <w:spacing w:before="8" w:after="0" w:line="10" w:lineRule="exact"/>
        <w:rPr>
          <w:sz w:val="1"/>
          <w:szCs w:val="1"/>
        </w:rPr>
      </w:pPr>
    </w:p>
    <w:tbl>
      <w:tblPr>
        <w:tblW w:w="0" w:type="auto"/>
        <w:tblInd w:w="115" w:type="dxa"/>
        <w:tblLayout w:type="fixed"/>
        <w:tblCellMar>
          <w:left w:w="0" w:type="dxa"/>
          <w:right w:w="0" w:type="dxa"/>
        </w:tblCellMar>
        <w:tblLook w:val="01E0" w:firstRow="1" w:lastRow="1" w:firstColumn="1" w:lastColumn="1" w:noHBand="0" w:noVBand="0"/>
      </w:tblPr>
      <w:tblGrid>
        <w:gridCol w:w="4755"/>
        <w:gridCol w:w="4335"/>
      </w:tblGrid>
      <w:tr w:rsidR="0074787C" w14:paraId="254BB5FB" w14:textId="77777777">
        <w:trPr>
          <w:trHeight w:hRule="exact" w:val="420"/>
        </w:trPr>
        <w:tc>
          <w:tcPr>
            <w:tcW w:w="4755" w:type="dxa"/>
            <w:tcBorders>
              <w:top w:val="single" w:sz="6" w:space="0" w:color="3F3F3F"/>
              <w:left w:val="single" w:sz="6" w:space="0" w:color="3F3F3F"/>
              <w:bottom w:val="single" w:sz="6" w:space="0" w:color="000000"/>
              <w:right w:val="single" w:sz="6" w:space="0" w:color="000000"/>
            </w:tcBorders>
            <w:shd w:val="clear" w:color="auto" w:fill="AEEDED"/>
          </w:tcPr>
          <w:p w14:paraId="76596D9D"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2"/>
                <w:sz w:val="16"/>
                <w:szCs w:val="16"/>
              </w:rPr>
              <w:t>F</w:t>
            </w:r>
            <w:r>
              <w:rPr>
                <w:rFonts w:ascii="Open Sans" w:eastAsia="Open Sans" w:hAnsi="Open Sans" w:cs="Open Sans"/>
                <w:b/>
                <w:bCs/>
                <w:sz w:val="16"/>
                <w:szCs w:val="16"/>
              </w:rPr>
              <w:t>un</w:t>
            </w:r>
            <w:r>
              <w:rPr>
                <w:rFonts w:ascii="Open Sans" w:eastAsia="Open Sans" w:hAnsi="Open Sans" w:cs="Open Sans"/>
                <w:b/>
                <w:bCs/>
                <w:spacing w:val="-7"/>
                <w:sz w:val="16"/>
                <w:szCs w:val="16"/>
              </w:rPr>
              <w:t>c</w:t>
            </w:r>
            <w:r>
              <w:rPr>
                <w:rFonts w:ascii="Open Sans" w:eastAsia="Open Sans" w:hAnsi="Open Sans" w:cs="Open Sans"/>
                <w:b/>
                <w:bCs/>
                <w:spacing w:val="6"/>
                <w:sz w:val="16"/>
                <w:szCs w:val="16"/>
              </w:rPr>
              <w:t>t</w:t>
            </w:r>
            <w:r>
              <w:rPr>
                <w:rFonts w:ascii="Open Sans" w:eastAsia="Open Sans" w:hAnsi="Open Sans" w:cs="Open Sans"/>
                <w:b/>
                <w:bCs/>
                <w:spacing w:val="-4"/>
                <w:sz w:val="16"/>
                <w:szCs w:val="16"/>
              </w:rPr>
              <w:t>i</w:t>
            </w:r>
            <w:r>
              <w:rPr>
                <w:rFonts w:ascii="Open Sans" w:eastAsia="Open Sans" w:hAnsi="Open Sans" w:cs="Open Sans"/>
                <w:b/>
                <w:bCs/>
                <w:spacing w:val="6"/>
                <w:sz w:val="16"/>
                <w:szCs w:val="16"/>
              </w:rPr>
              <w:t>o</w:t>
            </w:r>
            <w:r>
              <w:rPr>
                <w:rFonts w:ascii="Open Sans" w:eastAsia="Open Sans" w:hAnsi="Open Sans" w:cs="Open Sans"/>
                <w:b/>
                <w:bCs/>
                <w:sz w:val="16"/>
                <w:szCs w:val="16"/>
              </w:rPr>
              <w:t>n</w:t>
            </w:r>
          </w:p>
        </w:tc>
        <w:tc>
          <w:tcPr>
            <w:tcW w:w="4335" w:type="dxa"/>
            <w:tcBorders>
              <w:top w:val="single" w:sz="6" w:space="0" w:color="3F3F3F"/>
              <w:left w:val="single" w:sz="6" w:space="0" w:color="000000"/>
              <w:bottom w:val="single" w:sz="6" w:space="0" w:color="000000"/>
              <w:right w:val="single" w:sz="6" w:space="0" w:color="3F3F3F"/>
            </w:tcBorders>
            <w:shd w:val="clear" w:color="auto" w:fill="AEEDED"/>
          </w:tcPr>
          <w:p w14:paraId="5FCF0DA7"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1"/>
                <w:sz w:val="16"/>
                <w:szCs w:val="16"/>
              </w:rPr>
              <w:t>R</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f</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r</w:t>
            </w:r>
            <w:r>
              <w:rPr>
                <w:rFonts w:ascii="Open Sans" w:eastAsia="Open Sans" w:hAnsi="Open Sans" w:cs="Open Sans"/>
                <w:b/>
                <w:bCs/>
                <w:spacing w:val="-4"/>
                <w:sz w:val="16"/>
                <w:szCs w:val="16"/>
              </w:rPr>
              <w:t>e</w:t>
            </w:r>
            <w:r>
              <w:rPr>
                <w:rFonts w:ascii="Open Sans" w:eastAsia="Open Sans" w:hAnsi="Open Sans" w:cs="Open Sans"/>
                <w:b/>
                <w:bCs/>
                <w:sz w:val="16"/>
                <w:szCs w:val="16"/>
              </w:rPr>
              <w:t>n</w:t>
            </w:r>
            <w:r>
              <w:rPr>
                <w:rFonts w:ascii="Open Sans" w:eastAsia="Open Sans" w:hAnsi="Open Sans" w:cs="Open Sans"/>
                <w:b/>
                <w:bCs/>
                <w:spacing w:val="-7"/>
                <w:sz w:val="16"/>
                <w:szCs w:val="16"/>
              </w:rPr>
              <w:t>c</w:t>
            </w:r>
            <w:r>
              <w:rPr>
                <w:rFonts w:ascii="Open Sans" w:eastAsia="Open Sans" w:hAnsi="Open Sans" w:cs="Open Sans"/>
                <w:b/>
                <w:bCs/>
                <w:sz w:val="16"/>
                <w:szCs w:val="16"/>
              </w:rPr>
              <w:t>e</w:t>
            </w:r>
            <w:r>
              <w:rPr>
                <w:rFonts w:ascii="Open Sans" w:eastAsia="Open Sans" w:hAnsi="Open Sans" w:cs="Open Sans"/>
                <w:b/>
                <w:bCs/>
                <w:spacing w:val="-5"/>
                <w:sz w:val="16"/>
                <w:szCs w:val="16"/>
              </w:rPr>
              <w:t xml:space="preserve"> </w:t>
            </w:r>
            <w:r>
              <w:rPr>
                <w:rFonts w:ascii="Open Sans" w:eastAsia="Open Sans" w:hAnsi="Open Sans" w:cs="Open Sans"/>
                <w:b/>
                <w:bCs/>
                <w:spacing w:val="-4"/>
                <w:sz w:val="16"/>
                <w:szCs w:val="16"/>
              </w:rPr>
              <w:t>i</w:t>
            </w:r>
            <w:r>
              <w:rPr>
                <w:rFonts w:ascii="Open Sans" w:eastAsia="Open Sans" w:hAnsi="Open Sans" w:cs="Open Sans"/>
                <w:b/>
                <w:bCs/>
                <w:sz w:val="16"/>
                <w:szCs w:val="16"/>
              </w:rPr>
              <w:t>n</w:t>
            </w:r>
            <w:r>
              <w:rPr>
                <w:rFonts w:ascii="Open Sans" w:eastAsia="Open Sans" w:hAnsi="Open Sans" w:cs="Open Sans"/>
                <w:b/>
                <w:bCs/>
                <w:spacing w:val="3"/>
                <w:sz w:val="16"/>
                <w:szCs w:val="16"/>
              </w:rPr>
              <w:t xml:space="preserve"> </w:t>
            </w:r>
            <w:r>
              <w:rPr>
                <w:rFonts w:ascii="Open Sans" w:eastAsia="Open Sans" w:hAnsi="Open Sans" w:cs="Open Sans"/>
                <w:b/>
                <w:bCs/>
                <w:color w:val="0000FF"/>
                <w:spacing w:val="-1"/>
                <w:sz w:val="16"/>
                <w:szCs w:val="16"/>
              </w:rPr>
              <w:t>U</w:t>
            </w:r>
            <w:r>
              <w:rPr>
                <w:rFonts w:ascii="Open Sans" w:eastAsia="Open Sans" w:hAnsi="Open Sans" w:cs="Open Sans"/>
                <w:b/>
                <w:bCs/>
                <w:color w:val="0000FF"/>
                <w:spacing w:val="-5"/>
                <w:sz w:val="16"/>
                <w:szCs w:val="16"/>
              </w:rPr>
              <w:t>s</w:t>
            </w:r>
            <w:r>
              <w:rPr>
                <w:rFonts w:ascii="Open Sans" w:eastAsia="Open Sans" w:hAnsi="Open Sans" w:cs="Open Sans"/>
                <w:b/>
                <w:bCs/>
                <w:color w:val="0000FF"/>
                <w:spacing w:val="-4"/>
                <w:sz w:val="16"/>
                <w:szCs w:val="16"/>
              </w:rPr>
              <w:t>i</w:t>
            </w:r>
            <w:r>
              <w:rPr>
                <w:rFonts w:ascii="Open Sans" w:eastAsia="Open Sans" w:hAnsi="Open Sans" w:cs="Open Sans"/>
                <w:b/>
                <w:bCs/>
                <w:color w:val="0000FF"/>
                <w:sz w:val="16"/>
                <w:szCs w:val="16"/>
              </w:rPr>
              <w:t>ng</w:t>
            </w:r>
            <w:r>
              <w:rPr>
                <w:rFonts w:ascii="Open Sans" w:eastAsia="Open Sans" w:hAnsi="Open Sans" w:cs="Open Sans"/>
                <w:b/>
                <w:bCs/>
                <w:color w:val="0000FF"/>
                <w:spacing w:val="1"/>
                <w:sz w:val="16"/>
                <w:szCs w:val="16"/>
              </w:rPr>
              <w:t xml:space="preserve"> </w:t>
            </w:r>
            <w:r>
              <w:rPr>
                <w:rFonts w:ascii="Open Sans" w:eastAsia="Open Sans" w:hAnsi="Open Sans" w:cs="Open Sans"/>
                <w:b/>
                <w:bCs/>
                <w:color w:val="0000FF"/>
                <w:sz w:val="16"/>
                <w:szCs w:val="16"/>
              </w:rPr>
              <w:t>a</w:t>
            </w:r>
            <w:r>
              <w:rPr>
                <w:rFonts w:ascii="Open Sans" w:eastAsia="Open Sans" w:hAnsi="Open Sans" w:cs="Open Sans"/>
                <w:b/>
                <w:bCs/>
                <w:color w:val="0000FF"/>
                <w:spacing w:val="-3"/>
                <w:sz w:val="16"/>
                <w:szCs w:val="16"/>
              </w:rPr>
              <w:t xml:space="preserve"> </w:t>
            </w:r>
            <w:r>
              <w:rPr>
                <w:rFonts w:ascii="Open Sans" w:eastAsia="Open Sans" w:hAnsi="Open Sans" w:cs="Open Sans"/>
                <w:b/>
                <w:bCs/>
                <w:color w:val="0000FF"/>
                <w:spacing w:val="1"/>
                <w:sz w:val="16"/>
                <w:szCs w:val="16"/>
              </w:rPr>
              <w:t>V</w:t>
            </w:r>
            <w:r>
              <w:rPr>
                <w:rFonts w:ascii="Open Sans" w:eastAsia="Open Sans" w:hAnsi="Open Sans" w:cs="Open Sans"/>
                <w:b/>
                <w:bCs/>
                <w:color w:val="0000FF"/>
                <w:spacing w:val="-4"/>
                <w:sz w:val="16"/>
                <w:szCs w:val="16"/>
              </w:rPr>
              <w:t>e</w:t>
            </w:r>
            <w:r>
              <w:rPr>
                <w:rFonts w:ascii="Open Sans" w:eastAsia="Open Sans" w:hAnsi="Open Sans" w:cs="Open Sans"/>
                <w:b/>
                <w:bCs/>
                <w:color w:val="0000FF"/>
                <w:sz w:val="16"/>
                <w:szCs w:val="16"/>
              </w:rPr>
              <w:t>h</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7"/>
                <w:sz w:val="16"/>
                <w:szCs w:val="16"/>
              </w:rPr>
              <w:t>c</w:t>
            </w:r>
            <w:r>
              <w:rPr>
                <w:rFonts w:ascii="Open Sans" w:eastAsia="Open Sans" w:hAnsi="Open Sans" w:cs="Open Sans"/>
                <w:b/>
                <w:bCs/>
                <w:color w:val="0000FF"/>
                <w:spacing w:val="-4"/>
                <w:sz w:val="16"/>
                <w:szCs w:val="16"/>
              </w:rPr>
              <w:t>le</w:t>
            </w:r>
            <w:r>
              <w:rPr>
                <w:rFonts w:ascii="Open Sans" w:eastAsia="Open Sans" w:hAnsi="Open Sans" w:cs="Open Sans"/>
                <w:b/>
                <w:bCs/>
                <w:color w:val="0000FF"/>
                <w:spacing w:val="-5"/>
                <w:sz w:val="16"/>
                <w:szCs w:val="16"/>
              </w:rPr>
              <w:t>s</w:t>
            </w:r>
            <w:r>
              <w:rPr>
                <w:rFonts w:ascii="Open Sans" w:eastAsia="Open Sans" w:hAnsi="Open Sans" w:cs="Open Sans"/>
                <w:b/>
                <w:bCs/>
                <w:color w:val="0000FF"/>
                <w:spacing w:val="-7"/>
                <w:sz w:val="16"/>
                <w:szCs w:val="16"/>
              </w:rPr>
              <w:t>-</w:t>
            </w:r>
            <w:r>
              <w:rPr>
                <w:rFonts w:ascii="Open Sans" w:eastAsia="Open Sans" w:hAnsi="Open Sans" w:cs="Open Sans"/>
                <w:b/>
                <w:bCs/>
                <w:color w:val="0000FF"/>
                <w:spacing w:val="6"/>
                <w:sz w:val="16"/>
                <w:szCs w:val="16"/>
              </w:rPr>
              <w:t>o</w:t>
            </w:r>
            <w:r>
              <w:rPr>
                <w:rFonts w:ascii="Open Sans" w:eastAsia="Open Sans" w:hAnsi="Open Sans" w:cs="Open Sans"/>
                <w:b/>
                <w:bCs/>
                <w:color w:val="0000FF"/>
                <w:sz w:val="16"/>
                <w:szCs w:val="16"/>
              </w:rPr>
              <w:t>n</w:t>
            </w:r>
            <w:r>
              <w:rPr>
                <w:rFonts w:ascii="Open Sans" w:eastAsia="Open Sans" w:hAnsi="Open Sans" w:cs="Open Sans"/>
                <w:b/>
                <w:bCs/>
                <w:color w:val="0000FF"/>
                <w:spacing w:val="-4"/>
                <w:sz w:val="16"/>
                <w:szCs w:val="16"/>
              </w:rPr>
              <w:t>l</w:t>
            </w:r>
            <w:r>
              <w:rPr>
                <w:rFonts w:ascii="Open Sans" w:eastAsia="Open Sans" w:hAnsi="Open Sans" w:cs="Open Sans"/>
                <w:b/>
                <w:bCs/>
                <w:color w:val="0000FF"/>
                <w:sz w:val="16"/>
                <w:szCs w:val="16"/>
              </w:rPr>
              <w:t>y</w:t>
            </w:r>
            <w:r>
              <w:rPr>
                <w:rFonts w:ascii="Open Sans" w:eastAsia="Open Sans" w:hAnsi="Open Sans" w:cs="Open Sans"/>
                <w:b/>
                <w:bCs/>
                <w:color w:val="0000FF"/>
                <w:spacing w:val="-2"/>
                <w:sz w:val="16"/>
                <w:szCs w:val="16"/>
              </w:rPr>
              <w:t xml:space="preserve"> </w:t>
            </w:r>
            <w:r>
              <w:rPr>
                <w:rFonts w:ascii="Open Sans" w:eastAsia="Open Sans" w:hAnsi="Open Sans" w:cs="Open Sans"/>
                <w:b/>
                <w:bCs/>
                <w:color w:val="0000FF"/>
                <w:spacing w:val="2"/>
                <w:sz w:val="16"/>
                <w:szCs w:val="16"/>
              </w:rPr>
              <w:t>S</w:t>
            </w:r>
            <w:r>
              <w:rPr>
                <w:rFonts w:ascii="Open Sans" w:eastAsia="Open Sans" w:hAnsi="Open Sans" w:cs="Open Sans"/>
                <w:b/>
                <w:bCs/>
                <w:color w:val="0000FF"/>
                <w:spacing w:val="-7"/>
                <w:sz w:val="16"/>
                <w:szCs w:val="16"/>
              </w:rPr>
              <w:t>c</w:t>
            </w:r>
            <w:r>
              <w:rPr>
                <w:rFonts w:ascii="Open Sans" w:eastAsia="Open Sans" w:hAnsi="Open Sans" w:cs="Open Sans"/>
                <w:b/>
                <w:bCs/>
                <w:color w:val="0000FF"/>
                <w:sz w:val="16"/>
                <w:szCs w:val="16"/>
              </w:rPr>
              <w:t>h</w:t>
            </w:r>
            <w:r>
              <w:rPr>
                <w:rFonts w:ascii="Open Sans" w:eastAsia="Open Sans" w:hAnsi="Open Sans" w:cs="Open Sans"/>
                <w:b/>
                <w:bCs/>
                <w:color w:val="0000FF"/>
                <w:spacing w:val="-4"/>
                <w:sz w:val="16"/>
                <w:szCs w:val="16"/>
              </w:rPr>
              <w:t>e</w:t>
            </w:r>
            <w:r>
              <w:rPr>
                <w:rFonts w:ascii="Open Sans" w:eastAsia="Open Sans" w:hAnsi="Open Sans" w:cs="Open Sans"/>
                <w:b/>
                <w:bCs/>
                <w:color w:val="0000FF"/>
                <w:spacing w:val="4"/>
                <w:sz w:val="16"/>
                <w:szCs w:val="16"/>
              </w:rPr>
              <w:t>d</w:t>
            </w:r>
            <w:r>
              <w:rPr>
                <w:rFonts w:ascii="Open Sans" w:eastAsia="Open Sans" w:hAnsi="Open Sans" w:cs="Open Sans"/>
                <w:b/>
                <w:bCs/>
                <w:color w:val="0000FF"/>
                <w:sz w:val="16"/>
                <w:szCs w:val="16"/>
              </w:rPr>
              <w:t>u</w:t>
            </w:r>
            <w:r>
              <w:rPr>
                <w:rFonts w:ascii="Open Sans" w:eastAsia="Open Sans" w:hAnsi="Open Sans" w:cs="Open Sans"/>
                <w:b/>
                <w:bCs/>
                <w:color w:val="0000FF"/>
                <w:spacing w:val="-4"/>
                <w:sz w:val="16"/>
                <w:szCs w:val="16"/>
              </w:rPr>
              <w:t>l</w:t>
            </w:r>
            <w:r>
              <w:rPr>
                <w:rFonts w:ascii="Open Sans" w:eastAsia="Open Sans" w:hAnsi="Open Sans" w:cs="Open Sans"/>
                <w:b/>
                <w:bCs/>
                <w:color w:val="0000FF"/>
                <w:sz w:val="16"/>
                <w:szCs w:val="16"/>
              </w:rPr>
              <w:t>e</w:t>
            </w:r>
          </w:p>
        </w:tc>
      </w:tr>
      <w:tr w:rsidR="0074787C" w14:paraId="393BDACE"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649130C1" w14:textId="77777777" w:rsidR="0074787C" w:rsidRDefault="0074787C">
            <w:pPr>
              <w:spacing w:after="0" w:line="120" w:lineRule="exact"/>
              <w:rPr>
                <w:sz w:val="12"/>
                <w:szCs w:val="12"/>
              </w:rPr>
            </w:pPr>
          </w:p>
          <w:p w14:paraId="31083C66"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3"/>
                <w:sz w:val="18"/>
                <w:szCs w:val="18"/>
              </w:rPr>
              <w:t>M</w:t>
            </w:r>
            <w:r>
              <w:rPr>
                <w:rFonts w:ascii="Open Sans" w:eastAsia="Open Sans" w:hAnsi="Open Sans" w:cs="Open Sans"/>
                <w:spacing w:val="-4"/>
                <w:sz w:val="18"/>
                <w:szCs w:val="18"/>
              </w:rPr>
              <w:t>o</w:t>
            </w:r>
            <w:r>
              <w:rPr>
                <w:rFonts w:ascii="Open Sans" w:eastAsia="Open Sans" w:hAnsi="Open Sans" w:cs="Open Sans"/>
                <w:sz w:val="18"/>
                <w:szCs w:val="18"/>
              </w:rPr>
              <w:t>ve</w:t>
            </w:r>
            <w:r>
              <w:rPr>
                <w:rFonts w:ascii="Open Sans" w:eastAsia="Open Sans" w:hAnsi="Open Sans" w:cs="Open Sans"/>
                <w:spacing w:val="-2"/>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z w:val="18"/>
                <w:szCs w:val="18"/>
              </w:rPr>
              <w:t>o</w:t>
            </w:r>
            <w:r>
              <w:rPr>
                <w:rFonts w:ascii="Open Sans" w:eastAsia="Open Sans" w:hAnsi="Open Sans" w:cs="Open Sans"/>
                <w:spacing w:val="-6"/>
                <w:sz w:val="18"/>
                <w:szCs w:val="18"/>
              </w:rPr>
              <w:t xml:space="preserve"> </w:t>
            </w:r>
            <w:r>
              <w:rPr>
                <w:rFonts w:ascii="Open Sans" w:eastAsia="Open Sans" w:hAnsi="Open Sans" w:cs="Open Sans"/>
                <w:spacing w:val="5"/>
                <w:sz w:val="18"/>
                <w:szCs w:val="18"/>
              </w:rPr>
              <w:t>a</w:t>
            </w:r>
            <w:r>
              <w:rPr>
                <w:rFonts w:ascii="Open Sans" w:eastAsia="Open Sans" w:hAnsi="Open Sans" w:cs="Open Sans"/>
                <w:spacing w:val="-5"/>
                <w:sz w:val="18"/>
                <w:szCs w:val="18"/>
              </w:rPr>
              <w:t>n</w:t>
            </w:r>
            <w:r>
              <w:rPr>
                <w:rFonts w:ascii="Open Sans" w:eastAsia="Open Sans" w:hAnsi="Open Sans" w:cs="Open Sans"/>
                <w:spacing w:val="-4"/>
                <w:sz w:val="18"/>
                <w:szCs w:val="18"/>
              </w:rPr>
              <w:t>ot</w:t>
            </w:r>
            <w:r>
              <w:rPr>
                <w:rFonts w:ascii="Open Sans" w:eastAsia="Open Sans" w:hAnsi="Open Sans" w:cs="Open Sans"/>
                <w:spacing w:val="-5"/>
                <w:sz w:val="18"/>
                <w:szCs w:val="18"/>
              </w:rPr>
              <w:t>h</w:t>
            </w:r>
            <w:r>
              <w:rPr>
                <w:rFonts w:ascii="Open Sans" w:eastAsia="Open Sans" w:hAnsi="Open Sans" w:cs="Open Sans"/>
                <w:spacing w:val="4"/>
                <w:sz w:val="18"/>
                <w:szCs w:val="18"/>
              </w:rPr>
              <w:t>e</w:t>
            </w:r>
            <w:r>
              <w:rPr>
                <w:rFonts w:ascii="Open Sans" w:eastAsia="Open Sans" w:hAnsi="Open Sans" w:cs="Open Sans"/>
                <w:sz w:val="18"/>
                <w:szCs w:val="18"/>
              </w:rPr>
              <w:t>r</w:t>
            </w:r>
            <w:r>
              <w:rPr>
                <w:rFonts w:ascii="Open Sans" w:eastAsia="Open Sans" w:hAnsi="Open Sans" w:cs="Open Sans"/>
                <w:spacing w:val="-2"/>
                <w:sz w:val="18"/>
                <w:szCs w:val="18"/>
              </w:rPr>
              <w:t xml:space="preserve"> </w:t>
            </w:r>
            <w:r>
              <w:rPr>
                <w:rFonts w:ascii="Open Sans" w:eastAsia="Open Sans" w:hAnsi="Open Sans" w:cs="Open Sans"/>
                <w:sz w:val="18"/>
                <w:szCs w:val="18"/>
              </w:rPr>
              <w:t>v</w:t>
            </w:r>
            <w:r>
              <w:rPr>
                <w:rFonts w:ascii="Open Sans" w:eastAsia="Open Sans" w:hAnsi="Open Sans" w:cs="Open Sans"/>
                <w:spacing w:val="4"/>
                <w:sz w:val="18"/>
                <w:szCs w:val="18"/>
              </w:rPr>
              <w:t>e</w:t>
            </w:r>
            <w:r>
              <w:rPr>
                <w:rFonts w:ascii="Open Sans" w:eastAsia="Open Sans" w:hAnsi="Open Sans" w:cs="Open Sans"/>
                <w:spacing w:val="-5"/>
                <w:sz w:val="18"/>
                <w:szCs w:val="18"/>
              </w:rPr>
              <w:t>h</w:t>
            </w:r>
            <w:r>
              <w:rPr>
                <w:rFonts w:ascii="Open Sans" w:eastAsia="Open Sans" w:hAnsi="Open Sans" w:cs="Open Sans"/>
                <w:sz w:val="18"/>
                <w:szCs w:val="18"/>
              </w:rPr>
              <w:t>i</w:t>
            </w:r>
            <w:r>
              <w:rPr>
                <w:rFonts w:ascii="Open Sans" w:eastAsia="Open Sans" w:hAnsi="Open Sans" w:cs="Open Sans"/>
                <w:spacing w:val="4"/>
                <w:sz w:val="18"/>
                <w:szCs w:val="18"/>
              </w:rPr>
              <w:t>c</w:t>
            </w:r>
            <w:r>
              <w:rPr>
                <w:rFonts w:ascii="Open Sans" w:eastAsia="Open Sans" w:hAnsi="Open Sans" w:cs="Open Sans"/>
                <w:sz w:val="18"/>
                <w:szCs w:val="18"/>
              </w:rPr>
              <w:t>le</w:t>
            </w:r>
          </w:p>
        </w:tc>
        <w:tc>
          <w:tcPr>
            <w:tcW w:w="4335" w:type="dxa"/>
            <w:tcBorders>
              <w:top w:val="single" w:sz="6" w:space="0" w:color="000000"/>
              <w:left w:val="single" w:sz="6" w:space="0" w:color="000000"/>
              <w:bottom w:val="single" w:sz="6" w:space="0" w:color="000000"/>
              <w:right w:val="single" w:sz="6" w:space="0" w:color="3F3F3F"/>
            </w:tcBorders>
          </w:tcPr>
          <w:p w14:paraId="2401D831" w14:textId="77777777" w:rsidR="0074787C" w:rsidRDefault="0074787C">
            <w:pPr>
              <w:spacing w:after="0" w:line="120" w:lineRule="exact"/>
              <w:rPr>
                <w:sz w:val="12"/>
                <w:szCs w:val="12"/>
              </w:rPr>
            </w:pPr>
          </w:p>
          <w:p w14:paraId="75CFA00C"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o</w:t>
            </w:r>
            <w:r>
              <w:rPr>
                <w:rFonts w:ascii="Open Sans" w:eastAsia="Open Sans" w:hAnsi="Open Sans" w:cs="Open Sans"/>
                <w:b/>
                <w:bCs/>
                <w:color w:val="0000FF"/>
                <w:spacing w:val="7"/>
                <w:sz w:val="18"/>
                <w:szCs w:val="18"/>
              </w:rPr>
              <w:t xml:space="preserve"> </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r</w:t>
            </w:r>
            <w:r>
              <w:rPr>
                <w:rFonts w:ascii="Open Sans" w:eastAsia="Open Sans" w:hAnsi="Open Sans" w:cs="Open Sans"/>
                <w:b/>
                <w:bCs/>
                <w:color w:val="0000FF"/>
                <w:spacing w:val="5"/>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p>
        </w:tc>
      </w:tr>
      <w:tr w:rsidR="0074787C" w14:paraId="3C05743B"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4845E0C9" w14:textId="77777777" w:rsidR="0074787C" w:rsidRDefault="0074787C">
            <w:pPr>
              <w:spacing w:after="0" w:line="120" w:lineRule="exact"/>
              <w:rPr>
                <w:sz w:val="12"/>
                <w:szCs w:val="12"/>
              </w:rPr>
            </w:pPr>
          </w:p>
          <w:p w14:paraId="3BCD5197" w14:textId="403AE870"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7"/>
                <w:sz w:val="18"/>
                <w:szCs w:val="18"/>
              </w:rPr>
              <w:t>C</w:t>
            </w:r>
            <w:r>
              <w:rPr>
                <w:rFonts w:ascii="Open Sans" w:eastAsia="Open Sans" w:hAnsi="Open Sans" w:cs="Open Sans"/>
                <w:spacing w:val="-5"/>
                <w:sz w:val="18"/>
                <w:szCs w:val="18"/>
              </w:rPr>
              <w:t>h</w:t>
            </w:r>
            <w:r>
              <w:rPr>
                <w:rFonts w:ascii="Open Sans" w:eastAsia="Open Sans" w:hAnsi="Open Sans" w:cs="Open Sans"/>
                <w:spacing w:val="5"/>
                <w:sz w:val="18"/>
                <w:szCs w:val="18"/>
              </w:rPr>
              <w:t>a</w:t>
            </w:r>
            <w:r>
              <w:rPr>
                <w:rFonts w:ascii="Open Sans" w:eastAsia="Open Sans" w:hAnsi="Open Sans" w:cs="Open Sans"/>
                <w:spacing w:val="-5"/>
                <w:sz w:val="18"/>
                <w:szCs w:val="18"/>
              </w:rPr>
              <w:t>n</w:t>
            </w:r>
            <w:r>
              <w:rPr>
                <w:rFonts w:ascii="Open Sans" w:eastAsia="Open Sans" w:hAnsi="Open Sans" w:cs="Open Sans"/>
                <w:spacing w:val="7"/>
                <w:sz w:val="18"/>
                <w:szCs w:val="18"/>
              </w:rPr>
              <w:t>g</w:t>
            </w:r>
            <w:r>
              <w:rPr>
                <w:rFonts w:ascii="Open Sans" w:eastAsia="Open Sans" w:hAnsi="Open Sans" w:cs="Open Sans"/>
                <w:sz w:val="18"/>
                <w:szCs w:val="18"/>
              </w:rPr>
              <w:t>i</w:t>
            </w:r>
            <w:r>
              <w:rPr>
                <w:rFonts w:ascii="Open Sans" w:eastAsia="Open Sans" w:hAnsi="Open Sans" w:cs="Open Sans"/>
                <w:spacing w:val="-5"/>
                <w:sz w:val="18"/>
                <w:szCs w:val="18"/>
              </w:rPr>
              <w:t>n</w:t>
            </w:r>
            <w:r>
              <w:rPr>
                <w:rFonts w:ascii="Open Sans" w:eastAsia="Open Sans" w:hAnsi="Open Sans" w:cs="Open Sans"/>
                <w:sz w:val="18"/>
                <w:szCs w:val="18"/>
              </w:rPr>
              <w:t>g</w:t>
            </w:r>
            <w:r>
              <w:rPr>
                <w:rFonts w:ascii="Open Sans" w:eastAsia="Open Sans" w:hAnsi="Open Sans" w:cs="Open Sans"/>
                <w:spacing w:val="-2"/>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z w:val="18"/>
                <w:szCs w:val="18"/>
              </w:rPr>
              <w:t>i</w:t>
            </w:r>
            <w:r>
              <w:rPr>
                <w:rFonts w:ascii="Open Sans" w:eastAsia="Open Sans" w:hAnsi="Open Sans" w:cs="Open Sans"/>
                <w:spacing w:val="-2"/>
                <w:sz w:val="18"/>
                <w:szCs w:val="18"/>
              </w:rPr>
              <w:t>m</w:t>
            </w:r>
            <w:r>
              <w:rPr>
                <w:rFonts w:ascii="Open Sans" w:eastAsia="Open Sans" w:hAnsi="Open Sans" w:cs="Open Sans"/>
                <w:spacing w:val="4"/>
                <w:sz w:val="18"/>
                <w:szCs w:val="18"/>
              </w:rPr>
              <w:t>e</w:t>
            </w:r>
            <w:r>
              <w:rPr>
                <w:rFonts w:ascii="Open Sans" w:eastAsia="Open Sans" w:hAnsi="Open Sans" w:cs="Open Sans"/>
                <w:sz w:val="18"/>
                <w:szCs w:val="18"/>
              </w:rPr>
              <w:t>s</w:t>
            </w:r>
          </w:p>
        </w:tc>
        <w:tc>
          <w:tcPr>
            <w:tcW w:w="4335" w:type="dxa"/>
            <w:tcBorders>
              <w:top w:val="single" w:sz="6" w:space="0" w:color="000000"/>
              <w:left w:val="single" w:sz="6" w:space="0" w:color="000000"/>
              <w:bottom w:val="single" w:sz="6" w:space="0" w:color="000000"/>
              <w:right w:val="single" w:sz="6" w:space="0" w:color="3F3F3F"/>
            </w:tcBorders>
          </w:tcPr>
          <w:p w14:paraId="4EBFEE23" w14:textId="77777777" w:rsidR="0074787C" w:rsidRDefault="0074787C">
            <w:pPr>
              <w:spacing w:after="0" w:line="120" w:lineRule="exact"/>
              <w:rPr>
                <w:sz w:val="12"/>
                <w:szCs w:val="12"/>
              </w:rPr>
            </w:pPr>
          </w:p>
          <w:p w14:paraId="341F9E37" w14:textId="5BCFCD5D"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s</w:t>
            </w:r>
          </w:p>
        </w:tc>
      </w:tr>
      <w:tr w:rsidR="0074787C" w14:paraId="1A723466"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3848C384" w14:textId="77777777" w:rsidR="0074787C" w:rsidRDefault="0074787C">
            <w:pPr>
              <w:spacing w:after="0" w:line="120" w:lineRule="exact"/>
              <w:rPr>
                <w:sz w:val="12"/>
                <w:szCs w:val="12"/>
              </w:rPr>
            </w:pPr>
          </w:p>
          <w:p w14:paraId="5A816EC0" w14:textId="5F308688" w:rsidR="0074787C" w:rsidRDefault="00656446" w:rsidP="00016529">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De</w:t>
            </w:r>
            <w:r>
              <w:rPr>
                <w:rFonts w:ascii="Open Sans" w:eastAsia="Open Sans" w:hAnsi="Open Sans" w:cs="Open Sans"/>
                <w:sz w:val="18"/>
                <w:szCs w:val="18"/>
              </w:rPr>
              <w:t>l</w:t>
            </w:r>
            <w:r>
              <w:rPr>
                <w:rFonts w:ascii="Open Sans" w:eastAsia="Open Sans" w:hAnsi="Open Sans" w:cs="Open Sans"/>
                <w:spacing w:val="4"/>
                <w:sz w:val="18"/>
                <w:szCs w:val="18"/>
              </w:rPr>
              <w:t>e</w:t>
            </w:r>
            <w:r>
              <w:rPr>
                <w:rFonts w:ascii="Open Sans" w:eastAsia="Open Sans" w:hAnsi="Open Sans" w:cs="Open Sans"/>
                <w:spacing w:val="-4"/>
                <w:sz w:val="18"/>
                <w:szCs w:val="18"/>
              </w:rPr>
              <w:t>t</w:t>
            </w:r>
            <w:r>
              <w:rPr>
                <w:rFonts w:ascii="Open Sans" w:eastAsia="Open Sans" w:hAnsi="Open Sans" w:cs="Open Sans"/>
                <w:sz w:val="18"/>
                <w:szCs w:val="18"/>
              </w:rPr>
              <w:t>e</w:t>
            </w:r>
            <w:r>
              <w:rPr>
                <w:rFonts w:ascii="Open Sans" w:eastAsia="Open Sans" w:hAnsi="Open Sans" w:cs="Open Sans"/>
                <w:spacing w:val="2"/>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del w:id="49" w:author="Tal" w:date="2016-09-19T09:02:00Z">
              <w:r w:rsidDel="00016529">
                <w:rPr>
                  <w:rFonts w:ascii="Open Sans" w:eastAsia="Open Sans" w:hAnsi="Open Sans" w:cs="Open Sans"/>
                  <w:spacing w:val="-4"/>
                  <w:sz w:val="18"/>
                  <w:szCs w:val="18"/>
                </w:rPr>
                <w:delText>o</w:delText>
              </w:r>
              <w:r w:rsidDel="00016529">
                <w:rPr>
                  <w:rFonts w:ascii="Open Sans" w:eastAsia="Open Sans" w:hAnsi="Open Sans" w:cs="Open Sans"/>
                  <w:sz w:val="18"/>
                  <w:szCs w:val="18"/>
                </w:rPr>
                <w:delText xml:space="preserve">r </w:delText>
              </w:r>
            </w:del>
            <w:del w:id="50" w:author="Tal" w:date="2016-09-19T09:00:00Z">
              <w:r w:rsidDel="00016529">
                <w:rPr>
                  <w:rFonts w:ascii="Open Sans" w:eastAsia="Open Sans" w:hAnsi="Open Sans" w:cs="Open Sans"/>
                  <w:spacing w:val="-5"/>
                  <w:sz w:val="18"/>
                  <w:szCs w:val="18"/>
                </w:rPr>
                <w:delText>d</w:delText>
              </w:r>
              <w:r w:rsidDel="00016529">
                <w:rPr>
                  <w:rFonts w:ascii="Open Sans" w:eastAsia="Open Sans" w:hAnsi="Open Sans" w:cs="Open Sans"/>
                  <w:spacing w:val="4"/>
                  <w:sz w:val="18"/>
                  <w:szCs w:val="18"/>
                </w:rPr>
                <w:delText>e</w:delText>
              </w:r>
              <w:r w:rsidDel="00016529">
                <w:rPr>
                  <w:rFonts w:ascii="Open Sans" w:eastAsia="Open Sans" w:hAnsi="Open Sans" w:cs="Open Sans"/>
                  <w:spacing w:val="5"/>
                  <w:sz w:val="18"/>
                  <w:szCs w:val="18"/>
                </w:rPr>
                <w:delText>a</w:delText>
              </w:r>
              <w:r w:rsidDel="00016529">
                <w:rPr>
                  <w:rFonts w:ascii="Open Sans" w:eastAsia="Open Sans" w:hAnsi="Open Sans" w:cs="Open Sans"/>
                  <w:spacing w:val="-5"/>
                  <w:sz w:val="18"/>
                  <w:szCs w:val="18"/>
                </w:rPr>
                <w:delText>dh</w:delText>
              </w:r>
              <w:r w:rsidDel="00016529">
                <w:rPr>
                  <w:rFonts w:ascii="Open Sans" w:eastAsia="Open Sans" w:hAnsi="Open Sans" w:cs="Open Sans"/>
                  <w:spacing w:val="4"/>
                  <w:sz w:val="18"/>
                  <w:szCs w:val="18"/>
                </w:rPr>
                <w:delText>e</w:delText>
              </w:r>
              <w:r w:rsidDel="00016529">
                <w:rPr>
                  <w:rFonts w:ascii="Open Sans" w:eastAsia="Open Sans" w:hAnsi="Open Sans" w:cs="Open Sans"/>
                  <w:spacing w:val="5"/>
                  <w:sz w:val="18"/>
                  <w:szCs w:val="18"/>
                </w:rPr>
                <w:delText>a</w:delText>
              </w:r>
              <w:r w:rsidDel="00016529">
                <w:rPr>
                  <w:rFonts w:ascii="Open Sans" w:eastAsia="Open Sans" w:hAnsi="Open Sans" w:cs="Open Sans"/>
                  <w:sz w:val="18"/>
                  <w:szCs w:val="18"/>
                </w:rPr>
                <w:delText>d</w:delText>
              </w:r>
            </w:del>
          </w:p>
        </w:tc>
        <w:tc>
          <w:tcPr>
            <w:tcW w:w="4335" w:type="dxa"/>
            <w:tcBorders>
              <w:top w:val="single" w:sz="6" w:space="0" w:color="000000"/>
              <w:left w:val="single" w:sz="6" w:space="0" w:color="000000"/>
              <w:bottom w:val="single" w:sz="6" w:space="0" w:color="000000"/>
              <w:right w:val="single" w:sz="6" w:space="0" w:color="3F3F3F"/>
            </w:tcBorders>
          </w:tcPr>
          <w:p w14:paraId="3282A6C0" w14:textId="77777777" w:rsidR="0074787C" w:rsidRDefault="0074787C">
            <w:pPr>
              <w:spacing w:after="0" w:line="120" w:lineRule="exact"/>
              <w:rPr>
                <w:sz w:val="12"/>
                <w:szCs w:val="12"/>
              </w:rPr>
            </w:pPr>
          </w:p>
          <w:p w14:paraId="5943D5E9"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6"/>
                <w:sz w:val="18"/>
                <w:szCs w:val="18"/>
              </w:rPr>
              <w:t>o</w:t>
            </w:r>
            <w:r>
              <w:rPr>
                <w:rFonts w:ascii="Open Sans" w:eastAsia="Open Sans" w:hAnsi="Open Sans" w:cs="Open Sans"/>
                <w:b/>
                <w:bCs/>
                <w:color w:val="0000FF"/>
                <w:sz w:val="18"/>
                <w:szCs w:val="18"/>
              </w:rPr>
              <w:t>r</w:t>
            </w:r>
            <w:r>
              <w:rPr>
                <w:rFonts w:ascii="Open Sans" w:eastAsia="Open Sans" w:hAnsi="Open Sans" w:cs="Open Sans"/>
                <w:b/>
                <w:bCs/>
                <w:color w:val="0000FF"/>
                <w:spacing w:val="6"/>
                <w:sz w:val="18"/>
                <w:szCs w:val="18"/>
              </w:rPr>
              <w:t xml:space="preserve"> 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4"/>
                <w:sz w:val="18"/>
                <w:szCs w:val="18"/>
              </w:rPr>
              <w:t>a</w:t>
            </w:r>
            <w:r>
              <w:rPr>
                <w:rFonts w:ascii="Open Sans" w:eastAsia="Open Sans" w:hAnsi="Open Sans" w:cs="Open Sans"/>
                <w:b/>
                <w:bCs/>
                <w:color w:val="0000FF"/>
                <w:sz w:val="18"/>
                <w:szCs w:val="18"/>
              </w:rPr>
              <w:t>d</w:t>
            </w:r>
          </w:p>
        </w:tc>
      </w:tr>
      <w:tr w:rsidR="00016529" w14:paraId="6B73BF67" w14:textId="77777777">
        <w:trPr>
          <w:trHeight w:hRule="exact" w:val="510"/>
          <w:ins w:id="51" w:author="Tal" w:date="2016-09-19T09:02:00Z"/>
        </w:trPr>
        <w:tc>
          <w:tcPr>
            <w:tcW w:w="4755" w:type="dxa"/>
            <w:tcBorders>
              <w:top w:val="single" w:sz="6" w:space="0" w:color="000000"/>
              <w:left w:val="single" w:sz="6" w:space="0" w:color="3F3F3F"/>
              <w:bottom w:val="single" w:sz="6" w:space="0" w:color="000000"/>
              <w:right w:val="single" w:sz="6" w:space="0" w:color="000000"/>
            </w:tcBorders>
          </w:tcPr>
          <w:p w14:paraId="60FEEADC" w14:textId="77777777" w:rsidR="00016529" w:rsidRPr="00016529" w:rsidRDefault="00016529" w:rsidP="00016529">
            <w:pPr>
              <w:spacing w:after="0" w:line="120" w:lineRule="exact"/>
              <w:rPr>
                <w:ins w:id="52" w:author="Tal" w:date="2016-09-19T09:03:00Z"/>
                <w:rFonts w:ascii="Open Sans" w:eastAsia="Open Sans" w:hAnsi="Open Sans" w:cs="Open Sans"/>
                <w:spacing w:val="4"/>
                <w:sz w:val="18"/>
                <w:szCs w:val="18"/>
                <w:rPrChange w:id="53" w:author="Tal" w:date="2016-09-19T09:03:00Z">
                  <w:rPr>
                    <w:ins w:id="54" w:author="Tal" w:date="2016-09-19T09:03:00Z"/>
                    <w:sz w:val="12"/>
                    <w:szCs w:val="12"/>
                  </w:rPr>
                </w:rPrChange>
              </w:rPr>
            </w:pPr>
          </w:p>
          <w:p w14:paraId="4D412FFF" w14:textId="1389676F" w:rsidR="00016529" w:rsidRPr="00016529" w:rsidRDefault="00016529" w:rsidP="00016529">
            <w:pPr>
              <w:spacing w:after="0" w:line="120" w:lineRule="exact"/>
              <w:rPr>
                <w:ins w:id="55" w:author="Tal" w:date="2016-09-19T09:02:00Z"/>
                <w:rFonts w:ascii="Open Sans" w:eastAsia="Open Sans" w:hAnsi="Open Sans" w:cs="Open Sans"/>
                <w:spacing w:val="4"/>
                <w:sz w:val="18"/>
                <w:szCs w:val="18"/>
                <w:rPrChange w:id="56" w:author="Tal" w:date="2016-09-19T09:03:00Z">
                  <w:rPr>
                    <w:ins w:id="57" w:author="Tal" w:date="2016-09-19T09:02:00Z"/>
                    <w:sz w:val="12"/>
                    <w:szCs w:val="12"/>
                  </w:rPr>
                </w:rPrChange>
              </w:rPr>
            </w:pPr>
            <w:ins w:id="58" w:author="Tal" w:date="2016-09-19T09:03:00Z">
              <w:r>
                <w:rPr>
                  <w:rFonts w:ascii="Open Sans" w:eastAsia="Open Sans" w:hAnsi="Open Sans" w:cs="Open Sans"/>
                  <w:spacing w:val="4"/>
                  <w:sz w:val="18"/>
                  <w:szCs w:val="18"/>
                </w:rPr>
                <w:t>Change a depot pull in\out</w:t>
              </w:r>
              <w:r w:rsidRPr="00016529">
                <w:rPr>
                  <w:rFonts w:ascii="Open Sans" w:eastAsia="Open Sans" w:hAnsi="Open Sans" w:cs="Open Sans"/>
                  <w:spacing w:val="4"/>
                  <w:sz w:val="18"/>
                  <w:szCs w:val="18"/>
                  <w:rPrChange w:id="59" w:author="Tal" w:date="2016-09-19T09:03:00Z">
                    <w:rPr>
                      <w:rFonts w:ascii="Open Sans" w:eastAsia="Open Sans" w:hAnsi="Open Sans" w:cs="Open Sans"/>
                      <w:spacing w:val="-9"/>
                      <w:sz w:val="18"/>
                      <w:szCs w:val="18"/>
                    </w:rPr>
                  </w:rPrChange>
                </w:rPr>
                <w:t xml:space="preserve"> </w:t>
              </w:r>
            </w:ins>
          </w:p>
        </w:tc>
        <w:tc>
          <w:tcPr>
            <w:tcW w:w="4335" w:type="dxa"/>
            <w:tcBorders>
              <w:top w:val="single" w:sz="6" w:space="0" w:color="000000"/>
              <w:left w:val="single" w:sz="6" w:space="0" w:color="000000"/>
              <w:bottom w:val="single" w:sz="6" w:space="0" w:color="000000"/>
              <w:right w:val="single" w:sz="6" w:space="0" w:color="3F3F3F"/>
            </w:tcBorders>
          </w:tcPr>
          <w:p w14:paraId="58DB2DAA" w14:textId="77777777" w:rsidR="00016529" w:rsidRDefault="00016529" w:rsidP="00016529">
            <w:pPr>
              <w:spacing w:after="0" w:line="120" w:lineRule="exact"/>
              <w:rPr>
                <w:ins w:id="60" w:author="Tal" w:date="2016-09-19T09:02:00Z"/>
                <w:sz w:val="12"/>
                <w:szCs w:val="12"/>
              </w:rPr>
            </w:pPr>
          </w:p>
        </w:tc>
      </w:tr>
      <w:tr w:rsidR="00016529" w14:paraId="6A589B0D"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2A50DDFC" w14:textId="34B128FB" w:rsidR="00016529" w:rsidDel="00CB4E5C" w:rsidRDefault="00016529" w:rsidP="00016529">
            <w:pPr>
              <w:spacing w:after="0" w:line="120" w:lineRule="exact"/>
              <w:rPr>
                <w:del w:id="61" w:author="Tal" w:date="2016-09-19T09:19:00Z"/>
                <w:sz w:val="12"/>
                <w:szCs w:val="12"/>
              </w:rPr>
            </w:pPr>
            <w:commentRangeStart w:id="62"/>
          </w:p>
          <w:p w14:paraId="7B60D779" w14:textId="464A02AD" w:rsidR="00016529" w:rsidRDefault="00016529" w:rsidP="00016529">
            <w:pPr>
              <w:spacing w:after="0" w:line="240" w:lineRule="auto"/>
              <w:ind w:left="60" w:right="-20"/>
              <w:rPr>
                <w:rFonts w:ascii="Open Sans" w:eastAsia="Open Sans" w:hAnsi="Open Sans" w:cs="Open Sans"/>
                <w:sz w:val="18"/>
                <w:szCs w:val="18"/>
              </w:rPr>
            </w:pPr>
            <w:del w:id="63" w:author="Tal" w:date="2016-09-19T09:19:00Z">
              <w:r w:rsidDel="00CB4E5C">
                <w:rPr>
                  <w:rFonts w:ascii="Open Sans" w:eastAsia="Open Sans" w:hAnsi="Open Sans" w:cs="Open Sans"/>
                  <w:spacing w:val="6"/>
                  <w:sz w:val="18"/>
                  <w:szCs w:val="18"/>
                </w:rPr>
                <w:delText>A</w:delText>
              </w:r>
              <w:r w:rsidDel="00CB4E5C">
                <w:rPr>
                  <w:rFonts w:ascii="Open Sans" w:eastAsia="Open Sans" w:hAnsi="Open Sans" w:cs="Open Sans"/>
                  <w:spacing w:val="-5"/>
                  <w:sz w:val="18"/>
                  <w:szCs w:val="18"/>
                </w:rPr>
                <w:delText>d</w:delText>
              </w:r>
              <w:r w:rsidDel="00CB4E5C">
                <w:rPr>
                  <w:rFonts w:ascii="Open Sans" w:eastAsia="Open Sans" w:hAnsi="Open Sans" w:cs="Open Sans"/>
                  <w:sz w:val="18"/>
                  <w:szCs w:val="18"/>
                </w:rPr>
                <w:delText>d</w:delText>
              </w:r>
              <w:r w:rsidDel="00CB4E5C">
                <w:rPr>
                  <w:rFonts w:ascii="Open Sans" w:eastAsia="Open Sans" w:hAnsi="Open Sans" w:cs="Open Sans"/>
                  <w:spacing w:val="-10"/>
                  <w:sz w:val="18"/>
                  <w:szCs w:val="18"/>
                </w:rPr>
                <w:delText xml:space="preserve"> </w:delText>
              </w:r>
              <w:r w:rsidDel="00CB4E5C">
                <w:rPr>
                  <w:rFonts w:ascii="Open Sans" w:eastAsia="Open Sans" w:hAnsi="Open Sans" w:cs="Open Sans"/>
                  <w:spacing w:val="-5"/>
                  <w:sz w:val="18"/>
                  <w:szCs w:val="18"/>
                </w:rPr>
                <w:delText>d</w:delText>
              </w:r>
              <w:r w:rsidDel="00CB4E5C">
                <w:rPr>
                  <w:rFonts w:ascii="Open Sans" w:eastAsia="Open Sans" w:hAnsi="Open Sans" w:cs="Open Sans"/>
                  <w:spacing w:val="4"/>
                  <w:sz w:val="18"/>
                  <w:szCs w:val="18"/>
                </w:rPr>
                <w:delText>e</w:delText>
              </w:r>
              <w:r w:rsidDel="00CB4E5C">
                <w:rPr>
                  <w:rFonts w:ascii="Open Sans" w:eastAsia="Open Sans" w:hAnsi="Open Sans" w:cs="Open Sans"/>
                  <w:spacing w:val="5"/>
                  <w:sz w:val="18"/>
                  <w:szCs w:val="18"/>
                </w:rPr>
                <w:delText>a</w:delText>
              </w:r>
              <w:r w:rsidDel="00CB4E5C">
                <w:rPr>
                  <w:rFonts w:ascii="Open Sans" w:eastAsia="Open Sans" w:hAnsi="Open Sans" w:cs="Open Sans"/>
                  <w:spacing w:val="-5"/>
                  <w:sz w:val="18"/>
                  <w:szCs w:val="18"/>
                </w:rPr>
                <w:delText>dh</w:delText>
              </w:r>
              <w:r w:rsidDel="00CB4E5C">
                <w:rPr>
                  <w:rFonts w:ascii="Open Sans" w:eastAsia="Open Sans" w:hAnsi="Open Sans" w:cs="Open Sans"/>
                  <w:spacing w:val="4"/>
                  <w:sz w:val="18"/>
                  <w:szCs w:val="18"/>
                </w:rPr>
                <w:delText>e</w:delText>
              </w:r>
              <w:r w:rsidDel="00CB4E5C">
                <w:rPr>
                  <w:rFonts w:ascii="Open Sans" w:eastAsia="Open Sans" w:hAnsi="Open Sans" w:cs="Open Sans"/>
                  <w:spacing w:val="5"/>
                  <w:sz w:val="18"/>
                  <w:szCs w:val="18"/>
                </w:rPr>
                <w:delText>a</w:delText>
              </w:r>
              <w:r w:rsidDel="00CB4E5C">
                <w:rPr>
                  <w:rFonts w:ascii="Open Sans" w:eastAsia="Open Sans" w:hAnsi="Open Sans" w:cs="Open Sans"/>
                  <w:spacing w:val="-5"/>
                  <w:sz w:val="18"/>
                  <w:szCs w:val="18"/>
                </w:rPr>
                <w:delText>d</w:delText>
              </w:r>
              <w:r w:rsidDel="00CB4E5C">
                <w:rPr>
                  <w:rFonts w:ascii="Open Sans" w:eastAsia="Open Sans" w:hAnsi="Open Sans" w:cs="Open Sans"/>
                  <w:sz w:val="18"/>
                  <w:szCs w:val="18"/>
                </w:rPr>
                <w:delText>s</w:delText>
              </w:r>
              <w:commentRangeEnd w:id="62"/>
              <w:r w:rsidDel="00CB4E5C">
                <w:rPr>
                  <w:rStyle w:val="CommentReference"/>
                </w:rPr>
                <w:commentReference w:id="62"/>
              </w:r>
            </w:del>
          </w:p>
        </w:tc>
        <w:tc>
          <w:tcPr>
            <w:tcW w:w="4335" w:type="dxa"/>
            <w:tcBorders>
              <w:top w:val="single" w:sz="6" w:space="0" w:color="000000"/>
              <w:left w:val="single" w:sz="6" w:space="0" w:color="000000"/>
              <w:bottom w:val="single" w:sz="6" w:space="0" w:color="000000"/>
              <w:right w:val="single" w:sz="6" w:space="0" w:color="3F3F3F"/>
            </w:tcBorders>
          </w:tcPr>
          <w:p w14:paraId="4D372F5F" w14:textId="33478F1E" w:rsidR="00016529" w:rsidDel="00CB4E5C" w:rsidRDefault="00016529" w:rsidP="00016529">
            <w:pPr>
              <w:spacing w:after="0" w:line="120" w:lineRule="exact"/>
              <w:rPr>
                <w:del w:id="64" w:author="Tal" w:date="2016-09-19T09:19:00Z"/>
                <w:sz w:val="12"/>
                <w:szCs w:val="12"/>
              </w:rPr>
            </w:pPr>
          </w:p>
          <w:p w14:paraId="59213770" w14:textId="0147A5D2" w:rsidR="00016529" w:rsidRDefault="00016529" w:rsidP="00016529">
            <w:pPr>
              <w:spacing w:after="0" w:line="240" w:lineRule="auto"/>
              <w:ind w:left="60" w:right="-20"/>
              <w:rPr>
                <w:rFonts w:ascii="Open Sans" w:eastAsia="Open Sans" w:hAnsi="Open Sans" w:cs="Open Sans"/>
                <w:sz w:val="18"/>
                <w:szCs w:val="18"/>
              </w:rPr>
            </w:pPr>
            <w:del w:id="65" w:author="Tal" w:date="2016-09-19T09:19:00Z">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pacing w:val="6"/>
                  <w:sz w:val="18"/>
                  <w:szCs w:val="18"/>
                </w:rPr>
                <w:delText>dd</w:delText>
              </w:r>
              <w:r w:rsidDel="00CB4E5C">
                <w:rPr>
                  <w:rFonts w:ascii="Open Sans" w:eastAsia="Open Sans" w:hAnsi="Open Sans" w:cs="Open Sans"/>
                  <w:b/>
                  <w:bCs/>
                  <w:color w:val="0000FF"/>
                  <w:spacing w:val="5"/>
                  <w:sz w:val="18"/>
                  <w:szCs w:val="18"/>
                </w:rPr>
                <w:delText>i</w:delText>
              </w:r>
              <w:r w:rsidDel="00CB4E5C">
                <w:rPr>
                  <w:rFonts w:ascii="Open Sans" w:eastAsia="Open Sans" w:hAnsi="Open Sans" w:cs="Open Sans"/>
                  <w:b/>
                  <w:bCs/>
                  <w:color w:val="0000FF"/>
                  <w:spacing w:val="2"/>
                  <w:sz w:val="18"/>
                  <w:szCs w:val="18"/>
                </w:rPr>
                <w:delText>n</w:delText>
              </w:r>
              <w:r w:rsidDel="00CB4E5C">
                <w:rPr>
                  <w:rFonts w:ascii="Open Sans" w:eastAsia="Open Sans" w:hAnsi="Open Sans" w:cs="Open Sans"/>
                  <w:b/>
                  <w:bCs/>
                  <w:color w:val="0000FF"/>
                  <w:sz w:val="18"/>
                  <w:szCs w:val="18"/>
                </w:rPr>
                <w:delText>g</w:delText>
              </w:r>
              <w:r w:rsidDel="00CB4E5C">
                <w:rPr>
                  <w:rFonts w:ascii="Open Sans" w:eastAsia="Open Sans" w:hAnsi="Open Sans" w:cs="Open Sans"/>
                  <w:b/>
                  <w:bCs/>
                  <w:color w:val="0000FF"/>
                  <w:spacing w:val="12"/>
                  <w:sz w:val="18"/>
                  <w:szCs w:val="18"/>
                </w:rPr>
                <w:delText xml:space="preserve"> </w:delText>
              </w:r>
              <w:r w:rsidDel="00CB4E5C">
                <w:rPr>
                  <w:rFonts w:ascii="Open Sans" w:eastAsia="Open Sans" w:hAnsi="Open Sans" w:cs="Open Sans"/>
                  <w:b/>
                  <w:bCs/>
                  <w:color w:val="0000FF"/>
                  <w:spacing w:val="2"/>
                  <w:sz w:val="18"/>
                  <w:szCs w:val="18"/>
                </w:rPr>
                <w:delText>D</w:delText>
              </w:r>
              <w:r w:rsidDel="00CB4E5C">
                <w:rPr>
                  <w:rFonts w:ascii="Open Sans" w:eastAsia="Open Sans" w:hAnsi="Open Sans" w:cs="Open Sans"/>
                  <w:b/>
                  <w:bCs/>
                  <w:color w:val="0000FF"/>
                  <w:spacing w:val="-1"/>
                  <w:sz w:val="18"/>
                  <w:szCs w:val="18"/>
                </w:rPr>
                <w:delText>e</w:delText>
              </w:r>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pacing w:val="6"/>
                  <w:sz w:val="18"/>
                  <w:szCs w:val="18"/>
                </w:rPr>
                <w:delText>d</w:delText>
              </w:r>
              <w:r w:rsidDel="00CB4E5C">
                <w:rPr>
                  <w:rFonts w:ascii="Open Sans" w:eastAsia="Open Sans" w:hAnsi="Open Sans" w:cs="Open Sans"/>
                  <w:b/>
                  <w:bCs/>
                  <w:color w:val="0000FF"/>
                  <w:spacing w:val="2"/>
                  <w:sz w:val="18"/>
                  <w:szCs w:val="18"/>
                </w:rPr>
                <w:delText>h</w:delText>
              </w:r>
              <w:r w:rsidDel="00CB4E5C">
                <w:rPr>
                  <w:rFonts w:ascii="Open Sans" w:eastAsia="Open Sans" w:hAnsi="Open Sans" w:cs="Open Sans"/>
                  <w:b/>
                  <w:bCs/>
                  <w:color w:val="0000FF"/>
                  <w:spacing w:val="-1"/>
                  <w:sz w:val="18"/>
                  <w:szCs w:val="18"/>
                </w:rPr>
                <w:delText>e</w:delText>
              </w:r>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pacing w:val="6"/>
                  <w:sz w:val="18"/>
                  <w:szCs w:val="18"/>
                </w:rPr>
                <w:delText>d</w:delText>
              </w:r>
              <w:r w:rsidDel="00CB4E5C">
                <w:rPr>
                  <w:rFonts w:ascii="Open Sans" w:eastAsia="Open Sans" w:hAnsi="Open Sans" w:cs="Open Sans"/>
                  <w:b/>
                  <w:bCs/>
                  <w:color w:val="0000FF"/>
                  <w:sz w:val="18"/>
                  <w:szCs w:val="18"/>
                </w:rPr>
                <w:delText>s</w:delText>
              </w:r>
            </w:del>
          </w:p>
        </w:tc>
      </w:tr>
      <w:tr w:rsidR="00016529" w14:paraId="5BB277BC"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644139FB" w14:textId="77777777" w:rsidR="00016529" w:rsidRDefault="00016529" w:rsidP="00016529">
            <w:pPr>
              <w:spacing w:after="0" w:line="120" w:lineRule="exact"/>
              <w:rPr>
                <w:sz w:val="12"/>
                <w:szCs w:val="12"/>
              </w:rPr>
            </w:pPr>
          </w:p>
          <w:p w14:paraId="355A407B"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B</w:t>
            </w:r>
            <w:r>
              <w:rPr>
                <w:rFonts w:ascii="Open Sans" w:eastAsia="Open Sans" w:hAnsi="Open Sans" w:cs="Open Sans"/>
                <w:sz w:val="18"/>
                <w:szCs w:val="18"/>
              </w:rPr>
              <w:t>l</w:t>
            </w:r>
            <w:r>
              <w:rPr>
                <w:rFonts w:ascii="Open Sans" w:eastAsia="Open Sans" w:hAnsi="Open Sans" w:cs="Open Sans"/>
                <w:spacing w:val="-4"/>
                <w:sz w:val="18"/>
                <w:szCs w:val="18"/>
              </w:rPr>
              <w:t>o</w:t>
            </w:r>
            <w:r>
              <w:rPr>
                <w:rFonts w:ascii="Open Sans" w:eastAsia="Open Sans" w:hAnsi="Open Sans" w:cs="Open Sans"/>
                <w:spacing w:val="4"/>
                <w:sz w:val="18"/>
                <w:szCs w:val="18"/>
              </w:rPr>
              <w:t>c</w:t>
            </w:r>
            <w:r>
              <w:rPr>
                <w:rFonts w:ascii="Open Sans" w:eastAsia="Open Sans" w:hAnsi="Open Sans" w:cs="Open Sans"/>
                <w:sz w:val="18"/>
                <w:szCs w:val="18"/>
              </w:rPr>
              <w:t>k</w:t>
            </w:r>
            <w:r>
              <w:rPr>
                <w:rFonts w:ascii="Open Sans" w:eastAsia="Open Sans" w:hAnsi="Open Sans" w:cs="Open Sans"/>
                <w:spacing w:val="-9"/>
                <w:sz w:val="18"/>
                <w:szCs w:val="18"/>
              </w:rPr>
              <w:t xml:space="preserve"> </w:t>
            </w:r>
            <w:r>
              <w:rPr>
                <w:rFonts w:ascii="Open Sans" w:eastAsia="Open Sans" w:hAnsi="Open Sans" w:cs="Open Sans"/>
                <w:spacing w:val="-1"/>
                <w:sz w:val="18"/>
                <w:szCs w:val="18"/>
              </w:rPr>
              <w:t>f</w:t>
            </w:r>
            <w:r>
              <w:rPr>
                <w:rFonts w:ascii="Open Sans" w:eastAsia="Open Sans" w:hAnsi="Open Sans" w:cs="Open Sans"/>
                <w:spacing w:val="-5"/>
                <w:sz w:val="18"/>
                <w:szCs w:val="18"/>
              </w:rPr>
              <w:t>un</w:t>
            </w:r>
            <w:r>
              <w:rPr>
                <w:rFonts w:ascii="Open Sans" w:eastAsia="Open Sans" w:hAnsi="Open Sans" w:cs="Open Sans"/>
                <w:spacing w:val="4"/>
                <w:sz w:val="18"/>
                <w:szCs w:val="18"/>
              </w:rPr>
              <w:t>c</w:t>
            </w:r>
            <w:r>
              <w:rPr>
                <w:rFonts w:ascii="Open Sans" w:eastAsia="Open Sans" w:hAnsi="Open Sans" w:cs="Open Sans"/>
                <w:spacing w:val="-4"/>
                <w:sz w:val="18"/>
                <w:szCs w:val="18"/>
              </w:rPr>
              <w:t>t</w:t>
            </w:r>
            <w:r>
              <w:rPr>
                <w:rFonts w:ascii="Open Sans" w:eastAsia="Open Sans" w:hAnsi="Open Sans" w:cs="Open Sans"/>
                <w:sz w:val="18"/>
                <w:szCs w:val="18"/>
              </w:rPr>
              <w:t>i</w:t>
            </w:r>
            <w:r>
              <w:rPr>
                <w:rFonts w:ascii="Open Sans" w:eastAsia="Open Sans" w:hAnsi="Open Sans" w:cs="Open Sans"/>
                <w:spacing w:val="-4"/>
                <w:sz w:val="18"/>
                <w:szCs w:val="18"/>
              </w:rPr>
              <w:t>o</w:t>
            </w:r>
            <w:r>
              <w:rPr>
                <w:rFonts w:ascii="Open Sans" w:eastAsia="Open Sans" w:hAnsi="Open Sans" w:cs="Open Sans"/>
                <w:spacing w:val="-5"/>
                <w:sz w:val="18"/>
                <w:szCs w:val="18"/>
              </w:rPr>
              <w:t>n</w:t>
            </w:r>
            <w:r>
              <w:rPr>
                <w:rFonts w:ascii="Open Sans" w:eastAsia="Open Sans" w:hAnsi="Open Sans" w:cs="Open Sans"/>
                <w:sz w:val="18"/>
                <w:szCs w:val="18"/>
              </w:rPr>
              <w:t>s</w:t>
            </w:r>
          </w:p>
        </w:tc>
        <w:tc>
          <w:tcPr>
            <w:tcW w:w="4335" w:type="dxa"/>
            <w:tcBorders>
              <w:top w:val="single" w:sz="6" w:space="0" w:color="000000"/>
              <w:left w:val="single" w:sz="6" w:space="0" w:color="000000"/>
              <w:bottom w:val="single" w:sz="6" w:space="0" w:color="000000"/>
              <w:right w:val="single" w:sz="6" w:space="0" w:color="3F3F3F"/>
            </w:tcBorders>
          </w:tcPr>
          <w:p w14:paraId="6268708B" w14:textId="77777777" w:rsidR="00016529" w:rsidRDefault="00016529" w:rsidP="00016529"/>
        </w:tc>
      </w:tr>
      <w:tr w:rsidR="00016529" w14:paraId="12A30BE9"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68A84F12" w14:textId="77777777" w:rsidR="00016529" w:rsidRDefault="00016529" w:rsidP="00016529">
            <w:pPr>
              <w:spacing w:before="5" w:after="0" w:line="100" w:lineRule="exact"/>
              <w:rPr>
                <w:sz w:val="10"/>
                <w:szCs w:val="10"/>
              </w:rPr>
            </w:pPr>
          </w:p>
          <w:p w14:paraId="1BEE5556" w14:textId="77777777" w:rsidR="00016529" w:rsidRDefault="00016529" w:rsidP="00016529">
            <w:pPr>
              <w:spacing w:after="0" w:line="240" w:lineRule="auto"/>
              <w:ind w:left="510" w:right="-20"/>
              <w:rPr>
                <w:rFonts w:ascii="Open Sans" w:eastAsia="Open Sans" w:hAnsi="Open Sans" w:cs="Open Sans"/>
                <w:sz w:val="18"/>
                <w:szCs w:val="18"/>
              </w:rPr>
            </w:pPr>
            <w:r>
              <w:rPr>
                <w:rFonts w:ascii="Open Sans" w:eastAsia="Open Sans" w:hAnsi="Open Sans" w:cs="Open Sans"/>
                <w:spacing w:val="4"/>
                <w:sz w:val="18"/>
                <w:szCs w:val="18"/>
              </w:rPr>
              <w:t>B</w:t>
            </w:r>
            <w:r>
              <w:rPr>
                <w:rFonts w:ascii="Open Sans" w:eastAsia="Open Sans" w:hAnsi="Open Sans" w:cs="Open Sans"/>
                <w:sz w:val="18"/>
                <w:szCs w:val="18"/>
              </w:rPr>
              <w:t>l</w:t>
            </w:r>
            <w:r>
              <w:rPr>
                <w:rFonts w:ascii="Open Sans" w:eastAsia="Open Sans" w:hAnsi="Open Sans" w:cs="Open Sans"/>
                <w:spacing w:val="-4"/>
                <w:sz w:val="18"/>
                <w:szCs w:val="18"/>
              </w:rPr>
              <w:t>o</w:t>
            </w:r>
            <w:r>
              <w:rPr>
                <w:rFonts w:ascii="Open Sans" w:eastAsia="Open Sans" w:hAnsi="Open Sans" w:cs="Open Sans"/>
                <w:spacing w:val="4"/>
                <w:sz w:val="18"/>
                <w:szCs w:val="18"/>
              </w:rPr>
              <w:t>c</w:t>
            </w:r>
            <w:r>
              <w:rPr>
                <w:rFonts w:ascii="Open Sans" w:eastAsia="Open Sans" w:hAnsi="Open Sans" w:cs="Open Sans"/>
                <w:sz w:val="18"/>
                <w:szCs w:val="18"/>
              </w:rPr>
              <w:t>k</w:t>
            </w:r>
            <w:r>
              <w:rPr>
                <w:rFonts w:ascii="Open Sans" w:eastAsia="Open Sans" w:hAnsi="Open Sans" w:cs="Open Sans"/>
                <w:spacing w:val="-9"/>
                <w:sz w:val="18"/>
                <w:szCs w:val="18"/>
              </w:rPr>
              <w:t xml:space="preserve"> </w:t>
            </w:r>
            <w:r>
              <w:rPr>
                <w:rFonts w:ascii="Open Sans" w:eastAsia="Open Sans" w:hAnsi="Open Sans" w:cs="Open Sans"/>
                <w:spacing w:val="-5"/>
                <w:sz w:val="18"/>
                <w:szCs w:val="18"/>
              </w:rPr>
              <w:t>I</w:t>
            </w:r>
            <w:r>
              <w:rPr>
                <w:rFonts w:ascii="Open Sans" w:eastAsia="Open Sans" w:hAnsi="Open Sans" w:cs="Open Sans"/>
                <w:sz w:val="18"/>
                <w:szCs w:val="18"/>
              </w:rPr>
              <w:t>D</w:t>
            </w:r>
          </w:p>
        </w:tc>
        <w:tc>
          <w:tcPr>
            <w:tcW w:w="4335" w:type="dxa"/>
            <w:tcBorders>
              <w:top w:val="single" w:sz="6" w:space="0" w:color="000000"/>
              <w:left w:val="single" w:sz="6" w:space="0" w:color="000000"/>
              <w:bottom w:val="single" w:sz="6" w:space="0" w:color="000000"/>
              <w:right w:val="single" w:sz="6" w:space="0" w:color="3F3F3F"/>
            </w:tcBorders>
          </w:tcPr>
          <w:p w14:paraId="214C7805" w14:textId="77777777" w:rsidR="00016529" w:rsidRDefault="00016529" w:rsidP="00016529">
            <w:pPr>
              <w:spacing w:after="0" w:line="120" w:lineRule="exact"/>
              <w:rPr>
                <w:sz w:val="12"/>
                <w:szCs w:val="12"/>
              </w:rPr>
            </w:pPr>
          </w:p>
          <w:p w14:paraId="0DA51F00"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ID</w:t>
            </w:r>
          </w:p>
        </w:tc>
      </w:tr>
      <w:tr w:rsidR="00016529" w14:paraId="2E667B32"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140C9302" w14:textId="77777777" w:rsidR="00016529" w:rsidRDefault="00016529" w:rsidP="00016529">
            <w:pPr>
              <w:spacing w:before="5" w:after="0" w:line="100" w:lineRule="exact"/>
              <w:rPr>
                <w:sz w:val="10"/>
                <w:szCs w:val="10"/>
              </w:rPr>
            </w:pPr>
          </w:p>
          <w:p w14:paraId="41707165" w14:textId="77777777" w:rsidR="00016529" w:rsidRDefault="00016529" w:rsidP="00016529">
            <w:pPr>
              <w:spacing w:after="0" w:line="240" w:lineRule="auto"/>
              <w:ind w:left="510" w:right="-20"/>
              <w:rPr>
                <w:rFonts w:ascii="Open Sans" w:eastAsia="Open Sans" w:hAnsi="Open Sans" w:cs="Open Sans"/>
                <w:sz w:val="18"/>
                <w:szCs w:val="18"/>
              </w:rPr>
            </w:pPr>
            <w:r>
              <w:rPr>
                <w:rFonts w:ascii="Open Sans" w:eastAsia="Open Sans" w:hAnsi="Open Sans" w:cs="Open Sans"/>
                <w:spacing w:val="-2"/>
                <w:sz w:val="18"/>
                <w:szCs w:val="18"/>
              </w:rPr>
              <w:t>V</w:t>
            </w:r>
            <w:r>
              <w:rPr>
                <w:rFonts w:ascii="Open Sans" w:eastAsia="Open Sans" w:hAnsi="Open Sans" w:cs="Open Sans"/>
                <w:spacing w:val="4"/>
                <w:sz w:val="18"/>
                <w:szCs w:val="18"/>
              </w:rPr>
              <w:t>e</w:t>
            </w:r>
            <w:r>
              <w:rPr>
                <w:rFonts w:ascii="Open Sans" w:eastAsia="Open Sans" w:hAnsi="Open Sans" w:cs="Open Sans"/>
                <w:spacing w:val="-5"/>
                <w:sz w:val="18"/>
                <w:szCs w:val="18"/>
              </w:rPr>
              <w:t>h</w:t>
            </w:r>
            <w:r>
              <w:rPr>
                <w:rFonts w:ascii="Open Sans" w:eastAsia="Open Sans" w:hAnsi="Open Sans" w:cs="Open Sans"/>
                <w:sz w:val="18"/>
                <w:szCs w:val="18"/>
              </w:rPr>
              <w:t>i</w:t>
            </w:r>
            <w:r>
              <w:rPr>
                <w:rFonts w:ascii="Open Sans" w:eastAsia="Open Sans" w:hAnsi="Open Sans" w:cs="Open Sans"/>
                <w:spacing w:val="4"/>
                <w:sz w:val="18"/>
                <w:szCs w:val="18"/>
              </w:rPr>
              <w:t>c</w:t>
            </w:r>
            <w:r>
              <w:rPr>
                <w:rFonts w:ascii="Open Sans" w:eastAsia="Open Sans" w:hAnsi="Open Sans" w:cs="Open Sans"/>
                <w:sz w:val="18"/>
                <w:szCs w:val="18"/>
              </w:rPr>
              <w:t xml:space="preserve">le </w:t>
            </w:r>
            <w:r>
              <w:rPr>
                <w:rFonts w:ascii="Open Sans" w:eastAsia="Open Sans" w:hAnsi="Open Sans" w:cs="Open Sans"/>
                <w:spacing w:val="-4"/>
                <w:sz w:val="18"/>
                <w:szCs w:val="18"/>
              </w:rPr>
              <w:t>t</w:t>
            </w:r>
            <w:r>
              <w:rPr>
                <w:rFonts w:ascii="Open Sans" w:eastAsia="Open Sans" w:hAnsi="Open Sans" w:cs="Open Sans"/>
                <w:spacing w:val="-1"/>
                <w:sz w:val="18"/>
                <w:szCs w:val="18"/>
              </w:rPr>
              <w:t>y</w:t>
            </w:r>
            <w:r>
              <w:rPr>
                <w:rFonts w:ascii="Open Sans" w:eastAsia="Open Sans" w:hAnsi="Open Sans" w:cs="Open Sans"/>
                <w:spacing w:val="-5"/>
                <w:sz w:val="18"/>
                <w:szCs w:val="18"/>
              </w:rPr>
              <w:t>p</w:t>
            </w:r>
            <w:r>
              <w:rPr>
                <w:rFonts w:ascii="Open Sans" w:eastAsia="Open Sans" w:hAnsi="Open Sans" w:cs="Open Sans"/>
                <w:sz w:val="18"/>
                <w:szCs w:val="18"/>
              </w:rPr>
              <w:t>e</w:t>
            </w:r>
          </w:p>
        </w:tc>
        <w:tc>
          <w:tcPr>
            <w:tcW w:w="4335" w:type="dxa"/>
            <w:tcBorders>
              <w:top w:val="single" w:sz="6" w:space="0" w:color="000000"/>
              <w:left w:val="single" w:sz="6" w:space="0" w:color="000000"/>
              <w:bottom w:val="single" w:sz="6" w:space="0" w:color="000000"/>
              <w:right w:val="single" w:sz="6" w:space="0" w:color="3F3F3F"/>
            </w:tcBorders>
          </w:tcPr>
          <w:p w14:paraId="11BAF5FA" w14:textId="77777777" w:rsidR="00016529" w:rsidRDefault="00016529" w:rsidP="00016529">
            <w:pPr>
              <w:spacing w:after="0" w:line="120" w:lineRule="exact"/>
              <w:rPr>
                <w:sz w:val="12"/>
                <w:szCs w:val="12"/>
              </w:rPr>
            </w:pPr>
          </w:p>
          <w:p w14:paraId="4C7B39D5"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3"/>
                <w:sz w:val="18"/>
                <w:szCs w:val="18"/>
              </w:rPr>
              <w:t>y</w:t>
            </w:r>
            <w:r>
              <w:rPr>
                <w:rFonts w:ascii="Open Sans" w:eastAsia="Open Sans" w:hAnsi="Open Sans" w:cs="Open Sans"/>
                <w:b/>
                <w:bCs/>
                <w:color w:val="0000FF"/>
                <w:spacing w:val="6"/>
                <w:sz w:val="18"/>
                <w:szCs w:val="18"/>
              </w:rPr>
              <w:t>p</w:t>
            </w:r>
            <w:r>
              <w:rPr>
                <w:rFonts w:ascii="Open Sans" w:eastAsia="Open Sans" w:hAnsi="Open Sans" w:cs="Open Sans"/>
                <w:b/>
                <w:bCs/>
                <w:color w:val="0000FF"/>
                <w:sz w:val="18"/>
                <w:szCs w:val="18"/>
              </w:rPr>
              <w:t>e</w:t>
            </w:r>
          </w:p>
        </w:tc>
      </w:tr>
      <w:tr w:rsidR="00016529" w14:paraId="0B3DA0A3"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2C90E656" w14:textId="77777777" w:rsidR="00016529" w:rsidRDefault="00016529" w:rsidP="00016529">
            <w:pPr>
              <w:spacing w:before="5" w:after="0" w:line="100" w:lineRule="exact"/>
              <w:rPr>
                <w:sz w:val="10"/>
                <w:szCs w:val="10"/>
              </w:rPr>
            </w:pPr>
          </w:p>
          <w:p w14:paraId="4DE13B6C" w14:textId="70F0E38C" w:rsidR="00016529" w:rsidRDefault="00016529" w:rsidP="00016529">
            <w:pPr>
              <w:spacing w:after="0" w:line="240" w:lineRule="auto"/>
              <w:ind w:left="510" w:right="-20"/>
              <w:rPr>
                <w:rFonts w:ascii="Open Sans" w:eastAsia="Open Sans" w:hAnsi="Open Sans" w:cs="Open Sans"/>
                <w:sz w:val="18"/>
                <w:szCs w:val="18"/>
              </w:rPr>
            </w:pPr>
            <w:r>
              <w:rPr>
                <w:rFonts w:ascii="Open Sans" w:eastAsia="Open Sans" w:hAnsi="Open Sans" w:cs="Open Sans"/>
                <w:spacing w:val="3"/>
                <w:sz w:val="18"/>
                <w:szCs w:val="18"/>
              </w:rPr>
              <w:t>M</w:t>
            </w:r>
            <w:r>
              <w:rPr>
                <w:rFonts w:ascii="Open Sans" w:eastAsia="Open Sans" w:hAnsi="Open Sans" w:cs="Open Sans"/>
                <w:spacing w:val="-4"/>
                <w:sz w:val="18"/>
                <w:szCs w:val="18"/>
              </w:rPr>
              <w:t>o</w:t>
            </w:r>
            <w:r>
              <w:rPr>
                <w:rFonts w:ascii="Open Sans" w:eastAsia="Open Sans" w:hAnsi="Open Sans" w:cs="Open Sans"/>
                <w:sz w:val="18"/>
                <w:szCs w:val="18"/>
              </w:rPr>
              <w:t>ve</w:t>
            </w:r>
            <w:r>
              <w:rPr>
                <w:rFonts w:ascii="Open Sans" w:eastAsia="Open Sans" w:hAnsi="Open Sans" w:cs="Open Sans"/>
                <w:spacing w:val="-2"/>
                <w:sz w:val="18"/>
                <w:szCs w:val="18"/>
              </w:rPr>
              <w:t xml:space="preserve"> </w:t>
            </w:r>
            <w:del w:id="66" w:author="Administrator" w:date="2016-09-17T13:40:00Z">
              <w:r w:rsidDel="003F2219">
                <w:rPr>
                  <w:rFonts w:ascii="Open Sans" w:eastAsia="Open Sans" w:hAnsi="Open Sans" w:cs="Open Sans"/>
                  <w:spacing w:val="-5"/>
                  <w:sz w:val="18"/>
                  <w:szCs w:val="18"/>
                </w:rPr>
                <w:delText>b</w:delText>
              </w:r>
              <w:r w:rsidDel="003F2219">
                <w:rPr>
                  <w:rFonts w:ascii="Open Sans" w:eastAsia="Open Sans" w:hAnsi="Open Sans" w:cs="Open Sans"/>
                  <w:sz w:val="18"/>
                  <w:szCs w:val="18"/>
                </w:rPr>
                <w:delText>l</w:delText>
              </w:r>
              <w:r w:rsidDel="003F2219">
                <w:rPr>
                  <w:rFonts w:ascii="Open Sans" w:eastAsia="Open Sans" w:hAnsi="Open Sans" w:cs="Open Sans"/>
                  <w:spacing w:val="-4"/>
                  <w:sz w:val="18"/>
                  <w:szCs w:val="18"/>
                </w:rPr>
                <w:delText>o</w:delText>
              </w:r>
              <w:r w:rsidDel="003F2219">
                <w:rPr>
                  <w:rFonts w:ascii="Open Sans" w:eastAsia="Open Sans" w:hAnsi="Open Sans" w:cs="Open Sans"/>
                  <w:spacing w:val="4"/>
                  <w:sz w:val="18"/>
                  <w:szCs w:val="18"/>
                </w:rPr>
                <w:delText>c</w:delText>
              </w:r>
              <w:r w:rsidDel="003F2219">
                <w:rPr>
                  <w:rFonts w:ascii="Open Sans" w:eastAsia="Open Sans" w:hAnsi="Open Sans" w:cs="Open Sans"/>
                  <w:sz w:val="18"/>
                  <w:szCs w:val="18"/>
                </w:rPr>
                <w:delText>k</w:delText>
              </w:r>
              <w:r w:rsidDel="003F2219">
                <w:rPr>
                  <w:rFonts w:ascii="Open Sans" w:eastAsia="Open Sans" w:hAnsi="Open Sans" w:cs="Open Sans"/>
                  <w:spacing w:val="-8"/>
                  <w:sz w:val="18"/>
                  <w:szCs w:val="18"/>
                </w:rPr>
                <w:delText xml:space="preserve"> </w:delText>
              </w:r>
            </w:del>
            <w:ins w:id="67" w:author="Administrator" w:date="2016-09-17T13:40:00Z">
              <w:r>
                <w:rPr>
                  <w:rFonts w:ascii="Open Sans" w:eastAsia="Open Sans" w:hAnsi="Open Sans" w:cs="Open Sans"/>
                  <w:spacing w:val="-5"/>
                  <w:sz w:val="18"/>
                  <w:szCs w:val="18"/>
                </w:rPr>
                <w:t xml:space="preserve">a vehicle </w:t>
              </w:r>
              <w:del w:id="68" w:author="Tal" w:date="2016-09-19T09:03:00Z">
                <w:r w:rsidDel="00016529">
                  <w:rPr>
                    <w:rFonts w:ascii="Open Sans" w:eastAsia="Open Sans" w:hAnsi="Open Sans" w:cs="Open Sans"/>
                    <w:spacing w:val="-5"/>
                    <w:sz w:val="18"/>
                    <w:szCs w:val="18"/>
                  </w:rPr>
                  <w:delText>duty</w:delText>
                </w:r>
                <w:r w:rsidDel="00016529">
                  <w:rPr>
                    <w:rFonts w:ascii="Open Sans" w:eastAsia="Open Sans" w:hAnsi="Open Sans" w:cs="Open Sans"/>
                    <w:spacing w:val="-8"/>
                    <w:sz w:val="18"/>
                    <w:szCs w:val="18"/>
                  </w:rPr>
                  <w:delText xml:space="preserve"> </w:delText>
                </w:r>
              </w:del>
            </w:ins>
            <w:r>
              <w:rPr>
                <w:rFonts w:ascii="Open Sans" w:eastAsia="Open Sans" w:hAnsi="Open Sans" w:cs="Open Sans"/>
                <w:spacing w:val="-5"/>
                <w:sz w:val="18"/>
                <w:szCs w:val="18"/>
              </w:rPr>
              <w:t>u</w:t>
            </w:r>
            <w:r>
              <w:rPr>
                <w:rFonts w:ascii="Open Sans" w:eastAsia="Open Sans" w:hAnsi="Open Sans" w:cs="Open Sans"/>
                <w:sz w:val="18"/>
                <w:szCs w:val="18"/>
              </w:rPr>
              <w:t>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o</w:t>
            </w:r>
            <w:r>
              <w:rPr>
                <w:rFonts w:ascii="Open Sans" w:eastAsia="Open Sans" w:hAnsi="Open Sans" w:cs="Open Sans"/>
                <w:sz w:val="18"/>
                <w:szCs w:val="18"/>
              </w:rPr>
              <w:t xml:space="preserve">r </w:t>
            </w:r>
            <w:r>
              <w:rPr>
                <w:rFonts w:ascii="Open Sans" w:eastAsia="Open Sans" w:hAnsi="Open Sans" w:cs="Open Sans"/>
                <w:spacing w:val="-5"/>
                <w:sz w:val="18"/>
                <w:szCs w:val="18"/>
              </w:rPr>
              <w:t>d</w:t>
            </w:r>
            <w:r>
              <w:rPr>
                <w:rFonts w:ascii="Open Sans" w:eastAsia="Open Sans" w:hAnsi="Open Sans" w:cs="Open Sans"/>
                <w:spacing w:val="-4"/>
                <w:sz w:val="18"/>
                <w:szCs w:val="18"/>
              </w:rPr>
              <w:t>o</w:t>
            </w:r>
            <w:r>
              <w:rPr>
                <w:rFonts w:ascii="Open Sans" w:eastAsia="Open Sans" w:hAnsi="Open Sans" w:cs="Open Sans"/>
                <w:spacing w:val="-5"/>
                <w:sz w:val="18"/>
                <w:szCs w:val="18"/>
              </w:rPr>
              <w:t>w</w:t>
            </w:r>
            <w:r>
              <w:rPr>
                <w:rFonts w:ascii="Open Sans" w:eastAsia="Open Sans" w:hAnsi="Open Sans" w:cs="Open Sans"/>
                <w:sz w:val="18"/>
                <w:szCs w:val="18"/>
              </w:rPr>
              <w:t>n</w:t>
            </w:r>
          </w:p>
        </w:tc>
        <w:tc>
          <w:tcPr>
            <w:tcW w:w="4335" w:type="dxa"/>
            <w:tcBorders>
              <w:top w:val="single" w:sz="6" w:space="0" w:color="000000"/>
              <w:left w:val="single" w:sz="6" w:space="0" w:color="000000"/>
              <w:bottom w:val="single" w:sz="6" w:space="0" w:color="000000"/>
              <w:right w:val="single" w:sz="6" w:space="0" w:color="3F3F3F"/>
            </w:tcBorders>
          </w:tcPr>
          <w:p w14:paraId="54B17154" w14:textId="77777777" w:rsidR="00016529" w:rsidRDefault="00016529" w:rsidP="00016529">
            <w:pPr>
              <w:spacing w:after="0" w:line="120" w:lineRule="exact"/>
              <w:rPr>
                <w:sz w:val="12"/>
                <w:szCs w:val="12"/>
              </w:rPr>
            </w:pPr>
          </w:p>
          <w:p w14:paraId="36558E37" w14:textId="64565F41"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del w:id="69" w:author="Administrator" w:date="2016-09-17T13:40:00Z">
              <w:r w:rsidDel="003F2219">
                <w:rPr>
                  <w:rFonts w:ascii="Open Sans" w:eastAsia="Open Sans" w:hAnsi="Open Sans" w:cs="Open Sans"/>
                  <w:b/>
                  <w:bCs/>
                  <w:color w:val="0000FF"/>
                  <w:spacing w:val="6"/>
                  <w:sz w:val="18"/>
                  <w:szCs w:val="18"/>
                </w:rPr>
                <w:delText>b</w:delText>
              </w:r>
              <w:r w:rsidDel="003F2219">
                <w:rPr>
                  <w:rFonts w:ascii="Open Sans" w:eastAsia="Open Sans" w:hAnsi="Open Sans" w:cs="Open Sans"/>
                  <w:b/>
                  <w:bCs/>
                  <w:color w:val="0000FF"/>
                  <w:spacing w:val="5"/>
                  <w:sz w:val="18"/>
                  <w:szCs w:val="18"/>
                </w:rPr>
                <w:delText>l</w:delText>
              </w:r>
              <w:r w:rsidDel="003F2219">
                <w:rPr>
                  <w:rFonts w:ascii="Open Sans" w:eastAsia="Open Sans" w:hAnsi="Open Sans" w:cs="Open Sans"/>
                  <w:b/>
                  <w:bCs/>
                  <w:color w:val="0000FF"/>
                  <w:spacing w:val="-6"/>
                  <w:sz w:val="18"/>
                  <w:szCs w:val="18"/>
                </w:rPr>
                <w:delText>o</w:delText>
              </w:r>
              <w:r w:rsidDel="003F2219">
                <w:rPr>
                  <w:rFonts w:ascii="Open Sans" w:eastAsia="Open Sans" w:hAnsi="Open Sans" w:cs="Open Sans"/>
                  <w:b/>
                  <w:bCs/>
                  <w:color w:val="0000FF"/>
                  <w:spacing w:val="-3"/>
                  <w:sz w:val="18"/>
                  <w:szCs w:val="18"/>
                </w:rPr>
                <w:delText>c</w:delText>
              </w:r>
              <w:r w:rsidDel="003F2219">
                <w:rPr>
                  <w:rFonts w:ascii="Open Sans" w:eastAsia="Open Sans" w:hAnsi="Open Sans" w:cs="Open Sans"/>
                  <w:b/>
                  <w:bCs/>
                  <w:color w:val="0000FF"/>
                  <w:sz w:val="18"/>
                  <w:szCs w:val="18"/>
                </w:rPr>
                <w:delText>k</w:delText>
              </w:r>
              <w:r w:rsidDel="003F2219">
                <w:rPr>
                  <w:rFonts w:ascii="Open Sans" w:eastAsia="Open Sans" w:hAnsi="Open Sans" w:cs="Open Sans"/>
                  <w:b/>
                  <w:bCs/>
                  <w:color w:val="0000FF"/>
                  <w:spacing w:val="6"/>
                  <w:sz w:val="18"/>
                  <w:szCs w:val="18"/>
                </w:rPr>
                <w:delText xml:space="preserve"> </w:delText>
              </w:r>
            </w:del>
            <w:ins w:id="70" w:author="Administrator" w:date="2016-09-17T13:40:00Z">
              <w:r>
                <w:rPr>
                  <w:rFonts w:ascii="Open Sans" w:eastAsia="Open Sans" w:hAnsi="Open Sans" w:cs="Open Sans"/>
                  <w:b/>
                  <w:bCs/>
                  <w:color w:val="0000FF"/>
                  <w:spacing w:val="6"/>
                  <w:sz w:val="18"/>
                  <w:szCs w:val="18"/>
                </w:rPr>
                <w:t xml:space="preserve">vehicle </w:t>
              </w:r>
              <w:del w:id="71" w:author="Tal" w:date="2016-09-19T09:03:00Z">
                <w:r w:rsidDel="00016529">
                  <w:rPr>
                    <w:rFonts w:ascii="Open Sans" w:eastAsia="Open Sans" w:hAnsi="Open Sans" w:cs="Open Sans"/>
                    <w:b/>
                    <w:bCs/>
                    <w:color w:val="0000FF"/>
                    <w:spacing w:val="6"/>
                    <w:sz w:val="18"/>
                    <w:szCs w:val="18"/>
                  </w:rPr>
                  <w:delText xml:space="preserve">duty </w:delText>
                </w:r>
              </w:del>
            </w:ins>
            <w:r>
              <w:rPr>
                <w:rFonts w:ascii="Open Sans" w:eastAsia="Open Sans" w:hAnsi="Open Sans" w:cs="Open Sans"/>
                <w:b/>
                <w:bCs/>
                <w:color w:val="0000FF"/>
                <w:spacing w:val="2"/>
                <w:sz w:val="18"/>
                <w:szCs w:val="18"/>
              </w:rPr>
              <w:t>u</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6"/>
                <w:sz w:val="18"/>
                <w:szCs w:val="18"/>
              </w:rPr>
              <w:t>o</w:t>
            </w:r>
            <w:r>
              <w:rPr>
                <w:rFonts w:ascii="Open Sans" w:eastAsia="Open Sans" w:hAnsi="Open Sans" w:cs="Open Sans"/>
                <w:b/>
                <w:bCs/>
                <w:color w:val="0000FF"/>
                <w:sz w:val="18"/>
                <w:szCs w:val="18"/>
              </w:rPr>
              <w:t>r</w:t>
            </w:r>
            <w:r>
              <w:rPr>
                <w:rFonts w:ascii="Open Sans" w:eastAsia="Open Sans" w:hAnsi="Open Sans" w:cs="Open Sans"/>
                <w:b/>
                <w:bCs/>
                <w:color w:val="0000FF"/>
                <w:spacing w:val="6"/>
                <w:sz w:val="18"/>
                <w:szCs w:val="18"/>
              </w:rPr>
              <w:t xml:space="preserve"> d</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4"/>
                <w:sz w:val="18"/>
                <w:szCs w:val="18"/>
              </w:rPr>
              <w:t>w</w:t>
            </w:r>
            <w:r>
              <w:rPr>
                <w:rFonts w:ascii="Open Sans" w:eastAsia="Open Sans" w:hAnsi="Open Sans" w:cs="Open Sans"/>
                <w:b/>
                <w:bCs/>
                <w:color w:val="0000FF"/>
                <w:sz w:val="18"/>
                <w:szCs w:val="18"/>
              </w:rPr>
              <w:t>n</w:t>
            </w:r>
          </w:p>
        </w:tc>
      </w:tr>
      <w:tr w:rsidR="00016529" w14:paraId="418A18E3" w14:textId="77777777">
        <w:trPr>
          <w:trHeight w:hRule="exact" w:val="510"/>
        </w:trPr>
        <w:tc>
          <w:tcPr>
            <w:tcW w:w="4755" w:type="dxa"/>
            <w:tcBorders>
              <w:top w:val="single" w:sz="6" w:space="0" w:color="000000"/>
              <w:left w:val="single" w:sz="6" w:space="0" w:color="3F3F3F"/>
              <w:bottom w:val="single" w:sz="6" w:space="0" w:color="3F3F3F"/>
              <w:right w:val="single" w:sz="6" w:space="0" w:color="000000"/>
            </w:tcBorders>
          </w:tcPr>
          <w:p w14:paraId="564839B9" w14:textId="77777777" w:rsidR="00016529" w:rsidRDefault="00016529" w:rsidP="00016529">
            <w:pPr>
              <w:spacing w:after="0" w:line="120" w:lineRule="exact"/>
              <w:rPr>
                <w:sz w:val="12"/>
                <w:szCs w:val="12"/>
              </w:rPr>
            </w:pPr>
          </w:p>
          <w:p w14:paraId="2BDB4400"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spacing w:val="7"/>
                <w:sz w:val="18"/>
                <w:szCs w:val="18"/>
              </w:rPr>
              <w:t>C</w:t>
            </w:r>
            <w:r>
              <w:rPr>
                <w:rFonts w:ascii="Open Sans" w:eastAsia="Open Sans" w:hAnsi="Open Sans" w:cs="Open Sans"/>
                <w:spacing w:val="2"/>
                <w:sz w:val="18"/>
                <w:szCs w:val="18"/>
              </w:rPr>
              <w:t>r</w:t>
            </w:r>
            <w:r>
              <w:rPr>
                <w:rFonts w:ascii="Open Sans" w:eastAsia="Open Sans" w:hAnsi="Open Sans" w:cs="Open Sans"/>
                <w:spacing w:val="4"/>
                <w:sz w:val="18"/>
                <w:szCs w:val="18"/>
              </w:rPr>
              <w:t>e</w:t>
            </w:r>
            <w:r>
              <w:rPr>
                <w:rFonts w:ascii="Open Sans" w:eastAsia="Open Sans" w:hAnsi="Open Sans" w:cs="Open Sans"/>
                <w:spacing w:val="5"/>
                <w:sz w:val="18"/>
                <w:szCs w:val="18"/>
              </w:rPr>
              <w:t>a</w:t>
            </w:r>
            <w:r>
              <w:rPr>
                <w:rFonts w:ascii="Open Sans" w:eastAsia="Open Sans" w:hAnsi="Open Sans" w:cs="Open Sans"/>
                <w:spacing w:val="-4"/>
                <w:sz w:val="18"/>
                <w:szCs w:val="18"/>
              </w:rPr>
              <w:t>t</w:t>
            </w:r>
            <w:r>
              <w:rPr>
                <w:rFonts w:ascii="Open Sans" w:eastAsia="Open Sans" w:hAnsi="Open Sans" w:cs="Open Sans"/>
                <w:sz w:val="18"/>
                <w:szCs w:val="18"/>
              </w:rPr>
              <w:t>e</w:t>
            </w:r>
            <w:r>
              <w:rPr>
                <w:rFonts w:ascii="Open Sans" w:eastAsia="Open Sans" w:hAnsi="Open Sans" w:cs="Open Sans"/>
                <w:spacing w:val="1"/>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5"/>
                <w:sz w:val="18"/>
                <w:szCs w:val="18"/>
              </w:rPr>
              <w:t>n</w:t>
            </w:r>
            <w:r>
              <w:rPr>
                <w:rFonts w:ascii="Open Sans" w:eastAsia="Open Sans" w:hAnsi="Open Sans" w:cs="Open Sans"/>
                <w:spacing w:val="4"/>
                <w:sz w:val="18"/>
                <w:szCs w:val="18"/>
              </w:rPr>
              <w:t>e</w:t>
            </w:r>
            <w:r>
              <w:rPr>
                <w:rFonts w:ascii="Open Sans" w:eastAsia="Open Sans" w:hAnsi="Open Sans" w:cs="Open Sans"/>
                <w:sz w:val="18"/>
                <w:szCs w:val="18"/>
              </w:rPr>
              <w:t>w</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p>
        </w:tc>
        <w:tc>
          <w:tcPr>
            <w:tcW w:w="4335" w:type="dxa"/>
            <w:tcBorders>
              <w:top w:val="single" w:sz="6" w:space="0" w:color="000000"/>
              <w:left w:val="single" w:sz="6" w:space="0" w:color="000000"/>
              <w:bottom w:val="single" w:sz="6" w:space="0" w:color="3F3F3F"/>
              <w:right w:val="single" w:sz="6" w:space="0" w:color="3F3F3F"/>
            </w:tcBorders>
          </w:tcPr>
          <w:p w14:paraId="15CC8D05" w14:textId="77777777" w:rsidR="00016529" w:rsidRDefault="00016529" w:rsidP="00016529">
            <w:pPr>
              <w:spacing w:after="0" w:line="120" w:lineRule="exact"/>
              <w:rPr>
                <w:sz w:val="12"/>
                <w:szCs w:val="12"/>
              </w:rPr>
            </w:pPr>
          </w:p>
          <w:p w14:paraId="634AA433"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1"/>
                <w:sz w:val="18"/>
                <w:szCs w:val="18"/>
              </w:rPr>
              <w:t>U</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z w:val="18"/>
                <w:szCs w:val="18"/>
              </w:rPr>
              <w:t>d</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p>
        </w:tc>
      </w:tr>
    </w:tbl>
    <w:p w14:paraId="69E98691" w14:textId="77777777" w:rsidR="0074787C" w:rsidRDefault="0074787C">
      <w:pPr>
        <w:spacing w:before="16" w:after="0" w:line="260" w:lineRule="exact"/>
        <w:rPr>
          <w:sz w:val="26"/>
          <w:szCs w:val="26"/>
        </w:rPr>
      </w:pPr>
    </w:p>
    <w:p w14:paraId="3EDC5B2B" w14:textId="77777777" w:rsidR="0074787C" w:rsidRDefault="00656446">
      <w:pPr>
        <w:spacing w:after="0" w:line="240" w:lineRule="auto"/>
        <w:ind w:left="115" w:right="443"/>
        <w:jc w:val="both"/>
        <w:rPr>
          <w:rFonts w:ascii="Open Sans" w:eastAsia="Open Sans" w:hAnsi="Open Sans" w:cs="Open Sans"/>
          <w:sz w:val="40"/>
          <w:szCs w:val="40"/>
        </w:rPr>
      </w:pPr>
      <w:r>
        <w:rPr>
          <w:rFonts w:ascii="Open Sans" w:eastAsia="Open Sans" w:hAnsi="Open Sans" w:cs="Open Sans"/>
          <w:b/>
          <w:bCs/>
          <w:color w:val="3B6191"/>
          <w:spacing w:val="4"/>
          <w:sz w:val="40"/>
          <w:szCs w:val="40"/>
        </w:rPr>
        <w:t>P</w:t>
      </w:r>
      <w:r>
        <w:rPr>
          <w:rFonts w:ascii="Open Sans" w:eastAsia="Open Sans" w:hAnsi="Open Sans" w:cs="Open Sans"/>
          <w:b/>
          <w:bCs/>
          <w:color w:val="3B6191"/>
          <w:spacing w:val="-2"/>
          <w:sz w:val="40"/>
          <w:szCs w:val="40"/>
        </w:rPr>
        <w:t>r</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p</w:t>
      </w:r>
      <w:r>
        <w:rPr>
          <w:rFonts w:ascii="Open Sans" w:eastAsia="Open Sans" w:hAnsi="Open Sans" w:cs="Open Sans"/>
          <w:b/>
          <w:bCs/>
          <w:color w:val="3B6191"/>
          <w:spacing w:val="-2"/>
          <w:sz w:val="40"/>
          <w:szCs w:val="40"/>
        </w:rPr>
        <w:t>ari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r>
        <w:rPr>
          <w:rFonts w:ascii="Open Sans" w:eastAsia="Open Sans" w:hAnsi="Open Sans" w:cs="Open Sans"/>
          <w:b/>
          <w:bCs/>
          <w:color w:val="3B6191"/>
          <w:spacing w:val="5"/>
          <w:sz w:val="40"/>
          <w:szCs w:val="40"/>
        </w:rPr>
        <w:t xml:space="preserve"> </w:t>
      </w:r>
      <w:r>
        <w:rPr>
          <w:rFonts w:ascii="Open Sans" w:eastAsia="Open Sans" w:hAnsi="Open Sans" w:cs="Open Sans"/>
          <w:b/>
          <w:bCs/>
          <w:color w:val="3B6191"/>
          <w:spacing w:val="-5"/>
          <w:sz w:val="40"/>
          <w:szCs w:val="40"/>
        </w:rPr>
        <w:t>f</w:t>
      </w:r>
      <w:r>
        <w:rPr>
          <w:rFonts w:ascii="Open Sans" w:eastAsia="Open Sans" w:hAnsi="Open Sans" w:cs="Open Sans"/>
          <w:b/>
          <w:bCs/>
          <w:color w:val="3B6191"/>
          <w:spacing w:val="7"/>
          <w:sz w:val="40"/>
          <w:szCs w:val="40"/>
        </w:rPr>
        <w:t>o</w:t>
      </w:r>
      <w:r>
        <w:rPr>
          <w:rFonts w:ascii="Open Sans" w:eastAsia="Open Sans" w:hAnsi="Open Sans" w:cs="Open Sans"/>
          <w:b/>
          <w:bCs/>
          <w:color w:val="3B6191"/>
          <w:sz w:val="40"/>
          <w:szCs w:val="40"/>
        </w:rPr>
        <w:t>r</w:t>
      </w:r>
      <w:r>
        <w:rPr>
          <w:rFonts w:ascii="Open Sans" w:eastAsia="Open Sans" w:hAnsi="Open Sans" w:cs="Open Sans"/>
          <w:b/>
          <w:bCs/>
          <w:color w:val="3B6191"/>
          <w:spacing w:val="14"/>
          <w:sz w:val="40"/>
          <w:szCs w:val="40"/>
        </w:rPr>
        <w:t xml:space="preserve"> </w:t>
      </w:r>
      <w:r>
        <w:rPr>
          <w:rFonts w:ascii="Open Sans" w:eastAsia="Open Sans" w:hAnsi="Open Sans" w:cs="Open Sans"/>
          <w:b/>
          <w:bCs/>
          <w:color w:val="3B6191"/>
          <w:spacing w:val="-2"/>
          <w:sz w:val="40"/>
          <w:szCs w:val="40"/>
        </w:rPr>
        <w:t>a</w:t>
      </w:r>
      <w:r>
        <w:rPr>
          <w:rFonts w:ascii="Open Sans" w:eastAsia="Open Sans" w:hAnsi="Open Sans" w:cs="Open Sans"/>
          <w:b/>
          <w:bCs/>
          <w:color w:val="3B6191"/>
          <w:sz w:val="40"/>
          <w:szCs w:val="40"/>
        </w:rPr>
        <w:t>n</w:t>
      </w:r>
      <w:r>
        <w:rPr>
          <w:rFonts w:ascii="Open Sans" w:eastAsia="Open Sans" w:hAnsi="Open Sans" w:cs="Open Sans"/>
          <w:b/>
          <w:bCs/>
          <w:color w:val="3B6191"/>
          <w:spacing w:val="23"/>
          <w:sz w:val="40"/>
          <w:szCs w:val="40"/>
        </w:rPr>
        <w:t xml:space="preserve"> </w:t>
      </w:r>
      <w:r>
        <w:rPr>
          <w:rFonts w:ascii="Open Sans" w:eastAsia="Open Sans" w:hAnsi="Open Sans" w:cs="Open Sans"/>
          <w:b/>
          <w:bCs/>
          <w:color w:val="3B6191"/>
          <w:spacing w:val="3"/>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ra</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iv</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1"/>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r>
        <w:rPr>
          <w:rFonts w:ascii="Open Sans" w:eastAsia="Open Sans" w:hAnsi="Open Sans" w:cs="Open Sans"/>
          <w:b/>
          <w:bCs/>
          <w:color w:val="3B6191"/>
          <w:spacing w:val="10"/>
          <w:sz w:val="40"/>
          <w:szCs w:val="40"/>
        </w:rPr>
        <w:t xml:space="preserve"> </w:t>
      </w:r>
      <w:r>
        <w:rPr>
          <w:rFonts w:ascii="Open Sans" w:eastAsia="Open Sans" w:hAnsi="Open Sans" w:cs="Open Sans"/>
          <w:b/>
          <w:bCs/>
          <w:color w:val="3B6191"/>
          <w:spacing w:val="5"/>
          <w:sz w:val="40"/>
          <w:szCs w:val="40"/>
        </w:rPr>
        <w:t>S</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4"/>
          <w:sz w:val="40"/>
          <w:szCs w:val="40"/>
        </w:rPr>
        <w:t>ss</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o</w:t>
      </w:r>
      <w:r>
        <w:rPr>
          <w:rFonts w:ascii="Open Sans" w:eastAsia="Open Sans" w:hAnsi="Open Sans" w:cs="Open Sans"/>
          <w:b/>
          <w:bCs/>
          <w:color w:val="3B6191"/>
          <w:sz w:val="40"/>
          <w:szCs w:val="40"/>
        </w:rPr>
        <w:t>n</w:t>
      </w:r>
    </w:p>
    <w:p w14:paraId="26A24914" w14:textId="77777777" w:rsidR="0074787C" w:rsidRDefault="002D0355">
      <w:pPr>
        <w:spacing w:before="83" w:after="0" w:line="240" w:lineRule="auto"/>
        <w:ind w:left="115" w:right="50"/>
        <w:rPr>
          <w:rFonts w:ascii="Open Sans" w:eastAsia="Open Sans" w:hAnsi="Open Sans" w:cs="Open Sans"/>
        </w:rPr>
      </w:pPr>
      <w:r>
        <w:pict w14:anchorId="29F0F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5" type="#_x0000_t75" style="position:absolute;left:0;text-align:left;margin-left:69.75pt;margin-top:34pt;width:312.75pt;height:41.25pt;z-index:-1288;mso-position-horizontal-relative:page">
            <v:imagedata r:id="rId10" o:title=""/>
            <w10:wrap anchorx="page"/>
          </v:shape>
        </w:pict>
      </w:r>
      <w:r w:rsidR="00656446">
        <w:rPr>
          <w:rFonts w:ascii="Open Sans" w:eastAsia="Open Sans" w:hAnsi="Open Sans" w:cs="Open Sans"/>
          <w:color w:val="3F3F3F"/>
          <w:spacing w:val="-4"/>
        </w:rPr>
        <w:t>A</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spacing w:val="2"/>
        </w:rPr>
        <w:t>o</w:t>
      </w:r>
      <w:r w:rsidR="00656446">
        <w:rPr>
          <w:rFonts w:ascii="Open Sans" w:eastAsia="Open Sans" w:hAnsi="Open Sans" w:cs="Open Sans"/>
          <w:color w:val="3F3F3F"/>
        </w:rPr>
        <w:t>p</w:t>
      </w:r>
      <w:r w:rsidR="00656446">
        <w:rPr>
          <w:rFonts w:ascii="Open Sans" w:eastAsia="Open Sans" w:hAnsi="Open Sans" w:cs="Open Sans"/>
          <w:color w:val="3F3F3F"/>
          <w:spacing w:val="2"/>
        </w:rPr>
        <w:t xml:space="preserve"> o</w:t>
      </w:r>
      <w:r w:rsidR="00656446">
        <w:rPr>
          <w:rFonts w:ascii="Open Sans" w:eastAsia="Open Sans" w:hAnsi="Open Sans" w:cs="Open Sans"/>
          <w:color w:val="3F3F3F"/>
        </w:rPr>
        <w:t>f</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5"/>
        </w:rPr>
        <w:t>G</w:t>
      </w:r>
      <w:r w:rsidR="00656446">
        <w:rPr>
          <w:rFonts w:ascii="Open Sans" w:eastAsia="Open Sans" w:hAnsi="Open Sans" w:cs="Open Sans"/>
          <w:color w:val="3F3F3F"/>
          <w:spacing w:val="-2"/>
        </w:rPr>
        <w:t>a</w:t>
      </w:r>
      <w:r w:rsidR="00656446">
        <w:rPr>
          <w:rFonts w:ascii="Open Sans" w:eastAsia="Open Sans" w:hAnsi="Open Sans" w:cs="Open Sans"/>
          <w:color w:val="3F3F3F"/>
        </w:rPr>
        <w:t>n</w:t>
      </w:r>
      <w:r w:rsidR="00656446">
        <w:rPr>
          <w:rFonts w:ascii="Open Sans" w:eastAsia="Open Sans" w:hAnsi="Open Sans" w:cs="Open Sans"/>
          <w:color w:val="3F3F3F"/>
          <w:spacing w:val="-3"/>
        </w:rPr>
        <w:t>t</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d</w:t>
      </w:r>
      <w:r w:rsidR="00656446">
        <w:rPr>
          <w:rFonts w:ascii="Open Sans" w:eastAsia="Open Sans" w:hAnsi="Open Sans" w:cs="Open Sans"/>
          <w:color w:val="3F3F3F"/>
          <w:spacing w:val="5"/>
        </w:rPr>
        <w:t>i</w:t>
      </w:r>
      <w:r w:rsidR="00656446">
        <w:rPr>
          <w:rFonts w:ascii="Open Sans" w:eastAsia="Open Sans" w:hAnsi="Open Sans" w:cs="Open Sans"/>
          <w:color w:val="3F3F3F"/>
        </w:rPr>
        <w:t>sp</w:t>
      </w:r>
      <w:r w:rsidR="00656446">
        <w:rPr>
          <w:rFonts w:ascii="Open Sans" w:eastAsia="Open Sans" w:hAnsi="Open Sans" w:cs="Open Sans"/>
          <w:color w:val="3F3F3F"/>
          <w:spacing w:val="5"/>
        </w:rPr>
        <w:t>l</w:t>
      </w:r>
      <w:r w:rsidR="00656446">
        <w:rPr>
          <w:rFonts w:ascii="Open Sans" w:eastAsia="Open Sans" w:hAnsi="Open Sans" w:cs="Open Sans"/>
          <w:color w:val="3F3F3F"/>
          <w:spacing w:val="-2"/>
        </w:rPr>
        <w:t>a</w:t>
      </w:r>
      <w:r w:rsidR="00656446">
        <w:rPr>
          <w:rFonts w:ascii="Open Sans" w:eastAsia="Open Sans" w:hAnsi="Open Sans" w:cs="Open Sans"/>
          <w:color w:val="3F3F3F"/>
          <w:spacing w:val="-6"/>
        </w:rPr>
        <w:t>y</w:t>
      </w:r>
      <w:r w:rsidR="00656446">
        <w:rPr>
          <w:rFonts w:ascii="Open Sans" w:eastAsia="Open Sans" w:hAnsi="Open Sans" w:cs="Open Sans"/>
          <w:color w:val="3F3F3F"/>
        </w:rPr>
        <w:t>,</w:t>
      </w:r>
      <w:r w:rsidR="00656446">
        <w:rPr>
          <w:rFonts w:ascii="Open Sans" w:eastAsia="Open Sans" w:hAnsi="Open Sans" w:cs="Open Sans"/>
          <w:color w:val="3F3F3F"/>
          <w:spacing w:val="4"/>
        </w:rPr>
        <w:t xml:space="preserve"> </w:t>
      </w:r>
      <w:r w:rsidR="00656446">
        <w:rPr>
          <w:rFonts w:ascii="Open Sans" w:eastAsia="Open Sans" w:hAnsi="Open Sans" w:cs="Open Sans"/>
          <w:color w:val="3F3F3F"/>
          <w:spacing w:val="-6"/>
        </w:rPr>
        <w:t>y</w:t>
      </w:r>
      <w:r w:rsidR="00656446">
        <w:rPr>
          <w:rFonts w:ascii="Open Sans" w:eastAsia="Open Sans" w:hAnsi="Open Sans" w:cs="Open Sans"/>
          <w:color w:val="3F3F3F"/>
          <w:spacing w:val="2"/>
        </w:rPr>
        <w:t>o</w:t>
      </w:r>
      <w:r w:rsidR="00656446">
        <w:rPr>
          <w:rFonts w:ascii="Open Sans" w:eastAsia="Open Sans" w:hAnsi="Open Sans" w:cs="Open Sans"/>
          <w:color w:val="3F3F3F"/>
        </w:rPr>
        <w:t>u</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6"/>
        </w:rPr>
        <w:t>w</w:t>
      </w:r>
      <w:r w:rsidR="00656446">
        <w:rPr>
          <w:rFonts w:ascii="Open Sans" w:eastAsia="Open Sans" w:hAnsi="Open Sans" w:cs="Open Sans"/>
          <w:color w:val="3F3F3F"/>
          <w:spacing w:val="5"/>
        </w:rPr>
        <w:t>il</w:t>
      </w:r>
      <w:r w:rsidR="00656446">
        <w:rPr>
          <w:rFonts w:ascii="Open Sans" w:eastAsia="Open Sans" w:hAnsi="Open Sans" w:cs="Open Sans"/>
          <w:color w:val="3F3F3F"/>
        </w:rPr>
        <w:t>l</w:t>
      </w:r>
      <w:r w:rsidR="00656446">
        <w:rPr>
          <w:rFonts w:ascii="Open Sans" w:eastAsia="Open Sans" w:hAnsi="Open Sans" w:cs="Open Sans"/>
          <w:color w:val="3F3F3F"/>
          <w:spacing w:val="4"/>
        </w:rPr>
        <w:t xml:space="preserve"> </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v</w:t>
      </w:r>
      <w:r w:rsidR="00656446">
        <w:rPr>
          <w:rFonts w:ascii="Open Sans" w:eastAsia="Open Sans" w:hAnsi="Open Sans" w:cs="Open Sans"/>
          <w:color w:val="3F3F3F"/>
        </w:rPr>
        <w:t>e</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2"/>
        </w:rPr>
        <w:t>o</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w:t>
      </w:r>
      <w:r w:rsidR="00656446">
        <w:rPr>
          <w:rFonts w:ascii="Open Sans" w:eastAsia="Open Sans" w:hAnsi="Open Sans" w:cs="Open Sans"/>
          <w:color w:val="3F3F3F"/>
        </w:rPr>
        <w:t>c</w:t>
      </w:r>
      <w:r w:rsidR="00656446">
        <w:rPr>
          <w:rFonts w:ascii="Open Sans" w:eastAsia="Open Sans" w:hAnsi="Open Sans" w:cs="Open Sans"/>
          <w:color w:val="3F3F3F"/>
          <w:spacing w:val="-3"/>
        </w:rPr>
        <w:t>e</w:t>
      </w:r>
      <w:r w:rsidR="00656446">
        <w:rPr>
          <w:rFonts w:ascii="Open Sans" w:eastAsia="Open Sans" w:hAnsi="Open Sans" w:cs="Open Sans"/>
          <w:color w:val="3F3F3F"/>
        </w:rPr>
        <w:t xml:space="preserve">d </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3"/>
        </w:rPr>
        <w:t>e</w:t>
      </w:r>
      <w:r w:rsidR="00656446">
        <w:rPr>
          <w:rFonts w:ascii="Open Sans" w:eastAsia="Open Sans" w:hAnsi="Open Sans" w:cs="Open Sans"/>
          <w:color w:val="3F3F3F"/>
        </w:rPr>
        <w:t>re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rPr>
        <w:t>s</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n</w:t>
      </w:r>
      <w:r w:rsidR="00656446">
        <w:rPr>
          <w:rFonts w:ascii="Open Sans" w:eastAsia="Open Sans" w:hAnsi="Open Sans" w:cs="Open Sans"/>
          <w:color w:val="3F3F3F"/>
          <w:spacing w:val="2"/>
        </w:rPr>
        <w:t xml:space="preserve"> o</w:t>
      </w:r>
      <w:r w:rsidR="00656446">
        <w:rPr>
          <w:rFonts w:ascii="Open Sans" w:eastAsia="Open Sans" w:hAnsi="Open Sans" w:cs="Open Sans"/>
          <w:color w:val="3F3F3F"/>
        </w:rPr>
        <w:t>p</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w:t>
      </w:r>
      <w:r w:rsidR="00656446">
        <w:rPr>
          <w:rFonts w:ascii="Open Sans" w:eastAsia="Open Sans" w:hAnsi="Open Sans" w:cs="Open Sans"/>
          <w:color w:val="3F3F3F"/>
          <w:spacing w:val="2"/>
        </w:rPr>
        <w:t>o</w:t>
      </w:r>
      <w:r w:rsidR="00656446">
        <w:rPr>
          <w:rFonts w:ascii="Open Sans" w:eastAsia="Open Sans" w:hAnsi="Open Sans" w:cs="Open Sans"/>
          <w:color w:val="3F3F3F"/>
        </w:rPr>
        <w:t xml:space="preserve">n </w:t>
      </w:r>
      <w:r w:rsidR="00656446">
        <w:rPr>
          <w:rFonts w:ascii="Open Sans" w:eastAsia="Open Sans" w:hAnsi="Open Sans" w:cs="Open Sans"/>
          <w:color w:val="3F3F3F"/>
          <w:spacing w:val="-3"/>
        </w:rPr>
        <w:t>t</w:t>
      </w:r>
      <w:r w:rsidR="00656446">
        <w:rPr>
          <w:rFonts w:ascii="Open Sans" w:eastAsia="Open Sans" w:hAnsi="Open Sans" w:cs="Open Sans"/>
          <w:color w:val="3F3F3F"/>
        </w:rPr>
        <w:t>o</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s</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v</w:t>
      </w:r>
      <w:r w:rsidR="00656446">
        <w:rPr>
          <w:rFonts w:ascii="Open Sans" w:eastAsia="Open Sans" w:hAnsi="Open Sans" w:cs="Open Sans"/>
          <w:color w:val="3F3F3F"/>
        </w:rPr>
        <w:t>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d</w:t>
      </w:r>
      <w:r w:rsidR="00656446">
        <w:rPr>
          <w:rFonts w:ascii="Open Sans" w:eastAsia="Open Sans" w:hAnsi="Open Sans" w:cs="Open Sans"/>
          <w:color w:val="3F3F3F"/>
          <w:spacing w:val="5"/>
        </w:rPr>
        <w:t>i</w:t>
      </w:r>
      <w:r w:rsidR="00656446">
        <w:rPr>
          <w:rFonts w:ascii="Open Sans" w:eastAsia="Open Sans" w:hAnsi="Open Sans" w:cs="Open Sans"/>
          <w:color w:val="3F3F3F"/>
        </w:rPr>
        <w:t>s- c</w:t>
      </w:r>
      <w:r w:rsidR="00656446">
        <w:rPr>
          <w:rFonts w:ascii="Open Sans" w:eastAsia="Open Sans" w:hAnsi="Open Sans" w:cs="Open Sans"/>
          <w:color w:val="3F3F3F"/>
          <w:spacing w:val="-2"/>
        </w:rPr>
        <w:t>a</w:t>
      </w:r>
      <w:r w:rsidR="00656446">
        <w:rPr>
          <w:rFonts w:ascii="Open Sans" w:eastAsia="Open Sans" w:hAnsi="Open Sans" w:cs="Open Sans"/>
          <w:color w:val="3F3F3F"/>
        </w:rPr>
        <w:t>rd</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6"/>
        </w:rPr>
        <w:t>y</w:t>
      </w:r>
      <w:r w:rsidR="00656446">
        <w:rPr>
          <w:rFonts w:ascii="Open Sans" w:eastAsia="Open Sans" w:hAnsi="Open Sans" w:cs="Open Sans"/>
          <w:color w:val="3F3F3F"/>
          <w:spacing w:val="2"/>
        </w:rPr>
        <w:t>o</w:t>
      </w:r>
      <w:r w:rsidR="00656446">
        <w:rPr>
          <w:rFonts w:ascii="Open Sans" w:eastAsia="Open Sans" w:hAnsi="Open Sans" w:cs="Open Sans"/>
          <w:color w:val="3F3F3F"/>
        </w:rPr>
        <w:t>ur</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ch</w:t>
      </w:r>
      <w:r w:rsidR="00656446">
        <w:rPr>
          <w:rFonts w:ascii="Open Sans" w:eastAsia="Open Sans" w:hAnsi="Open Sans" w:cs="Open Sans"/>
          <w:color w:val="3F3F3F"/>
          <w:spacing w:val="-2"/>
        </w:rPr>
        <w:t>a</w:t>
      </w:r>
      <w:r w:rsidR="00656446">
        <w:rPr>
          <w:rFonts w:ascii="Open Sans" w:eastAsia="Open Sans" w:hAnsi="Open Sans" w:cs="Open Sans"/>
          <w:color w:val="3F3F3F"/>
        </w:rPr>
        <w:t>ng</w:t>
      </w:r>
      <w:r w:rsidR="00656446">
        <w:rPr>
          <w:rFonts w:ascii="Open Sans" w:eastAsia="Open Sans" w:hAnsi="Open Sans" w:cs="Open Sans"/>
          <w:color w:val="3F3F3F"/>
          <w:spacing w:val="-3"/>
        </w:rPr>
        <w:t>e</w:t>
      </w:r>
      <w:r w:rsidR="00656446">
        <w:rPr>
          <w:rFonts w:ascii="Open Sans" w:eastAsia="Open Sans" w:hAnsi="Open Sans" w:cs="Open Sans"/>
          <w:color w:val="3F3F3F"/>
        </w:rPr>
        <w:t>s,</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1"/>
        </w:rPr>
        <w:t>f</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e</w:t>
      </w:r>
      <w:r w:rsidR="00656446">
        <w:rPr>
          <w:rFonts w:ascii="Open Sans" w:eastAsia="Open Sans" w:hAnsi="Open Sans" w:cs="Open Sans"/>
          <w:color w:val="3F3F3F"/>
          <w:spacing w:val="5"/>
        </w:rPr>
        <w:t>x</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m</w:t>
      </w:r>
      <w:r w:rsidR="00656446">
        <w:rPr>
          <w:rFonts w:ascii="Open Sans" w:eastAsia="Open Sans" w:hAnsi="Open Sans" w:cs="Open Sans"/>
          <w:color w:val="3F3F3F"/>
        </w:rPr>
        <w:t>p</w:t>
      </w:r>
      <w:r w:rsidR="00656446">
        <w:rPr>
          <w:rFonts w:ascii="Open Sans" w:eastAsia="Open Sans" w:hAnsi="Open Sans" w:cs="Open Sans"/>
          <w:color w:val="3F3F3F"/>
          <w:spacing w:val="5"/>
        </w:rPr>
        <w:t>l</w:t>
      </w:r>
      <w:r w:rsidR="00656446">
        <w:rPr>
          <w:rFonts w:ascii="Open Sans" w:eastAsia="Open Sans" w:hAnsi="Open Sans" w:cs="Open Sans"/>
          <w:color w:val="3F3F3F"/>
        </w:rPr>
        <w:t>e</w:t>
      </w:r>
      <w:r w:rsidR="00656446">
        <w:rPr>
          <w:rFonts w:ascii="Open Sans" w:eastAsia="Open Sans" w:hAnsi="Open Sans" w:cs="Open Sans"/>
          <w:color w:val="3F3F3F"/>
          <w:spacing w:val="-4"/>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spacing w:val="1"/>
        </w:rPr>
        <w:t>f</w:t>
      </w:r>
      <w:r w:rsidR="00656446">
        <w:rPr>
          <w:rFonts w:ascii="Open Sans" w:eastAsia="Open Sans" w:hAnsi="Open Sans" w:cs="Open Sans"/>
          <w:color w:val="3F3F3F"/>
          <w:spacing w:val="-3"/>
        </w:rPr>
        <w:t>te</w:t>
      </w:r>
      <w:r w:rsidR="00656446">
        <w:rPr>
          <w:rFonts w:ascii="Open Sans" w:eastAsia="Open Sans" w:hAnsi="Open Sans" w:cs="Open Sans"/>
          <w:color w:val="3F3F3F"/>
        </w:rPr>
        <w:t>r</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s</w:t>
      </w:r>
      <w:r w:rsidR="00656446">
        <w:rPr>
          <w:rFonts w:ascii="Open Sans" w:eastAsia="Open Sans" w:hAnsi="Open Sans" w:cs="Open Sans"/>
          <w:color w:val="3F3F3F"/>
          <w:spacing w:val="-3"/>
        </w:rPr>
        <w:t>ett</w:t>
      </w:r>
      <w:r w:rsidR="00656446">
        <w:rPr>
          <w:rFonts w:ascii="Open Sans" w:eastAsia="Open Sans" w:hAnsi="Open Sans" w:cs="Open Sans"/>
          <w:color w:val="3F3F3F"/>
          <w:spacing w:val="5"/>
        </w:rPr>
        <w:t>i</w:t>
      </w:r>
      <w:r w:rsidR="00656446">
        <w:rPr>
          <w:rFonts w:ascii="Open Sans" w:eastAsia="Open Sans" w:hAnsi="Open Sans" w:cs="Open Sans"/>
          <w:color w:val="3F3F3F"/>
        </w:rPr>
        <w:t>ng</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pr</w:t>
      </w:r>
      <w:r w:rsidR="00656446">
        <w:rPr>
          <w:rFonts w:ascii="Open Sans" w:eastAsia="Open Sans" w:hAnsi="Open Sans" w:cs="Open Sans"/>
          <w:color w:val="3F3F3F"/>
          <w:spacing w:val="-3"/>
        </w:rPr>
        <w:t>e</w:t>
      </w:r>
      <w:r w:rsidR="00656446">
        <w:rPr>
          <w:rFonts w:ascii="Open Sans" w:eastAsia="Open Sans" w:hAnsi="Open Sans" w:cs="Open Sans"/>
          <w:color w:val="3F3F3F"/>
          <w:spacing w:val="1"/>
        </w:rPr>
        <w:t>f</w:t>
      </w:r>
      <w:r w:rsidR="00656446">
        <w:rPr>
          <w:rFonts w:ascii="Open Sans" w:eastAsia="Open Sans" w:hAnsi="Open Sans" w:cs="Open Sans"/>
          <w:color w:val="3F3F3F"/>
          <w:spacing w:val="-3"/>
        </w:rPr>
        <w:t>e</w:t>
      </w:r>
      <w:r w:rsidR="00656446">
        <w:rPr>
          <w:rFonts w:ascii="Open Sans" w:eastAsia="Open Sans" w:hAnsi="Open Sans" w:cs="Open Sans"/>
          <w:color w:val="3F3F3F"/>
        </w:rPr>
        <w:t>r</w:t>
      </w:r>
      <w:r w:rsidR="00656446">
        <w:rPr>
          <w:rFonts w:ascii="Open Sans" w:eastAsia="Open Sans" w:hAnsi="Open Sans" w:cs="Open Sans"/>
          <w:color w:val="3F3F3F"/>
          <w:spacing w:val="-3"/>
        </w:rPr>
        <w:t>e</w:t>
      </w:r>
      <w:r w:rsidR="00656446">
        <w:rPr>
          <w:rFonts w:ascii="Open Sans" w:eastAsia="Open Sans" w:hAnsi="Open Sans" w:cs="Open Sans"/>
          <w:color w:val="3F3F3F"/>
        </w:rPr>
        <w:t>nc</w:t>
      </w:r>
      <w:r w:rsidR="00656446">
        <w:rPr>
          <w:rFonts w:ascii="Open Sans" w:eastAsia="Open Sans" w:hAnsi="Open Sans" w:cs="Open Sans"/>
          <w:color w:val="3F3F3F"/>
          <w:spacing w:val="-3"/>
        </w:rPr>
        <w:t>e</w:t>
      </w:r>
      <w:r w:rsidR="00656446">
        <w:rPr>
          <w:rFonts w:ascii="Open Sans" w:eastAsia="Open Sans" w:hAnsi="Open Sans" w:cs="Open Sans"/>
          <w:color w:val="3F3F3F"/>
        </w:rPr>
        <w:t xml:space="preserve">s </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runn</w:t>
      </w:r>
      <w:r w:rsidR="00656446">
        <w:rPr>
          <w:rFonts w:ascii="Open Sans" w:eastAsia="Open Sans" w:hAnsi="Open Sans" w:cs="Open Sans"/>
          <w:color w:val="3F3F3F"/>
          <w:spacing w:val="5"/>
        </w:rPr>
        <w:t>i</w:t>
      </w:r>
      <w:r w:rsidR="00656446">
        <w:rPr>
          <w:rFonts w:ascii="Open Sans" w:eastAsia="Open Sans" w:hAnsi="Open Sans" w:cs="Open Sans"/>
          <w:color w:val="3F3F3F"/>
        </w:rPr>
        <w:t>ng</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n</w:t>
      </w:r>
      <w:r w:rsidR="00656446">
        <w:rPr>
          <w:rFonts w:ascii="Open Sans" w:eastAsia="Open Sans" w:hAnsi="Open Sans" w:cs="Open Sans"/>
          <w:color w:val="3F3F3F"/>
          <w:spacing w:val="2"/>
        </w:rPr>
        <w:t xml:space="preserve"> o</w:t>
      </w:r>
      <w:r w:rsidR="00656446">
        <w:rPr>
          <w:rFonts w:ascii="Open Sans" w:eastAsia="Open Sans" w:hAnsi="Open Sans" w:cs="Open Sans"/>
          <w:color w:val="3F3F3F"/>
        </w:rPr>
        <w:t>p</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imi</w:t>
      </w:r>
      <w:r w:rsidR="00656446">
        <w:rPr>
          <w:rFonts w:ascii="Open Sans" w:eastAsia="Open Sans" w:hAnsi="Open Sans" w:cs="Open Sans"/>
          <w:color w:val="3F3F3F"/>
          <w:spacing w:val="2"/>
        </w:rPr>
        <w:t>z</w:t>
      </w:r>
      <w:r w:rsidR="00656446">
        <w:rPr>
          <w:rFonts w:ascii="Open Sans" w:eastAsia="Open Sans" w:hAnsi="Open Sans" w:cs="Open Sans"/>
          <w:color w:val="3F3F3F"/>
          <w:spacing w:val="-2"/>
        </w:rPr>
        <w:t>a</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w:t>
      </w:r>
      <w:r w:rsidR="00656446">
        <w:rPr>
          <w:rFonts w:ascii="Open Sans" w:eastAsia="Open Sans" w:hAnsi="Open Sans" w:cs="Open Sans"/>
          <w:color w:val="3F3F3F"/>
          <w:spacing w:val="2"/>
        </w:rPr>
        <w:t>o</w:t>
      </w:r>
      <w:r w:rsidR="00656446">
        <w:rPr>
          <w:rFonts w:ascii="Open Sans" w:eastAsia="Open Sans" w:hAnsi="Open Sans" w:cs="Open Sans"/>
          <w:color w:val="3F3F3F"/>
        </w:rPr>
        <w:t>n:</w:t>
      </w:r>
    </w:p>
    <w:p w14:paraId="3ADA508B" w14:textId="77777777" w:rsidR="0074787C" w:rsidRDefault="0074787C">
      <w:pPr>
        <w:spacing w:after="0" w:line="200" w:lineRule="exact"/>
        <w:rPr>
          <w:sz w:val="20"/>
          <w:szCs w:val="20"/>
        </w:rPr>
      </w:pPr>
    </w:p>
    <w:p w14:paraId="6450BAE3" w14:textId="77777777" w:rsidR="0074787C" w:rsidRDefault="0074787C">
      <w:pPr>
        <w:spacing w:after="0" w:line="200" w:lineRule="exact"/>
        <w:rPr>
          <w:sz w:val="20"/>
          <w:szCs w:val="20"/>
        </w:rPr>
      </w:pPr>
    </w:p>
    <w:p w14:paraId="081E80DE" w14:textId="77777777" w:rsidR="0074787C" w:rsidRDefault="0074787C">
      <w:pPr>
        <w:spacing w:after="0" w:line="200" w:lineRule="exact"/>
        <w:rPr>
          <w:sz w:val="20"/>
          <w:szCs w:val="20"/>
        </w:rPr>
      </w:pPr>
    </w:p>
    <w:p w14:paraId="1542756E" w14:textId="77777777" w:rsidR="0074787C" w:rsidRDefault="0074787C">
      <w:pPr>
        <w:spacing w:after="0" w:line="200" w:lineRule="exact"/>
        <w:rPr>
          <w:sz w:val="20"/>
          <w:szCs w:val="20"/>
        </w:rPr>
      </w:pPr>
    </w:p>
    <w:p w14:paraId="319FB9F4" w14:textId="77777777" w:rsidR="0074787C" w:rsidRDefault="0074787C">
      <w:pPr>
        <w:spacing w:before="5" w:after="0" w:line="200" w:lineRule="exact"/>
        <w:rPr>
          <w:sz w:val="20"/>
          <w:szCs w:val="20"/>
        </w:rPr>
      </w:pPr>
    </w:p>
    <w:p w14:paraId="57AD99EF" w14:textId="77777777" w:rsidR="0074787C" w:rsidRDefault="00656446">
      <w:pPr>
        <w:spacing w:after="0" w:line="244" w:lineRule="auto"/>
        <w:ind w:left="115" w:right="98"/>
        <w:jc w:val="both"/>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pp</w:t>
      </w:r>
      <w:r>
        <w:rPr>
          <w:rFonts w:ascii="Open Sans" w:eastAsia="Open Sans" w:hAnsi="Open Sans" w:cs="Open Sans"/>
          <w:color w:val="3F3F3F"/>
          <w:spacing w:val="5"/>
        </w:rPr>
        <w:t>li</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1"/>
        </w:rPr>
        <w:t xml:space="preserve"> </w:t>
      </w:r>
      <w:r>
        <w:rPr>
          <w:rFonts w:ascii="Open Sans" w:eastAsia="Open Sans" w:hAnsi="Open Sans" w:cs="Open Sans"/>
          <w:color w:val="3F3F3F"/>
          <w:spacing w:val="5"/>
        </w:rPr>
        <w:t>U</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l</w:t>
      </w:r>
      <w:r>
        <w:rPr>
          <w:rFonts w:ascii="Open Sans" w:eastAsia="Open Sans" w:hAnsi="Open Sans" w:cs="Open Sans"/>
          <w:color w:val="3F3F3F"/>
          <w:spacing w:val="5"/>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f</w:t>
      </w:r>
      <w:r>
        <w:rPr>
          <w:rFonts w:ascii="Open Sans" w:eastAsia="Open Sans" w:hAnsi="Open Sans" w:cs="Open Sans"/>
          <w:color w:val="3F3F3F"/>
          <w:spacing w:val="-3"/>
        </w:rPr>
        <w:t>ee</w:t>
      </w:r>
      <w:r>
        <w:rPr>
          <w:rFonts w:ascii="Open Sans" w:eastAsia="Open Sans" w:hAnsi="Open Sans" w:cs="Open Sans"/>
          <w:color w:val="3F3F3F"/>
        </w:rPr>
        <w:t>l</w:t>
      </w:r>
      <w:r>
        <w:rPr>
          <w:rFonts w:ascii="Open Sans" w:eastAsia="Open Sans" w:hAnsi="Open Sans" w:cs="Open Sans"/>
          <w:color w:val="3F3F3F"/>
          <w:spacing w:val="6"/>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rPr>
        <w:t>us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6"/>
        </w:rPr>
        <w:t>w</w:t>
      </w:r>
      <w:r>
        <w:rPr>
          <w:rFonts w:ascii="Open Sans" w:eastAsia="Open Sans" w:hAnsi="Open Sans" w:cs="Open Sans"/>
          <w:color w:val="3F3F3F"/>
        </w:rPr>
        <w:t>e sugg</w:t>
      </w:r>
      <w:r>
        <w:rPr>
          <w:rFonts w:ascii="Open Sans" w:eastAsia="Open Sans" w:hAnsi="Open Sans" w:cs="Open Sans"/>
          <w:color w:val="3F3F3F"/>
          <w:spacing w:val="-3"/>
        </w:rPr>
        <w:t>e</w:t>
      </w:r>
      <w:r>
        <w:rPr>
          <w:rFonts w:ascii="Open Sans" w:eastAsia="Open Sans" w:hAnsi="Open Sans" w:cs="Open Sans"/>
          <w:color w:val="3F3F3F"/>
        </w:rPr>
        <w:t>st</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rt by</w:t>
      </w:r>
      <w:r>
        <w:rPr>
          <w:rFonts w:ascii="Open Sans" w:eastAsia="Open Sans" w:hAnsi="Open Sans" w:cs="Open Sans"/>
          <w:color w:val="3F3F3F"/>
          <w:spacing w:val="-5"/>
        </w:rPr>
        <w:t xml:space="preserve"> </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rPr>
        <w:t xml:space="preserve">up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ur</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xi</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us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b/>
          <w:bCs/>
          <w:color w:val="3F3F3F"/>
          <w:spacing w:val="-1"/>
        </w:rPr>
        <w:t>S</w:t>
      </w:r>
      <w:r>
        <w:rPr>
          <w:rFonts w:ascii="Open Sans" w:eastAsia="Open Sans" w:hAnsi="Open Sans" w:cs="Open Sans"/>
          <w:b/>
          <w:bCs/>
          <w:color w:val="3F3F3F"/>
          <w:spacing w:val="2"/>
        </w:rPr>
        <w:t>a</w:t>
      </w:r>
      <w:r>
        <w:rPr>
          <w:rFonts w:ascii="Open Sans" w:eastAsia="Open Sans" w:hAnsi="Open Sans" w:cs="Open Sans"/>
          <w:b/>
          <w:bCs/>
          <w:color w:val="3F3F3F"/>
          <w:spacing w:val="-5"/>
        </w:rPr>
        <w:t>v</w:t>
      </w:r>
      <w:r>
        <w:rPr>
          <w:rFonts w:ascii="Open Sans" w:eastAsia="Open Sans" w:hAnsi="Open Sans" w:cs="Open Sans"/>
          <w:b/>
          <w:bCs/>
          <w:color w:val="3F3F3F"/>
        </w:rPr>
        <w:t>e</w:t>
      </w:r>
      <w:r>
        <w:rPr>
          <w:rFonts w:ascii="Open Sans" w:eastAsia="Open Sans" w:hAnsi="Open Sans" w:cs="Open Sans"/>
          <w:b/>
          <w:bCs/>
          <w:color w:val="3F3F3F"/>
          <w:spacing w:val="4"/>
        </w:rPr>
        <w:t xml:space="preserve"> </w:t>
      </w:r>
      <w:r>
        <w:rPr>
          <w:rFonts w:ascii="Open Sans" w:eastAsia="Open Sans" w:hAnsi="Open Sans" w:cs="Open Sans"/>
          <w:b/>
          <w:bCs/>
          <w:color w:val="3F3F3F"/>
          <w:spacing w:val="-2"/>
        </w:rPr>
        <w:t>A</w:t>
      </w:r>
      <w:r>
        <w:rPr>
          <w:rFonts w:ascii="Open Sans" w:eastAsia="Open Sans" w:hAnsi="Open Sans" w:cs="Open Sans"/>
          <w:b/>
          <w:bCs/>
          <w:color w:val="3F3F3F"/>
        </w:rPr>
        <w:t>s</w:t>
      </w:r>
      <w:r>
        <w:rPr>
          <w:rFonts w:ascii="Open Sans" w:eastAsia="Open Sans" w:hAnsi="Open Sans" w:cs="Open Sans"/>
          <w:b/>
          <w:bC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sidR="002D0355">
        <w:rPr>
          <w:rFonts w:ascii="Open Sans" w:eastAsia="Open Sans" w:hAnsi="Open Sans" w:cs="Open Sans"/>
          <w:color w:val="3F3F3F"/>
          <w:spacing w:val="-1"/>
        </w:rPr>
        <w:pict w14:anchorId="1B9001BB">
          <v:shape id="_x0000_i1025" type="#_x0000_t75" style="width:23.25pt;height:23.25pt;mso-position-horizontal-relative:char;mso-position-vertical-relative:line">
            <v:imagedata r:id="rId11" o:title=""/>
          </v:shape>
        </w:pict>
      </w:r>
      <w:r>
        <w:rPr>
          <w:rFonts w:ascii="Times New Roman" w:eastAsia="Times New Roman" w:hAnsi="Times New Roman" w:cs="Times New Roman"/>
          <w:color w:val="3F3F3F"/>
          <w:spacing w:val="-1"/>
        </w:rPr>
        <w:t xml:space="preserve"> </w:t>
      </w:r>
      <w:r>
        <w:rPr>
          <w:rFonts w:ascii="Open Sans" w:eastAsia="Open Sans" w:hAnsi="Open Sans" w:cs="Open Sans"/>
          <w:color w:val="3F3F3F"/>
          <w:spacing w:val="-4"/>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spacing w:val="5"/>
        </w:rPr>
        <w:t>x</w:t>
      </w:r>
      <w:r>
        <w:rPr>
          <w:rFonts w:ascii="Open Sans" w:eastAsia="Open Sans" w:hAnsi="Open Sans" w:cs="Open Sans"/>
          <w:color w:val="3F3F3F"/>
        </w:rPr>
        <w:t>t</w:t>
      </w:r>
      <w:r>
        <w:rPr>
          <w:rFonts w:ascii="Open Sans" w:eastAsia="Open Sans" w:hAnsi="Open Sans" w:cs="Open Sans"/>
          <w:color w:val="3F3F3F"/>
          <w:spacing w:val="-4"/>
        </w:rPr>
        <w:t xml:space="preserve"> </w:t>
      </w:r>
      <w:r>
        <w:rPr>
          <w:rFonts w:ascii="Open Sans" w:eastAsia="Open Sans" w:hAnsi="Open Sans" w:cs="Open Sans"/>
          <w:color w:val="3F3F3F"/>
          <w:spacing w:val="-3"/>
        </w:rPr>
        <w:t>Me</w:t>
      </w:r>
      <w:r>
        <w:rPr>
          <w:rFonts w:ascii="Open Sans" w:eastAsia="Open Sans" w:hAnsi="Open Sans" w:cs="Open Sans"/>
          <w:color w:val="3F3F3F"/>
        </w:rPr>
        <w:t>nu.</w:t>
      </w:r>
    </w:p>
    <w:p w14:paraId="39F74CED" w14:textId="77777777" w:rsidR="0074787C" w:rsidRDefault="0074787C">
      <w:pPr>
        <w:spacing w:before="7" w:after="0" w:line="120" w:lineRule="exact"/>
        <w:rPr>
          <w:sz w:val="12"/>
          <w:szCs w:val="12"/>
        </w:rPr>
      </w:pPr>
    </w:p>
    <w:p w14:paraId="5F4EF78A" w14:textId="77777777" w:rsidR="0074787C" w:rsidRDefault="00656446">
      <w:pPr>
        <w:spacing w:after="0" w:line="239" w:lineRule="auto"/>
        <w:ind w:left="115" w:right="329"/>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2"/>
        </w:rPr>
        <w:t xml:space="preserve"> </w:t>
      </w:r>
      <w:r>
        <w:rPr>
          <w:rFonts w:ascii="Open Sans" w:eastAsia="Open Sans" w:hAnsi="Open Sans" w:cs="Open Sans"/>
          <w:color w:val="3F3F3F"/>
          <w:spacing w:val="-2"/>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sidR="002D0355">
        <w:rPr>
          <w:rFonts w:ascii="Open Sans" w:eastAsia="Open Sans" w:hAnsi="Open Sans" w:cs="Open Sans"/>
          <w:color w:val="3F3F3F"/>
          <w:spacing w:val="1"/>
        </w:rPr>
        <w:pict w14:anchorId="7E9F3221">
          <v:shape id="_x0000_i1026" type="#_x0000_t75" style="width:23.25pt;height:23.25pt;mso-position-horizontal-relative:char;mso-position-vertical-relative:line">
            <v:imagedata r:id="rId12" o:title=""/>
          </v:shape>
        </w:pict>
      </w:r>
      <w:r>
        <w:rPr>
          <w:rFonts w:ascii="Times New Roman" w:eastAsia="Times New Roman" w:hAnsi="Times New Roman" w:cs="Times New Roman"/>
          <w:color w:val="3F3F3F"/>
          <w:spacing w:val="-3"/>
        </w:rPr>
        <w:t xml:space="preserve"> </w:t>
      </w:r>
      <w:r>
        <w:rPr>
          <w:rFonts w:ascii="Open Sans" w:eastAsia="Open Sans" w:hAnsi="Open Sans" w:cs="Open Sans"/>
          <w:color w:val="3F3F3F"/>
          <w:spacing w:val="-3"/>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2"/>
        </w:rPr>
        <w:t xml:space="preserve"> </w:t>
      </w:r>
      <w:r>
        <w:rPr>
          <w:rFonts w:ascii="Open Sans" w:eastAsia="Open Sans" w:hAnsi="Open Sans" w:cs="Open Sans"/>
          <w:color w:val="3F3F3F"/>
          <w:spacing w:val="-2"/>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2"/>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2"/>
        </w:rPr>
        <w:t>oo</w:t>
      </w:r>
      <w:r>
        <w:rPr>
          <w:rFonts w:ascii="Open Sans" w:eastAsia="Open Sans" w:hAnsi="Open Sans" w:cs="Open Sans"/>
          <w:color w:val="3F3F3F"/>
          <w:spacing w:val="5"/>
        </w:rPr>
        <w:t>l</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4"/>
        </w:rPr>
        <w:t>A</w:t>
      </w:r>
      <w:r>
        <w:rPr>
          <w:rFonts w:ascii="Open Sans" w:eastAsia="Open Sans" w:hAnsi="Open Sans" w:cs="Open Sans"/>
          <w:color w:val="3F3F3F"/>
        </w:rPr>
        <w:t xml:space="preserve">n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 xml:space="preserve">a </w:t>
      </w:r>
      <w:r>
        <w:rPr>
          <w:rFonts w:ascii="Open Sans" w:eastAsia="Open Sans" w:hAnsi="Open Sans" w:cs="Open Sans"/>
          <w:color w:val="3F3F3F"/>
          <w:spacing w:val="-5"/>
        </w:rPr>
        <w:t>(</w:t>
      </w:r>
      <w:r>
        <w:rPr>
          <w:rFonts w:ascii="Open Sans" w:eastAsia="Open Sans" w:hAnsi="Open Sans" w:cs="Open Sans"/>
          <w:color w:val="3F3F3F"/>
          <w:spacing w:val="5"/>
        </w:rPr>
        <w:t>i</w:t>
      </w:r>
      <w:r>
        <w:rPr>
          <w:rFonts w:ascii="Open Sans" w:eastAsia="Open Sans" w:hAnsi="Open Sans" w:cs="Open Sans"/>
          <w:color w:val="3F3F3F"/>
        </w:rPr>
        <w:t xml:space="preserve">n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4"/>
        </w:rPr>
        <w:t>s</w:t>
      </w:r>
      <w:r>
        <w:rPr>
          <w:rFonts w:ascii="Open Sans" w:eastAsia="Open Sans" w:hAnsi="Open Sans" w:cs="Open Sans"/>
          <w:b/>
          <w:bCs/>
          <w:color w:val="3F3F3F"/>
          <w:spacing w:val="-5"/>
        </w:rPr>
        <w:t>t</w:t>
      </w:r>
      <w:r>
        <w:rPr>
          <w:rFonts w:ascii="Open Sans" w:eastAsia="Open Sans" w:hAnsi="Open Sans" w:cs="Open Sans"/>
          <w:b/>
          <w:bCs/>
          <w:color w:val="3F3F3F"/>
          <w:spacing w:val="2"/>
        </w:rPr>
        <w:t>a</w:t>
      </w:r>
      <w:r>
        <w:rPr>
          <w:rFonts w:ascii="Open Sans" w:eastAsia="Open Sans" w:hAnsi="Open Sans" w:cs="Open Sans"/>
          <w:b/>
          <w:bCs/>
          <w:color w:val="3F3F3F"/>
          <w:spacing w:val="7"/>
        </w:rPr>
        <w:t>c</w:t>
      </w:r>
      <w:r>
        <w:rPr>
          <w:rFonts w:ascii="Open Sans" w:eastAsia="Open Sans" w:hAnsi="Open Sans" w:cs="Open Sans"/>
          <w:b/>
          <w:bCs/>
          <w:color w:val="3F3F3F"/>
          <w:spacing w:val="-2"/>
        </w:rPr>
        <w:t>k</w:t>
      </w:r>
      <w:r>
        <w:rPr>
          <w:rFonts w:ascii="Open Sans" w:eastAsia="Open Sans" w:hAnsi="Open Sans" w:cs="Open Sans"/>
          <w:color w:val="3F3F3F"/>
        </w:rPr>
        <w:t>,</w:t>
      </w:r>
      <w:r>
        <w:rPr>
          <w:rFonts w:ascii="Open Sans" w:eastAsia="Open Sans" w:hAnsi="Open Sans" w:cs="Open Sans"/>
          <w:color w:val="3F3F3F"/>
          <w:spacing w:val="9"/>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ns </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gu</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rPr>
        <w:t xml:space="preserve">r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p>
    <w:p w14:paraId="737B41FF" w14:textId="77777777" w:rsidR="0074787C" w:rsidRDefault="0074787C">
      <w:pPr>
        <w:spacing w:before="2" w:after="0" w:line="130" w:lineRule="exact"/>
        <w:rPr>
          <w:sz w:val="13"/>
          <w:szCs w:val="13"/>
        </w:rPr>
      </w:pPr>
    </w:p>
    <w:p w14:paraId="5A9FBDCF" w14:textId="77777777" w:rsidR="0074787C" w:rsidRDefault="002D0355">
      <w:pPr>
        <w:spacing w:after="0" w:line="240" w:lineRule="auto"/>
        <w:ind w:left="115" w:right="-20"/>
        <w:rPr>
          <w:rFonts w:ascii="Times New Roman" w:eastAsia="Times New Roman" w:hAnsi="Times New Roman" w:cs="Times New Roman"/>
          <w:sz w:val="20"/>
          <w:szCs w:val="20"/>
        </w:rPr>
      </w:pPr>
      <w:r>
        <w:pict w14:anchorId="3C531BF7">
          <v:shape id="_x0000_i1027" type="#_x0000_t75" style="width:448.5pt;height:123.75pt;mso-position-horizontal-relative:char;mso-position-vertical-relative:line">
            <v:imagedata r:id="rId13" o:title=""/>
          </v:shape>
        </w:pict>
      </w:r>
    </w:p>
    <w:p w14:paraId="3D4196E0" w14:textId="77777777" w:rsidR="0074787C" w:rsidRDefault="0074787C">
      <w:pPr>
        <w:spacing w:after="0"/>
        <w:sectPr w:rsidR="0074787C">
          <w:pgSz w:w="11920" w:h="16840"/>
          <w:pgMar w:top="1560" w:right="1220" w:bottom="280" w:left="1280" w:header="720" w:footer="720" w:gutter="0"/>
          <w:cols w:space="720"/>
        </w:sectPr>
      </w:pPr>
    </w:p>
    <w:p w14:paraId="1845DFB3" w14:textId="77777777" w:rsidR="0074787C" w:rsidRDefault="00656446">
      <w:pPr>
        <w:spacing w:before="63" w:after="0" w:line="240" w:lineRule="auto"/>
        <w:ind w:left="115" w:right="-20"/>
        <w:rPr>
          <w:rFonts w:ascii="Open Sans" w:eastAsia="Open Sans" w:hAnsi="Open Sans" w:cs="Open Sans"/>
          <w:sz w:val="40"/>
          <w:szCs w:val="40"/>
        </w:rPr>
      </w:pPr>
      <w:r>
        <w:rPr>
          <w:rFonts w:ascii="Open Sans" w:eastAsia="Open Sans" w:hAnsi="Open Sans" w:cs="Open Sans"/>
          <w:b/>
          <w:bCs/>
          <w:color w:val="3B6191"/>
          <w:spacing w:val="4"/>
          <w:sz w:val="40"/>
          <w:szCs w:val="40"/>
        </w:rPr>
        <w:lastRenderedPageBreak/>
        <w:t>D</w:t>
      </w:r>
      <w:r>
        <w:rPr>
          <w:rFonts w:ascii="Open Sans" w:eastAsia="Open Sans" w:hAnsi="Open Sans" w:cs="Open Sans"/>
          <w:b/>
          <w:bCs/>
          <w:color w:val="3B6191"/>
          <w:spacing w:val="-2"/>
          <w:sz w:val="40"/>
          <w:szCs w:val="40"/>
        </w:rPr>
        <w:t>riv</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w:t>
      </w:r>
      <w:r>
        <w:rPr>
          <w:rFonts w:ascii="Open Sans" w:eastAsia="Open Sans" w:hAnsi="Open Sans" w:cs="Open Sans"/>
          <w:b/>
          <w:bCs/>
          <w:color w:val="3B6191"/>
          <w:sz w:val="40"/>
          <w:szCs w:val="40"/>
        </w:rPr>
        <w:t>s</w:t>
      </w:r>
      <w:r>
        <w:rPr>
          <w:rFonts w:ascii="Open Sans" w:eastAsia="Open Sans" w:hAnsi="Open Sans" w:cs="Open Sans"/>
          <w:b/>
          <w:bCs/>
          <w:color w:val="3B6191"/>
          <w:spacing w:val="7"/>
          <w:sz w:val="40"/>
          <w:szCs w:val="40"/>
        </w:rPr>
        <w:t xml:space="preserve"> </w:t>
      </w:r>
      <w:r>
        <w:rPr>
          <w:rFonts w:ascii="Open Sans" w:eastAsia="Open Sans" w:hAnsi="Open Sans" w:cs="Open Sans"/>
          <w:b/>
          <w:bCs/>
          <w:color w:val="3B6191"/>
          <w:spacing w:val="-5"/>
          <w:sz w:val="40"/>
          <w:szCs w:val="40"/>
        </w:rPr>
        <w:t>G</w:t>
      </w:r>
      <w:r>
        <w:rPr>
          <w:rFonts w:ascii="Open Sans" w:eastAsia="Open Sans" w:hAnsi="Open Sans" w:cs="Open Sans"/>
          <w:b/>
          <w:bCs/>
          <w:color w:val="3B6191"/>
          <w:spacing w:val="-2"/>
          <w:sz w:val="40"/>
          <w:szCs w:val="40"/>
        </w:rPr>
        <w:t>a</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z w:val="40"/>
          <w:szCs w:val="40"/>
        </w:rPr>
        <w:t>t</w:t>
      </w:r>
      <w:r>
        <w:rPr>
          <w:rFonts w:ascii="Open Sans" w:eastAsia="Open Sans" w:hAnsi="Open Sans" w:cs="Open Sans"/>
          <w:b/>
          <w:bCs/>
          <w:color w:val="3B6191"/>
          <w:spacing w:val="22"/>
          <w:sz w:val="40"/>
          <w:szCs w:val="40"/>
        </w:rPr>
        <w:t xml:space="preserve"> </w:t>
      </w:r>
      <w:r>
        <w:rPr>
          <w:rFonts w:ascii="Open Sans" w:eastAsia="Open Sans" w:hAnsi="Open Sans" w:cs="Open Sans"/>
          <w:b/>
          <w:bCs/>
          <w:color w:val="3B6191"/>
          <w:spacing w:val="3"/>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ra</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iv</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1"/>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p>
    <w:p w14:paraId="4BA3A514" w14:textId="77777777" w:rsidR="0074787C" w:rsidRDefault="0074787C">
      <w:pPr>
        <w:spacing w:before="3" w:after="0" w:line="180" w:lineRule="exact"/>
        <w:rPr>
          <w:sz w:val="18"/>
          <w:szCs w:val="18"/>
        </w:rPr>
      </w:pPr>
    </w:p>
    <w:p w14:paraId="6000BBF1" w14:textId="45EBDC84" w:rsidR="0074787C" w:rsidRDefault="00656446" w:rsidP="00373B55">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3"/>
          <w:sz w:val="36"/>
          <w:szCs w:val="36"/>
        </w:rPr>
        <w:t>W</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t</w:t>
      </w:r>
      <w:r>
        <w:rPr>
          <w:rFonts w:ascii="Open Sans" w:eastAsia="Open Sans" w:hAnsi="Open Sans" w:cs="Open Sans"/>
          <w:b/>
          <w:bCs/>
          <w:color w:val="4E80BD"/>
          <w:spacing w:val="2"/>
          <w:sz w:val="36"/>
          <w:szCs w:val="36"/>
        </w:rPr>
        <w:t xml:space="preserve"> </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n</w:t>
      </w:r>
      <w:r>
        <w:rPr>
          <w:rFonts w:ascii="Open Sans" w:eastAsia="Open Sans" w:hAnsi="Open Sans" w:cs="Open Sans"/>
          <w:b/>
          <w:bCs/>
          <w:color w:val="4E80BD"/>
          <w:spacing w:val="15"/>
          <w:sz w:val="36"/>
          <w:szCs w:val="36"/>
        </w:rPr>
        <w:t xml:space="preserve"> </w:t>
      </w:r>
      <w:del w:id="72" w:author="Tal" w:date="2016-09-18T18:36:00Z">
        <w:r w:rsidDel="00373B55">
          <w:rPr>
            <w:rFonts w:ascii="Open Sans" w:eastAsia="Open Sans" w:hAnsi="Open Sans" w:cs="Open Sans"/>
            <w:b/>
            <w:bCs/>
            <w:color w:val="4E80BD"/>
            <w:spacing w:val="-7"/>
            <w:sz w:val="36"/>
            <w:szCs w:val="36"/>
          </w:rPr>
          <w:delText>a</w:delText>
        </w:r>
        <w:r w:rsidDel="00373B55">
          <w:rPr>
            <w:rFonts w:ascii="Open Sans" w:eastAsia="Open Sans" w:hAnsi="Open Sans" w:cs="Open Sans"/>
            <w:b/>
            <w:bCs/>
            <w:color w:val="4E80BD"/>
            <w:spacing w:val="3"/>
            <w:sz w:val="36"/>
            <w:szCs w:val="36"/>
          </w:rPr>
          <w:delText>n</w:delText>
        </w:r>
        <w:r w:rsidDel="00373B55">
          <w:rPr>
            <w:rFonts w:ascii="Open Sans" w:eastAsia="Open Sans" w:hAnsi="Open Sans" w:cs="Open Sans"/>
            <w:b/>
            <w:bCs/>
            <w:color w:val="4E80BD"/>
            <w:sz w:val="36"/>
            <w:szCs w:val="36"/>
          </w:rPr>
          <w:delText>d</w:delText>
        </w:r>
        <w:r w:rsidDel="00373B55">
          <w:rPr>
            <w:rFonts w:ascii="Open Sans" w:eastAsia="Open Sans" w:hAnsi="Open Sans" w:cs="Open Sans"/>
            <w:b/>
            <w:bCs/>
            <w:color w:val="4E80BD"/>
            <w:spacing w:val="7"/>
            <w:sz w:val="36"/>
            <w:szCs w:val="36"/>
          </w:rPr>
          <w:delText xml:space="preserve"> </w:delText>
        </w:r>
        <w:r w:rsidDel="00373B55">
          <w:rPr>
            <w:rFonts w:ascii="Open Sans" w:eastAsia="Open Sans" w:hAnsi="Open Sans" w:cs="Open Sans"/>
            <w:b/>
            <w:bCs/>
            <w:color w:val="4E80BD"/>
            <w:spacing w:val="-5"/>
            <w:sz w:val="36"/>
            <w:szCs w:val="36"/>
          </w:rPr>
          <w:delText>c</w:delText>
        </w:r>
        <w:r w:rsidDel="00373B55">
          <w:rPr>
            <w:rFonts w:ascii="Open Sans" w:eastAsia="Open Sans" w:hAnsi="Open Sans" w:cs="Open Sans"/>
            <w:b/>
            <w:bCs/>
            <w:color w:val="4E80BD"/>
            <w:spacing w:val="-7"/>
            <w:sz w:val="36"/>
            <w:szCs w:val="36"/>
          </w:rPr>
          <w:delText>a</w:delText>
        </w:r>
        <w:r w:rsidDel="00373B55">
          <w:rPr>
            <w:rFonts w:ascii="Open Sans" w:eastAsia="Open Sans" w:hAnsi="Open Sans" w:cs="Open Sans"/>
            <w:b/>
            <w:bCs/>
            <w:color w:val="4E80BD"/>
            <w:spacing w:val="3"/>
            <w:sz w:val="36"/>
            <w:szCs w:val="36"/>
          </w:rPr>
          <w:delText>nn</w:delText>
        </w:r>
        <w:r w:rsidDel="00373B55">
          <w:rPr>
            <w:rFonts w:ascii="Open Sans" w:eastAsia="Open Sans" w:hAnsi="Open Sans" w:cs="Open Sans"/>
            <w:b/>
            <w:bCs/>
            <w:color w:val="4E80BD"/>
            <w:spacing w:val="2"/>
            <w:sz w:val="36"/>
            <w:szCs w:val="36"/>
          </w:rPr>
          <w:delText>o</w:delText>
        </w:r>
        <w:r w:rsidDel="00373B55">
          <w:rPr>
            <w:rFonts w:ascii="Open Sans" w:eastAsia="Open Sans" w:hAnsi="Open Sans" w:cs="Open Sans"/>
            <w:b/>
            <w:bCs/>
            <w:color w:val="4E80BD"/>
            <w:sz w:val="36"/>
            <w:szCs w:val="36"/>
          </w:rPr>
          <w:delText>t</w:delText>
        </w:r>
        <w:r w:rsidDel="00373B55">
          <w:rPr>
            <w:rFonts w:ascii="Open Sans" w:eastAsia="Open Sans" w:hAnsi="Open Sans" w:cs="Open Sans"/>
            <w:b/>
            <w:bCs/>
            <w:color w:val="4E80BD"/>
            <w:spacing w:val="5"/>
            <w:sz w:val="36"/>
            <w:szCs w:val="36"/>
          </w:rPr>
          <w:delText xml:space="preserve"> </w:delText>
        </w:r>
      </w:del>
      <w:r>
        <w:rPr>
          <w:rFonts w:ascii="Open Sans" w:eastAsia="Open Sans" w:hAnsi="Open Sans" w:cs="Open Sans"/>
          <w:b/>
          <w:bCs/>
          <w:color w:val="4E80BD"/>
          <w:spacing w:val="-3"/>
          <w:sz w:val="36"/>
          <w:szCs w:val="36"/>
        </w:rPr>
        <w:t>b</w:t>
      </w:r>
      <w:r>
        <w:rPr>
          <w:rFonts w:ascii="Open Sans" w:eastAsia="Open Sans" w:hAnsi="Open Sans" w:cs="Open Sans"/>
          <w:b/>
          <w:bCs/>
          <w:color w:val="4E80BD"/>
          <w:sz w:val="36"/>
          <w:szCs w:val="36"/>
        </w:rPr>
        <w:t>e</w:t>
      </w:r>
      <w:r>
        <w:rPr>
          <w:rFonts w:ascii="Open Sans" w:eastAsia="Open Sans" w:hAnsi="Open Sans" w:cs="Open Sans"/>
          <w:b/>
          <w:bCs/>
          <w:color w:val="4E80BD"/>
          <w:spacing w:val="5"/>
          <w:sz w:val="36"/>
          <w:szCs w:val="36"/>
        </w:rPr>
        <w:t xml:space="preserve"> </w:t>
      </w:r>
      <w:proofErr w:type="gramStart"/>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d</w:t>
      </w:r>
      <w:proofErr w:type="gramEnd"/>
    </w:p>
    <w:p w14:paraId="1736F7ED" w14:textId="77777777" w:rsidR="0074787C" w:rsidRDefault="002D0355">
      <w:pPr>
        <w:spacing w:before="84" w:after="0" w:line="240" w:lineRule="auto"/>
        <w:ind w:left="415" w:right="-20"/>
        <w:rPr>
          <w:rFonts w:ascii="Open Sans" w:eastAsia="Open Sans" w:hAnsi="Open Sans" w:cs="Open Sans"/>
        </w:rPr>
      </w:pPr>
      <w:r>
        <w:pict w14:anchorId="5B64B5DC">
          <v:shape id="_x0000_s1191" type="#_x0000_t75" style="position:absolute;left:0;text-align:left;margin-left:72.75pt;margin-top:10.05pt;width:4.5pt;height:4.5pt;z-index:-1287;mso-position-horizontal-relative:page">
            <v:imagedata r:id="rId14" o:title=""/>
            <w10:wrap anchorx="page"/>
          </v:shape>
        </w:pict>
      </w:r>
      <w:r w:rsidR="00656446">
        <w:rPr>
          <w:rFonts w:ascii="Open Sans" w:eastAsia="Open Sans" w:hAnsi="Open Sans" w:cs="Open Sans"/>
          <w:spacing w:val="-2"/>
        </w:rPr>
        <w:t>T</w:t>
      </w:r>
      <w:r w:rsidR="00656446">
        <w:rPr>
          <w:rFonts w:ascii="Open Sans" w:eastAsia="Open Sans" w:hAnsi="Open Sans" w:cs="Open Sans"/>
        </w:rPr>
        <w:t>r</w:t>
      </w:r>
      <w:r w:rsidR="00656446">
        <w:rPr>
          <w:rFonts w:ascii="Open Sans" w:eastAsia="Open Sans" w:hAnsi="Open Sans" w:cs="Open Sans"/>
          <w:spacing w:val="5"/>
        </w:rPr>
        <w:t>i</w:t>
      </w:r>
      <w:r w:rsidR="00656446">
        <w:rPr>
          <w:rFonts w:ascii="Open Sans" w:eastAsia="Open Sans" w:hAnsi="Open Sans" w:cs="Open Sans"/>
        </w:rPr>
        <w:t>ps</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a</w:t>
      </w:r>
      <w:r w:rsidR="00656446">
        <w:rPr>
          <w:rFonts w:ascii="Open Sans" w:eastAsia="Open Sans" w:hAnsi="Open Sans" w:cs="Open Sans"/>
        </w:rPr>
        <w:t>n</w:t>
      </w:r>
      <w:r w:rsidR="00656446">
        <w:rPr>
          <w:rFonts w:ascii="Open Sans" w:eastAsia="Open Sans" w:hAnsi="Open Sans" w:cs="Open Sans"/>
          <w:spacing w:val="2"/>
        </w:rPr>
        <w:t xml:space="preserve"> </w:t>
      </w:r>
      <w:r w:rsidR="00656446">
        <w:rPr>
          <w:rFonts w:ascii="Open Sans" w:eastAsia="Open Sans" w:hAnsi="Open Sans" w:cs="Open Sans"/>
        </w:rPr>
        <w:t>h</w:t>
      </w:r>
      <w:r w:rsidR="00656446">
        <w:rPr>
          <w:rFonts w:ascii="Open Sans" w:eastAsia="Open Sans" w:hAnsi="Open Sans" w:cs="Open Sans"/>
          <w:spacing w:val="-2"/>
        </w:rPr>
        <w:t>a</w:t>
      </w:r>
      <w:r w:rsidR="00656446">
        <w:rPr>
          <w:rFonts w:ascii="Open Sans" w:eastAsia="Open Sans" w:hAnsi="Open Sans" w:cs="Open Sans"/>
          <w:spacing w:val="-5"/>
        </w:rPr>
        <w:t>v</w:t>
      </w:r>
      <w:r w:rsidR="00656446">
        <w:rPr>
          <w:rFonts w:ascii="Open Sans" w:eastAsia="Open Sans" w:hAnsi="Open Sans" w:cs="Open Sans"/>
        </w:rPr>
        <w:t>e</w:t>
      </w:r>
      <w:r w:rsidR="00656446">
        <w:rPr>
          <w:rFonts w:ascii="Open Sans" w:eastAsia="Open Sans" w:hAnsi="Open Sans" w:cs="Open Sans"/>
          <w:spacing w:val="-3"/>
        </w:rPr>
        <w:t xml:space="preserve"> t</w:t>
      </w:r>
      <w:r w:rsidR="00656446">
        <w:rPr>
          <w:rFonts w:ascii="Open Sans" w:eastAsia="Open Sans" w:hAnsi="Open Sans" w:cs="Open Sans"/>
        </w:rPr>
        <w:t>h</w:t>
      </w:r>
      <w:r w:rsidR="00656446">
        <w:rPr>
          <w:rFonts w:ascii="Open Sans" w:eastAsia="Open Sans" w:hAnsi="Open Sans" w:cs="Open Sans"/>
          <w:spacing w:val="-3"/>
        </w:rPr>
        <w:t>e</w:t>
      </w:r>
      <w:r w:rsidR="00656446">
        <w:rPr>
          <w:rFonts w:ascii="Open Sans" w:eastAsia="Open Sans" w:hAnsi="Open Sans" w:cs="Open Sans"/>
          <w:spacing w:val="5"/>
        </w:rPr>
        <w:t>i</w:t>
      </w:r>
      <w:r w:rsidR="00656446">
        <w:rPr>
          <w:rFonts w:ascii="Open Sans" w:eastAsia="Open Sans" w:hAnsi="Open Sans" w:cs="Open Sans"/>
        </w:rPr>
        <w:t>r</w:t>
      </w:r>
      <w:r w:rsidR="00656446">
        <w:rPr>
          <w:rFonts w:ascii="Open Sans" w:eastAsia="Open Sans" w:hAnsi="Open Sans" w:cs="Open Sans"/>
          <w:spacing w:val="1"/>
        </w:rPr>
        <w:t xml:space="preserve"> </w:t>
      </w:r>
      <w:r w:rsidR="00656446">
        <w:rPr>
          <w:rFonts w:ascii="Open Sans" w:eastAsia="Open Sans" w:hAnsi="Open Sans" w:cs="Open Sans"/>
        </w:rPr>
        <w:t>s</w:t>
      </w:r>
      <w:r w:rsidR="00656446">
        <w:rPr>
          <w:rFonts w:ascii="Open Sans" w:eastAsia="Open Sans" w:hAnsi="Open Sans" w:cs="Open Sans"/>
          <w:spacing w:val="-3"/>
        </w:rPr>
        <w:t>t</w:t>
      </w:r>
      <w:r w:rsidR="00656446">
        <w:rPr>
          <w:rFonts w:ascii="Open Sans" w:eastAsia="Open Sans" w:hAnsi="Open Sans" w:cs="Open Sans"/>
          <w:spacing w:val="-2"/>
        </w:rPr>
        <w:t>a</w:t>
      </w:r>
      <w:r w:rsidR="00656446">
        <w:rPr>
          <w:rFonts w:ascii="Open Sans" w:eastAsia="Open Sans" w:hAnsi="Open Sans" w:cs="Open Sans"/>
        </w:rPr>
        <w:t>r</w:t>
      </w:r>
      <w:r w:rsidR="00656446">
        <w:rPr>
          <w:rFonts w:ascii="Open Sans" w:eastAsia="Open Sans" w:hAnsi="Open Sans" w:cs="Open Sans"/>
          <w:spacing w:val="-3"/>
        </w:rPr>
        <w:t>t</w:t>
      </w:r>
      <w:r w:rsidR="00656446">
        <w:rPr>
          <w:rFonts w:ascii="Open Sans" w:eastAsia="Open Sans" w:hAnsi="Open Sans" w:cs="Open Sans"/>
          <w:spacing w:val="-6"/>
        </w:rPr>
        <w:t>/</w:t>
      </w:r>
      <w:r w:rsidR="00656446">
        <w:rPr>
          <w:rFonts w:ascii="Open Sans" w:eastAsia="Open Sans" w:hAnsi="Open Sans" w:cs="Open Sans"/>
          <w:spacing w:val="-3"/>
        </w:rPr>
        <w:t>e</w:t>
      </w:r>
      <w:r w:rsidR="00656446">
        <w:rPr>
          <w:rFonts w:ascii="Open Sans" w:eastAsia="Open Sans" w:hAnsi="Open Sans" w:cs="Open Sans"/>
        </w:rPr>
        <w:t xml:space="preserve">nd </w:t>
      </w:r>
      <w:r w:rsidR="00656446">
        <w:rPr>
          <w:rFonts w:ascii="Open Sans" w:eastAsia="Open Sans" w:hAnsi="Open Sans" w:cs="Open Sans"/>
          <w:spacing w:val="-3"/>
        </w:rPr>
        <w:t>t</w:t>
      </w:r>
      <w:r w:rsidR="00656446">
        <w:rPr>
          <w:rFonts w:ascii="Open Sans" w:eastAsia="Open Sans" w:hAnsi="Open Sans" w:cs="Open Sans"/>
          <w:spacing w:val="5"/>
        </w:rPr>
        <w:t>im</w:t>
      </w:r>
      <w:r w:rsidR="00656446">
        <w:rPr>
          <w:rFonts w:ascii="Open Sans" w:eastAsia="Open Sans" w:hAnsi="Open Sans" w:cs="Open Sans"/>
          <w:spacing w:val="-3"/>
        </w:rPr>
        <w:t>e</w:t>
      </w:r>
      <w:r w:rsidR="00656446">
        <w:rPr>
          <w:rFonts w:ascii="Open Sans" w:eastAsia="Open Sans" w:hAnsi="Open Sans" w:cs="Open Sans"/>
        </w:rPr>
        <w:t>s</w:t>
      </w:r>
      <w:r w:rsidR="00656446">
        <w:rPr>
          <w:rFonts w:ascii="Open Sans" w:eastAsia="Open Sans" w:hAnsi="Open Sans" w:cs="Open Sans"/>
          <w:spacing w:val="2"/>
        </w:rPr>
        <w:t xml:space="preserve"> </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3"/>
        </w:rPr>
        <w:t>te</w:t>
      </w:r>
      <w:r w:rsidR="00656446">
        <w:rPr>
          <w:rFonts w:ascii="Open Sans" w:eastAsia="Open Sans" w:hAnsi="Open Sans" w:cs="Open Sans"/>
        </w:rPr>
        <w:t xml:space="preserve">d </w:t>
      </w:r>
      <w:r w:rsidR="00656446">
        <w:rPr>
          <w:rFonts w:ascii="Open Sans" w:eastAsia="Open Sans" w:hAnsi="Open Sans" w:cs="Open Sans"/>
          <w:spacing w:val="2"/>
        </w:rPr>
        <w:t>o</w:t>
      </w:r>
      <w:r w:rsidR="00656446">
        <w:rPr>
          <w:rFonts w:ascii="Open Sans" w:eastAsia="Open Sans" w:hAnsi="Open Sans" w:cs="Open Sans"/>
        </w:rPr>
        <w:t>r</w:t>
      </w:r>
      <w:r w:rsidR="00656446">
        <w:rPr>
          <w:rFonts w:ascii="Open Sans" w:eastAsia="Open Sans" w:hAnsi="Open Sans" w:cs="Open Sans"/>
          <w:spacing w:val="3"/>
        </w:rPr>
        <w:t xml:space="preserve"> </w:t>
      </w:r>
      <w:r w:rsidR="00656446">
        <w:rPr>
          <w:rFonts w:ascii="Open Sans" w:eastAsia="Open Sans" w:hAnsi="Open Sans" w:cs="Open Sans"/>
        </w:rPr>
        <w:t>be</w:t>
      </w:r>
      <w:r w:rsidR="00656446">
        <w:rPr>
          <w:rFonts w:ascii="Open Sans" w:eastAsia="Open Sans" w:hAnsi="Open Sans" w:cs="Open Sans"/>
          <w:spacing w:val="-2"/>
        </w:rPr>
        <w:t xml:space="preserve"> </w:t>
      </w:r>
      <w:r w:rsidR="00656446">
        <w:rPr>
          <w:rFonts w:ascii="Open Sans" w:eastAsia="Open Sans" w:hAnsi="Open Sans" w:cs="Open Sans"/>
        </w:rPr>
        <w:t>r</w:t>
      </w:r>
      <w:r w:rsidR="00656446">
        <w:rPr>
          <w:rFonts w:ascii="Open Sans" w:eastAsia="Open Sans" w:hAnsi="Open Sans" w:cs="Open Sans"/>
          <w:spacing w:val="-3"/>
        </w:rPr>
        <w:t>e</w:t>
      </w:r>
      <w:r w:rsidR="00656446">
        <w:rPr>
          <w:rFonts w:ascii="Open Sans" w:eastAsia="Open Sans" w:hAnsi="Open Sans" w:cs="Open Sans"/>
          <w:spacing w:val="5"/>
        </w:rPr>
        <w:t>m</w:t>
      </w:r>
      <w:r w:rsidR="00656446">
        <w:rPr>
          <w:rFonts w:ascii="Open Sans" w:eastAsia="Open Sans" w:hAnsi="Open Sans" w:cs="Open Sans"/>
          <w:spacing w:val="2"/>
        </w:rPr>
        <w:t>o</w:t>
      </w:r>
      <w:r w:rsidR="00656446">
        <w:rPr>
          <w:rFonts w:ascii="Open Sans" w:eastAsia="Open Sans" w:hAnsi="Open Sans" w:cs="Open Sans"/>
          <w:spacing w:val="-5"/>
        </w:rPr>
        <w:t>v</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o</w:t>
      </w:r>
      <w:r w:rsidR="00656446">
        <w:rPr>
          <w:rFonts w:ascii="Open Sans" w:eastAsia="Open Sans" w:hAnsi="Open Sans" w:cs="Open Sans"/>
          <w:spacing w:val="5"/>
        </w:rPr>
        <w:t>m</w:t>
      </w:r>
      <w:r w:rsidR="00656446">
        <w:rPr>
          <w:rFonts w:ascii="Open Sans" w:eastAsia="Open Sans" w:hAnsi="Open Sans" w:cs="Open Sans"/>
        </w:rPr>
        <w:t>p</w:t>
      </w:r>
      <w:r w:rsidR="00656446">
        <w:rPr>
          <w:rFonts w:ascii="Open Sans" w:eastAsia="Open Sans" w:hAnsi="Open Sans" w:cs="Open Sans"/>
          <w:spacing w:val="5"/>
        </w:rPr>
        <w:t>l</w:t>
      </w:r>
      <w:r w:rsidR="00656446">
        <w:rPr>
          <w:rFonts w:ascii="Open Sans" w:eastAsia="Open Sans" w:hAnsi="Open Sans" w:cs="Open Sans"/>
          <w:spacing w:val="-3"/>
        </w:rPr>
        <w:t>ete</w:t>
      </w:r>
      <w:r w:rsidR="00656446">
        <w:rPr>
          <w:rFonts w:ascii="Open Sans" w:eastAsia="Open Sans" w:hAnsi="Open Sans" w:cs="Open Sans"/>
          <w:spacing w:val="5"/>
        </w:rPr>
        <w:t>l</w:t>
      </w:r>
      <w:r w:rsidR="00656446">
        <w:rPr>
          <w:rFonts w:ascii="Open Sans" w:eastAsia="Open Sans" w:hAnsi="Open Sans" w:cs="Open Sans"/>
        </w:rPr>
        <w:t>y</w:t>
      </w:r>
    </w:p>
    <w:p w14:paraId="45E6F709" w14:textId="7164E1D6" w:rsidR="00373B55" w:rsidRDefault="002D0355">
      <w:pPr>
        <w:spacing w:before="75" w:after="0" w:line="240" w:lineRule="auto"/>
        <w:ind w:left="415" w:right="206"/>
        <w:rPr>
          <w:rFonts w:ascii="Open Sans" w:eastAsia="Open Sans" w:hAnsi="Open Sans" w:cs="Open Sans"/>
        </w:rPr>
      </w:pPr>
      <w:del w:id="73" w:author="Tal" w:date="2016-09-18T18:35:00Z">
        <w:r w:rsidDel="00373B55">
          <w:pict w14:anchorId="41A19EAD">
            <v:shape id="_x0000_s1190" type="#_x0000_t75" style="position:absolute;left:0;text-align:left;margin-left:72.75pt;margin-top:9.6pt;width:4.5pt;height:4.5pt;z-index:-1286;mso-position-horizontal-relative:page">
              <v:imagedata r:id="rId14" o:title=""/>
              <w10:wrap anchorx="page"/>
            </v:shape>
          </w:pict>
        </w:r>
        <w:r w:rsidR="00656446" w:rsidDel="00373B55">
          <w:rPr>
            <w:rFonts w:ascii="Open Sans" w:eastAsia="Open Sans" w:hAnsi="Open Sans" w:cs="Open Sans"/>
            <w:spacing w:val="5"/>
          </w:rPr>
          <w:delText>D</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dh</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ds</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t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he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g</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nn</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ng</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f</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a du</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y</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5"/>
          </w:rPr>
          <w:delText>i</w:delText>
        </w:r>
        <w:r w:rsidR="00656446" w:rsidDel="00373B55">
          <w:rPr>
            <w:rFonts w:ascii="Open Sans" w:eastAsia="Open Sans" w:hAnsi="Open Sans" w:cs="Open Sans"/>
            <w:spacing w:val="-3"/>
          </w:rPr>
          <w:delText>te</w:delText>
        </w:r>
        <w:r w:rsidR="00656446" w:rsidDel="00373B55">
          <w:rPr>
            <w:rFonts w:ascii="Open Sans" w:eastAsia="Open Sans" w:hAnsi="Open Sans" w:cs="Open Sans"/>
          </w:rPr>
          <w:delText xml:space="preserve">d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r</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rPr>
          <w:delText>r</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m</w:delText>
        </w:r>
        <w:r w:rsidR="00656446" w:rsidDel="00373B55">
          <w:rPr>
            <w:rFonts w:ascii="Open Sans" w:eastAsia="Open Sans" w:hAnsi="Open Sans" w:cs="Open Sans"/>
            <w:spacing w:val="2"/>
          </w:rPr>
          <w:delText>o</w:delText>
        </w:r>
        <w:r w:rsidR="00656446" w:rsidDel="00373B55">
          <w:rPr>
            <w:rFonts w:ascii="Open Sans" w:eastAsia="Open Sans" w:hAnsi="Open Sans" w:cs="Open Sans"/>
            <w:spacing w:val="-5"/>
          </w:rPr>
          <w:delText>v</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4"/>
          </w:rPr>
          <w:delText>A</w:delText>
        </w:r>
        <w:r w:rsidR="00656446" w:rsidDel="00373B55">
          <w:rPr>
            <w:rFonts w:ascii="Open Sans" w:eastAsia="Open Sans" w:hAnsi="Open Sans" w:cs="Open Sans"/>
          </w:rPr>
          <w:delText>p</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rt</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1"/>
          </w:rPr>
          <w:delText>f</w:delText>
        </w:r>
        <w:r w:rsidR="00656446" w:rsidDel="00373B55">
          <w:rPr>
            <w:rFonts w:ascii="Open Sans" w:eastAsia="Open Sans" w:hAnsi="Open Sans" w:cs="Open Sans"/>
          </w:rPr>
          <w:delText>r</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m d</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l</w:delText>
        </w:r>
        <w:r w:rsidR="00656446" w:rsidDel="00373B55">
          <w:rPr>
            <w:rFonts w:ascii="Open Sans" w:eastAsia="Open Sans" w:hAnsi="Open Sans" w:cs="Open Sans"/>
            <w:spacing w:val="-3"/>
          </w:rPr>
          <w:delText>et</w:delText>
        </w:r>
        <w:r w:rsidR="00656446" w:rsidDel="00373B55">
          <w:rPr>
            <w:rFonts w:ascii="Open Sans" w:eastAsia="Open Sans" w:hAnsi="Open Sans" w:cs="Open Sans"/>
            <w:spacing w:val="5"/>
          </w:rPr>
          <w:delText>i</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n,</w:delText>
        </w:r>
        <w:r w:rsidR="00656446" w:rsidDel="00373B55">
          <w:rPr>
            <w:rFonts w:ascii="Open Sans" w:eastAsia="Open Sans" w:hAnsi="Open Sans" w:cs="Open Sans"/>
            <w:spacing w:val="5"/>
          </w:rPr>
          <w:delText xml:space="preserve">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h</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se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l</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m</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n</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s</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ch</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ng</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o</w:delText>
        </w:r>
        <w:r w:rsidR="00656446" w:rsidDel="00373B55">
          <w:rPr>
            <w:rFonts w:ascii="Open Sans" w:eastAsia="Open Sans" w:hAnsi="Open Sans" w:cs="Open Sans"/>
            <w:spacing w:val="5"/>
          </w:rPr>
          <w:delText xml:space="preserve"> </w:delText>
        </w:r>
        <w:r w:rsidR="00656446" w:rsidDel="00373B55">
          <w:rPr>
            <w:rFonts w:ascii="Open Sans" w:eastAsia="Open Sans" w:hAnsi="Open Sans" w:cs="Open Sans"/>
          </w:rPr>
          <w:delText xml:space="preserve">a </w:delText>
        </w:r>
        <w:r w:rsidR="00656446" w:rsidDel="00373B55">
          <w:rPr>
            <w:rFonts w:ascii="Open Sans" w:eastAsia="Open Sans" w:hAnsi="Open Sans" w:cs="Open Sans"/>
            <w:spacing w:val="-3"/>
          </w:rPr>
          <w:delText>t</w:delText>
        </w:r>
        <w:r w:rsidR="00656446" w:rsidDel="00373B55">
          <w:rPr>
            <w:rFonts w:ascii="Open Sans" w:eastAsia="Open Sans" w:hAnsi="Open Sans" w:cs="Open Sans"/>
            <w:spacing w:val="-2"/>
          </w:rPr>
          <w:delText>a</w:delText>
        </w:r>
        <w:r w:rsidR="00656446" w:rsidDel="00373B55">
          <w:rPr>
            <w:rFonts w:ascii="Open Sans" w:eastAsia="Open Sans" w:hAnsi="Open Sans" w:cs="Open Sans"/>
            <w:spacing w:val="5"/>
          </w:rPr>
          <w:delText>x</w:delText>
        </w:r>
        <w:r w:rsidR="00656446" w:rsidDel="00373B55">
          <w:rPr>
            <w:rFonts w:ascii="Open Sans" w:eastAsia="Open Sans" w:hAnsi="Open Sans" w:cs="Open Sans"/>
          </w:rPr>
          <w:delText>i</w:delText>
        </w:r>
        <w:r w:rsidR="00656446" w:rsidDel="00373B55">
          <w:rPr>
            <w:rFonts w:ascii="Open Sans" w:eastAsia="Open Sans" w:hAnsi="Open Sans" w:cs="Open Sans"/>
            <w:spacing w:val="5"/>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5"/>
          </w:rPr>
          <w:delText>v</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ce</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5"/>
          </w:rPr>
          <w:delText>v</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rs</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2"/>
          </w:rPr>
          <w:delText>T</w:delText>
        </w:r>
        <w:r w:rsidR="00656446" w:rsidDel="00373B55">
          <w:rPr>
            <w:rFonts w:ascii="Open Sans" w:eastAsia="Open Sans" w:hAnsi="Open Sans" w:cs="Open Sans"/>
          </w:rPr>
          <w:delText>hus,</w:delText>
        </w:r>
        <w:r w:rsidR="00656446" w:rsidDel="00373B55">
          <w:rPr>
            <w:rFonts w:ascii="Open Sans" w:eastAsia="Open Sans" w:hAnsi="Open Sans" w:cs="Open Sans"/>
            <w:spacing w:val="6"/>
          </w:rPr>
          <w:delText xml:space="preserve"> </w:delText>
        </w:r>
        <w:r w:rsidR="00656446" w:rsidDel="00373B55">
          <w:rPr>
            <w:rFonts w:ascii="Open Sans" w:eastAsia="Open Sans" w:hAnsi="Open Sans" w:cs="Open Sans"/>
          </w:rPr>
          <w:delText>pu</w:delText>
        </w:r>
        <w:r w:rsidR="00656446" w:rsidDel="00373B55">
          <w:rPr>
            <w:rFonts w:ascii="Open Sans" w:eastAsia="Open Sans" w:hAnsi="Open Sans" w:cs="Open Sans"/>
            <w:spacing w:val="5"/>
          </w:rPr>
          <w:delText>l</w:delText>
        </w:r>
        <w:r w:rsidR="00656446" w:rsidDel="00373B55">
          <w:rPr>
            <w:rFonts w:ascii="Open Sans" w:eastAsia="Open Sans" w:hAnsi="Open Sans" w:cs="Open Sans"/>
          </w:rPr>
          <w:delText>l</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u</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s</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nd pu</w:delText>
        </w:r>
        <w:r w:rsidR="00656446" w:rsidDel="00373B55">
          <w:rPr>
            <w:rFonts w:ascii="Open Sans" w:eastAsia="Open Sans" w:hAnsi="Open Sans" w:cs="Open Sans"/>
            <w:spacing w:val="5"/>
          </w:rPr>
          <w:delText>l</w:delText>
        </w:r>
        <w:r w:rsidR="00656446" w:rsidDel="00373B55">
          <w:rPr>
            <w:rFonts w:ascii="Open Sans" w:eastAsia="Open Sans" w:hAnsi="Open Sans" w:cs="Open Sans"/>
          </w:rPr>
          <w:delText>l</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ns</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t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he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g</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nn</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ng</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f</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a du</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y</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5"/>
          </w:rPr>
          <w:delText>i</w:delText>
        </w:r>
        <w:r w:rsidR="00656446" w:rsidDel="00373B55">
          <w:rPr>
            <w:rFonts w:ascii="Open Sans" w:eastAsia="Open Sans" w:hAnsi="Open Sans" w:cs="Open Sans"/>
            <w:spacing w:val="-3"/>
          </w:rPr>
          <w:delText>te</w:delText>
        </w:r>
        <w:r w:rsidR="00656446" w:rsidDel="00373B55">
          <w:rPr>
            <w:rFonts w:ascii="Open Sans" w:eastAsia="Open Sans" w:hAnsi="Open Sans" w:cs="Open Sans"/>
          </w:rPr>
          <w:delText>d.</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spacing w:val="-2"/>
          </w:rPr>
          <w:delText>T</w:delText>
        </w:r>
        <w:r w:rsidR="00656446" w:rsidDel="00373B55">
          <w:rPr>
            <w:rFonts w:ascii="Open Sans" w:eastAsia="Open Sans" w:hAnsi="Open Sans" w:cs="Open Sans"/>
          </w:rPr>
          <w:delText>h</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se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ccurr</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ng</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 xml:space="preserve">he </w:delText>
        </w:r>
        <w:r w:rsidR="00656446" w:rsidDel="00373B55">
          <w:rPr>
            <w:rFonts w:ascii="Open Sans" w:eastAsia="Open Sans" w:hAnsi="Open Sans" w:cs="Open Sans"/>
            <w:spacing w:val="5"/>
          </w:rPr>
          <w:delText>mi</w:delText>
        </w:r>
        <w:r w:rsidR="00656446" w:rsidDel="00373B55">
          <w:rPr>
            <w:rFonts w:ascii="Open Sans" w:eastAsia="Open Sans" w:hAnsi="Open Sans" w:cs="Open Sans"/>
          </w:rPr>
          <w:delText>dd</w:delText>
        </w:r>
        <w:r w:rsidR="00656446" w:rsidDel="00373B55">
          <w:rPr>
            <w:rFonts w:ascii="Open Sans" w:eastAsia="Open Sans" w:hAnsi="Open Sans" w:cs="Open Sans"/>
            <w:spacing w:val="5"/>
          </w:rPr>
          <w:delText>l</w:delText>
        </w:r>
        <w:r w:rsidR="00656446" w:rsidDel="00373B55">
          <w:rPr>
            <w:rFonts w:ascii="Open Sans" w:eastAsia="Open Sans" w:hAnsi="Open Sans" w:cs="Open Sans"/>
          </w:rPr>
          <w:delText>e</w:delText>
        </w:r>
        <w:r w:rsidR="00656446" w:rsidDel="00373B55">
          <w:rPr>
            <w:rFonts w:ascii="Open Sans" w:eastAsia="Open Sans" w:hAnsi="Open Sans" w:cs="Open Sans"/>
            <w:spacing w:val="-5"/>
          </w:rPr>
          <w:delText xml:space="preserve">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f</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a du</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y</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nn</w:delText>
        </w:r>
        <w:r w:rsidR="00656446" w:rsidDel="00373B55">
          <w:rPr>
            <w:rFonts w:ascii="Open Sans" w:eastAsia="Open Sans" w:hAnsi="Open Sans" w:cs="Open Sans"/>
            <w:spacing w:val="2"/>
          </w:rPr>
          <w:delText>o</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w:delText>
        </w:r>
      </w:del>
    </w:p>
    <w:p w14:paraId="04777FEF" w14:textId="77777777" w:rsidR="00373B55" w:rsidRDefault="002D0355">
      <w:pPr>
        <w:spacing w:before="75" w:after="0" w:line="300" w:lineRule="auto"/>
        <w:ind w:left="415" w:right="77"/>
        <w:rPr>
          <w:ins w:id="74" w:author="Tal" w:date="2016-09-18T18:38:00Z"/>
          <w:rFonts w:ascii="Open Sans" w:eastAsia="Open Sans" w:hAnsi="Open Sans" w:cs="Open Sans"/>
        </w:rPr>
      </w:pPr>
      <w:del w:id="75" w:author="Tal" w:date="2016-09-18T18:36:00Z">
        <w:r w:rsidDel="00373B55">
          <w:pict w14:anchorId="70511FF2">
            <v:shape id="_x0000_s1189" type="#_x0000_t75" style="position:absolute;left:0;text-align:left;margin-left:72.75pt;margin-top:9.6pt;width:4.5pt;height:4.5pt;z-index:-1285;mso-position-horizontal-relative:page">
              <v:imagedata r:id="rId14" o:title=""/>
              <w10:wrap anchorx="page"/>
            </v:shape>
          </w:pict>
        </w:r>
        <w:r w:rsidDel="00373B55">
          <w:pict w14:anchorId="73438398">
            <v:shape id="_x0000_s1188" type="#_x0000_t75" style="position:absolute;left:0;text-align:left;margin-left:72.75pt;margin-top:28.35pt;width:4.5pt;height:4.5pt;z-index:-1284;mso-position-horizontal-relative:page">
              <v:imagedata r:id="rId14" o:title=""/>
              <w10:wrap anchorx="page"/>
            </v:shape>
          </w:pict>
        </w:r>
        <w:r w:rsidR="00656446" w:rsidDel="00373B55">
          <w:rPr>
            <w:rFonts w:ascii="Open Sans" w:eastAsia="Open Sans" w:hAnsi="Open Sans" w:cs="Open Sans"/>
            <w:spacing w:val="-6"/>
          </w:rPr>
          <w:delText>O</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h</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r d</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dh</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ds,</w:delText>
        </w:r>
        <w:r w:rsidR="00656446" w:rsidDel="00373B55">
          <w:rPr>
            <w:rFonts w:ascii="Open Sans" w:eastAsia="Open Sans" w:hAnsi="Open Sans" w:cs="Open Sans"/>
            <w:spacing w:val="4"/>
          </w:rPr>
          <w:delText xml:space="preserve"> </w:delText>
        </w:r>
        <w:r w:rsidR="00656446" w:rsidDel="00373B55">
          <w:rPr>
            <w:rFonts w:ascii="Open Sans" w:eastAsia="Open Sans" w:hAnsi="Open Sans" w:cs="Open Sans"/>
          </w:rPr>
          <w:delText>sp</w:delText>
        </w:r>
        <w:r w:rsidR="00656446" w:rsidDel="00373B55">
          <w:rPr>
            <w:rFonts w:ascii="Open Sans" w:eastAsia="Open Sans" w:hAnsi="Open Sans" w:cs="Open Sans"/>
            <w:spacing w:val="5"/>
          </w:rPr>
          <w:delText>li</w:delText>
        </w:r>
        <w:r w:rsidR="00656446" w:rsidDel="00373B55">
          <w:rPr>
            <w:rFonts w:ascii="Open Sans" w:eastAsia="Open Sans" w:hAnsi="Open Sans" w:cs="Open Sans"/>
          </w:rPr>
          <w:delText>t</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br</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spacing w:val="5"/>
          </w:rPr>
          <w:delText>k</w:delText>
        </w:r>
        <w:r w:rsidR="00656446" w:rsidDel="00373B55">
          <w:rPr>
            <w:rFonts w:ascii="Open Sans" w:eastAsia="Open Sans" w:hAnsi="Open Sans" w:cs="Open Sans"/>
          </w:rPr>
          <w:delText>s,</w:delText>
        </w:r>
        <w:r w:rsidR="00656446" w:rsidDel="00373B55">
          <w:rPr>
            <w:rFonts w:ascii="Open Sans" w:eastAsia="Open Sans" w:hAnsi="Open Sans" w:cs="Open Sans"/>
            <w:spacing w:val="6"/>
          </w:rPr>
          <w:delText xml:space="preserve"> </w:delText>
        </w:r>
        <w:r w:rsidR="00656446" w:rsidDel="00373B55">
          <w:rPr>
            <w:rFonts w:ascii="Open Sans" w:eastAsia="Open Sans" w:hAnsi="Open Sans" w:cs="Open Sans"/>
          </w:rPr>
          <w:delText>pr</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6"/>
          </w:rPr>
          <w:delText>/</w:delText>
        </w:r>
        <w:r w:rsidR="00656446" w:rsidDel="00373B55">
          <w:rPr>
            <w:rFonts w:ascii="Open Sans" w:eastAsia="Open Sans" w:hAnsi="Open Sans" w:cs="Open Sans"/>
          </w:rPr>
          <w:delText>p</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st</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nd s</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 xml:space="preserve">gn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n</w:delText>
        </w:r>
        <w:r w:rsidR="00656446" w:rsidDel="00373B55">
          <w:rPr>
            <w:rFonts w:ascii="Open Sans" w:eastAsia="Open Sans" w:hAnsi="Open Sans" w:cs="Open Sans"/>
            <w:spacing w:val="-6"/>
          </w:rPr>
          <w:delText>/</w:delText>
        </w:r>
        <w:r w:rsidR="00656446" w:rsidDel="00373B55">
          <w:rPr>
            <w:rFonts w:ascii="Open Sans" w:eastAsia="Open Sans" w:hAnsi="Open Sans" w:cs="Open Sans"/>
            <w:spacing w:val="2"/>
          </w:rPr>
          <w:delText>o</w:delText>
        </w:r>
        <w:r w:rsidR="00656446" w:rsidDel="00373B55">
          <w:rPr>
            <w:rFonts w:ascii="Open Sans" w:eastAsia="Open Sans" w:hAnsi="Open Sans" w:cs="Open Sans"/>
            <w:spacing w:val="1"/>
          </w:rPr>
          <w:delText>f</w:delText>
        </w:r>
        <w:r w:rsidR="00656446" w:rsidDel="00373B55">
          <w:rPr>
            <w:rFonts w:ascii="Open Sans" w:eastAsia="Open Sans" w:hAnsi="Open Sans" w:cs="Open Sans"/>
          </w:rPr>
          <w:delText xml:space="preserve">f </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l</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m</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n</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s</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nn</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t</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rPr>
          <w:delText>be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5"/>
          </w:rPr>
          <w:delText>i</w:delText>
        </w:r>
        <w:r w:rsidR="00656446" w:rsidDel="00373B55">
          <w:rPr>
            <w:rFonts w:ascii="Open Sans" w:eastAsia="Open Sans" w:hAnsi="Open Sans" w:cs="Open Sans"/>
            <w:spacing w:val="-3"/>
          </w:rPr>
          <w:delText>te</w:delText>
        </w:r>
        <w:r w:rsidR="00656446" w:rsidDel="00373B55">
          <w:rPr>
            <w:rFonts w:ascii="Open Sans" w:eastAsia="Open Sans" w:hAnsi="Open Sans" w:cs="Open Sans"/>
          </w:rPr>
          <w:delText xml:space="preserve">d. </w:delText>
        </w:r>
      </w:del>
    </w:p>
    <w:p w14:paraId="11D154D9" w14:textId="13ECF5BF" w:rsidR="00373B55" w:rsidRDefault="00373B55" w:rsidP="00373B55">
      <w:pPr>
        <w:spacing w:before="75" w:after="0" w:line="300" w:lineRule="auto"/>
        <w:ind w:left="415" w:right="77"/>
        <w:rPr>
          <w:ins w:id="76" w:author="Tal" w:date="2016-09-18T18:39:00Z"/>
          <w:rFonts w:ascii="Open Sans" w:eastAsia="Open Sans" w:hAnsi="Open Sans" w:cs="Open Sans"/>
          <w:spacing w:val="8"/>
        </w:rPr>
        <w:pPrChange w:id="77" w:author="Tal" w:date="2016-09-18T18:39:00Z">
          <w:pPr>
            <w:spacing w:after="0" w:line="225" w:lineRule="exact"/>
            <w:ind w:left="415" w:right="-20"/>
          </w:pPr>
        </w:pPrChange>
      </w:pPr>
      <w:ins w:id="78" w:author="Tal" w:date="2016-09-18T18:39:00Z">
        <w:r>
          <w:rPr>
            <w:rFonts w:ascii="Open Sans" w:eastAsia="Open Sans" w:hAnsi="Open Sans" w:cs="Open Sans"/>
            <w:spacing w:val="8"/>
          </w:rPr>
          <w:t>Depot pull in destination or depot pull out origin can be changed</w:t>
        </w:r>
      </w:ins>
    </w:p>
    <w:p w14:paraId="2661E077" w14:textId="531D3969" w:rsidR="00373B55" w:rsidRDefault="00373B55" w:rsidP="00373B55">
      <w:pPr>
        <w:spacing w:before="75" w:after="0" w:line="300" w:lineRule="auto"/>
        <w:ind w:left="415" w:right="77"/>
        <w:rPr>
          <w:ins w:id="79" w:author="Tal" w:date="2016-09-18T18:40:00Z"/>
          <w:rFonts w:ascii="Open Sans" w:eastAsia="Open Sans" w:hAnsi="Open Sans" w:cs="Open Sans"/>
          <w:spacing w:val="8"/>
        </w:rPr>
        <w:pPrChange w:id="80" w:author="Tal" w:date="2016-09-18T18:40:00Z">
          <w:pPr>
            <w:spacing w:after="0" w:line="225" w:lineRule="exact"/>
            <w:ind w:left="415" w:right="-20"/>
          </w:pPr>
        </w:pPrChange>
      </w:pPr>
      <w:ins w:id="81" w:author="Tal" w:date="2016-09-18T18:40:00Z">
        <w:r>
          <w:rPr>
            <w:rFonts w:ascii="Open Sans" w:eastAsia="Open Sans" w:hAnsi="Open Sans" w:cs="Open Sans"/>
            <w:spacing w:val="8"/>
          </w:rPr>
          <w:t>Taxi can be added / removed / replaced by a deadhead</w:t>
        </w:r>
      </w:ins>
    </w:p>
    <w:p w14:paraId="3D000FCE" w14:textId="7773AE57" w:rsidR="0074787C" w:rsidRDefault="00656446">
      <w:pPr>
        <w:spacing w:before="75" w:after="0" w:line="300" w:lineRule="auto"/>
        <w:ind w:left="415" w:right="77"/>
        <w:rPr>
          <w:rFonts w:ascii="Open Sans" w:eastAsia="Open Sans" w:hAnsi="Open Sans" w:cs="Open Sans"/>
        </w:rPr>
      </w:pPr>
      <w:r>
        <w:rPr>
          <w:rFonts w:ascii="Open Sans" w:eastAsia="Open Sans" w:hAnsi="Open Sans" w:cs="Open Sans"/>
          <w:spacing w:val="8"/>
        </w:rPr>
        <w:t>B</w:t>
      </w:r>
      <w:r>
        <w:rPr>
          <w:rFonts w:ascii="Open Sans" w:eastAsia="Open Sans" w:hAnsi="Open Sans" w:cs="Open Sans"/>
          <w:spacing w:val="5"/>
        </w:rPr>
        <w:t>l</w:t>
      </w:r>
      <w:r>
        <w:rPr>
          <w:rFonts w:ascii="Open Sans" w:eastAsia="Open Sans" w:hAnsi="Open Sans" w:cs="Open Sans"/>
          <w:spacing w:val="2"/>
        </w:rPr>
        <w:t>o</w:t>
      </w:r>
      <w:r>
        <w:rPr>
          <w:rFonts w:ascii="Open Sans" w:eastAsia="Open Sans" w:hAnsi="Open Sans" w:cs="Open Sans"/>
        </w:rPr>
        <w:t>ck</w:t>
      </w:r>
      <w:r>
        <w:rPr>
          <w:rFonts w:ascii="Open Sans" w:eastAsia="Open Sans" w:hAnsi="Open Sans" w:cs="Open Sans"/>
          <w:spacing w:val="4"/>
        </w:rPr>
        <w:t xml:space="preserve"> </w:t>
      </w:r>
      <w:r>
        <w:rPr>
          <w:rFonts w:ascii="Open Sans" w:eastAsia="Open Sans" w:hAnsi="Open Sans" w:cs="Open Sans"/>
          <w:spacing w:val="5"/>
        </w:rPr>
        <w:t>i</w:t>
      </w:r>
      <w:r>
        <w:rPr>
          <w:rFonts w:ascii="Open Sans" w:eastAsia="Open Sans" w:hAnsi="Open Sans" w:cs="Open Sans"/>
        </w:rPr>
        <w:t>n</w:t>
      </w:r>
      <w:r>
        <w:rPr>
          <w:rFonts w:ascii="Open Sans" w:eastAsia="Open Sans" w:hAnsi="Open Sans" w:cs="Open Sans"/>
          <w:spacing w:val="1"/>
        </w:rPr>
        <w:t>f</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5"/>
        </w:rPr>
        <w:t>m</w:t>
      </w:r>
      <w:r>
        <w:rPr>
          <w:rFonts w:ascii="Open Sans" w:eastAsia="Open Sans" w:hAnsi="Open Sans" w:cs="Open Sans"/>
          <w:spacing w:val="-2"/>
        </w:rPr>
        <w:t>a</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2"/>
        </w:rPr>
        <w:t xml:space="preserve"> </w:t>
      </w:r>
      <w:r>
        <w:rPr>
          <w:rFonts w:ascii="Open Sans" w:eastAsia="Open Sans" w:hAnsi="Open Sans" w:cs="Open Sans"/>
        </w:rPr>
        <w:t>b</w:t>
      </w:r>
      <w:r>
        <w:rPr>
          <w:rFonts w:ascii="Open Sans" w:eastAsia="Open Sans" w:hAnsi="Open Sans" w:cs="Open Sans"/>
          <w:spacing w:val="2"/>
        </w:rPr>
        <w:t>o</w:t>
      </w:r>
      <w:r>
        <w:rPr>
          <w:rFonts w:ascii="Open Sans" w:eastAsia="Open Sans" w:hAnsi="Open Sans" w:cs="Open Sans"/>
          <w:spacing w:val="5"/>
        </w:rPr>
        <w:t>x</w:t>
      </w:r>
      <w:r>
        <w:rPr>
          <w:rFonts w:ascii="Open Sans" w:eastAsia="Open Sans" w:hAnsi="Open Sans" w:cs="Open Sans"/>
          <w:spacing w:val="-3"/>
        </w:rPr>
        <w:t>e</w:t>
      </w:r>
      <w:r>
        <w:rPr>
          <w:rFonts w:ascii="Open Sans" w:eastAsia="Open Sans" w:hAnsi="Open Sans" w:cs="Open Sans"/>
        </w:rPr>
        <w:t xml:space="preserve">s </w:t>
      </w:r>
      <w:r>
        <w:rPr>
          <w:rFonts w:ascii="Open Sans" w:eastAsia="Open Sans" w:hAnsi="Open Sans" w:cs="Open Sans"/>
          <w:spacing w:val="2"/>
        </w:rPr>
        <w:t>o</w:t>
      </w:r>
      <w:r>
        <w:rPr>
          <w:rFonts w:ascii="Open Sans" w:eastAsia="Open Sans" w:hAnsi="Open Sans" w:cs="Open Sans"/>
          <w:spacing w:val="1"/>
        </w:rPr>
        <w:t>ff</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1"/>
        </w:rPr>
        <w:t xml:space="preserve"> </w:t>
      </w:r>
      <w:r>
        <w:rPr>
          <w:rFonts w:ascii="Open Sans" w:eastAsia="Open Sans" w:hAnsi="Open Sans" w:cs="Open Sans"/>
          <w:spacing w:val="-3"/>
        </w:rPr>
        <w:t>e</w:t>
      </w:r>
      <w:r>
        <w:rPr>
          <w:rFonts w:ascii="Open Sans" w:eastAsia="Open Sans" w:hAnsi="Open Sans" w:cs="Open Sans"/>
        </w:rPr>
        <w:t>d</w:t>
      </w:r>
      <w:r>
        <w:rPr>
          <w:rFonts w:ascii="Open Sans" w:eastAsia="Open Sans" w:hAnsi="Open Sans" w:cs="Open Sans"/>
          <w:spacing w:val="5"/>
        </w:rPr>
        <w:t>i</w:t>
      </w:r>
      <w:r>
        <w:rPr>
          <w:rFonts w:ascii="Open Sans" w:eastAsia="Open Sans" w:hAnsi="Open Sans" w:cs="Open Sans"/>
          <w:spacing w:val="-3"/>
        </w:rPr>
        <w:t>t</w:t>
      </w:r>
      <w:r>
        <w:rPr>
          <w:rFonts w:ascii="Open Sans" w:eastAsia="Open Sans" w:hAnsi="Open Sans" w:cs="Open Sans"/>
          <w:spacing w:val="-2"/>
        </w:rPr>
        <w:t>a</w:t>
      </w:r>
      <w:r>
        <w:rPr>
          <w:rFonts w:ascii="Open Sans" w:eastAsia="Open Sans" w:hAnsi="Open Sans" w:cs="Open Sans"/>
        </w:rPr>
        <w:t>b</w:t>
      </w:r>
      <w:r>
        <w:rPr>
          <w:rFonts w:ascii="Open Sans" w:eastAsia="Open Sans" w:hAnsi="Open Sans" w:cs="Open Sans"/>
          <w:spacing w:val="5"/>
        </w:rPr>
        <w:t>l</w:t>
      </w:r>
      <w:r>
        <w:rPr>
          <w:rFonts w:ascii="Open Sans" w:eastAsia="Open Sans" w:hAnsi="Open Sans" w:cs="Open Sans"/>
        </w:rPr>
        <w:t>e</w:t>
      </w:r>
      <w:r>
        <w:rPr>
          <w:rFonts w:ascii="Open Sans" w:eastAsia="Open Sans" w:hAnsi="Open Sans" w:cs="Open Sans"/>
          <w:spacing w:val="-5"/>
        </w:rPr>
        <w:t xml:space="preserve"> </w:t>
      </w:r>
      <w:r>
        <w:rPr>
          <w:rFonts w:ascii="Open Sans" w:eastAsia="Open Sans" w:hAnsi="Open Sans" w:cs="Open Sans"/>
          <w:spacing w:val="1"/>
        </w:rPr>
        <w:t>f</w:t>
      </w:r>
      <w:r>
        <w:rPr>
          <w:rFonts w:ascii="Open Sans" w:eastAsia="Open Sans" w:hAnsi="Open Sans" w:cs="Open Sans"/>
          <w:spacing w:val="5"/>
        </w:rPr>
        <w:t>i</w:t>
      </w:r>
      <w:r>
        <w:rPr>
          <w:rFonts w:ascii="Open Sans" w:eastAsia="Open Sans" w:hAnsi="Open Sans" w:cs="Open Sans"/>
          <w:spacing w:val="-3"/>
        </w:rPr>
        <w:t>e</w:t>
      </w:r>
      <w:r>
        <w:rPr>
          <w:rFonts w:ascii="Open Sans" w:eastAsia="Open Sans" w:hAnsi="Open Sans" w:cs="Open Sans"/>
          <w:spacing w:val="5"/>
        </w:rPr>
        <w:t>l</w:t>
      </w:r>
      <w:r>
        <w:rPr>
          <w:rFonts w:ascii="Open Sans" w:eastAsia="Open Sans" w:hAnsi="Open Sans" w:cs="Open Sans"/>
        </w:rPr>
        <w:t>ds:</w:t>
      </w:r>
      <w:r>
        <w:rPr>
          <w:rFonts w:ascii="Open Sans" w:eastAsia="Open Sans" w:hAnsi="Open Sans" w:cs="Open Sans"/>
          <w:spacing w:val="1"/>
        </w:rPr>
        <w:t xml:space="preserve"> </w:t>
      </w:r>
      <w:r>
        <w:rPr>
          <w:rFonts w:ascii="Open Sans" w:eastAsia="Open Sans" w:hAnsi="Open Sans" w:cs="Open Sans"/>
          <w:spacing w:val="5"/>
        </w:rPr>
        <w:t>D</w:t>
      </w:r>
      <w:r>
        <w:rPr>
          <w:rFonts w:ascii="Open Sans" w:eastAsia="Open Sans" w:hAnsi="Open Sans" w:cs="Open Sans"/>
        </w:rPr>
        <w:t>r</w:t>
      </w:r>
      <w:r>
        <w:rPr>
          <w:rFonts w:ascii="Open Sans" w:eastAsia="Open Sans" w:hAnsi="Open Sans" w:cs="Open Sans"/>
          <w:spacing w:val="5"/>
        </w:rPr>
        <w:t>i</w:t>
      </w:r>
      <w:r>
        <w:rPr>
          <w:rFonts w:ascii="Open Sans" w:eastAsia="Open Sans" w:hAnsi="Open Sans" w:cs="Open Sans"/>
          <w:spacing w:val="-5"/>
        </w:rPr>
        <w:t>v</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1"/>
        </w:rPr>
        <w:t xml:space="preserve"> </w:t>
      </w:r>
      <w:r>
        <w:rPr>
          <w:rFonts w:ascii="Open Sans" w:eastAsia="Open Sans" w:hAnsi="Open Sans" w:cs="Open Sans"/>
          <w:spacing w:val="-1"/>
        </w:rPr>
        <w:t>I</w:t>
      </w:r>
      <w:r>
        <w:rPr>
          <w:rFonts w:ascii="Open Sans" w:eastAsia="Open Sans" w:hAnsi="Open Sans" w:cs="Open Sans"/>
        </w:rPr>
        <w:t>D</w:t>
      </w:r>
      <w:r>
        <w:rPr>
          <w:rFonts w:ascii="Open Sans" w:eastAsia="Open Sans" w:hAnsi="Open Sans" w:cs="Open Sans"/>
          <w:spacing w:val="6"/>
        </w:rPr>
        <w:t xml:space="preserve"> </w:t>
      </w:r>
      <w:r>
        <w:rPr>
          <w:rFonts w:ascii="Open Sans" w:eastAsia="Open Sans" w:hAnsi="Open Sans" w:cs="Open Sans"/>
          <w:spacing w:val="-2"/>
        </w:rPr>
        <w:t>a</w:t>
      </w:r>
      <w:r>
        <w:rPr>
          <w:rFonts w:ascii="Open Sans" w:eastAsia="Open Sans" w:hAnsi="Open Sans" w:cs="Open Sans"/>
        </w:rPr>
        <w:t>nd s</w:t>
      </w:r>
      <w:r>
        <w:rPr>
          <w:rFonts w:ascii="Open Sans" w:eastAsia="Open Sans" w:hAnsi="Open Sans" w:cs="Open Sans"/>
          <w:spacing w:val="-3"/>
        </w:rPr>
        <w:t>t</w:t>
      </w:r>
      <w:r>
        <w:rPr>
          <w:rFonts w:ascii="Open Sans" w:eastAsia="Open Sans" w:hAnsi="Open Sans" w:cs="Open Sans"/>
          <w:spacing w:val="-2"/>
        </w:rPr>
        <w:t>a</w:t>
      </w:r>
      <w:r>
        <w:rPr>
          <w:rFonts w:ascii="Open Sans" w:eastAsia="Open Sans" w:hAnsi="Open Sans" w:cs="Open Sans"/>
        </w:rPr>
        <w:t>r</w:t>
      </w:r>
      <w:r>
        <w:rPr>
          <w:rFonts w:ascii="Open Sans" w:eastAsia="Open Sans" w:hAnsi="Open Sans" w:cs="Open Sans"/>
          <w:spacing w:val="-3"/>
        </w:rPr>
        <w:t>t</w:t>
      </w:r>
      <w:r>
        <w:rPr>
          <w:rFonts w:ascii="Open Sans" w:eastAsia="Open Sans" w:hAnsi="Open Sans" w:cs="Open Sans"/>
          <w:spacing w:val="-6"/>
        </w:rPr>
        <w:t>/</w:t>
      </w:r>
      <w:r>
        <w:rPr>
          <w:rFonts w:ascii="Open Sans" w:eastAsia="Open Sans" w:hAnsi="Open Sans" w:cs="Open Sans"/>
          <w:spacing w:val="-3"/>
        </w:rPr>
        <w:t>e</w:t>
      </w:r>
      <w:r>
        <w:rPr>
          <w:rFonts w:ascii="Open Sans" w:eastAsia="Open Sans" w:hAnsi="Open Sans" w:cs="Open Sans"/>
        </w:rPr>
        <w:t xml:space="preserve">nd </w:t>
      </w:r>
      <w:r>
        <w:rPr>
          <w:rFonts w:ascii="Open Sans" w:eastAsia="Open Sans" w:hAnsi="Open Sans" w:cs="Open Sans"/>
          <w:spacing w:val="5"/>
        </w:rPr>
        <w:t>l</w:t>
      </w:r>
      <w:r>
        <w:rPr>
          <w:rFonts w:ascii="Open Sans" w:eastAsia="Open Sans" w:hAnsi="Open Sans" w:cs="Open Sans"/>
          <w:spacing w:val="2"/>
        </w:rPr>
        <w:t>o</w:t>
      </w:r>
      <w:r>
        <w:rPr>
          <w:rFonts w:ascii="Open Sans" w:eastAsia="Open Sans" w:hAnsi="Open Sans" w:cs="Open Sans"/>
        </w:rPr>
        <w:t>c</w:t>
      </w:r>
      <w:r>
        <w:rPr>
          <w:rFonts w:ascii="Open Sans" w:eastAsia="Open Sans" w:hAnsi="Open Sans" w:cs="Open Sans"/>
          <w:spacing w:val="-2"/>
        </w:rPr>
        <w:t>a</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ns</w:t>
      </w:r>
      <w:r>
        <w:rPr>
          <w:rFonts w:ascii="Open Sans" w:eastAsia="Open Sans" w:hAnsi="Open Sans" w:cs="Open Sans"/>
          <w:spacing w:val="1"/>
        </w:rPr>
        <w:t xml:space="preserve"> f</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2"/>
        </w:rPr>
        <w:t xml:space="preserve"> </w:t>
      </w:r>
      <w:r>
        <w:rPr>
          <w:rFonts w:ascii="Open Sans" w:eastAsia="Open Sans" w:hAnsi="Open Sans" w:cs="Open Sans"/>
          <w:spacing w:val="-3"/>
        </w:rPr>
        <w:t>t</w:t>
      </w:r>
      <w:r>
        <w:rPr>
          <w:rFonts w:ascii="Open Sans" w:eastAsia="Open Sans" w:hAnsi="Open Sans" w:cs="Open Sans"/>
        </w:rPr>
        <w:t>he</w:t>
      </w:r>
    </w:p>
    <w:p w14:paraId="466B2B00" w14:textId="77777777" w:rsidR="0074787C" w:rsidRDefault="00656446">
      <w:pPr>
        <w:spacing w:after="0" w:line="225" w:lineRule="exact"/>
        <w:ind w:left="415" w:right="-20"/>
        <w:rPr>
          <w:rFonts w:ascii="Open Sans" w:eastAsia="Open Sans" w:hAnsi="Open Sans" w:cs="Open Sans"/>
        </w:rPr>
      </w:pPr>
      <w:proofErr w:type="gramStart"/>
      <w:r>
        <w:rPr>
          <w:rFonts w:ascii="Open Sans" w:eastAsia="Open Sans" w:hAnsi="Open Sans" w:cs="Open Sans"/>
          <w:position w:val="2"/>
        </w:rPr>
        <w:t>du</w:t>
      </w:r>
      <w:r>
        <w:rPr>
          <w:rFonts w:ascii="Open Sans" w:eastAsia="Open Sans" w:hAnsi="Open Sans" w:cs="Open Sans"/>
          <w:spacing w:val="-3"/>
          <w:position w:val="2"/>
        </w:rPr>
        <w:t>t</w:t>
      </w:r>
      <w:r>
        <w:rPr>
          <w:rFonts w:ascii="Open Sans" w:eastAsia="Open Sans" w:hAnsi="Open Sans" w:cs="Open Sans"/>
          <w:spacing w:val="-6"/>
          <w:position w:val="2"/>
        </w:rPr>
        <w:t>y</w:t>
      </w:r>
      <w:proofErr w:type="gramEnd"/>
      <w:r>
        <w:rPr>
          <w:rFonts w:ascii="Open Sans" w:eastAsia="Open Sans" w:hAnsi="Open Sans" w:cs="Open Sans"/>
          <w:position w:val="2"/>
        </w:rPr>
        <w:t>.</w:t>
      </w:r>
    </w:p>
    <w:p w14:paraId="185D7EB0" w14:textId="77777777" w:rsidR="0074787C" w:rsidRDefault="0074787C">
      <w:pPr>
        <w:spacing w:before="16" w:after="0" w:line="220" w:lineRule="exact"/>
      </w:pPr>
    </w:p>
    <w:p w14:paraId="55D1D7B0" w14:textId="5F179B96" w:rsidR="0074787C" w:rsidRDefault="00656446" w:rsidP="00373B55">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6"/>
          <w:sz w:val="36"/>
          <w:szCs w:val="36"/>
        </w:rPr>
        <w:t>M</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6"/>
          <w:sz w:val="36"/>
          <w:szCs w:val="36"/>
        </w:rPr>
        <w:t>v</w:t>
      </w:r>
      <w:r>
        <w:rPr>
          <w:rFonts w:ascii="Open Sans" w:eastAsia="Open Sans" w:hAnsi="Open Sans" w:cs="Open Sans"/>
          <w:b/>
          <w:bCs/>
          <w:color w:val="4E80BD"/>
          <w:sz w:val="36"/>
          <w:szCs w:val="36"/>
        </w:rPr>
        <w:t>e</w:t>
      </w:r>
      <w:r>
        <w:rPr>
          <w:rFonts w:ascii="Open Sans" w:eastAsia="Open Sans" w:hAnsi="Open Sans" w:cs="Open Sans"/>
          <w:b/>
          <w:bCs/>
          <w:color w:val="4E80BD"/>
          <w:spacing w:val="1"/>
          <w:sz w:val="36"/>
          <w:szCs w:val="36"/>
        </w:rPr>
        <w:t xml:space="preserve"> </w:t>
      </w:r>
      <w:r>
        <w:rPr>
          <w:rFonts w:ascii="Open Sans" w:eastAsia="Open Sans" w:hAnsi="Open Sans" w:cs="Open Sans"/>
          <w:b/>
          <w:bCs/>
          <w:color w:val="4E80BD"/>
          <w:sz w:val="36"/>
          <w:szCs w:val="36"/>
        </w:rPr>
        <w:t>a</w:t>
      </w:r>
      <w:r>
        <w:rPr>
          <w:rFonts w:ascii="Open Sans" w:eastAsia="Open Sans" w:hAnsi="Open Sans" w:cs="Open Sans"/>
          <w:b/>
          <w:bCs/>
          <w:color w:val="4E80BD"/>
          <w:spacing w:val="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del w:id="82" w:author="Tal" w:date="2016-09-18T18:41:00Z">
        <w:r w:rsidDel="00373B55">
          <w:rPr>
            <w:rFonts w:ascii="Open Sans" w:eastAsia="Open Sans" w:hAnsi="Open Sans" w:cs="Open Sans"/>
            <w:b/>
            <w:bCs/>
            <w:color w:val="4E80BD"/>
            <w:spacing w:val="-6"/>
            <w:sz w:val="36"/>
            <w:szCs w:val="36"/>
          </w:rPr>
          <w:delText>t</w:delText>
        </w:r>
        <w:r w:rsidDel="00373B55">
          <w:rPr>
            <w:rFonts w:ascii="Open Sans" w:eastAsia="Open Sans" w:hAnsi="Open Sans" w:cs="Open Sans"/>
            <w:b/>
            <w:bCs/>
            <w:color w:val="4E80BD"/>
            <w:sz w:val="36"/>
            <w:szCs w:val="36"/>
          </w:rPr>
          <w:delText>o</w:delText>
        </w:r>
        <w:r w:rsidDel="00373B55">
          <w:rPr>
            <w:rFonts w:ascii="Open Sans" w:eastAsia="Open Sans" w:hAnsi="Open Sans" w:cs="Open Sans"/>
            <w:b/>
            <w:bCs/>
            <w:color w:val="4E80BD"/>
            <w:spacing w:val="14"/>
            <w:sz w:val="36"/>
            <w:szCs w:val="36"/>
          </w:rPr>
          <w:delText xml:space="preserve"> </w:delText>
        </w:r>
        <w:r w:rsidDel="00373B55">
          <w:rPr>
            <w:rFonts w:ascii="Open Sans" w:eastAsia="Open Sans" w:hAnsi="Open Sans" w:cs="Open Sans"/>
            <w:b/>
            <w:bCs/>
            <w:color w:val="4E80BD"/>
            <w:spacing w:val="-7"/>
            <w:sz w:val="36"/>
            <w:szCs w:val="36"/>
          </w:rPr>
          <w:delText>a</w:delText>
        </w:r>
        <w:r w:rsidDel="00373B55">
          <w:rPr>
            <w:rFonts w:ascii="Open Sans" w:eastAsia="Open Sans" w:hAnsi="Open Sans" w:cs="Open Sans"/>
            <w:b/>
            <w:bCs/>
            <w:color w:val="4E80BD"/>
            <w:spacing w:val="3"/>
            <w:sz w:val="36"/>
            <w:szCs w:val="36"/>
          </w:rPr>
          <w:delText>n</w:delText>
        </w:r>
        <w:r w:rsidDel="00373B55">
          <w:rPr>
            <w:rFonts w:ascii="Open Sans" w:eastAsia="Open Sans" w:hAnsi="Open Sans" w:cs="Open Sans"/>
            <w:b/>
            <w:bCs/>
            <w:color w:val="4E80BD"/>
            <w:spacing w:val="2"/>
            <w:sz w:val="36"/>
            <w:szCs w:val="36"/>
          </w:rPr>
          <w:delText>o</w:delText>
        </w:r>
        <w:r w:rsidDel="00373B55">
          <w:rPr>
            <w:rFonts w:ascii="Open Sans" w:eastAsia="Open Sans" w:hAnsi="Open Sans" w:cs="Open Sans"/>
            <w:b/>
            <w:bCs/>
            <w:color w:val="4E80BD"/>
            <w:spacing w:val="-6"/>
            <w:sz w:val="36"/>
            <w:szCs w:val="36"/>
          </w:rPr>
          <w:delText>t</w:delText>
        </w:r>
        <w:r w:rsidDel="00373B55">
          <w:rPr>
            <w:rFonts w:ascii="Open Sans" w:eastAsia="Open Sans" w:hAnsi="Open Sans" w:cs="Open Sans"/>
            <w:b/>
            <w:bCs/>
            <w:color w:val="4E80BD"/>
            <w:spacing w:val="3"/>
            <w:sz w:val="36"/>
            <w:szCs w:val="36"/>
          </w:rPr>
          <w:delText>h</w:delText>
        </w:r>
        <w:r w:rsidDel="00373B55">
          <w:rPr>
            <w:rFonts w:ascii="Open Sans" w:eastAsia="Open Sans" w:hAnsi="Open Sans" w:cs="Open Sans"/>
            <w:b/>
            <w:bCs/>
            <w:color w:val="4E80BD"/>
            <w:spacing w:val="-2"/>
            <w:sz w:val="36"/>
            <w:szCs w:val="36"/>
          </w:rPr>
          <w:delText>e</w:delText>
        </w:r>
        <w:r w:rsidDel="00373B55">
          <w:rPr>
            <w:rFonts w:ascii="Open Sans" w:eastAsia="Open Sans" w:hAnsi="Open Sans" w:cs="Open Sans"/>
            <w:b/>
            <w:bCs/>
            <w:color w:val="4E80BD"/>
            <w:sz w:val="36"/>
            <w:szCs w:val="36"/>
          </w:rPr>
          <w:delText>r</w:delText>
        </w:r>
        <w:r w:rsidDel="00373B55">
          <w:rPr>
            <w:rFonts w:ascii="Open Sans" w:eastAsia="Open Sans" w:hAnsi="Open Sans" w:cs="Open Sans"/>
            <w:b/>
            <w:bCs/>
            <w:color w:val="4E80BD"/>
            <w:spacing w:val="11"/>
            <w:sz w:val="36"/>
            <w:szCs w:val="36"/>
          </w:rPr>
          <w:delText xml:space="preserve"> </w:delText>
        </w:r>
        <w:r w:rsidDel="00373B55">
          <w:rPr>
            <w:rFonts w:ascii="Open Sans" w:eastAsia="Open Sans" w:hAnsi="Open Sans" w:cs="Open Sans"/>
            <w:b/>
            <w:bCs/>
            <w:color w:val="4E80BD"/>
            <w:spacing w:val="4"/>
            <w:sz w:val="36"/>
            <w:szCs w:val="36"/>
          </w:rPr>
          <w:delText>D</w:delText>
        </w:r>
        <w:r w:rsidDel="00373B55">
          <w:rPr>
            <w:rFonts w:ascii="Open Sans" w:eastAsia="Open Sans" w:hAnsi="Open Sans" w:cs="Open Sans"/>
            <w:b/>
            <w:bCs/>
            <w:color w:val="4E80BD"/>
            <w:spacing w:val="3"/>
            <w:sz w:val="36"/>
            <w:szCs w:val="36"/>
          </w:rPr>
          <w:delText>u</w:delText>
        </w:r>
        <w:r w:rsidDel="00373B55">
          <w:rPr>
            <w:rFonts w:ascii="Open Sans" w:eastAsia="Open Sans" w:hAnsi="Open Sans" w:cs="Open Sans"/>
            <w:b/>
            <w:bCs/>
            <w:color w:val="4E80BD"/>
            <w:spacing w:val="-6"/>
            <w:sz w:val="36"/>
            <w:szCs w:val="36"/>
          </w:rPr>
          <w:delText>t</w:delText>
        </w:r>
        <w:r w:rsidDel="00373B55">
          <w:rPr>
            <w:rFonts w:ascii="Open Sans" w:eastAsia="Open Sans" w:hAnsi="Open Sans" w:cs="Open Sans"/>
            <w:b/>
            <w:bCs/>
            <w:color w:val="4E80BD"/>
            <w:sz w:val="36"/>
            <w:szCs w:val="36"/>
          </w:rPr>
          <w:delText>y</w:delText>
        </w:r>
      </w:del>
    </w:p>
    <w:p w14:paraId="6E4C6C27" w14:textId="77777777" w:rsidR="0074787C" w:rsidRDefault="00656446">
      <w:pPr>
        <w:spacing w:before="84" w:after="0" w:line="240" w:lineRule="auto"/>
        <w:ind w:left="115" w:right="393"/>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qu</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4"/>
        </w:rPr>
        <w:t>-</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3"/>
        </w:rPr>
        <w:t xml:space="preserve"> 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6"/>
        </w:rPr>
        <w:t>20</w:t>
      </w:r>
      <w:r>
        <w:rPr>
          <w:rFonts w:ascii="Open Sans" w:eastAsia="Open Sans" w:hAnsi="Open Sans" w:cs="Open Sans"/>
          <w:color w:val="3F3F3F"/>
        </w:rPr>
        <w:t>1</w:t>
      </w:r>
      <w:r>
        <w:rPr>
          <w:rFonts w:ascii="Open Sans" w:eastAsia="Open Sans" w:hAnsi="Open Sans" w:cs="Open Sans"/>
          <w:color w:val="3F3F3F"/>
          <w:spacing w:val="-7"/>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a d</w:t>
      </w:r>
      <w:r>
        <w:rPr>
          <w:rFonts w:ascii="Open Sans" w:eastAsia="Open Sans" w:hAnsi="Open Sans" w:cs="Open Sans"/>
          <w:color w:val="3F3F3F"/>
          <w:spacing w:val="5"/>
        </w:rPr>
        <w:t>i</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nt du</w:t>
      </w:r>
      <w:r>
        <w:rPr>
          <w:rFonts w:ascii="Open Sans" w:eastAsia="Open Sans" w:hAnsi="Open Sans" w:cs="Open Sans"/>
          <w:color w:val="3F3F3F"/>
          <w:spacing w:val="-3"/>
        </w:rPr>
        <w:t>t</w:t>
      </w:r>
      <w:r>
        <w:rPr>
          <w:rFonts w:ascii="Open Sans" w:eastAsia="Open Sans" w:hAnsi="Open Sans" w:cs="Open Sans"/>
          <w:color w:val="3F3F3F"/>
          <w:spacing w:val="-6"/>
        </w:rPr>
        <w:t>y</w:t>
      </w:r>
      <w:r>
        <w:rPr>
          <w:rFonts w:ascii="Open Sans" w:eastAsia="Open Sans" w:hAnsi="Open Sans" w:cs="Open Sans"/>
          <w:color w:val="3F3F3F"/>
        </w:rPr>
        <w:t>:</w:t>
      </w:r>
    </w:p>
    <w:p w14:paraId="04DDFF9E" w14:textId="77777777" w:rsidR="0074787C" w:rsidRDefault="0074787C">
      <w:pPr>
        <w:spacing w:before="2" w:after="0" w:line="130" w:lineRule="exact"/>
        <w:rPr>
          <w:sz w:val="13"/>
          <w:szCs w:val="13"/>
        </w:rPr>
      </w:pPr>
    </w:p>
    <w:p w14:paraId="53A41628" w14:textId="77777777" w:rsidR="0074787C" w:rsidRDefault="002D0355">
      <w:pPr>
        <w:spacing w:after="0" w:line="240" w:lineRule="auto"/>
        <w:ind w:left="115" w:right="-20"/>
        <w:rPr>
          <w:rFonts w:ascii="Times New Roman" w:eastAsia="Times New Roman" w:hAnsi="Times New Roman" w:cs="Times New Roman"/>
          <w:sz w:val="20"/>
          <w:szCs w:val="20"/>
        </w:rPr>
      </w:pPr>
      <w:r>
        <w:pict w14:anchorId="001C41A7">
          <v:shape id="_x0000_i1028" type="#_x0000_t75" style="width:459.75pt;height:278.25pt;mso-position-horizontal-relative:char;mso-position-vertical-relative:line">
            <v:imagedata r:id="rId15" o:title=""/>
          </v:shape>
        </w:pict>
      </w:r>
    </w:p>
    <w:p w14:paraId="58F2DA7D" w14:textId="77777777" w:rsidR="0074787C" w:rsidRDefault="0074787C">
      <w:pPr>
        <w:spacing w:before="2" w:after="0" w:line="110" w:lineRule="exact"/>
        <w:rPr>
          <w:sz w:val="11"/>
          <w:szCs w:val="11"/>
        </w:rPr>
      </w:pPr>
    </w:p>
    <w:p w14:paraId="77B4E511"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1</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3"/>
        </w:rPr>
        <w:t>Dr</w:t>
      </w:r>
      <w:r>
        <w:rPr>
          <w:rFonts w:ascii="Open Sans" w:eastAsia="Open Sans" w:hAnsi="Open Sans" w:cs="Open Sans"/>
          <w:i/>
          <w:spacing w:val="4"/>
        </w:rPr>
        <w:t>iv</w:t>
      </w:r>
      <w:r>
        <w:rPr>
          <w:rFonts w:ascii="Open Sans" w:eastAsia="Open Sans" w:hAnsi="Open Sans" w:cs="Open Sans"/>
          <w:i/>
          <w:spacing w:val="-3"/>
        </w:rPr>
        <w:t>e</w:t>
      </w:r>
      <w:r>
        <w:rPr>
          <w:rFonts w:ascii="Open Sans" w:eastAsia="Open Sans" w:hAnsi="Open Sans" w:cs="Open Sans"/>
          <w:i/>
          <w:spacing w:val="3"/>
        </w:rPr>
        <w:t>r</w:t>
      </w:r>
      <w:r>
        <w:rPr>
          <w:rFonts w:ascii="Open Sans" w:eastAsia="Open Sans" w:hAnsi="Open Sans" w:cs="Open Sans"/>
          <w:i/>
        </w:rPr>
        <w:t>s</w:t>
      </w:r>
      <w:r>
        <w:rPr>
          <w:rFonts w:ascii="Open Sans" w:eastAsia="Open Sans" w:hAnsi="Open Sans" w:cs="Open Sans"/>
          <w:i/>
          <w:spacing w:val="-5"/>
        </w:rPr>
        <w:t xml:space="preserve"> </w:t>
      </w:r>
      <w:r>
        <w:rPr>
          <w:rFonts w:ascii="Open Sans" w:eastAsia="Open Sans" w:hAnsi="Open Sans" w:cs="Open Sans"/>
          <w:i/>
          <w:spacing w:val="1"/>
        </w:rPr>
        <w:t>G</w:t>
      </w:r>
      <w:r>
        <w:rPr>
          <w:rFonts w:ascii="Open Sans" w:eastAsia="Open Sans" w:hAnsi="Open Sans" w:cs="Open Sans"/>
          <w:i/>
          <w:spacing w:val="-4"/>
        </w:rPr>
        <w:t>a</w:t>
      </w:r>
      <w:r>
        <w:rPr>
          <w:rFonts w:ascii="Open Sans" w:eastAsia="Open Sans" w:hAnsi="Open Sans" w:cs="Open Sans"/>
          <w:i/>
          <w:spacing w:val="-7"/>
        </w:rPr>
        <w:t>n</w:t>
      </w:r>
      <w:r>
        <w:rPr>
          <w:rFonts w:ascii="Open Sans" w:eastAsia="Open Sans" w:hAnsi="Open Sans" w:cs="Open Sans"/>
          <w:i/>
          <w:spacing w:val="4"/>
        </w:rPr>
        <w:t>t</w:t>
      </w:r>
      <w:r>
        <w:rPr>
          <w:rFonts w:ascii="Open Sans" w:eastAsia="Open Sans" w:hAnsi="Open Sans" w:cs="Open Sans"/>
          <w:i/>
        </w:rPr>
        <w:t>t</w:t>
      </w:r>
      <w:r>
        <w:rPr>
          <w:rFonts w:ascii="Open Sans" w:eastAsia="Open Sans" w:hAnsi="Open Sans" w:cs="Open Sans"/>
          <w:i/>
          <w:spacing w:val="3"/>
        </w:rPr>
        <w:t xml:space="preserve"> </w:t>
      </w:r>
      <w:r>
        <w:rPr>
          <w:rFonts w:ascii="Open Sans" w:eastAsia="Open Sans" w:hAnsi="Open Sans" w:cs="Open Sans"/>
          <w:i/>
          <w:spacing w:val="-7"/>
        </w:rPr>
        <w:t>p</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spacing w:val="-7"/>
        </w:rPr>
        <w:t>p</w:t>
      </w:r>
      <w:r>
        <w:rPr>
          <w:rFonts w:ascii="Open Sans" w:eastAsia="Open Sans" w:hAnsi="Open Sans" w:cs="Open Sans"/>
          <w:i/>
          <w:spacing w:val="-4"/>
        </w:rPr>
        <w:t>a</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7"/>
        </w:rPr>
        <w:t xml:space="preserve"> </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rPr>
        <w:t>r</w:t>
      </w:r>
      <w:r>
        <w:rPr>
          <w:rFonts w:ascii="Open Sans" w:eastAsia="Open Sans" w:hAnsi="Open Sans" w:cs="Open Sans"/>
          <w:i/>
          <w:spacing w:val="4"/>
        </w:rPr>
        <w:t xml:space="preserve"> </w:t>
      </w:r>
      <w:r>
        <w:rPr>
          <w:rFonts w:ascii="Open Sans" w:eastAsia="Open Sans" w:hAnsi="Open Sans" w:cs="Open Sans"/>
          <w:i/>
          <w:spacing w:val="3"/>
        </w:rPr>
        <w:t>m</w:t>
      </w:r>
      <w:r>
        <w:rPr>
          <w:rFonts w:ascii="Open Sans" w:eastAsia="Open Sans" w:hAnsi="Open Sans" w:cs="Open Sans"/>
          <w:i/>
          <w:spacing w:val="-4"/>
        </w:rPr>
        <w:t>a</w:t>
      </w:r>
      <w:r>
        <w:rPr>
          <w:rFonts w:ascii="Open Sans" w:eastAsia="Open Sans" w:hAnsi="Open Sans" w:cs="Open Sans"/>
          <w:i/>
          <w:spacing w:val="-7"/>
        </w:rPr>
        <w:t>nu</w:t>
      </w:r>
      <w:r>
        <w:rPr>
          <w:rFonts w:ascii="Open Sans" w:eastAsia="Open Sans" w:hAnsi="Open Sans" w:cs="Open Sans"/>
          <w:i/>
          <w:spacing w:val="-4"/>
        </w:rPr>
        <w:t>a</w:t>
      </w:r>
      <w:r>
        <w:rPr>
          <w:rFonts w:ascii="Open Sans" w:eastAsia="Open Sans" w:hAnsi="Open Sans" w:cs="Open Sans"/>
          <w:i/>
        </w:rPr>
        <w:t>l</w:t>
      </w:r>
      <w:r>
        <w:rPr>
          <w:rFonts w:ascii="Open Sans" w:eastAsia="Open Sans" w:hAnsi="Open Sans" w:cs="Open Sans"/>
          <w:i/>
          <w:spacing w:val="4"/>
        </w:rPr>
        <w:t xml:space="preserve"> </w:t>
      </w:r>
      <w:r>
        <w:rPr>
          <w:rFonts w:ascii="Open Sans" w:eastAsia="Open Sans" w:hAnsi="Open Sans" w:cs="Open Sans"/>
          <w:i/>
          <w:spacing w:val="-3"/>
        </w:rPr>
        <w:t>e</w:t>
      </w:r>
      <w:r>
        <w:rPr>
          <w:rFonts w:ascii="Open Sans" w:eastAsia="Open Sans" w:hAnsi="Open Sans" w:cs="Open Sans"/>
          <w:i/>
          <w:spacing w:val="-7"/>
        </w:rPr>
        <w:t>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p>
    <w:p w14:paraId="71C4C073" w14:textId="77777777" w:rsidR="0074787C" w:rsidRDefault="0074787C">
      <w:pPr>
        <w:spacing w:before="1" w:after="0" w:line="130" w:lineRule="exact"/>
        <w:rPr>
          <w:sz w:val="13"/>
          <w:szCs w:val="13"/>
        </w:rPr>
      </w:pPr>
    </w:p>
    <w:p w14:paraId="202D8B40" w14:textId="77777777" w:rsidR="0074787C" w:rsidRDefault="0074787C">
      <w:pPr>
        <w:spacing w:after="0"/>
      </w:pPr>
    </w:p>
    <w:p w14:paraId="38736B62" w14:textId="77777777" w:rsidR="006D36D9" w:rsidRDefault="006D36D9" w:rsidP="006D36D9">
      <w:pPr>
        <w:spacing w:before="62" w:after="0" w:line="240" w:lineRule="auto"/>
        <w:ind w:left="115" w:right="-20"/>
        <w:rPr>
          <w:rFonts w:ascii="Open Sans" w:eastAsia="Open Sans" w:hAnsi="Open Sans" w:cs="Open Sans"/>
          <w:sz w:val="24"/>
          <w:szCs w:val="24"/>
        </w:rPr>
      </w:pPr>
      <w:proofErr w:type="spellStart"/>
      <w:r>
        <w:rPr>
          <w:rFonts w:ascii="Times New Roman" w:eastAsia="Times New Roman" w:hAnsi="Times New Roman" w:cs="Times New Roman"/>
          <w:color w:val="F97F72"/>
          <w:spacing w:val="4"/>
          <w:sz w:val="24"/>
          <w:szCs w:val="24"/>
        </w:rPr>
        <w:t>Ø</w:t>
      </w:r>
      <w:r>
        <w:rPr>
          <w:rFonts w:ascii="Open Sans" w:eastAsia="Open Sans" w:hAnsi="Open Sans" w:cs="Open Sans"/>
          <w:b/>
          <w:bCs/>
          <w:color w:val="3F3F3F"/>
          <w:spacing w:val="-4"/>
          <w:sz w:val="24"/>
          <w:szCs w:val="24"/>
        </w:rPr>
        <w:t>T</w:t>
      </w:r>
      <w:r>
        <w:rPr>
          <w:rFonts w:ascii="Open Sans" w:eastAsia="Open Sans" w:hAnsi="Open Sans" w:cs="Open Sans"/>
          <w:b/>
          <w:bCs/>
          <w:color w:val="3F3F3F"/>
          <w:sz w:val="24"/>
          <w:szCs w:val="24"/>
        </w:rPr>
        <w:t>o</w:t>
      </w:r>
      <w:proofErr w:type="spellEnd"/>
      <w:r>
        <w:rPr>
          <w:rFonts w:ascii="Open Sans" w:eastAsia="Open Sans" w:hAnsi="Open Sans" w:cs="Open Sans"/>
          <w:b/>
          <w:bCs/>
          <w:color w:val="3F3F3F"/>
          <w:spacing w:val="30"/>
          <w:sz w:val="24"/>
          <w:szCs w:val="24"/>
        </w:rPr>
        <w:t xml:space="preserve"> </w:t>
      </w:r>
      <w:r>
        <w:rPr>
          <w:rFonts w:ascii="Open Sans" w:eastAsia="Open Sans" w:hAnsi="Open Sans" w:cs="Open Sans"/>
          <w:b/>
          <w:bCs/>
          <w:color w:val="3F3F3F"/>
          <w:spacing w:val="5"/>
          <w:sz w:val="24"/>
          <w:szCs w:val="24"/>
        </w:rPr>
        <w:t>m</w:t>
      </w:r>
      <w:r>
        <w:rPr>
          <w:rFonts w:ascii="Open Sans" w:eastAsia="Open Sans" w:hAnsi="Open Sans" w:cs="Open Sans"/>
          <w:b/>
          <w:bCs/>
          <w:color w:val="3F3F3F"/>
          <w:spacing w:val="1"/>
          <w:sz w:val="24"/>
          <w:szCs w:val="24"/>
        </w:rPr>
        <w:t>o</w:t>
      </w:r>
      <w:r>
        <w:rPr>
          <w:rFonts w:ascii="Open Sans" w:eastAsia="Open Sans" w:hAnsi="Open Sans" w:cs="Open Sans"/>
          <w:b/>
          <w:bCs/>
          <w:color w:val="3F3F3F"/>
          <w:spacing w:val="-1"/>
          <w:sz w:val="24"/>
          <w:szCs w:val="24"/>
        </w:rPr>
        <w:t>v</w:t>
      </w:r>
      <w:r>
        <w:rPr>
          <w:rFonts w:ascii="Open Sans" w:eastAsia="Open Sans" w:hAnsi="Open Sans" w:cs="Open Sans"/>
          <w:b/>
          <w:bCs/>
          <w:color w:val="3F3F3F"/>
          <w:sz w:val="24"/>
          <w:szCs w:val="24"/>
        </w:rPr>
        <w:t>e</w:t>
      </w:r>
      <w:r>
        <w:rPr>
          <w:rFonts w:ascii="Open Sans" w:eastAsia="Open Sans" w:hAnsi="Open Sans" w:cs="Open Sans"/>
          <w:b/>
          <w:bCs/>
          <w:color w:val="3F3F3F"/>
          <w:spacing w:val="1"/>
          <w:sz w:val="24"/>
          <w:szCs w:val="24"/>
        </w:rPr>
        <w:t xml:space="preserve"> </w:t>
      </w:r>
      <w:r>
        <w:rPr>
          <w:rFonts w:ascii="Open Sans" w:eastAsia="Open Sans" w:hAnsi="Open Sans" w:cs="Open Sans"/>
          <w:b/>
          <w:bCs/>
          <w:color w:val="3F3F3F"/>
          <w:sz w:val="24"/>
          <w:szCs w:val="24"/>
        </w:rPr>
        <w:t>a</w:t>
      </w:r>
      <w:r>
        <w:rPr>
          <w:rFonts w:ascii="Open Sans" w:eastAsia="Open Sans" w:hAnsi="Open Sans" w:cs="Open Sans"/>
          <w:b/>
          <w:bCs/>
          <w:color w:val="3F3F3F"/>
          <w:spacing w:val="18"/>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4"/>
          <w:sz w:val="24"/>
          <w:szCs w:val="24"/>
        </w:rPr>
        <w:t>r</w:t>
      </w:r>
      <w:r>
        <w:rPr>
          <w:rFonts w:ascii="Open Sans" w:eastAsia="Open Sans" w:hAnsi="Open Sans" w:cs="Open Sans"/>
          <w:b/>
          <w:bCs/>
          <w:color w:val="3F3F3F"/>
          <w:spacing w:val="2"/>
          <w:sz w:val="24"/>
          <w:szCs w:val="24"/>
        </w:rPr>
        <w:t>i</w:t>
      </w:r>
      <w:r>
        <w:rPr>
          <w:rFonts w:ascii="Open Sans" w:eastAsia="Open Sans" w:hAnsi="Open Sans" w:cs="Open Sans"/>
          <w:b/>
          <w:bCs/>
          <w:color w:val="3F3F3F"/>
          <w:sz w:val="24"/>
          <w:szCs w:val="24"/>
        </w:rPr>
        <w:t>p</w:t>
      </w:r>
      <w:r>
        <w:rPr>
          <w:rFonts w:ascii="Open Sans" w:eastAsia="Open Sans" w:hAnsi="Open Sans" w:cs="Open Sans"/>
          <w:b/>
          <w:bCs/>
          <w:color w:val="3F3F3F"/>
          <w:spacing w:val="9"/>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z w:val="24"/>
          <w:szCs w:val="24"/>
        </w:rPr>
        <w:t>o</w:t>
      </w:r>
      <w:r>
        <w:rPr>
          <w:rFonts w:ascii="Open Sans" w:eastAsia="Open Sans" w:hAnsi="Open Sans" w:cs="Open Sans"/>
          <w:b/>
          <w:bCs/>
          <w:color w:val="3F3F3F"/>
          <w:spacing w:val="14"/>
          <w:sz w:val="24"/>
          <w:szCs w:val="24"/>
        </w:rPr>
        <w:t xml:space="preserve"> </w:t>
      </w:r>
      <w:r>
        <w:rPr>
          <w:rFonts w:ascii="Open Sans" w:eastAsia="Open Sans" w:hAnsi="Open Sans" w:cs="Open Sans"/>
          <w:b/>
          <w:bCs/>
          <w:color w:val="3F3F3F"/>
          <w:spacing w:val="5"/>
          <w:sz w:val="24"/>
          <w:szCs w:val="24"/>
        </w:rPr>
        <w:t>a</w:t>
      </w:r>
      <w:r>
        <w:rPr>
          <w:rFonts w:ascii="Open Sans" w:eastAsia="Open Sans" w:hAnsi="Open Sans" w:cs="Open Sans"/>
          <w:b/>
          <w:bCs/>
          <w:color w:val="3F3F3F"/>
          <w:spacing w:val="7"/>
          <w:sz w:val="24"/>
          <w:szCs w:val="24"/>
        </w:rPr>
        <w:t>n</w:t>
      </w:r>
      <w:r>
        <w:rPr>
          <w:rFonts w:ascii="Open Sans" w:eastAsia="Open Sans" w:hAnsi="Open Sans" w:cs="Open Sans"/>
          <w:b/>
          <w:bCs/>
          <w:color w:val="3F3F3F"/>
          <w:spacing w:val="1"/>
          <w:sz w:val="24"/>
          <w:szCs w:val="24"/>
        </w:rPr>
        <w:t>ot</w:t>
      </w:r>
      <w:r>
        <w:rPr>
          <w:rFonts w:ascii="Open Sans" w:eastAsia="Open Sans" w:hAnsi="Open Sans" w:cs="Open Sans"/>
          <w:b/>
          <w:bCs/>
          <w:color w:val="3F3F3F"/>
          <w:spacing w:val="7"/>
          <w:sz w:val="24"/>
          <w:szCs w:val="24"/>
        </w:rPr>
        <w:t>h</w:t>
      </w:r>
      <w:r>
        <w:rPr>
          <w:rFonts w:ascii="Open Sans" w:eastAsia="Open Sans" w:hAnsi="Open Sans" w:cs="Open Sans"/>
          <w:b/>
          <w:bCs/>
          <w:color w:val="3F3F3F"/>
          <w:spacing w:val="-7"/>
          <w:sz w:val="24"/>
          <w:szCs w:val="24"/>
        </w:rPr>
        <w:t>e</w:t>
      </w:r>
      <w:r>
        <w:rPr>
          <w:rFonts w:ascii="Open Sans" w:eastAsia="Open Sans" w:hAnsi="Open Sans" w:cs="Open Sans"/>
          <w:b/>
          <w:bCs/>
          <w:color w:val="3F3F3F"/>
          <w:sz w:val="24"/>
          <w:szCs w:val="24"/>
        </w:rPr>
        <w:t>r</w:t>
      </w:r>
      <w:r>
        <w:rPr>
          <w:rFonts w:ascii="Open Sans" w:eastAsia="Open Sans" w:hAnsi="Open Sans" w:cs="Open Sans"/>
          <w:b/>
          <w:bCs/>
          <w:color w:val="3F3F3F"/>
          <w:spacing w:val="8"/>
          <w:sz w:val="24"/>
          <w:szCs w:val="24"/>
        </w:rPr>
        <w:t xml:space="preserve"> </w:t>
      </w:r>
      <w:r>
        <w:rPr>
          <w:rFonts w:ascii="Open Sans" w:eastAsia="Open Sans" w:hAnsi="Open Sans" w:cs="Open Sans"/>
          <w:b/>
          <w:bCs/>
          <w:color w:val="3F3F3F"/>
          <w:spacing w:val="2"/>
          <w:sz w:val="24"/>
          <w:szCs w:val="24"/>
        </w:rPr>
        <w:t>D</w:t>
      </w:r>
      <w:r>
        <w:rPr>
          <w:rFonts w:ascii="Open Sans" w:eastAsia="Open Sans" w:hAnsi="Open Sans" w:cs="Open Sans"/>
          <w:b/>
          <w:bCs/>
          <w:color w:val="3F3F3F"/>
          <w:spacing w:val="7"/>
          <w:sz w:val="24"/>
          <w:szCs w:val="24"/>
        </w:rPr>
        <w:t>u</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1"/>
          <w:sz w:val="24"/>
          <w:szCs w:val="24"/>
        </w:rPr>
        <w:t>y</w:t>
      </w:r>
      <w:r>
        <w:rPr>
          <w:rFonts w:ascii="Open Sans" w:eastAsia="Open Sans" w:hAnsi="Open Sans" w:cs="Open Sans"/>
          <w:b/>
          <w:bCs/>
          <w:color w:val="3F3F3F"/>
          <w:sz w:val="24"/>
          <w:szCs w:val="24"/>
        </w:rPr>
        <w:t>:</w:t>
      </w:r>
    </w:p>
    <w:p w14:paraId="3EEB728E" w14:textId="77777777" w:rsidR="006D36D9" w:rsidRDefault="006D36D9" w:rsidP="006D36D9">
      <w:pPr>
        <w:tabs>
          <w:tab w:val="left" w:pos="1050"/>
        </w:tabs>
        <w:spacing w:before="6" w:after="0" w:line="140" w:lineRule="exact"/>
        <w:rPr>
          <w:sz w:val="14"/>
          <w:szCs w:val="14"/>
        </w:rPr>
      </w:pPr>
      <w:r>
        <w:rPr>
          <w:sz w:val="14"/>
          <w:szCs w:val="14"/>
        </w:rPr>
        <w:tab/>
      </w:r>
    </w:p>
    <w:p w14:paraId="69969743" w14:textId="77777777" w:rsidR="006D36D9" w:rsidRDefault="006D36D9" w:rsidP="006D36D9">
      <w:pPr>
        <w:spacing w:after="0" w:line="240" w:lineRule="auto"/>
        <w:ind w:left="445" w:right="-20"/>
        <w:rPr>
          <w:rFonts w:ascii="Open Sans" w:eastAsia="Open Sans" w:hAnsi="Open Sans" w:cs="Open Sans"/>
        </w:rPr>
      </w:pPr>
      <w:r>
        <w:rPr>
          <w:rFonts w:ascii="Open Sans" w:eastAsia="Open Sans" w:hAnsi="Open Sans" w:cs="Open Sans"/>
          <w:color w:val="3F3F3F"/>
          <w:spacing w:val="-6"/>
        </w:rPr>
        <w:t>1</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2"/>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2"/>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M</w:t>
      </w:r>
      <w:r>
        <w:rPr>
          <w:rFonts w:ascii="Open Sans" w:eastAsia="Open Sans" w:hAnsi="Open Sans" w:cs="Open Sans"/>
          <w:color w:val="3F3F3F"/>
          <w:spacing w:val="2"/>
        </w:rPr>
        <w:t>o</w:t>
      </w:r>
      <w:r>
        <w:rPr>
          <w:rFonts w:ascii="Open Sans" w:eastAsia="Open Sans" w:hAnsi="Open Sans" w:cs="Open Sans"/>
          <w:color w:val="3F3F3F"/>
        </w:rPr>
        <w:t>de</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p>
    <w:p w14:paraId="5135D1D6" w14:textId="77777777" w:rsidR="006D36D9" w:rsidRDefault="006D36D9" w:rsidP="006D36D9">
      <w:pPr>
        <w:spacing w:after="0" w:line="120" w:lineRule="exact"/>
        <w:rPr>
          <w:sz w:val="12"/>
          <w:szCs w:val="12"/>
        </w:rPr>
      </w:pPr>
    </w:p>
    <w:p w14:paraId="18BFD92F" w14:textId="77777777" w:rsidR="006D36D9" w:rsidRDefault="006D36D9" w:rsidP="006D36D9">
      <w:pPr>
        <w:spacing w:after="0" w:line="240" w:lineRule="auto"/>
        <w:ind w:left="445" w:right="-20"/>
        <w:rPr>
          <w:rFonts w:ascii="Open Sans" w:eastAsia="Open Sans" w:hAnsi="Open Sans" w:cs="Open Sans"/>
        </w:rPr>
      </w:pPr>
      <w:r>
        <w:rPr>
          <w:rFonts w:ascii="Open Sans" w:eastAsia="Open Sans" w:hAnsi="Open Sans" w:cs="Open Sans"/>
          <w:color w:val="3F3F3F"/>
          <w:spacing w:val="-6"/>
        </w:rPr>
        <w:t>2</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5"/>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d.</w:t>
      </w:r>
    </w:p>
    <w:p w14:paraId="12FB9CC5" w14:textId="77777777" w:rsidR="006D36D9" w:rsidRDefault="006D36D9" w:rsidP="006D36D9">
      <w:pPr>
        <w:spacing w:after="0" w:line="120" w:lineRule="exact"/>
        <w:rPr>
          <w:sz w:val="12"/>
          <w:szCs w:val="12"/>
        </w:rPr>
      </w:pPr>
    </w:p>
    <w:p w14:paraId="59B9E9FC" w14:textId="77777777" w:rsidR="006D36D9" w:rsidRDefault="006D36D9" w:rsidP="006D36D9">
      <w:pPr>
        <w:spacing w:after="0" w:line="240" w:lineRule="auto"/>
        <w:ind w:left="715" w:right="-20"/>
        <w:rPr>
          <w:rFonts w:ascii="Open Sans" w:eastAsia="Open Sans" w:hAnsi="Open Sans" w:cs="Open Sans"/>
        </w:rPr>
      </w:pPr>
      <w:r>
        <w:rPr>
          <w:rFonts w:ascii="Open Sans" w:eastAsia="Open Sans" w:hAnsi="Open Sans" w:cs="Open Sans"/>
          <w:color w:val="3F3F3F"/>
        </w:rPr>
        <w:t>A</w:t>
      </w:r>
      <w:r>
        <w:rPr>
          <w:rFonts w:ascii="Open Sans" w:eastAsia="Open Sans" w:hAnsi="Open Sans" w:cs="Open Sans"/>
          <w:color w:val="3F3F3F"/>
          <w:spacing w:val="-2"/>
        </w:rPr>
        <w:t xml:space="preserve"> </w:t>
      </w:r>
      <w:r>
        <w:rPr>
          <w:rFonts w:ascii="Open Sans" w:eastAsia="Open Sans" w:hAnsi="Open Sans" w:cs="Open Sans"/>
          <w:color w:val="3F3F3F"/>
        </w:rPr>
        <w:t>sh</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 xml:space="preserve">a </w:t>
      </w:r>
      <w:r>
        <w:rPr>
          <w:rFonts w:ascii="Open Sans" w:eastAsia="Open Sans" w:hAnsi="Open Sans" w:cs="Open Sans"/>
          <w:color w:val="3F3F3F"/>
          <w:spacing w:val="5"/>
        </w:rPr>
        <w:t>i</w:t>
      </w:r>
      <w:r>
        <w:rPr>
          <w:rFonts w:ascii="Open Sans" w:eastAsia="Open Sans" w:hAnsi="Open Sans" w:cs="Open Sans"/>
          <w:color w:val="3F3F3F"/>
        </w:rPr>
        <w:t>nc</w:t>
      </w:r>
      <w:r>
        <w:rPr>
          <w:rFonts w:ascii="Open Sans" w:eastAsia="Open Sans" w:hAnsi="Open Sans" w:cs="Open Sans"/>
          <w:color w:val="3F3F3F"/>
          <w:spacing w:val="5"/>
        </w:rPr>
        <w:t>l</w:t>
      </w:r>
      <w:r>
        <w:rPr>
          <w:rFonts w:ascii="Open Sans" w:eastAsia="Open Sans" w:hAnsi="Open Sans" w:cs="Open Sans"/>
          <w:color w:val="3F3F3F"/>
        </w:rPr>
        <w:t>ud</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6"/>
        </w:rPr>
        <w:t xml:space="preserve"> </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sp</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spacing w:val="-6"/>
        </w:rPr>
        <w:t>y</w:t>
      </w:r>
      <w:r>
        <w:rPr>
          <w:rFonts w:ascii="Open Sans" w:eastAsia="Open Sans" w:hAnsi="Open Sans" w:cs="Open Sans"/>
          <w:color w:val="3F3F3F"/>
          <w:spacing w:val="-3"/>
        </w:rPr>
        <w:t>e</w:t>
      </w:r>
      <w:r>
        <w:rPr>
          <w:rFonts w:ascii="Open Sans" w:eastAsia="Open Sans" w:hAnsi="Open Sans" w:cs="Open Sans"/>
          <w:color w:val="3F3F3F"/>
        </w:rPr>
        <w:t>d.</w:t>
      </w:r>
    </w:p>
    <w:p w14:paraId="4C526022" w14:textId="77777777" w:rsidR="006D36D9" w:rsidRDefault="006D36D9" w:rsidP="006D36D9">
      <w:pPr>
        <w:spacing w:after="0"/>
        <w:sectPr w:rsidR="006D36D9">
          <w:pgSz w:w="11920" w:h="16840"/>
          <w:pgMar w:top="1560" w:right="1260" w:bottom="280" w:left="1280" w:header="720" w:footer="720" w:gutter="0"/>
          <w:cols w:space="720"/>
        </w:sectPr>
      </w:pPr>
    </w:p>
    <w:p w14:paraId="0F3ECE4C" w14:textId="77777777" w:rsidR="006D36D9" w:rsidRDefault="006D36D9" w:rsidP="006D36D9">
      <w:pPr>
        <w:spacing w:before="8" w:after="0" w:line="160" w:lineRule="exact"/>
        <w:rPr>
          <w:sz w:val="16"/>
          <w:szCs w:val="16"/>
        </w:rPr>
      </w:pPr>
    </w:p>
    <w:p w14:paraId="777CFA32" w14:textId="77777777" w:rsidR="006D36D9" w:rsidRDefault="006D36D9" w:rsidP="006D36D9">
      <w:pPr>
        <w:spacing w:after="0" w:line="297" w:lineRule="exact"/>
        <w:ind w:left="715" w:right="-20"/>
        <w:rPr>
          <w:rFonts w:ascii="Open Sans" w:eastAsia="Open Sans" w:hAnsi="Open Sans" w:cs="Open Sans"/>
        </w:rPr>
      </w:pPr>
      <w:r>
        <w:rPr>
          <w:rFonts w:ascii="Open Sans" w:eastAsia="Open Sans" w:hAnsi="Open Sans" w:cs="Open Sans"/>
          <w:color w:val="3F3F3F"/>
          <w:spacing w:val="-2"/>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s</w:t>
      </w:r>
      <w:r>
        <w:rPr>
          <w:rFonts w:ascii="Open Sans" w:eastAsia="Open Sans" w:hAnsi="Open Sans" w:cs="Open Sans"/>
          <w:color w:val="3F3F3F"/>
          <w:spacing w:val="-6"/>
          <w:position w:val="1"/>
        </w:rPr>
        <w:t>y</w:t>
      </w:r>
      <w:r>
        <w:rPr>
          <w:rFonts w:ascii="Open Sans" w:eastAsia="Open Sans" w:hAnsi="Open Sans" w:cs="Open Sans"/>
          <w:color w:val="3F3F3F"/>
          <w:position w:val="1"/>
        </w:rPr>
        <w:t>s</w:t>
      </w:r>
      <w:r>
        <w:rPr>
          <w:rFonts w:ascii="Open Sans" w:eastAsia="Open Sans" w:hAnsi="Open Sans" w:cs="Open Sans"/>
          <w:color w:val="3F3F3F"/>
          <w:spacing w:val="-3"/>
          <w:position w:val="1"/>
        </w:rPr>
        <w:t>te</w:t>
      </w:r>
      <w:r>
        <w:rPr>
          <w:rFonts w:ascii="Open Sans" w:eastAsia="Open Sans" w:hAnsi="Open Sans" w:cs="Open Sans"/>
          <w:color w:val="3F3F3F"/>
          <w:position w:val="1"/>
        </w:rPr>
        <w:t>m</w:t>
      </w:r>
      <w:r>
        <w:rPr>
          <w:rFonts w:ascii="Open Sans" w:eastAsia="Open Sans" w:hAnsi="Open Sans" w:cs="Open Sans"/>
          <w:color w:val="3F3F3F"/>
          <w:spacing w:val="7"/>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u</w:t>
      </w:r>
      <w:r>
        <w:rPr>
          <w:rFonts w:ascii="Open Sans" w:eastAsia="Open Sans" w:hAnsi="Open Sans" w:cs="Open Sans"/>
          <w:color w:val="3F3F3F"/>
          <w:spacing w:val="-3"/>
          <w:position w:val="1"/>
        </w:rPr>
        <w:t>t</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w:t>
      </w:r>
      <w:r>
        <w:rPr>
          <w:rFonts w:ascii="Open Sans" w:eastAsia="Open Sans" w:hAnsi="Open Sans" w:cs="Open Sans"/>
          <w:color w:val="3F3F3F"/>
          <w:spacing w:val="-2"/>
          <w:position w:val="1"/>
        </w:rPr>
        <w:t>a</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position w:val="1"/>
        </w:rPr>
        <w:t>c</w:t>
      </w:r>
      <w:r>
        <w:rPr>
          <w:rFonts w:ascii="Open Sans" w:eastAsia="Open Sans" w:hAnsi="Open Sans" w:cs="Open Sans"/>
          <w:color w:val="3F3F3F"/>
          <w:spacing w:val="-2"/>
          <w:position w:val="1"/>
        </w:rPr>
        <w:t>a</w:t>
      </w:r>
      <w:r>
        <w:rPr>
          <w:rFonts w:ascii="Open Sans" w:eastAsia="Open Sans" w:hAnsi="Open Sans" w:cs="Open Sans"/>
          <w:color w:val="3F3F3F"/>
          <w:spacing w:val="5"/>
          <w:position w:val="1"/>
        </w:rPr>
        <w:t>ll</w:t>
      </w:r>
      <w:r>
        <w:rPr>
          <w:rFonts w:ascii="Open Sans" w:eastAsia="Open Sans" w:hAnsi="Open Sans" w:cs="Open Sans"/>
          <w:color w:val="3F3F3F"/>
          <w:position w:val="1"/>
        </w:rPr>
        <w:t>y</w:t>
      </w:r>
      <w:r>
        <w:rPr>
          <w:rFonts w:ascii="Open Sans" w:eastAsia="Open Sans" w:hAnsi="Open Sans" w:cs="Open Sans"/>
          <w:color w:val="3F3F3F"/>
          <w:spacing w:val="-7"/>
          <w:position w:val="1"/>
        </w:rPr>
        <w:t xml:space="preserve"> </w:t>
      </w:r>
      <w:r>
        <w:rPr>
          <w:rFonts w:ascii="Open Sans" w:eastAsia="Open Sans" w:hAnsi="Open Sans" w:cs="Open Sans"/>
          <w:color w:val="3F3F3F"/>
          <w:position w:val="1"/>
        </w:rPr>
        <w:t>r</w:t>
      </w:r>
      <w:r>
        <w:rPr>
          <w:rFonts w:ascii="Open Sans" w:eastAsia="Open Sans" w:hAnsi="Open Sans" w:cs="Open Sans"/>
          <w:color w:val="3F3F3F"/>
          <w:spacing w:val="-3"/>
          <w:position w:val="1"/>
        </w:rPr>
        <w:t>e</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mm</w:t>
      </w:r>
      <w:r>
        <w:rPr>
          <w:rFonts w:ascii="Open Sans" w:eastAsia="Open Sans" w:hAnsi="Open Sans" w:cs="Open Sans"/>
          <w:color w:val="3F3F3F"/>
          <w:spacing w:val="-3"/>
          <w:position w:val="1"/>
        </w:rPr>
        <w:t>e</w:t>
      </w:r>
      <w:r>
        <w:rPr>
          <w:rFonts w:ascii="Open Sans" w:eastAsia="Open Sans" w:hAnsi="Open Sans" w:cs="Open Sans"/>
          <w:color w:val="3F3F3F"/>
          <w:position w:val="1"/>
        </w:rPr>
        <w:t xml:space="preserve">nds </w:t>
      </w:r>
      <w:r>
        <w:rPr>
          <w:rFonts w:ascii="Open Sans" w:eastAsia="Open Sans" w:hAnsi="Open Sans" w:cs="Open Sans"/>
          <w:color w:val="3F3F3F"/>
          <w:spacing w:val="-2"/>
          <w:position w:val="1"/>
        </w:rPr>
        <w:t>a</w:t>
      </w:r>
      <w:r>
        <w:rPr>
          <w:rFonts w:ascii="Open Sans" w:eastAsia="Open Sans" w:hAnsi="Open Sans" w:cs="Open Sans"/>
          <w:color w:val="3F3F3F"/>
          <w:spacing w:val="5"/>
          <w:position w:val="1"/>
        </w:rPr>
        <w:t>l</w:t>
      </w:r>
      <w:r>
        <w:rPr>
          <w:rFonts w:ascii="Open Sans" w:eastAsia="Open Sans" w:hAnsi="Open Sans" w:cs="Open Sans"/>
          <w:color w:val="3F3F3F"/>
          <w:position w:val="1"/>
        </w:rPr>
        <w:t>l</w:t>
      </w:r>
      <w:r>
        <w:rPr>
          <w:rFonts w:ascii="Open Sans" w:eastAsia="Open Sans" w:hAnsi="Open Sans" w:cs="Open Sans"/>
          <w:color w:val="3F3F3F"/>
          <w:spacing w:val="6"/>
          <w:position w:val="1"/>
        </w:rPr>
        <w:t xml:space="preserve"> </w:t>
      </w:r>
      <w:r>
        <w:rPr>
          <w:rFonts w:ascii="Open Sans" w:eastAsia="Open Sans" w:hAnsi="Open Sans" w:cs="Open Sans"/>
          <w:color w:val="3F3F3F"/>
          <w:position w:val="1"/>
        </w:rPr>
        <w:t>p</w:t>
      </w:r>
      <w:r>
        <w:rPr>
          <w:rFonts w:ascii="Open Sans" w:eastAsia="Open Sans" w:hAnsi="Open Sans" w:cs="Open Sans"/>
          <w:color w:val="3F3F3F"/>
          <w:spacing w:val="2"/>
          <w:position w:val="1"/>
        </w:rPr>
        <w:t>o</w:t>
      </w:r>
      <w:r>
        <w:rPr>
          <w:rFonts w:ascii="Open Sans" w:eastAsia="Open Sans" w:hAnsi="Open Sans" w:cs="Open Sans"/>
          <w:color w:val="3F3F3F"/>
          <w:position w:val="1"/>
        </w:rPr>
        <w:t>ss</w:t>
      </w:r>
      <w:r>
        <w:rPr>
          <w:rFonts w:ascii="Open Sans" w:eastAsia="Open Sans" w:hAnsi="Open Sans" w:cs="Open Sans"/>
          <w:color w:val="3F3F3F"/>
          <w:spacing w:val="5"/>
          <w:position w:val="1"/>
        </w:rPr>
        <w:t>i</w:t>
      </w:r>
      <w:r>
        <w:rPr>
          <w:rFonts w:ascii="Open Sans" w:eastAsia="Open Sans" w:hAnsi="Open Sans" w:cs="Open Sans"/>
          <w:color w:val="3F3F3F"/>
          <w:position w:val="1"/>
        </w:rPr>
        <w:t>b</w:t>
      </w:r>
      <w:r>
        <w:rPr>
          <w:rFonts w:ascii="Open Sans" w:eastAsia="Open Sans" w:hAnsi="Open Sans" w:cs="Open Sans"/>
          <w:color w:val="3F3F3F"/>
          <w:spacing w:val="5"/>
          <w:position w:val="1"/>
        </w:rPr>
        <w:t>l</w:t>
      </w:r>
      <w:r>
        <w:rPr>
          <w:rFonts w:ascii="Open Sans" w:eastAsia="Open Sans" w:hAnsi="Open Sans" w:cs="Open Sans"/>
          <w:color w:val="3F3F3F"/>
          <w:position w:val="1"/>
        </w:rPr>
        <w:t>e</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p</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spacing w:val="2"/>
          <w:position w:val="1"/>
        </w:rPr>
        <w:t>o</w:t>
      </w:r>
      <w:r>
        <w:rPr>
          <w:rFonts w:ascii="Open Sans" w:eastAsia="Open Sans" w:hAnsi="Open Sans" w:cs="Open Sans"/>
          <w:color w:val="3F3F3F"/>
          <w:position w:val="1"/>
        </w:rPr>
        <w:t xml:space="preserve">ns </w:t>
      </w:r>
      <w:r>
        <w:rPr>
          <w:rFonts w:ascii="Open Sans" w:eastAsia="Open Sans" w:hAnsi="Open Sans" w:cs="Open Sans"/>
          <w:color w:val="3F3F3F"/>
          <w:spacing w:val="1"/>
          <w:position w:val="1"/>
        </w:rPr>
        <w:t>f</w:t>
      </w:r>
      <w:r>
        <w:rPr>
          <w:rFonts w:ascii="Open Sans" w:eastAsia="Open Sans" w:hAnsi="Open Sans" w:cs="Open Sans"/>
          <w:color w:val="3F3F3F"/>
          <w:spacing w:val="2"/>
          <w:position w:val="1"/>
        </w:rPr>
        <w:t>o</w:t>
      </w:r>
      <w:r>
        <w:rPr>
          <w:rFonts w:ascii="Open Sans" w:eastAsia="Open Sans" w:hAnsi="Open Sans" w:cs="Open Sans"/>
          <w:color w:val="3F3F3F"/>
          <w:position w:val="1"/>
        </w:rPr>
        <w:t>r</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r</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l</w:t>
      </w:r>
      <w:r>
        <w:rPr>
          <w:rFonts w:ascii="Open Sans" w:eastAsia="Open Sans" w:hAnsi="Open Sans" w:cs="Open Sans"/>
          <w:color w:val="3F3F3F"/>
          <w:spacing w:val="2"/>
          <w:position w:val="1"/>
        </w:rPr>
        <w:t>o</w:t>
      </w:r>
      <w:r>
        <w:rPr>
          <w:rFonts w:ascii="Open Sans" w:eastAsia="Open Sans" w:hAnsi="Open Sans" w:cs="Open Sans"/>
          <w:color w:val="3F3F3F"/>
          <w:position w:val="1"/>
        </w:rPr>
        <w:t>c</w:t>
      </w:r>
      <w:r>
        <w:rPr>
          <w:rFonts w:ascii="Open Sans" w:eastAsia="Open Sans" w:hAnsi="Open Sans" w:cs="Open Sans"/>
          <w:color w:val="3F3F3F"/>
          <w:spacing w:val="-2"/>
          <w:position w:val="1"/>
        </w:rPr>
        <w:t>a</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spacing w:val="2"/>
          <w:position w:val="1"/>
        </w:rPr>
        <w:t>o</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f</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p>
    <w:p w14:paraId="10974009" w14:textId="77777777" w:rsidR="006D36D9" w:rsidRDefault="006D36D9" w:rsidP="006D36D9">
      <w:pPr>
        <w:spacing w:after="0" w:line="240" w:lineRule="auto"/>
        <w:ind w:left="715" w:right="-20"/>
        <w:rPr>
          <w:rFonts w:ascii="Open Sans" w:eastAsia="Open Sans" w:hAnsi="Open Sans" w:cs="Open Sans"/>
        </w:rPr>
      </w:pPr>
      <w:proofErr w:type="gramStart"/>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proofErr w:type="gramEnd"/>
      <w:r>
        <w:rPr>
          <w:rFonts w:ascii="Open Sans" w:eastAsia="Open Sans" w:hAnsi="Open Sans" w:cs="Open Sans"/>
          <w:color w:val="3F3F3F"/>
        </w:rPr>
        <w:t>.</w:t>
      </w:r>
      <w:r>
        <w:rPr>
          <w:rFonts w:ascii="Open Sans" w:eastAsia="Open Sans" w:hAnsi="Open Sans" w:cs="Open Sans"/>
          <w:color w:val="3F3F3F"/>
          <w:spacing w:val="2"/>
        </w:rPr>
        <w:t xml:space="preserve"> </w:t>
      </w:r>
      <w:r>
        <w:rPr>
          <w:rFonts w:ascii="Open Sans" w:eastAsia="Open Sans" w:hAnsi="Open Sans" w:cs="Open Sans"/>
          <w:color w:val="3F3F3F"/>
          <w:spacing w:val="-2"/>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2"/>
        </w:rPr>
        <w:t xml:space="preserve"> 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spacing w:val="-6"/>
        </w:rPr>
        <w:t>w</w:t>
      </w:r>
      <w:r>
        <w:rPr>
          <w:rFonts w:ascii="Open Sans" w:eastAsia="Open Sans" w:hAnsi="Open Sans" w:cs="Open Sans"/>
          <w:color w:val="3F3F3F"/>
        </w:rPr>
        <w:t>o</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nd</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ns</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ch</w:t>
      </w:r>
      <w:r>
        <w:rPr>
          <w:rFonts w:ascii="Open Sans" w:eastAsia="Open Sans" w:hAnsi="Open Sans" w:cs="Open Sans"/>
          <w:color w:val="3F3F3F"/>
          <w:spacing w:val="2"/>
        </w:rPr>
        <w:t xml:space="preserve"> o</w:t>
      </w:r>
      <w:r>
        <w:rPr>
          <w:rFonts w:ascii="Open Sans" w:eastAsia="Open Sans" w:hAnsi="Open Sans" w:cs="Open Sans"/>
          <w:color w:val="3F3F3F"/>
        </w:rPr>
        <w:t>p</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15805417" w14:textId="77777777" w:rsidR="006D36D9" w:rsidRDefault="006D36D9" w:rsidP="006D36D9">
      <w:pPr>
        <w:spacing w:before="5" w:after="0" w:line="130" w:lineRule="exact"/>
        <w:rPr>
          <w:sz w:val="13"/>
          <w:szCs w:val="13"/>
        </w:rPr>
      </w:pPr>
    </w:p>
    <w:p w14:paraId="7726C062" w14:textId="60BCF767" w:rsidR="006D36D9" w:rsidRDefault="006D36D9" w:rsidP="006D36D9">
      <w:pPr>
        <w:spacing w:after="0" w:line="240" w:lineRule="auto"/>
        <w:ind w:left="1165" w:right="-20"/>
        <w:rPr>
          <w:rFonts w:ascii="Open Sans" w:eastAsia="Open Sans" w:hAnsi="Open Sans" w:cs="Open Sans"/>
        </w:rPr>
      </w:pPr>
      <w:r>
        <w:rPr>
          <w:noProof/>
          <w:lang w:bidi="he-IL"/>
        </w:rPr>
        <w:drawing>
          <wp:anchor distT="0" distB="0" distL="114300" distR="114300" simplePos="0" relativeHeight="503316324" behindDoc="1" locked="0" layoutInCell="1" allowOverlap="1" wp14:anchorId="5A314362" wp14:editId="662CD38F">
            <wp:simplePos x="0" y="0"/>
            <wp:positionH relativeFrom="page">
              <wp:posOffset>1400175</wp:posOffset>
            </wp:positionH>
            <wp:positionV relativeFrom="paragraph">
              <wp:posOffset>74295</wp:posOffset>
            </wp:positionV>
            <wp:extent cx="57150" cy="57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 cy="57150"/>
                    </a:xfrm>
                    <a:prstGeom prst="rect">
                      <a:avLst/>
                    </a:prstGeom>
                    <a:noFill/>
                  </pic:spPr>
                </pic:pic>
              </a:graphicData>
            </a:graphic>
            <wp14:sizeRelH relativeFrom="page">
              <wp14:pctWidth>0</wp14:pctWidth>
            </wp14:sizeRelH>
            <wp14:sizeRelV relativeFrom="page">
              <wp14:pctHeight>0</wp14:pctHeight>
            </wp14:sizeRelV>
          </wp:anchor>
        </w:drawing>
      </w:r>
      <w:r>
        <w:rPr>
          <w:rFonts w:ascii="Open Sans" w:eastAsia="Open Sans" w:hAnsi="Open Sans" w:cs="Open Sans"/>
        </w:rPr>
        <w:t>A</w:t>
      </w:r>
      <w:r>
        <w:rPr>
          <w:rFonts w:ascii="Open Sans" w:eastAsia="Open Sans" w:hAnsi="Open Sans" w:cs="Open Sans"/>
          <w:spacing w:val="-2"/>
        </w:rPr>
        <w:t xml:space="preserve"> </w:t>
      </w:r>
      <w:r>
        <w:rPr>
          <w:rFonts w:ascii="Open Sans" w:eastAsia="Open Sans" w:hAnsi="Open Sans" w:cs="Open Sans"/>
        </w:rPr>
        <w:t>b</w:t>
      </w:r>
      <w:r>
        <w:rPr>
          <w:rFonts w:ascii="Open Sans" w:eastAsia="Open Sans" w:hAnsi="Open Sans" w:cs="Open Sans"/>
          <w:spacing w:val="5"/>
        </w:rPr>
        <w:t>l</w:t>
      </w:r>
      <w:r>
        <w:rPr>
          <w:rFonts w:ascii="Open Sans" w:eastAsia="Open Sans" w:hAnsi="Open Sans" w:cs="Open Sans"/>
        </w:rPr>
        <w:t>ue</w:t>
      </w:r>
      <w:r>
        <w:rPr>
          <w:rFonts w:ascii="Open Sans" w:eastAsia="Open Sans" w:hAnsi="Open Sans" w:cs="Open Sans"/>
          <w:spacing w:val="-4"/>
        </w:rPr>
        <w:t xml:space="preserve"> </w:t>
      </w:r>
      <w:r>
        <w:rPr>
          <w:rFonts w:ascii="Open Sans" w:eastAsia="Open Sans" w:hAnsi="Open Sans" w:cs="Open Sans"/>
          <w:spacing w:val="1"/>
        </w:rPr>
        <w:t>f</w:t>
      </w:r>
      <w:r>
        <w:rPr>
          <w:rFonts w:ascii="Open Sans" w:eastAsia="Open Sans" w:hAnsi="Open Sans" w:cs="Open Sans"/>
        </w:rPr>
        <w:t>r</w:t>
      </w:r>
      <w:r>
        <w:rPr>
          <w:rFonts w:ascii="Open Sans" w:eastAsia="Open Sans" w:hAnsi="Open Sans" w:cs="Open Sans"/>
          <w:spacing w:val="-2"/>
        </w:rPr>
        <w:t>a</w:t>
      </w:r>
      <w:r>
        <w:rPr>
          <w:rFonts w:ascii="Open Sans" w:eastAsia="Open Sans" w:hAnsi="Open Sans" w:cs="Open Sans"/>
          <w:spacing w:val="5"/>
        </w:rPr>
        <w:t>m</w:t>
      </w:r>
      <w:r>
        <w:rPr>
          <w:rFonts w:ascii="Open Sans" w:eastAsia="Open Sans" w:hAnsi="Open Sans" w:cs="Open Sans"/>
        </w:rPr>
        <w:t>e</w:t>
      </w:r>
      <w:r>
        <w:rPr>
          <w:rFonts w:ascii="Open Sans" w:eastAsia="Open Sans" w:hAnsi="Open Sans" w:cs="Open Sans"/>
          <w:spacing w:val="-2"/>
        </w:rPr>
        <w:t xml:space="preserve"> </w:t>
      </w:r>
      <w:r>
        <w:rPr>
          <w:rFonts w:ascii="Open Sans" w:eastAsia="Open Sans" w:hAnsi="Open Sans" w:cs="Open Sans"/>
          <w:spacing w:val="5"/>
        </w:rPr>
        <w:t>i</w:t>
      </w:r>
      <w:r>
        <w:rPr>
          <w:rFonts w:ascii="Open Sans" w:eastAsia="Open Sans" w:hAnsi="Open Sans" w:cs="Open Sans"/>
        </w:rPr>
        <w:t>nd</w:t>
      </w:r>
      <w:r>
        <w:rPr>
          <w:rFonts w:ascii="Open Sans" w:eastAsia="Open Sans" w:hAnsi="Open Sans" w:cs="Open Sans"/>
          <w:spacing w:val="5"/>
        </w:rPr>
        <w:t>i</w:t>
      </w:r>
      <w:r>
        <w:rPr>
          <w:rFonts w:ascii="Open Sans" w:eastAsia="Open Sans" w:hAnsi="Open Sans" w:cs="Open Sans"/>
        </w:rPr>
        <w:t>c</w:t>
      </w:r>
      <w:r>
        <w:rPr>
          <w:rFonts w:ascii="Open Sans" w:eastAsia="Open Sans" w:hAnsi="Open Sans" w:cs="Open Sans"/>
          <w:spacing w:val="-2"/>
        </w:rPr>
        <w:t>a</w:t>
      </w:r>
      <w:r>
        <w:rPr>
          <w:rFonts w:ascii="Open Sans" w:eastAsia="Open Sans" w:hAnsi="Open Sans" w:cs="Open Sans"/>
          <w:spacing w:val="-3"/>
        </w:rPr>
        <w:t>te</w:t>
      </w:r>
      <w:r>
        <w:rPr>
          <w:rFonts w:ascii="Open Sans" w:eastAsia="Open Sans" w:hAnsi="Open Sans" w:cs="Open Sans"/>
        </w:rPr>
        <w:t>s</w:t>
      </w:r>
      <w:r>
        <w:rPr>
          <w:rFonts w:ascii="Open Sans" w:eastAsia="Open Sans" w:hAnsi="Open Sans" w:cs="Open Sans"/>
          <w:spacing w:val="-1"/>
        </w:rPr>
        <w:t xml:space="preserve"> </w:t>
      </w:r>
      <w:r>
        <w:rPr>
          <w:rFonts w:ascii="Open Sans" w:eastAsia="Open Sans" w:hAnsi="Open Sans" w:cs="Open Sans"/>
          <w:spacing w:val="-3"/>
        </w:rPr>
        <w:t>t</w:t>
      </w:r>
      <w:r>
        <w:rPr>
          <w:rFonts w:ascii="Open Sans" w:eastAsia="Open Sans" w:hAnsi="Open Sans" w:cs="Open Sans"/>
        </w:rPr>
        <w:t>h</w:t>
      </w:r>
      <w:r>
        <w:rPr>
          <w:rFonts w:ascii="Open Sans" w:eastAsia="Open Sans" w:hAnsi="Open Sans" w:cs="Open Sans"/>
          <w:spacing w:val="-2"/>
        </w:rPr>
        <w:t>a</w:t>
      </w:r>
      <w:r>
        <w:rPr>
          <w:rFonts w:ascii="Open Sans" w:eastAsia="Open Sans" w:hAnsi="Open Sans" w:cs="Open Sans"/>
        </w:rPr>
        <w:t>t</w:t>
      </w:r>
      <w:r>
        <w:rPr>
          <w:rFonts w:ascii="Open Sans" w:eastAsia="Open Sans" w:hAnsi="Open Sans" w:cs="Open Sans"/>
          <w:spacing w:val="-1"/>
        </w:rPr>
        <w:t xml:space="preserve"> </w:t>
      </w:r>
      <w:r>
        <w:rPr>
          <w:rFonts w:ascii="Open Sans" w:eastAsia="Open Sans" w:hAnsi="Open Sans" w:cs="Open Sans"/>
        </w:rPr>
        <w:t>pr</w:t>
      </w:r>
      <w:r>
        <w:rPr>
          <w:rFonts w:ascii="Open Sans" w:eastAsia="Open Sans" w:hAnsi="Open Sans" w:cs="Open Sans"/>
          <w:spacing w:val="-3"/>
        </w:rPr>
        <w:t>e</w:t>
      </w:r>
      <w:r>
        <w:rPr>
          <w:rFonts w:ascii="Open Sans" w:eastAsia="Open Sans" w:hAnsi="Open Sans" w:cs="Open Sans"/>
          <w:spacing w:val="1"/>
        </w:rPr>
        <w:t>f</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3"/>
        </w:rPr>
        <w:t>e</w:t>
      </w:r>
      <w:r>
        <w:rPr>
          <w:rFonts w:ascii="Open Sans" w:eastAsia="Open Sans" w:hAnsi="Open Sans" w:cs="Open Sans"/>
        </w:rPr>
        <w:t>nc</w:t>
      </w:r>
      <w:r>
        <w:rPr>
          <w:rFonts w:ascii="Open Sans" w:eastAsia="Open Sans" w:hAnsi="Open Sans" w:cs="Open Sans"/>
          <w:spacing w:val="-3"/>
        </w:rPr>
        <w:t>e</w:t>
      </w:r>
      <w:r>
        <w:rPr>
          <w:rFonts w:ascii="Open Sans" w:eastAsia="Open Sans" w:hAnsi="Open Sans" w:cs="Open Sans"/>
        </w:rPr>
        <w:t xml:space="preserve">s </w:t>
      </w:r>
      <w:r>
        <w:rPr>
          <w:rFonts w:ascii="Open Sans" w:eastAsia="Open Sans" w:hAnsi="Open Sans" w:cs="Open Sans"/>
          <w:spacing w:val="-2"/>
        </w:rPr>
        <w:t>a</w:t>
      </w:r>
      <w:r>
        <w:rPr>
          <w:rFonts w:ascii="Open Sans" w:eastAsia="Open Sans" w:hAnsi="Open Sans" w:cs="Open Sans"/>
        </w:rPr>
        <w:t>re</w:t>
      </w:r>
      <w:r>
        <w:rPr>
          <w:rFonts w:ascii="Open Sans" w:eastAsia="Open Sans" w:hAnsi="Open Sans" w:cs="Open Sans"/>
          <w:spacing w:val="-1"/>
        </w:rPr>
        <w:t xml:space="preserve"> </w:t>
      </w:r>
      <w:r>
        <w:rPr>
          <w:rFonts w:ascii="Open Sans" w:eastAsia="Open Sans" w:hAnsi="Open Sans" w:cs="Open Sans"/>
        </w:rPr>
        <w:t>h</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3"/>
        </w:rPr>
        <w:t>e</w:t>
      </w:r>
      <w:r>
        <w:rPr>
          <w:rFonts w:ascii="Open Sans" w:eastAsia="Open Sans" w:hAnsi="Open Sans" w:cs="Open Sans"/>
        </w:rPr>
        <w:t>d.</w:t>
      </w:r>
    </w:p>
    <w:p w14:paraId="24AF5B20" w14:textId="6F085783" w:rsidR="006D36D9" w:rsidRDefault="006D36D9" w:rsidP="006D36D9">
      <w:pPr>
        <w:spacing w:before="75" w:after="0" w:line="348" w:lineRule="auto"/>
        <w:ind w:left="715" w:right="1727" w:firstLine="450"/>
        <w:rPr>
          <w:ins w:id="83" w:author="Tal" w:date="2016-09-18T18:44:00Z"/>
          <w:rFonts w:ascii="Open Sans" w:eastAsia="Open Sans" w:hAnsi="Open Sans" w:cs="Open Sans"/>
          <w:color w:val="3F3F3F"/>
        </w:rPr>
      </w:pPr>
      <w:r>
        <w:rPr>
          <w:noProof/>
          <w:lang w:bidi="he-IL"/>
        </w:rPr>
        <w:drawing>
          <wp:anchor distT="0" distB="0" distL="114300" distR="114300" simplePos="0" relativeHeight="503316401" behindDoc="1" locked="0" layoutInCell="1" allowOverlap="1" wp14:anchorId="2EF2ECCE" wp14:editId="0044EB6D">
            <wp:simplePos x="0" y="0"/>
            <wp:positionH relativeFrom="page">
              <wp:posOffset>1400175</wp:posOffset>
            </wp:positionH>
            <wp:positionV relativeFrom="paragraph">
              <wp:posOffset>121920</wp:posOffset>
            </wp:positionV>
            <wp:extent cx="57150" cy="57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 cy="57150"/>
                    </a:xfrm>
                    <a:prstGeom prst="rect">
                      <a:avLst/>
                    </a:prstGeom>
                    <a:noFill/>
                  </pic:spPr>
                </pic:pic>
              </a:graphicData>
            </a:graphic>
            <wp14:sizeRelH relativeFrom="page">
              <wp14:pctWidth>0</wp14:pctWidth>
            </wp14:sizeRelH>
            <wp14:sizeRelV relativeFrom="page">
              <wp14:pctHeight>0</wp14:pctHeight>
            </wp14:sizeRelV>
          </wp:anchor>
        </w:drawing>
      </w:r>
      <w:r>
        <w:rPr>
          <w:rFonts w:ascii="Open Sans" w:eastAsia="Open Sans" w:hAnsi="Open Sans" w:cs="Open Sans"/>
        </w:rPr>
        <w:t>A</w:t>
      </w:r>
      <w:r>
        <w:rPr>
          <w:rFonts w:ascii="Open Sans" w:eastAsia="Open Sans" w:hAnsi="Open Sans" w:cs="Open Sans"/>
          <w:spacing w:val="-2"/>
        </w:rPr>
        <w:t xml:space="preserve"> </w:t>
      </w:r>
      <w:r>
        <w:rPr>
          <w:rFonts w:ascii="Open Sans" w:eastAsia="Open Sans" w:hAnsi="Open Sans" w:cs="Open Sans"/>
        </w:rPr>
        <w:t>r</w:t>
      </w:r>
      <w:r>
        <w:rPr>
          <w:rFonts w:ascii="Open Sans" w:eastAsia="Open Sans" w:hAnsi="Open Sans" w:cs="Open Sans"/>
          <w:spacing w:val="-3"/>
        </w:rPr>
        <w:t>e</w:t>
      </w:r>
      <w:r>
        <w:rPr>
          <w:rFonts w:ascii="Open Sans" w:eastAsia="Open Sans" w:hAnsi="Open Sans" w:cs="Open Sans"/>
        </w:rPr>
        <w:t>d</w:t>
      </w:r>
      <w:r>
        <w:rPr>
          <w:rFonts w:ascii="Open Sans" w:eastAsia="Open Sans" w:hAnsi="Open Sans" w:cs="Open Sans"/>
          <w:spacing w:val="2"/>
        </w:rPr>
        <w:t xml:space="preserve"> </w:t>
      </w:r>
      <w:r>
        <w:rPr>
          <w:rFonts w:ascii="Open Sans" w:eastAsia="Open Sans" w:hAnsi="Open Sans" w:cs="Open Sans"/>
          <w:spacing w:val="1"/>
        </w:rPr>
        <w:t>f</w:t>
      </w:r>
      <w:r>
        <w:rPr>
          <w:rFonts w:ascii="Open Sans" w:eastAsia="Open Sans" w:hAnsi="Open Sans" w:cs="Open Sans"/>
        </w:rPr>
        <w:t>r</w:t>
      </w:r>
      <w:r>
        <w:rPr>
          <w:rFonts w:ascii="Open Sans" w:eastAsia="Open Sans" w:hAnsi="Open Sans" w:cs="Open Sans"/>
          <w:spacing w:val="-2"/>
        </w:rPr>
        <w:t>a</w:t>
      </w:r>
      <w:r>
        <w:rPr>
          <w:rFonts w:ascii="Open Sans" w:eastAsia="Open Sans" w:hAnsi="Open Sans" w:cs="Open Sans"/>
          <w:spacing w:val="5"/>
        </w:rPr>
        <w:t>m</w:t>
      </w:r>
      <w:r>
        <w:rPr>
          <w:rFonts w:ascii="Open Sans" w:eastAsia="Open Sans" w:hAnsi="Open Sans" w:cs="Open Sans"/>
        </w:rPr>
        <w:t>e</w:t>
      </w:r>
      <w:r>
        <w:rPr>
          <w:rFonts w:ascii="Open Sans" w:eastAsia="Open Sans" w:hAnsi="Open Sans" w:cs="Open Sans"/>
          <w:spacing w:val="-2"/>
        </w:rPr>
        <w:t xml:space="preserve"> </w:t>
      </w:r>
      <w:r>
        <w:rPr>
          <w:rFonts w:ascii="Open Sans" w:eastAsia="Open Sans" w:hAnsi="Open Sans" w:cs="Open Sans"/>
          <w:spacing w:val="1"/>
        </w:rPr>
        <w:t>f</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2"/>
        </w:rPr>
        <w:t xml:space="preserve"> </w:t>
      </w:r>
      <w:r>
        <w:rPr>
          <w:rFonts w:ascii="Open Sans" w:eastAsia="Open Sans" w:hAnsi="Open Sans" w:cs="Open Sans"/>
          <w:spacing w:val="-2"/>
        </w:rPr>
        <w:t>a</w:t>
      </w:r>
      <w:r>
        <w:rPr>
          <w:rFonts w:ascii="Open Sans" w:eastAsia="Open Sans" w:hAnsi="Open Sans" w:cs="Open Sans"/>
        </w:rPr>
        <w:t>n</w:t>
      </w:r>
      <w:r>
        <w:rPr>
          <w:rFonts w:ascii="Open Sans" w:eastAsia="Open Sans" w:hAnsi="Open Sans" w:cs="Open Sans"/>
          <w:spacing w:val="2"/>
        </w:rPr>
        <w:t xml:space="preserve"> o</w:t>
      </w:r>
      <w:r>
        <w:rPr>
          <w:rFonts w:ascii="Open Sans" w:eastAsia="Open Sans" w:hAnsi="Open Sans" w:cs="Open Sans"/>
        </w:rPr>
        <w:t>p</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 xml:space="preserve">n </w:t>
      </w:r>
      <w:r>
        <w:rPr>
          <w:rFonts w:ascii="Open Sans" w:eastAsia="Open Sans" w:hAnsi="Open Sans" w:cs="Open Sans"/>
          <w:spacing w:val="5"/>
        </w:rPr>
        <w:t>i</w:t>
      </w:r>
      <w:r>
        <w:rPr>
          <w:rFonts w:ascii="Open Sans" w:eastAsia="Open Sans" w:hAnsi="Open Sans" w:cs="Open Sans"/>
        </w:rPr>
        <w:t>nd</w:t>
      </w:r>
      <w:r>
        <w:rPr>
          <w:rFonts w:ascii="Open Sans" w:eastAsia="Open Sans" w:hAnsi="Open Sans" w:cs="Open Sans"/>
          <w:spacing w:val="5"/>
        </w:rPr>
        <w:t>i</w:t>
      </w:r>
      <w:r>
        <w:rPr>
          <w:rFonts w:ascii="Open Sans" w:eastAsia="Open Sans" w:hAnsi="Open Sans" w:cs="Open Sans"/>
        </w:rPr>
        <w:t>c</w:t>
      </w:r>
      <w:r>
        <w:rPr>
          <w:rFonts w:ascii="Open Sans" w:eastAsia="Open Sans" w:hAnsi="Open Sans" w:cs="Open Sans"/>
          <w:spacing w:val="-2"/>
        </w:rPr>
        <w:t>a</w:t>
      </w:r>
      <w:r>
        <w:rPr>
          <w:rFonts w:ascii="Open Sans" w:eastAsia="Open Sans" w:hAnsi="Open Sans" w:cs="Open Sans"/>
          <w:spacing w:val="-3"/>
        </w:rPr>
        <w:t>te</w:t>
      </w:r>
      <w:r>
        <w:rPr>
          <w:rFonts w:ascii="Open Sans" w:eastAsia="Open Sans" w:hAnsi="Open Sans" w:cs="Open Sans"/>
        </w:rPr>
        <w:t>s</w:t>
      </w:r>
      <w:r>
        <w:rPr>
          <w:rFonts w:ascii="Open Sans" w:eastAsia="Open Sans" w:hAnsi="Open Sans" w:cs="Open Sans"/>
          <w:spacing w:val="-1"/>
        </w:rPr>
        <w:t xml:space="preserve"> </w:t>
      </w:r>
      <w:r>
        <w:rPr>
          <w:rFonts w:ascii="Open Sans" w:eastAsia="Open Sans" w:hAnsi="Open Sans" w:cs="Open Sans"/>
        </w:rPr>
        <w:t xml:space="preserve">a </w:t>
      </w:r>
      <w:r>
        <w:rPr>
          <w:rFonts w:ascii="Open Sans" w:eastAsia="Open Sans" w:hAnsi="Open Sans" w:cs="Open Sans"/>
          <w:spacing w:val="-5"/>
        </w:rPr>
        <w:t>v</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spacing w:val="5"/>
        </w:rPr>
        <w:t>l</w:t>
      </w:r>
      <w:r>
        <w:rPr>
          <w:rFonts w:ascii="Open Sans" w:eastAsia="Open Sans" w:hAnsi="Open Sans" w:cs="Open Sans"/>
          <w:spacing w:val="-2"/>
        </w:rPr>
        <w:t>a</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1"/>
        </w:rPr>
        <w:t xml:space="preserve"> </w:t>
      </w:r>
      <w:r>
        <w:rPr>
          <w:rFonts w:ascii="Open Sans" w:eastAsia="Open Sans" w:hAnsi="Open Sans" w:cs="Open Sans"/>
          <w:spacing w:val="2"/>
        </w:rPr>
        <w:t>o</w:t>
      </w:r>
      <w:r>
        <w:rPr>
          <w:rFonts w:ascii="Open Sans" w:eastAsia="Open Sans" w:hAnsi="Open Sans" w:cs="Open Sans"/>
        </w:rPr>
        <w:t>f</w:t>
      </w:r>
      <w:r>
        <w:rPr>
          <w:rFonts w:ascii="Open Sans" w:eastAsia="Open Sans" w:hAnsi="Open Sans" w:cs="Open Sans"/>
          <w:spacing w:val="2"/>
        </w:rPr>
        <w:t xml:space="preserve"> </w:t>
      </w:r>
      <w:r>
        <w:rPr>
          <w:rFonts w:ascii="Open Sans" w:eastAsia="Open Sans" w:hAnsi="Open Sans" w:cs="Open Sans"/>
        </w:rPr>
        <w:t>pr</w:t>
      </w:r>
      <w:r>
        <w:rPr>
          <w:rFonts w:ascii="Open Sans" w:eastAsia="Open Sans" w:hAnsi="Open Sans" w:cs="Open Sans"/>
          <w:spacing w:val="-3"/>
        </w:rPr>
        <w:t>e</w:t>
      </w:r>
      <w:r>
        <w:rPr>
          <w:rFonts w:ascii="Open Sans" w:eastAsia="Open Sans" w:hAnsi="Open Sans" w:cs="Open Sans"/>
          <w:spacing w:val="1"/>
        </w:rPr>
        <w:t>f</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3"/>
        </w:rPr>
        <w:t>e</w:t>
      </w:r>
      <w:r>
        <w:rPr>
          <w:rFonts w:ascii="Open Sans" w:eastAsia="Open Sans" w:hAnsi="Open Sans" w:cs="Open Sans"/>
        </w:rPr>
        <w:t>nc</w:t>
      </w:r>
      <w:r>
        <w:rPr>
          <w:rFonts w:ascii="Open Sans" w:eastAsia="Open Sans" w:hAnsi="Open Sans" w:cs="Open Sans"/>
          <w:spacing w:val="-3"/>
        </w:rPr>
        <w:t>e</w:t>
      </w:r>
      <w:r>
        <w:rPr>
          <w:rFonts w:ascii="Open Sans" w:eastAsia="Open Sans" w:hAnsi="Open Sans" w:cs="Open Sans"/>
        </w:rPr>
        <w:t xml:space="preserve">s. </w:t>
      </w:r>
      <w:r>
        <w:rPr>
          <w:rFonts w:ascii="Open Sans" w:eastAsia="Open Sans" w:hAnsi="Open Sans" w:cs="Open Sans"/>
          <w:color w:val="3F3F3F"/>
          <w:spacing w:val="-1"/>
        </w:rPr>
        <w:t>I</w:t>
      </w:r>
      <w:r>
        <w:rPr>
          <w:rFonts w:ascii="Open Sans" w:eastAsia="Open Sans" w:hAnsi="Open Sans" w:cs="Open Sans"/>
          <w:color w:val="3F3F3F"/>
        </w:rPr>
        <w:t>ns</w:t>
      </w:r>
      <w:r>
        <w:rPr>
          <w:rFonts w:ascii="Open Sans" w:eastAsia="Open Sans" w:hAnsi="Open Sans" w:cs="Open Sans"/>
          <w:color w:val="3F3F3F"/>
          <w:spacing w:val="5"/>
        </w:rPr>
        <w:t>i</w:t>
      </w:r>
      <w:r>
        <w:rPr>
          <w:rFonts w:ascii="Open Sans" w:eastAsia="Open Sans" w:hAnsi="Open Sans" w:cs="Open Sans"/>
          <w:color w:val="3F3F3F"/>
        </w:rPr>
        <w:t>de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a qu</w:t>
      </w:r>
      <w:r>
        <w:rPr>
          <w:rFonts w:ascii="Open Sans" w:eastAsia="Open Sans" w:hAnsi="Open Sans" w:cs="Open Sans"/>
          <w:color w:val="3F3F3F"/>
          <w:spacing w:val="-2"/>
        </w:rPr>
        <w:t>a</w:t>
      </w:r>
      <w:r>
        <w:rPr>
          <w:rFonts w:ascii="Open Sans" w:eastAsia="Open Sans" w:hAnsi="Open Sans" w:cs="Open Sans"/>
          <w:color w:val="3F3F3F"/>
          <w:spacing w:val="5"/>
        </w:rPr>
        <w:t>li</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8"/>
        </w:rPr>
        <w:t xml:space="preserve"> </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1"/>
        </w:rPr>
        <w:t xml:space="preserve"> </w:t>
      </w:r>
      <w:r>
        <w:rPr>
          <w:rFonts w:ascii="Open Sans" w:eastAsia="Open Sans" w:hAnsi="Open Sans" w:cs="Open Sans"/>
          <w:color w:val="3F3F3F"/>
        </w:rPr>
        <w:t>1</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5</w:t>
      </w:r>
      <w:r>
        <w:rPr>
          <w:rFonts w:ascii="Open Sans" w:eastAsia="Open Sans" w:hAnsi="Open Sans" w:cs="Open Sans"/>
          <w:color w:val="3F3F3F"/>
          <w:spacing w:val="-4"/>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rs.</w:t>
      </w:r>
    </w:p>
    <w:p w14:paraId="2AFA5EC1" w14:textId="765BBDA8" w:rsidR="00373B55" w:rsidRDefault="00373B55" w:rsidP="00373B55">
      <w:pPr>
        <w:spacing w:before="75" w:after="0" w:line="348" w:lineRule="auto"/>
        <w:ind w:right="1727"/>
        <w:rPr>
          <w:rFonts w:ascii="Open Sans" w:eastAsia="Open Sans" w:hAnsi="Open Sans" w:cs="Open Sans"/>
        </w:rPr>
        <w:pPrChange w:id="84" w:author="Tal" w:date="2016-09-18T18:46:00Z">
          <w:pPr>
            <w:spacing w:before="75" w:after="0" w:line="348" w:lineRule="auto"/>
            <w:ind w:left="715" w:right="1727" w:firstLine="450"/>
          </w:pPr>
        </w:pPrChange>
      </w:pPr>
      <w:commentRangeStart w:id="85"/>
      <w:ins w:id="86" w:author="Tal" w:date="2016-09-18T18:44:00Z">
        <w:r>
          <w:rPr>
            <w:rFonts w:ascii="Open Sans" w:eastAsia="Open Sans" w:hAnsi="Open Sans" w:cs="Open Sans"/>
          </w:rPr>
          <w:t xml:space="preserve">There </w:t>
        </w:r>
      </w:ins>
      <w:ins w:id="87" w:author="Tal" w:date="2016-09-18T18:45:00Z">
        <w:r>
          <w:rPr>
            <w:rFonts w:ascii="Open Sans" w:eastAsia="Open Sans" w:hAnsi="Open Sans" w:cs="Open Sans"/>
          </w:rPr>
          <w:t>is also an option to move the trip to the stack….</w:t>
        </w:r>
        <w:commentRangeEnd w:id="85"/>
        <w:r>
          <w:rPr>
            <w:rStyle w:val="CommentReference"/>
          </w:rPr>
          <w:commentReference w:id="85"/>
        </w:r>
      </w:ins>
      <w:ins w:id="88" w:author="Tal" w:date="2016-09-18T18:46:00Z">
        <w:r>
          <w:rPr>
            <w:rFonts w:ascii="Open Sans" w:eastAsia="Open Sans" w:hAnsi="Open Sans" w:cs="Open Sans"/>
          </w:rPr>
          <w:t xml:space="preserve"> The number of trips that are not assigned to any duty and are located in the stack can be found next to the validation error by subtracting the assigned trips from the total number of trips.</w:t>
        </w:r>
      </w:ins>
      <w:ins w:id="89" w:author="Tal" w:date="2016-09-18T18:47:00Z">
        <w:r>
          <w:rPr>
            <w:rFonts w:ascii="Open Sans" w:eastAsia="Open Sans" w:hAnsi="Open Sans" w:cs="Open Sans"/>
          </w:rPr>
          <w:t xml:space="preserve"> </w:t>
        </w:r>
      </w:ins>
      <w:ins w:id="90" w:author="Tal" w:date="2016-09-18T18:46:00Z">
        <w:r>
          <w:rPr>
            <w:rFonts w:ascii="Open Sans" w:eastAsia="Open Sans" w:hAnsi="Open Sans" w:cs="Open Sans"/>
          </w:rPr>
          <w:t xml:space="preserve"> </w:t>
        </w:r>
      </w:ins>
    </w:p>
    <w:p w14:paraId="7647A746" w14:textId="77777777" w:rsidR="006D36D9" w:rsidRDefault="006D36D9" w:rsidP="006D36D9">
      <w:pPr>
        <w:spacing w:after="0" w:line="285" w:lineRule="exact"/>
        <w:ind w:left="445" w:right="-20"/>
        <w:rPr>
          <w:rFonts w:ascii="Open Sans" w:eastAsia="Open Sans" w:hAnsi="Open Sans" w:cs="Open Sans"/>
        </w:rPr>
      </w:pPr>
      <w:r>
        <w:rPr>
          <w:rFonts w:ascii="Open Sans" w:eastAsia="Open Sans" w:hAnsi="Open Sans" w:cs="Open Sans"/>
          <w:color w:val="3F3F3F"/>
          <w:spacing w:val="-6"/>
          <w:position w:val="1"/>
        </w:rPr>
        <w:t>3</w:t>
      </w:r>
      <w:r>
        <w:rPr>
          <w:rFonts w:ascii="Open Sans" w:eastAsia="Open Sans" w:hAnsi="Open Sans" w:cs="Open Sans"/>
          <w:color w:val="3F3F3F"/>
          <w:position w:val="1"/>
        </w:rPr>
        <w:t>.</w:t>
      </w:r>
      <w:r>
        <w:rPr>
          <w:rFonts w:ascii="Open Sans" w:eastAsia="Open Sans" w:hAnsi="Open Sans" w:cs="Open Sans"/>
          <w:color w:val="3F3F3F"/>
          <w:spacing w:val="3"/>
          <w:position w:val="1"/>
        </w:rPr>
        <w:t xml:space="preserve"> </w:t>
      </w:r>
      <w:r>
        <w:rPr>
          <w:rFonts w:ascii="Open Sans" w:eastAsia="Open Sans" w:hAnsi="Open Sans" w:cs="Open Sans"/>
          <w:color w:val="3F3F3F"/>
          <w:spacing w:val="-4"/>
          <w:position w:val="1"/>
        </w:rPr>
        <w:t>A</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du</w:t>
      </w:r>
      <w:r>
        <w:rPr>
          <w:rFonts w:ascii="Open Sans" w:eastAsia="Open Sans" w:hAnsi="Open Sans" w:cs="Open Sans"/>
          <w:color w:val="3F3F3F"/>
          <w:spacing w:val="-3"/>
          <w:position w:val="1"/>
        </w:rPr>
        <w:t>t</w:t>
      </w:r>
      <w:r>
        <w:rPr>
          <w:rFonts w:ascii="Open Sans" w:eastAsia="Open Sans" w:hAnsi="Open Sans" w:cs="Open Sans"/>
          <w:color w:val="3F3F3F"/>
          <w:position w:val="1"/>
        </w:rPr>
        <w:t>y</w:t>
      </w:r>
      <w:r>
        <w:rPr>
          <w:rFonts w:ascii="Open Sans" w:eastAsia="Open Sans" w:hAnsi="Open Sans" w:cs="Open Sans"/>
          <w:color w:val="3F3F3F"/>
          <w:spacing w:val="-7"/>
          <w:position w:val="1"/>
        </w:rPr>
        <w:t xml:space="preserve"> </w:t>
      </w:r>
      <w:r>
        <w:rPr>
          <w:rFonts w:ascii="Open Sans" w:eastAsia="Open Sans" w:hAnsi="Open Sans" w:cs="Open Sans"/>
          <w:color w:val="3F3F3F"/>
          <w:spacing w:val="-6"/>
          <w:position w:val="1"/>
        </w:rPr>
        <w:t>1</w:t>
      </w:r>
      <w:r>
        <w:rPr>
          <w:rFonts w:ascii="Open Sans" w:eastAsia="Open Sans" w:hAnsi="Open Sans" w:cs="Open Sans"/>
          <w:color w:val="3F3F3F"/>
          <w:position w:val="1"/>
        </w:rPr>
        <w:t>0</w:t>
      </w:r>
      <w:r>
        <w:rPr>
          <w:rFonts w:ascii="Open Sans" w:eastAsia="Open Sans" w:hAnsi="Open Sans" w:cs="Open Sans"/>
          <w:color w:val="3F3F3F"/>
          <w:spacing w:val="-5"/>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w:t>
      </w:r>
      <w:r>
        <w:rPr>
          <w:rFonts w:ascii="Open Sans" w:eastAsia="Open Sans" w:hAnsi="Open Sans" w:cs="Open Sans"/>
          <w:color w:val="3F3F3F"/>
          <w:spacing w:val="-3"/>
          <w:position w:val="1"/>
        </w:rPr>
        <w:t>e</w:t>
      </w:r>
      <w:r>
        <w:rPr>
          <w:rFonts w:ascii="Open Sans" w:eastAsia="Open Sans" w:hAnsi="Open Sans" w:cs="Open Sans"/>
          <w:color w:val="3F3F3F"/>
          <w:position w:val="1"/>
        </w:rPr>
        <w:t>re</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a s</w:t>
      </w:r>
      <w:r>
        <w:rPr>
          <w:rFonts w:ascii="Open Sans" w:eastAsia="Open Sans" w:hAnsi="Open Sans" w:cs="Open Sans"/>
          <w:color w:val="3F3F3F"/>
          <w:spacing w:val="5"/>
          <w:position w:val="1"/>
        </w:rPr>
        <w:t>l</w:t>
      </w:r>
      <w:r>
        <w:rPr>
          <w:rFonts w:ascii="Open Sans" w:eastAsia="Open Sans" w:hAnsi="Open Sans" w:cs="Open Sans"/>
          <w:color w:val="3F3F3F"/>
          <w:spacing w:val="2"/>
          <w:position w:val="1"/>
        </w:rPr>
        <w:t>o</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6"/>
          <w:position w:val="1"/>
        </w:rPr>
        <w:t>w</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position w:val="1"/>
        </w:rPr>
        <w:t>h</w:t>
      </w:r>
      <w:r>
        <w:rPr>
          <w:rFonts w:ascii="Open Sans" w:eastAsia="Open Sans" w:hAnsi="Open Sans" w:cs="Open Sans"/>
          <w:color w:val="3F3F3F"/>
          <w:spacing w:val="-1"/>
          <w:position w:val="1"/>
        </w:rPr>
        <w:t xml:space="preserve"> </w:t>
      </w:r>
      <w:r>
        <w:rPr>
          <w:rFonts w:ascii="Open Sans" w:eastAsia="Open Sans" w:hAnsi="Open Sans" w:cs="Open Sans"/>
          <w:color w:val="3F3F3F"/>
          <w:spacing w:val="1"/>
          <w:position w:val="1"/>
        </w:rPr>
        <w:t>f</w:t>
      </w:r>
      <w:r>
        <w:rPr>
          <w:rFonts w:ascii="Open Sans" w:eastAsia="Open Sans" w:hAnsi="Open Sans" w:cs="Open Sans"/>
          <w:color w:val="3F3F3F"/>
          <w:spacing w:val="2"/>
          <w:position w:val="1"/>
        </w:rPr>
        <w:t>o</w:t>
      </w:r>
      <w:r>
        <w:rPr>
          <w:rFonts w:ascii="Open Sans" w:eastAsia="Open Sans" w:hAnsi="Open Sans" w:cs="Open Sans"/>
          <w:color w:val="3F3F3F"/>
          <w:position w:val="1"/>
        </w:rPr>
        <w:t>ur</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s</w:t>
      </w:r>
      <w:r>
        <w:rPr>
          <w:rFonts w:ascii="Open Sans" w:eastAsia="Open Sans" w:hAnsi="Open Sans" w:cs="Open Sans"/>
          <w:color w:val="3F3F3F"/>
          <w:spacing w:val="-3"/>
          <w:position w:val="1"/>
        </w:rPr>
        <w:t>t</w:t>
      </w:r>
      <w:r>
        <w:rPr>
          <w:rFonts w:ascii="Open Sans" w:eastAsia="Open Sans" w:hAnsi="Open Sans" w:cs="Open Sans"/>
          <w:color w:val="3F3F3F"/>
          <w:spacing w:val="-2"/>
          <w:position w:val="1"/>
        </w:rPr>
        <w:t>a</w:t>
      </w:r>
      <w:r>
        <w:rPr>
          <w:rFonts w:ascii="Open Sans" w:eastAsia="Open Sans" w:hAnsi="Open Sans" w:cs="Open Sans"/>
          <w:color w:val="3F3F3F"/>
          <w:position w:val="1"/>
        </w:rPr>
        <w:t>rs</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a r</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b</w:t>
      </w:r>
      <w:r>
        <w:rPr>
          <w:rFonts w:ascii="Open Sans" w:eastAsia="Open Sans" w:hAnsi="Open Sans" w:cs="Open Sans"/>
          <w:color w:val="3F3F3F"/>
          <w:spacing w:val="2"/>
          <w:position w:val="1"/>
        </w:rPr>
        <w:t>o</w:t>
      </w:r>
      <w:r>
        <w:rPr>
          <w:rFonts w:ascii="Open Sans" w:eastAsia="Open Sans" w:hAnsi="Open Sans" w:cs="Open Sans"/>
          <w:color w:val="3F3F3F"/>
          <w:position w:val="1"/>
        </w:rPr>
        <w:t>rd</w:t>
      </w:r>
      <w:r>
        <w:rPr>
          <w:rFonts w:ascii="Open Sans" w:eastAsia="Open Sans" w:hAnsi="Open Sans" w:cs="Open Sans"/>
          <w:color w:val="3F3F3F"/>
          <w:spacing w:val="-3"/>
          <w:position w:val="1"/>
        </w:rPr>
        <w:t>e</w:t>
      </w:r>
      <w:r>
        <w:rPr>
          <w:rFonts w:ascii="Open Sans" w:eastAsia="Open Sans" w:hAnsi="Open Sans" w:cs="Open Sans"/>
          <w:color w:val="3F3F3F"/>
          <w:position w:val="1"/>
        </w:rPr>
        <w:t>r.</w:t>
      </w:r>
      <w:r>
        <w:rPr>
          <w:rFonts w:ascii="Open Sans" w:eastAsia="Open Sans" w:hAnsi="Open Sans" w:cs="Open Sans"/>
          <w:color w:val="3F3F3F"/>
          <w:spacing w:val="1"/>
          <w:position w:val="1"/>
        </w:rPr>
        <w:t xml:space="preserve"> </w:t>
      </w:r>
      <w:r>
        <w:rPr>
          <w:rFonts w:ascii="Open Sans" w:eastAsia="Open Sans" w:hAnsi="Open Sans" w:cs="Open Sans"/>
          <w:color w:val="3F3F3F"/>
          <w:spacing w:val="-4"/>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p</w:t>
      </w:r>
      <w:r>
        <w:rPr>
          <w:rFonts w:ascii="Open Sans" w:eastAsia="Open Sans" w:hAnsi="Open Sans" w:cs="Open Sans"/>
          <w:color w:val="3F3F3F"/>
          <w:spacing w:val="-3"/>
          <w:position w:val="1"/>
        </w:rPr>
        <w:t>e</w:t>
      </w:r>
      <w:r>
        <w:rPr>
          <w:rFonts w:ascii="Open Sans" w:eastAsia="Open Sans" w:hAnsi="Open Sans" w:cs="Open Sans"/>
          <w:color w:val="3F3F3F"/>
          <w:position w:val="1"/>
        </w:rPr>
        <w:t xml:space="preserve">ns </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position w:val="1"/>
        </w:rPr>
        <w:t>s</w:t>
      </w:r>
    </w:p>
    <w:p w14:paraId="35E921AA" w14:textId="77777777" w:rsidR="006D36D9" w:rsidRDefault="006D36D9" w:rsidP="006D36D9">
      <w:pPr>
        <w:spacing w:after="0" w:line="240" w:lineRule="auto"/>
        <w:ind w:left="715" w:right="-20"/>
        <w:rPr>
          <w:rFonts w:ascii="Open Sans" w:eastAsia="Open Sans" w:hAnsi="Open Sans" w:cs="Open Sans"/>
          <w:color w:val="3F3F3F"/>
        </w:rPr>
      </w:pPr>
      <w:proofErr w:type="gramStart"/>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roofErr w:type="gramEnd"/>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4C6C1E2F" w14:textId="77777777" w:rsidR="006D36D9" w:rsidRDefault="006D36D9" w:rsidP="006D36D9">
      <w:pPr>
        <w:spacing w:after="0" w:line="240" w:lineRule="auto"/>
        <w:ind w:left="715" w:right="-20"/>
        <w:rPr>
          <w:rFonts w:ascii="Open Sans" w:eastAsia="Open Sans" w:hAnsi="Open Sans" w:cs="Open Sans"/>
        </w:rPr>
      </w:pPr>
    </w:p>
    <w:p w14:paraId="110407E2" w14:textId="77777777" w:rsidR="0074787C" w:rsidRDefault="0074787C">
      <w:pPr>
        <w:spacing w:before="2" w:after="0" w:line="130" w:lineRule="exact"/>
        <w:rPr>
          <w:sz w:val="13"/>
          <w:szCs w:val="13"/>
        </w:rPr>
      </w:pPr>
    </w:p>
    <w:p w14:paraId="62AF1B14" w14:textId="77777777" w:rsidR="0074787C" w:rsidRDefault="002D0355">
      <w:pPr>
        <w:spacing w:after="0" w:line="240" w:lineRule="auto"/>
        <w:ind w:left="115" w:right="-20"/>
        <w:rPr>
          <w:rFonts w:ascii="Times New Roman" w:eastAsia="Times New Roman" w:hAnsi="Times New Roman" w:cs="Times New Roman"/>
          <w:sz w:val="20"/>
          <w:szCs w:val="20"/>
        </w:rPr>
      </w:pPr>
      <w:r>
        <w:pict w14:anchorId="570F58A4">
          <v:shape id="_x0000_s1186" type="#_x0000_t75" style="position:absolute;left:0;text-align:left;margin-left:156.75pt;margin-top:0;width:236.25pt;height:286.5pt;z-index:-1283;mso-position-horizontal-relative:page">
            <v:imagedata r:id="rId17" o:title=""/>
            <w10:wrap anchorx="page"/>
          </v:shape>
        </w:pict>
      </w:r>
      <w:r>
        <w:pict w14:anchorId="02C87588">
          <v:shape id="_x0000_i1029" type="#_x0000_t75" style="width:83.25pt;height:320.25pt;mso-position-horizontal-relative:char;mso-position-vertical-relative:line">
            <v:imagedata r:id="rId18" o:title=""/>
          </v:shape>
        </w:pict>
      </w:r>
    </w:p>
    <w:p w14:paraId="72AEAE05" w14:textId="77777777" w:rsidR="0074787C" w:rsidRDefault="0074787C">
      <w:pPr>
        <w:spacing w:before="8" w:after="0" w:line="100" w:lineRule="exact"/>
        <w:rPr>
          <w:sz w:val="10"/>
          <w:szCs w:val="10"/>
        </w:rPr>
      </w:pPr>
    </w:p>
    <w:p w14:paraId="3256FB44" w14:textId="77777777" w:rsidR="0074787C" w:rsidRDefault="0074787C">
      <w:pPr>
        <w:spacing w:after="0" w:line="200" w:lineRule="exact"/>
        <w:rPr>
          <w:sz w:val="20"/>
          <w:szCs w:val="20"/>
        </w:rPr>
      </w:pPr>
    </w:p>
    <w:p w14:paraId="4DF22683"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2</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1"/>
        </w:rPr>
        <w:t>L</w:t>
      </w:r>
      <w:r>
        <w:rPr>
          <w:rFonts w:ascii="Open Sans" w:eastAsia="Open Sans" w:hAnsi="Open Sans" w:cs="Open Sans"/>
          <w:i/>
          <w:spacing w:val="-3"/>
        </w:rPr>
        <w:t>e</w:t>
      </w:r>
      <w:r>
        <w:rPr>
          <w:rFonts w:ascii="Open Sans" w:eastAsia="Open Sans" w:hAnsi="Open Sans" w:cs="Open Sans"/>
          <w:i/>
          <w:spacing w:val="6"/>
        </w:rPr>
        <w:t>f</w:t>
      </w:r>
      <w:r>
        <w:rPr>
          <w:rFonts w:ascii="Open Sans" w:eastAsia="Open Sans" w:hAnsi="Open Sans" w:cs="Open Sans"/>
          <w:i/>
          <w:spacing w:val="4"/>
        </w:rPr>
        <w:t>t</w:t>
      </w:r>
      <w:r>
        <w:rPr>
          <w:rFonts w:ascii="Open Sans" w:eastAsia="Open Sans" w:hAnsi="Open Sans" w:cs="Open Sans"/>
          <w:i/>
        </w:rPr>
        <w:t>:</w:t>
      </w:r>
      <w:r>
        <w:rPr>
          <w:rFonts w:ascii="Open Sans" w:eastAsia="Open Sans" w:hAnsi="Open Sans" w:cs="Open Sans"/>
          <w:i/>
          <w:spacing w:val="6"/>
        </w:rPr>
        <w:t xml:space="preserve"> </w:t>
      </w:r>
      <w:r>
        <w:rPr>
          <w:rFonts w:ascii="Open Sans" w:eastAsia="Open Sans" w:hAnsi="Open Sans" w:cs="Open Sans"/>
          <w:i/>
          <w:spacing w:val="-7"/>
        </w:rPr>
        <w:t>E</w:t>
      </w:r>
      <w:r>
        <w:rPr>
          <w:rFonts w:ascii="Open Sans" w:eastAsia="Open Sans" w:hAnsi="Open Sans" w:cs="Open Sans"/>
          <w:i/>
          <w:spacing w:val="4"/>
        </w:rPr>
        <w:t>li</w:t>
      </w:r>
      <w:r>
        <w:rPr>
          <w:rFonts w:ascii="Open Sans" w:eastAsia="Open Sans" w:hAnsi="Open Sans" w:cs="Open Sans"/>
          <w:i/>
          <w:spacing w:val="-5"/>
        </w:rPr>
        <w:t>g</w:t>
      </w:r>
      <w:r>
        <w:rPr>
          <w:rFonts w:ascii="Open Sans" w:eastAsia="Open Sans" w:hAnsi="Open Sans" w:cs="Open Sans"/>
          <w:i/>
          <w:spacing w:val="4"/>
        </w:rPr>
        <w:t>i</w:t>
      </w:r>
      <w:r>
        <w:rPr>
          <w:rFonts w:ascii="Open Sans" w:eastAsia="Open Sans" w:hAnsi="Open Sans" w:cs="Open Sans"/>
          <w:i/>
          <w:spacing w:val="-7"/>
        </w:rPr>
        <w:t>b</w:t>
      </w:r>
      <w:r>
        <w:rPr>
          <w:rFonts w:ascii="Open Sans" w:eastAsia="Open Sans" w:hAnsi="Open Sans" w:cs="Open Sans"/>
          <w:i/>
          <w:spacing w:val="4"/>
        </w:rPr>
        <w:t>l</w:t>
      </w:r>
      <w:r>
        <w:rPr>
          <w:rFonts w:ascii="Open Sans" w:eastAsia="Open Sans" w:hAnsi="Open Sans" w:cs="Open Sans"/>
          <w:i/>
        </w:rPr>
        <w:t>e</w:t>
      </w:r>
      <w:r>
        <w:rPr>
          <w:rFonts w:ascii="Open Sans" w:eastAsia="Open Sans" w:hAnsi="Open Sans" w:cs="Open Sans"/>
          <w:i/>
          <w:spacing w:val="-4"/>
        </w:rPr>
        <w:t xml:space="preserve"> s</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spacing w:val="4"/>
        </w:rPr>
        <w:t>t</w:t>
      </w:r>
      <w:r>
        <w:rPr>
          <w:rFonts w:ascii="Open Sans" w:eastAsia="Open Sans" w:hAnsi="Open Sans" w:cs="Open Sans"/>
          <w:i/>
          <w:spacing w:val="-4"/>
        </w:rPr>
        <w:t>s</w:t>
      </w:r>
      <w:r>
        <w:rPr>
          <w:rFonts w:ascii="Open Sans" w:eastAsia="Open Sans" w:hAnsi="Open Sans" w:cs="Open Sans"/>
          <w:i/>
        </w:rPr>
        <w:t>;</w:t>
      </w:r>
      <w:r>
        <w:rPr>
          <w:rFonts w:ascii="Open Sans" w:eastAsia="Open Sans" w:hAnsi="Open Sans" w:cs="Open Sans"/>
          <w:i/>
          <w:spacing w:val="6"/>
        </w:rPr>
        <w:t xml:space="preserve"> </w:t>
      </w:r>
      <w:r>
        <w:rPr>
          <w:rFonts w:ascii="Open Sans" w:eastAsia="Open Sans" w:hAnsi="Open Sans" w:cs="Open Sans"/>
          <w:i/>
          <w:spacing w:val="-5"/>
        </w:rPr>
        <w:t>R</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h</w:t>
      </w:r>
      <w:r>
        <w:rPr>
          <w:rFonts w:ascii="Open Sans" w:eastAsia="Open Sans" w:hAnsi="Open Sans" w:cs="Open Sans"/>
          <w:i/>
          <w:spacing w:val="4"/>
        </w:rPr>
        <w:t>t</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4"/>
        </w:rPr>
        <w:t>P</w:t>
      </w:r>
      <w:r>
        <w:rPr>
          <w:rFonts w:ascii="Open Sans" w:eastAsia="Open Sans" w:hAnsi="Open Sans" w:cs="Open Sans"/>
          <w:i/>
          <w:spacing w:val="3"/>
        </w:rPr>
        <w:t>r</w:t>
      </w:r>
      <w:r>
        <w:rPr>
          <w:rFonts w:ascii="Open Sans" w:eastAsia="Open Sans" w:hAnsi="Open Sans" w:cs="Open Sans"/>
          <w:i/>
          <w:spacing w:val="-3"/>
        </w:rPr>
        <w:t>o</w:t>
      </w:r>
      <w:r>
        <w:rPr>
          <w:rFonts w:ascii="Open Sans" w:eastAsia="Open Sans" w:hAnsi="Open Sans" w:cs="Open Sans"/>
          <w:i/>
          <w:spacing w:val="-7"/>
        </w:rPr>
        <w:t>b</w:t>
      </w:r>
      <w:r>
        <w:rPr>
          <w:rFonts w:ascii="Open Sans" w:eastAsia="Open Sans" w:hAnsi="Open Sans" w:cs="Open Sans"/>
          <w:i/>
          <w:spacing w:val="4"/>
        </w:rPr>
        <w:t>l</w:t>
      </w:r>
      <w:r>
        <w:rPr>
          <w:rFonts w:ascii="Open Sans" w:eastAsia="Open Sans" w:hAnsi="Open Sans" w:cs="Open Sans"/>
          <w:i/>
          <w:spacing w:val="-3"/>
        </w:rPr>
        <w:t>e</w:t>
      </w:r>
      <w:r>
        <w:rPr>
          <w:rFonts w:ascii="Open Sans" w:eastAsia="Open Sans" w:hAnsi="Open Sans" w:cs="Open Sans"/>
          <w:i/>
          <w:spacing w:val="3"/>
        </w:rPr>
        <w:t>m</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rPr>
        <w:t>c</w:t>
      </w:r>
      <w:r>
        <w:rPr>
          <w:rFonts w:ascii="Open Sans" w:eastAsia="Open Sans" w:hAnsi="Open Sans" w:cs="Open Sans"/>
          <w:i/>
          <w:spacing w:val="4"/>
        </w:rPr>
        <w:t xml:space="preserve"> </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5"/>
        </w:rPr>
        <w:t xml:space="preserve"> </w:t>
      </w:r>
      <w:r>
        <w:rPr>
          <w:rFonts w:ascii="Open Sans" w:eastAsia="Open Sans" w:hAnsi="Open Sans" w:cs="Open Sans"/>
          <w:i/>
          <w:spacing w:val="-7"/>
        </w:rPr>
        <w:t>b</w:t>
      </w:r>
      <w:r>
        <w:rPr>
          <w:rFonts w:ascii="Open Sans" w:eastAsia="Open Sans" w:hAnsi="Open Sans" w:cs="Open Sans"/>
          <w:i/>
          <w:spacing w:val="-3"/>
        </w:rPr>
        <w:t>o</w:t>
      </w:r>
      <w:r>
        <w:rPr>
          <w:rFonts w:ascii="Open Sans" w:eastAsia="Open Sans" w:hAnsi="Open Sans" w:cs="Open Sans"/>
          <w:i/>
          <w:spacing w:val="3"/>
        </w:rPr>
        <w:t>r</w:t>
      </w:r>
      <w:r>
        <w:rPr>
          <w:rFonts w:ascii="Open Sans" w:eastAsia="Open Sans" w:hAnsi="Open Sans" w:cs="Open Sans"/>
          <w:i/>
          <w:spacing w:val="-7"/>
        </w:rPr>
        <w:t>d</w:t>
      </w:r>
      <w:r>
        <w:rPr>
          <w:rFonts w:ascii="Open Sans" w:eastAsia="Open Sans" w:hAnsi="Open Sans" w:cs="Open Sans"/>
          <w:i/>
          <w:spacing w:val="-3"/>
        </w:rPr>
        <w:t>e</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6"/>
        </w:rPr>
        <w:t xml:space="preserve"> </w:t>
      </w:r>
      <w:r>
        <w:rPr>
          <w:rFonts w:ascii="Open Sans" w:eastAsia="Open Sans" w:hAnsi="Open Sans" w:cs="Open Sans"/>
          <w:i/>
          <w:spacing w:val="-4"/>
        </w:rPr>
        <w:t>s</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spacing w:val="4"/>
        </w:rPr>
        <w:t>t</w:t>
      </w:r>
      <w:r>
        <w:rPr>
          <w:rFonts w:ascii="Open Sans" w:eastAsia="Open Sans" w:hAnsi="Open Sans" w:cs="Open Sans"/>
          <w:i/>
        </w:rPr>
        <w:t>:</w:t>
      </w:r>
      <w:r>
        <w:rPr>
          <w:rFonts w:ascii="Open Sans" w:eastAsia="Open Sans" w:hAnsi="Open Sans" w:cs="Open Sans"/>
          <w:i/>
          <w:spacing w:val="6"/>
        </w:rPr>
        <w:t xml:space="preserve"> </w:t>
      </w:r>
      <w:r>
        <w:rPr>
          <w:rFonts w:ascii="Open Sans" w:eastAsia="Open Sans" w:hAnsi="Open Sans" w:cs="Open Sans"/>
          <w:i/>
          <w:spacing w:val="-7"/>
        </w:rPr>
        <w:t>W</w:t>
      </w:r>
      <w:r>
        <w:rPr>
          <w:rFonts w:ascii="Open Sans" w:eastAsia="Open Sans" w:hAnsi="Open Sans" w:cs="Open Sans"/>
          <w:i/>
          <w:spacing w:val="-3"/>
        </w:rPr>
        <w:t>o</w:t>
      </w:r>
      <w:r>
        <w:rPr>
          <w:rFonts w:ascii="Open Sans" w:eastAsia="Open Sans" w:hAnsi="Open Sans" w:cs="Open Sans"/>
          <w:i/>
          <w:spacing w:val="3"/>
        </w:rPr>
        <w:t>r</w:t>
      </w:r>
      <w:r>
        <w:rPr>
          <w:rFonts w:ascii="Open Sans" w:eastAsia="Open Sans" w:hAnsi="Open Sans" w:cs="Open Sans"/>
          <w:i/>
        </w:rPr>
        <w:t>k</w:t>
      </w:r>
      <w:r>
        <w:rPr>
          <w:rFonts w:ascii="Open Sans" w:eastAsia="Open Sans" w:hAnsi="Open Sans" w:cs="Open Sans"/>
          <w:i/>
          <w:spacing w:val="-2"/>
        </w:rPr>
        <w:t xml:space="preserve"> </w:t>
      </w:r>
      <w:r>
        <w:rPr>
          <w:rFonts w:ascii="Open Sans" w:eastAsia="Open Sans" w:hAnsi="Open Sans" w:cs="Open Sans"/>
          <w:i/>
          <w:spacing w:val="4"/>
        </w:rPr>
        <w:t>li</w:t>
      </w:r>
      <w:r>
        <w:rPr>
          <w:rFonts w:ascii="Open Sans" w:eastAsia="Open Sans" w:hAnsi="Open Sans" w:cs="Open Sans"/>
          <w:i/>
          <w:spacing w:val="3"/>
        </w:rPr>
        <w:t>m</w:t>
      </w:r>
      <w:r>
        <w:rPr>
          <w:rFonts w:ascii="Open Sans" w:eastAsia="Open Sans" w:hAnsi="Open Sans" w:cs="Open Sans"/>
          <w:i/>
          <w:spacing w:val="4"/>
        </w:rPr>
        <w:t>it</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spacing w:val="-3"/>
        </w:rPr>
        <w:t>o</w:t>
      </w:r>
      <w:r>
        <w:rPr>
          <w:rFonts w:ascii="Open Sans" w:eastAsia="Open Sans" w:hAnsi="Open Sans" w:cs="Open Sans"/>
          <w:i/>
        </w:rPr>
        <w:t>n</w:t>
      </w:r>
      <w:r>
        <w:rPr>
          <w:rFonts w:ascii="Open Sans" w:eastAsia="Open Sans" w:hAnsi="Open Sans" w:cs="Open Sans"/>
          <w:i/>
          <w:spacing w:val="-7"/>
        </w:rPr>
        <w:t xml:space="preserve"> </w:t>
      </w:r>
      <w:r>
        <w:rPr>
          <w:rFonts w:ascii="Open Sans" w:eastAsia="Open Sans" w:hAnsi="Open Sans" w:cs="Open Sans"/>
          <w:i/>
          <w:spacing w:val="4"/>
        </w:rPr>
        <w:t>vi</w:t>
      </w:r>
      <w:r>
        <w:rPr>
          <w:rFonts w:ascii="Open Sans" w:eastAsia="Open Sans" w:hAnsi="Open Sans" w:cs="Open Sans"/>
          <w:i/>
          <w:spacing w:val="-3"/>
        </w:rPr>
        <w:t>o</w:t>
      </w:r>
      <w:r>
        <w:rPr>
          <w:rFonts w:ascii="Open Sans" w:eastAsia="Open Sans" w:hAnsi="Open Sans" w:cs="Open Sans"/>
          <w:i/>
          <w:spacing w:val="4"/>
        </w:rPr>
        <w:t>l</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spacing w:val="-3"/>
        </w:rPr>
        <w:t>o</w:t>
      </w:r>
      <w:r>
        <w:rPr>
          <w:rFonts w:ascii="Open Sans" w:eastAsia="Open Sans" w:hAnsi="Open Sans" w:cs="Open Sans"/>
          <w:i/>
        </w:rPr>
        <w:t>n</w:t>
      </w:r>
    </w:p>
    <w:p w14:paraId="5DBC3C04" w14:textId="77777777" w:rsidR="0074787C" w:rsidRDefault="0074787C">
      <w:pPr>
        <w:spacing w:before="1" w:after="0" w:line="130" w:lineRule="exact"/>
        <w:rPr>
          <w:sz w:val="13"/>
          <w:szCs w:val="13"/>
        </w:rPr>
      </w:pPr>
    </w:p>
    <w:p w14:paraId="7AE0EC73" w14:textId="77777777" w:rsidR="0074787C" w:rsidRDefault="0074787C">
      <w:pPr>
        <w:spacing w:after="0"/>
      </w:pPr>
    </w:p>
    <w:p w14:paraId="4727471F" w14:textId="77777777" w:rsidR="006D36D9" w:rsidRDefault="006D36D9" w:rsidP="006D36D9">
      <w:pPr>
        <w:spacing w:after="0" w:line="240" w:lineRule="auto"/>
        <w:ind w:left="385" w:right="196" w:hanging="270"/>
        <w:rPr>
          <w:rFonts w:ascii="Open Sans" w:eastAsia="Open Sans" w:hAnsi="Open Sans" w:cs="Open Sans"/>
        </w:rPr>
      </w:pPr>
      <w:r>
        <w:rPr>
          <w:rFonts w:ascii="Open Sans" w:eastAsia="Open Sans" w:hAnsi="Open Sans" w:cs="Open Sans"/>
          <w:color w:val="3F3F3F"/>
          <w:spacing w:val="-6"/>
        </w:rPr>
        <w:t>4</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8"/>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o</w:t>
      </w:r>
      <w:r>
        <w:rPr>
          <w:rFonts w:ascii="Open Sans" w:eastAsia="Open Sans" w:hAnsi="Open Sans" w:cs="Open Sans"/>
          <w:color w:val="3F3F3F"/>
        </w:rPr>
        <w:t>ne</w:t>
      </w:r>
      <w:r>
        <w:rPr>
          <w:rFonts w:ascii="Open Sans" w:eastAsia="Open Sans" w:hAnsi="Open Sans" w:cs="Open Sans"/>
          <w:color w:val="3F3F3F"/>
          <w:spacing w:val="-2"/>
        </w:rPr>
        <w:t xml:space="preserve"> a</w:t>
      </w:r>
      <w:r>
        <w:rPr>
          <w:rFonts w:ascii="Open Sans" w:eastAsia="Open Sans" w:hAnsi="Open Sans" w:cs="Open Sans"/>
          <w:color w:val="3F3F3F"/>
        </w:rPr>
        <w:t>t 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6"/>
        </w:rPr>
        <w:t>20</w:t>
      </w:r>
      <w:r>
        <w:rPr>
          <w:rFonts w:ascii="Open Sans" w:eastAsia="Open Sans" w:hAnsi="Open Sans" w:cs="Open Sans"/>
          <w:color w:val="3F3F3F"/>
        </w:rPr>
        <w:t>7</w:t>
      </w:r>
      <w:r>
        <w:rPr>
          <w:rFonts w:ascii="Open Sans" w:eastAsia="Open Sans" w:hAnsi="Open Sans" w:cs="Open Sans"/>
          <w:color w:val="3F3F3F"/>
          <w:spacing w:val="-7"/>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rPr>
        <w:t>a b</w:t>
      </w:r>
      <w:r>
        <w:rPr>
          <w:rFonts w:ascii="Open Sans" w:eastAsia="Open Sans" w:hAnsi="Open Sans" w:cs="Open Sans"/>
          <w:color w:val="3F3F3F"/>
          <w:spacing w:val="5"/>
        </w:rPr>
        <w:t>l</w:t>
      </w:r>
      <w:r>
        <w:rPr>
          <w:rFonts w:ascii="Open Sans" w:eastAsia="Open Sans" w:hAnsi="Open Sans" w:cs="Open Sans"/>
          <w:color w:val="3F3F3F"/>
        </w:rPr>
        <w:t>ue</w:t>
      </w:r>
      <w:r>
        <w:rPr>
          <w:rFonts w:ascii="Open Sans" w:eastAsia="Open Sans" w:hAnsi="Open Sans" w:cs="Open Sans"/>
          <w:color w:val="3F3F3F"/>
          <w:spacing w:val="-4"/>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rPr>
        <w:t>rd</w:t>
      </w:r>
      <w:r>
        <w:rPr>
          <w:rFonts w:ascii="Open Sans" w:eastAsia="Open Sans" w:hAnsi="Open Sans" w:cs="Open Sans"/>
          <w:color w:val="3F3F3F"/>
          <w:spacing w:val="-3"/>
        </w:rPr>
        <w:t>e</w:t>
      </w:r>
      <w:r>
        <w:rPr>
          <w:rFonts w:ascii="Open Sans" w:eastAsia="Open Sans" w:hAnsi="Open Sans" w:cs="Open Sans"/>
          <w:color w:val="3F3F3F"/>
        </w:rPr>
        <w:t xml:space="preserve">r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rs.</w:t>
      </w:r>
      <w:r>
        <w:rPr>
          <w:rFonts w:ascii="Open Sans" w:eastAsia="Open Sans" w:hAnsi="Open Sans" w:cs="Open Sans"/>
          <w:color w:val="3F3F3F"/>
          <w:spacing w:val="4"/>
        </w:rPr>
        <w:t xml:space="preserve"> </w:t>
      </w:r>
      <w:proofErr w:type="gramStart"/>
      <w:r>
        <w:rPr>
          <w:rFonts w:ascii="Open Sans" w:eastAsia="Open Sans" w:hAnsi="Open Sans" w:cs="Open Sans"/>
          <w:color w:val="3F3F3F"/>
          <w:spacing w:val="5"/>
        </w:rPr>
        <w:t>i</w:t>
      </w:r>
      <w:r>
        <w:rPr>
          <w:rFonts w:ascii="Open Sans" w:eastAsia="Open Sans" w:hAnsi="Open Sans" w:cs="Open Sans"/>
          <w:color w:val="3F3F3F"/>
        </w:rPr>
        <w:t>t</w:t>
      </w:r>
      <w:proofErr w:type="gramEnd"/>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su</w:t>
      </w:r>
      <w:r>
        <w:rPr>
          <w:rFonts w:ascii="Open Sans" w:eastAsia="Open Sans" w:hAnsi="Open Sans" w:cs="Open Sans"/>
          <w:color w:val="3F3F3F"/>
          <w:spacing w:val="1"/>
        </w:rPr>
        <w:t>ff</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p>
    <w:p w14:paraId="11771857" w14:textId="77777777" w:rsidR="006D36D9" w:rsidRDefault="006D36D9">
      <w:pPr>
        <w:spacing w:after="0"/>
      </w:pPr>
    </w:p>
    <w:p w14:paraId="5077FAE3" w14:textId="77777777" w:rsidR="006D36D9" w:rsidRDefault="006D36D9" w:rsidP="006D36D9">
      <w:pPr>
        <w:spacing w:after="0" w:line="240" w:lineRule="auto"/>
        <w:ind w:left="115" w:right="47"/>
        <w:rPr>
          <w:rFonts w:ascii="Open Sans" w:eastAsia="Open Sans" w:hAnsi="Open Sans" w:cs="Open Sans"/>
        </w:rPr>
      </w:pPr>
      <w:commentRangeStart w:id="91"/>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p</w:t>
      </w:r>
      <w:r>
        <w:rPr>
          <w:rFonts w:ascii="Open Sans" w:eastAsia="Open Sans" w:hAnsi="Open Sans" w:cs="Open Sans"/>
          <w:color w:val="3F3F3F"/>
          <w:spacing w:val="-2"/>
        </w:rPr>
        <w:t>a</w:t>
      </w:r>
      <w:r>
        <w:rPr>
          <w:rFonts w:ascii="Open Sans" w:eastAsia="Open Sans" w:hAnsi="Open Sans" w:cs="Open Sans"/>
          <w:color w:val="3F3F3F"/>
        </w:rPr>
        <w:t>rt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7"/>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 xml:space="preserve">. </w:t>
      </w:r>
      <w:r>
        <w:rPr>
          <w:rFonts w:ascii="Open Sans" w:eastAsia="Open Sans" w:hAnsi="Open Sans" w:cs="Open Sans"/>
          <w:color w:val="3F3F3F"/>
          <w:spacing w:val="-1"/>
        </w:rPr>
        <w:t>N</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ce</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so</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rPr>
        <w:t>g</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4"/>
        </w:rPr>
        <w:t>-</w:t>
      </w:r>
      <w:r>
        <w:rPr>
          <w:rFonts w:ascii="Open Sans" w:eastAsia="Open Sans" w:hAnsi="Open Sans" w:cs="Open Sans"/>
          <w:color w:val="3F3F3F"/>
          <w:spacing w:val="2"/>
        </w:rPr>
        <w:t>o</w:t>
      </w:r>
      <w:r>
        <w:rPr>
          <w:rFonts w:ascii="Open Sans" w:eastAsia="Open Sans" w:hAnsi="Open Sans" w:cs="Open Sans"/>
          <w:color w:val="3F3F3F"/>
          <w:spacing w:val="1"/>
        </w:rPr>
        <w:t>f</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5"/>
        </w:rPr>
        <w:t>imm</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2"/>
        </w:rPr>
        <w:t>a</w:t>
      </w:r>
      <w:r>
        <w:rPr>
          <w:rFonts w:ascii="Open Sans" w:eastAsia="Open Sans" w:hAnsi="Open Sans" w:cs="Open Sans"/>
          <w:color w:val="3F3F3F"/>
          <w:spacing w:val="-3"/>
        </w:rPr>
        <w:t>te</w:t>
      </w:r>
      <w:r>
        <w:rPr>
          <w:rFonts w:ascii="Open Sans" w:eastAsia="Open Sans" w:hAnsi="Open Sans" w:cs="Open Sans"/>
          <w:color w:val="3F3F3F"/>
          <w:spacing w:val="5"/>
        </w:rPr>
        <w:t>l</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2"/>
        </w:rPr>
        <w:t>a</w:t>
      </w:r>
      <w:r>
        <w:rPr>
          <w:rFonts w:ascii="Open Sans" w:eastAsia="Open Sans" w:hAnsi="Open Sans" w:cs="Open Sans"/>
          <w:color w:val="3F3F3F"/>
          <w:spacing w:val="1"/>
        </w:rPr>
        <w:t>f</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commentRangeEnd w:id="91"/>
      <w:r w:rsidR="00040D30">
        <w:rPr>
          <w:rStyle w:val="CommentReference"/>
        </w:rPr>
        <w:commentReference w:id="91"/>
      </w:r>
    </w:p>
    <w:p w14:paraId="20ED7396" w14:textId="77777777" w:rsidR="006D36D9" w:rsidRDefault="006D36D9">
      <w:pPr>
        <w:spacing w:after="0"/>
        <w:sectPr w:rsidR="006D36D9">
          <w:pgSz w:w="11920" w:h="16840"/>
          <w:pgMar w:top="1560" w:right="1320" w:bottom="280" w:left="1280" w:header="720" w:footer="720" w:gutter="0"/>
          <w:cols w:space="720"/>
        </w:sectPr>
      </w:pPr>
    </w:p>
    <w:p w14:paraId="21DBEF97" w14:textId="77777777" w:rsidR="0074787C" w:rsidRDefault="0074787C">
      <w:pPr>
        <w:spacing w:before="7" w:after="0" w:line="170" w:lineRule="exact"/>
        <w:rPr>
          <w:sz w:val="17"/>
          <w:szCs w:val="17"/>
        </w:rPr>
      </w:pPr>
    </w:p>
    <w:p w14:paraId="0D83386B" w14:textId="77777777" w:rsidR="0074787C" w:rsidRDefault="002D0355">
      <w:pPr>
        <w:spacing w:after="0" w:line="240" w:lineRule="auto"/>
        <w:ind w:left="115" w:right="-20"/>
        <w:rPr>
          <w:rFonts w:ascii="Times New Roman" w:eastAsia="Times New Roman" w:hAnsi="Times New Roman" w:cs="Times New Roman"/>
          <w:sz w:val="20"/>
          <w:szCs w:val="20"/>
        </w:rPr>
      </w:pPr>
      <w:r>
        <w:pict w14:anchorId="5F519E1F">
          <v:shape id="_x0000_i1030" type="#_x0000_t75" style="width:456.75pt;height:266.25pt;mso-position-horizontal-relative:char;mso-position-vertical-relative:line">
            <v:imagedata r:id="rId19" o:title=""/>
          </v:shape>
        </w:pict>
      </w:r>
    </w:p>
    <w:p w14:paraId="7E181C10" w14:textId="77777777" w:rsidR="0074787C" w:rsidRDefault="0074787C">
      <w:pPr>
        <w:spacing w:before="2" w:after="0" w:line="190" w:lineRule="exact"/>
        <w:rPr>
          <w:sz w:val="19"/>
          <w:szCs w:val="19"/>
        </w:rPr>
      </w:pPr>
    </w:p>
    <w:p w14:paraId="7DF97EAE" w14:textId="77777777" w:rsidR="0074787C" w:rsidRDefault="00656446">
      <w:pPr>
        <w:spacing w:after="0" w:line="297" w:lineRule="exact"/>
        <w:ind w:left="115" w:right="-20"/>
        <w:rPr>
          <w:rFonts w:ascii="Open Sans" w:eastAsia="Open Sans" w:hAnsi="Open Sans" w:cs="Open Sans"/>
        </w:rPr>
      </w:pPr>
      <w:commentRangeStart w:id="92"/>
      <w:r>
        <w:rPr>
          <w:rFonts w:ascii="Open Sans" w:eastAsia="Open Sans" w:hAnsi="Open Sans" w:cs="Open Sans"/>
          <w:color w:val="3F3F3F"/>
          <w:spacing w:val="-2"/>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r</w:t>
      </w:r>
      <w:r>
        <w:rPr>
          <w:rFonts w:ascii="Open Sans" w:eastAsia="Open Sans" w:hAnsi="Open Sans" w:cs="Open Sans"/>
          <w:color w:val="3F3F3F"/>
          <w:spacing w:val="-3"/>
          <w:position w:val="1"/>
        </w:rPr>
        <w:t>e</w:t>
      </w:r>
      <w:r>
        <w:rPr>
          <w:rFonts w:ascii="Open Sans" w:eastAsia="Open Sans" w:hAnsi="Open Sans" w:cs="Open Sans"/>
          <w:color w:val="3F3F3F"/>
          <w:spacing w:val="4"/>
          <w:position w:val="1"/>
        </w:rPr>
        <w:t>-</w:t>
      </w:r>
      <w:r>
        <w:rPr>
          <w:rFonts w:ascii="Open Sans" w:eastAsia="Open Sans" w:hAnsi="Open Sans" w:cs="Open Sans"/>
          <w:color w:val="3F3F3F"/>
          <w:spacing w:val="-2"/>
          <w:position w:val="1"/>
        </w:rPr>
        <w:t>a</w:t>
      </w:r>
      <w:r>
        <w:rPr>
          <w:rFonts w:ascii="Open Sans" w:eastAsia="Open Sans" w:hAnsi="Open Sans" w:cs="Open Sans"/>
          <w:color w:val="3F3F3F"/>
          <w:position w:val="1"/>
        </w:rPr>
        <w:t>ss</w:t>
      </w:r>
      <w:r>
        <w:rPr>
          <w:rFonts w:ascii="Open Sans" w:eastAsia="Open Sans" w:hAnsi="Open Sans" w:cs="Open Sans"/>
          <w:color w:val="3F3F3F"/>
          <w:spacing w:val="5"/>
          <w:position w:val="1"/>
        </w:rPr>
        <w:t>i</w:t>
      </w:r>
      <w:r>
        <w:rPr>
          <w:rFonts w:ascii="Open Sans" w:eastAsia="Open Sans" w:hAnsi="Open Sans" w:cs="Open Sans"/>
          <w:color w:val="3F3F3F"/>
          <w:position w:val="1"/>
        </w:rPr>
        <w:t>gn</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nt</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spacing w:val="1"/>
          <w:position w:val="1"/>
        </w:rPr>
        <w:t>ff</w:t>
      </w:r>
      <w:r>
        <w:rPr>
          <w:rFonts w:ascii="Open Sans" w:eastAsia="Open Sans" w:hAnsi="Open Sans" w:cs="Open Sans"/>
          <w:color w:val="3F3F3F"/>
          <w:spacing w:val="-3"/>
          <w:position w:val="1"/>
        </w:rPr>
        <w:t>e</w:t>
      </w:r>
      <w:r>
        <w:rPr>
          <w:rFonts w:ascii="Open Sans" w:eastAsia="Open Sans" w:hAnsi="Open Sans" w:cs="Open Sans"/>
          <w:color w:val="3F3F3F"/>
          <w:position w:val="1"/>
        </w:rPr>
        <w:t>c</w:t>
      </w:r>
      <w:r>
        <w:rPr>
          <w:rFonts w:ascii="Open Sans" w:eastAsia="Open Sans" w:hAnsi="Open Sans" w:cs="Open Sans"/>
          <w:color w:val="3F3F3F"/>
          <w:spacing w:val="-3"/>
          <w:position w:val="1"/>
        </w:rPr>
        <w:t>t</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4"/>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c</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sch</w:t>
      </w:r>
      <w:r>
        <w:rPr>
          <w:rFonts w:ascii="Open Sans" w:eastAsia="Open Sans" w:hAnsi="Open Sans" w:cs="Open Sans"/>
          <w:color w:val="3F3F3F"/>
          <w:spacing w:val="-3"/>
          <w:position w:val="1"/>
        </w:rPr>
        <w:t>e</w:t>
      </w:r>
      <w:r>
        <w:rPr>
          <w:rFonts w:ascii="Open Sans" w:eastAsia="Open Sans" w:hAnsi="Open Sans" w:cs="Open Sans"/>
          <w:color w:val="3F3F3F"/>
          <w:position w:val="1"/>
        </w:rPr>
        <w:t>du</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position w:val="1"/>
        </w:rPr>
        <w:t>:</w:t>
      </w:r>
      <w:r>
        <w:rPr>
          <w:rFonts w:ascii="Open Sans" w:eastAsia="Open Sans" w:hAnsi="Open Sans" w:cs="Open Sans"/>
          <w:color w:val="3F3F3F"/>
          <w:spacing w:val="-1"/>
          <w:position w:val="1"/>
        </w:rPr>
        <w:t xml:space="preserve"> I</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4"/>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c</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spacing w:val="5"/>
          <w:position w:val="1"/>
        </w:rPr>
        <w:t>G</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3"/>
          <w:position w:val="1"/>
        </w:rPr>
        <w:t>tt</w:t>
      </w:r>
      <w:r>
        <w:rPr>
          <w:rFonts w:ascii="Open Sans" w:eastAsia="Open Sans" w:hAnsi="Open Sans" w:cs="Open Sans"/>
          <w:color w:val="3F3F3F"/>
          <w:position w:val="1"/>
        </w:rPr>
        <w:t>,</w:t>
      </w:r>
      <w:r>
        <w:rPr>
          <w:rFonts w:ascii="Open Sans" w:eastAsia="Open Sans" w:hAnsi="Open Sans" w:cs="Open Sans"/>
          <w:color w:val="3F3F3F"/>
          <w:spacing w:val="8"/>
          <w:position w:val="1"/>
        </w:rPr>
        <w:t xml:space="preserve"> </w:t>
      </w:r>
      <w:r>
        <w:rPr>
          <w:rFonts w:ascii="Open Sans" w:eastAsia="Open Sans" w:hAnsi="Open Sans" w:cs="Open Sans"/>
          <w:color w:val="3F3F3F"/>
          <w:spacing w:val="-5"/>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c</w:t>
      </w:r>
      <w:r>
        <w:rPr>
          <w:rFonts w:ascii="Open Sans" w:eastAsia="Open Sans" w:hAnsi="Open Sans" w:cs="Open Sans"/>
          <w:color w:val="3F3F3F"/>
          <w:spacing w:val="5"/>
          <w:position w:val="1"/>
        </w:rPr>
        <w:t>l</w:t>
      </w:r>
      <w:r>
        <w:rPr>
          <w:rFonts w:ascii="Open Sans" w:eastAsia="Open Sans" w:hAnsi="Open Sans" w:cs="Open Sans"/>
          <w:color w:val="3F3F3F"/>
          <w:position w:val="1"/>
        </w:rPr>
        <w:t>e</w:t>
      </w:r>
      <w:r>
        <w:rPr>
          <w:rFonts w:ascii="Open Sans" w:eastAsia="Open Sans" w:hAnsi="Open Sans" w:cs="Open Sans"/>
          <w:color w:val="3F3F3F"/>
          <w:spacing w:val="-5"/>
          <w:position w:val="1"/>
        </w:rPr>
        <w:t xml:space="preserve"> </w:t>
      </w:r>
      <w:r>
        <w:rPr>
          <w:rFonts w:ascii="Open Sans" w:eastAsia="Open Sans" w:hAnsi="Open Sans" w:cs="Open Sans"/>
          <w:color w:val="3F3F3F"/>
          <w:spacing w:val="-6"/>
          <w:position w:val="1"/>
        </w:rPr>
        <w:t>3</w:t>
      </w:r>
      <w:r>
        <w:rPr>
          <w:rFonts w:ascii="Open Sans" w:eastAsia="Open Sans" w:hAnsi="Open Sans" w:cs="Open Sans"/>
          <w:color w:val="3F3F3F"/>
          <w:position w:val="1"/>
        </w:rPr>
        <w:t>,</w:t>
      </w:r>
      <w:r>
        <w:rPr>
          <w:rFonts w:ascii="Open Sans" w:eastAsia="Open Sans" w:hAnsi="Open Sans" w:cs="Open Sans"/>
          <w:color w:val="3F3F3F"/>
          <w:spacing w:val="8"/>
          <w:position w:val="1"/>
        </w:rPr>
        <w:t xml:space="preserve"> </w:t>
      </w:r>
      <w:r>
        <w:rPr>
          <w:rFonts w:ascii="Open Sans" w:eastAsia="Open Sans" w:hAnsi="Open Sans" w:cs="Open Sans"/>
          <w:color w:val="3F3F3F"/>
          <w:spacing w:val="-5"/>
          <w:position w:val="1"/>
        </w:rPr>
        <w:t>(</w:t>
      </w:r>
      <w:r>
        <w:rPr>
          <w:rFonts w:ascii="Open Sans" w:eastAsia="Open Sans" w:hAnsi="Open Sans" w:cs="Open Sans"/>
          <w:color w:val="3F3F3F"/>
          <w:spacing w:val="-6"/>
          <w:position w:val="1"/>
        </w:rPr>
        <w:t>w</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ch</w:t>
      </w:r>
    </w:p>
    <w:p w14:paraId="677DD690" w14:textId="77777777" w:rsidR="0074787C" w:rsidRDefault="00656446">
      <w:pPr>
        <w:spacing w:after="0" w:line="240" w:lineRule="auto"/>
        <w:ind w:left="115" w:right="-20"/>
        <w:rPr>
          <w:rFonts w:ascii="Open Sans" w:eastAsia="Open Sans" w:hAnsi="Open Sans" w:cs="Open Sans"/>
        </w:rPr>
      </w:pPr>
      <w:proofErr w:type="gramStart"/>
      <w:r>
        <w:rPr>
          <w:rFonts w:ascii="Open Sans" w:eastAsia="Open Sans" w:hAnsi="Open Sans" w:cs="Open Sans"/>
          <w:color w:val="3F3F3F"/>
          <w:spacing w:val="5"/>
        </w:rPr>
        <w:t>i</w:t>
      </w:r>
      <w:r>
        <w:rPr>
          <w:rFonts w:ascii="Open Sans" w:eastAsia="Open Sans" w:hAnsi="Open Sans" w:cs="Open Sans"/>
          <w:color w:val="3F3F3F"/>
        </w:rPr>
        <w:t>s</w:t>
      </w:r>
      <w:proofErr w:type="gramEnd"/>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do</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so</w:t>
      </w:r>
      <w:r>
        <w:rPr>
          <w:rFonts w:ascii="Open Sans" w:eastAsia="Open Sans" w:hAnsi="Open Sans" w:cs="Open Sans"/>
          <w:color w:val="3F3F3F"/>
          <w:spacing w:val="4"/>
        </w:rPr>
        <w:t xml:space="preserve"> </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6"/>
        </w:rPr>
        <w:t>1</w:t>
      </w:r>
      <w:r>
        <w:rPr>
          <w:rFonts w:ascii="Open Sans" w:eastAsia="Open Sans" w:hAnsi="Open Sans" w:cs="Open Sans"/>
          <w:color w:val="3F3F3F"/>
        </w:rPr>
        <w:t>:</w:t>
      </w:r>
    </w:p>
    <w:p w14:paraId="619D4E2B" w14:textId="77777777" w:rsidR="0074787C" w:rsidRDefault="0074787C">
      <w:pPr>
        <w:spacing w:before="2" w:after="0" w:line="130" w:lineRule="exact"/>
        <w:rPr>
          <w:sz w:val="13"/>
          <w:szCs w:val="13"/>
        </w:rPr>
      </w:pPr>
    </w:p>
    <w:p w14:paraId="6ACCAB20" w14:textId="246BACDC" w:rsidR="0074787C" w:rsidRDefault="002D0355">
      <w:pPr>
        <w:spacing w:after="0" w:line="240" w:lineRule="auto"/>
        <w:ind w:left="115" w:right="-20"/>
        <w:rPr>
          <w:rFonts w:ascii="Times New Roman" w:eastAsia="Times New Roman" w:hAnsi="Times New Roman" w:cs="Times New Roman"/>
          <w:sz w:val="20"/>
          <w:szCs w:val="20"/>
        </w:rPr>
      </w:pPr>
      <w:r>
        <w:pict w14:anchorId="592C028C">
          <v:shape id="_x0000_i1031" type="#_x0000_t75" style="width:453.75pt;height:65.25pt;mso-position-horizontal-relative:char;mso-position-vertical-relative:line">
            <v:imagedata r:id="rId20" o:title=""/>
          </v:shape>
        </w:pict>
      </w:r>
      <w:ins w:id="93" w:author="Tal" w:date="2016-09-18T18:43:00Z">
        <w:r w:rsidR="00373B55">
          <w:t>(</w:t>
        </w:r>
        <w:proofErr w:type="gramStart"/>
        <w:r w:rsidR="00373B55">
          <w:t>and</w:t>
        </w:r>
        <w:proofErr w:type="gramEnd"/>
        <w:r w:rsidR="00373B55">
          <w:t xml:space="preserve"> add a reference to the “assign vehicles” section)</w:t>
        </w:r>
      </w:ins>
    </w:p>
    <w:p w14:paraId="48CDCCDB" w14:textId="77777777" w:rsidR="0074787C" w:rsidRDefault="0074787C">
      <w:pPr>
        <w:spacing w:before="4" w:after="0" w:line="190" w:lineRule="exact"/>
        <w:rPr>
          <w:sz w:val="19"/>
          <w:szCs w:val="19"/>
        </w:rPr>
      </w:pPr>
    </w:p>
    <w:p w14:paraId="1A38CC7F" w14:textId="77777777" w:rsidR="0074787C" w:rsidRDefault="002D0355">
      <w:pPr>
        <w:spacing w:after="0" w:line="240" w:lineRule="auto"/>
        <w:ind w:left="115" w:right="70"/>
        <w:rPr>
          <w:rFonts w:ascii="Open Sans" w:eastAsia="Open Sans" w:hAnsi="Open Sans" w:cs="Open Sans"/>
        </w:rPr>
      </w:pPr>
      <w:r>
        <w:pict w14:anchorId="086AAC4C">
          <v:group id="_x0000_s1177" style="position:absolute;left:0;text-align:left;margin-left:69.4pt;margin-top:51.2pt;width:456pt;height:45pt;z-index:-1282;mso-position-horizontal-relative:page" coordorigin="1388,1024" coordsize="9120,900">
            <v:shape id="_x0000_s1182" type="#_x0000_t75" style="position:absolute;left:1395;top:1032;width:810;height:810">
              <v:imagedata r:id="rId21" o:title=""/>
            </v:shape>
            <v:group id="_x0000_s1180" style="position:absolute;left:1395;top:1032;width:9082;height:885" coordorigin="1395,1032" coordsize="9082,885">
              <v:shape id="_x0000_s1181" style="position:absolute;left:1395;top:1032;width:9082;height:885" coordorigin="1395,1032" coordsize="9082,885" path="m10410,1032r-8933,l1419,1061r-24,61l1395,1835r29,58l1485,1917r8933,-1l10440,1912r20,-10l10476,1888r1,-1l1479,1887r-21,-7l1441,1867r-12,-18l1425,1827r,-711l1431,1095r13,-17l1463,1066r22,-4l10476,1062r-5,-7l10453,1043r-20,-8l10410,1032e" fillcolor="#1ab654" stroked="f">
                <v:path arrowok="t"/>
              </v:shape>
            </v:group>
            <v:group id="_x0000_s1178" style="position:absolute;left:1485;top:1062;width:9015;height:825" coordorigin="1485,1062" coordsize="9015,825">
              <v:shape id="_x0000_s1179" style="position:absolute;left:1485;top:1062;width:9015;height:825" coordorigin="1485,1062" coordsize="9015,825" path="m10476,1062r-8991,l10416,1062r21,6l10454,1081r12,19l10470,1122r,710l10464,1854r-13,17l10432,1883r-22,4l10477,1887r12,-17l10497,1849r3,-22l10500,1113r-5,-22l10485,1072r-9,-10e" fillcolor="#1ab654" stroked="f">
                <v:path arrowok="t"/>
              </v:shape>
            </v:group>
            <w10:wrap anchorx="page"/>
          </v:group>
        </w:pict>
      </w:r>
      <w:r w:rsidR="00656446">
        <w:rPr>
          <w:rFonts w:ascii="Open Sans" w:eastAsia="Open Sans" w:hAnsi="Open Sans" w:cs="Open Sans"/>
          <w:color w:val="3F3F3F"/>
          <w:spacing w:val="-1"/>
        </w:rPr>
        <w:t>I</w:t>
      </w:r>
      <w:r w:rsidR="00656446">
        <w:rPr>
          <w:rFonts w:ascii="Open Sans" w:eastAsia="Open Sans" w:hAnsi="Open Sans" w:cs="Open Sans"/>
          <w:color w:val="3F3F3F"/>
        </w:rPr>
        <w:t>n</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e</w:t>
      </w:r>
      <w:r w:rsidR="00656446">
        <w:rPr>
          <w:rFonts w:ascii="Open Sans" w:eastAsia="Open Sans" w:hAnsi="Open Sans" w:cs="Open Sans"/>
          <w:color w:val="3F3F3F"/>
        </w:rPr>
        <w:t xml:space="preserve">nd </w:t>
      </w:r>
      <w:r w:rsidR="00656446">
        <w:rPr>
          <w:rFonts w:ascii="Open Sans" w:eastAsia="Open Sans" w:hAnsi="Open Sans" w:cs="Open Sans"/>
          <w:color w:val="3F3F3F"/>
          <w:spacing w:val="-5"/>
        </w:rPr>
        <w:t>v</w:t>
      </w:r>
      <w:r w:rsidR="00656446">
        <w:rPr>
          <w:rFonts w:ascii="Open Sans" w:eastAsia="Open Sans" w:hAnsi="Open Sans" w:cs="Open Sans"/>
          <w:color w:val="3F3F3F"/>
          <w:spacing w:val="-3"/>
        </w:rPr>
        <w:t>e</w:t>
      </w:r>
      <w:r w:rsidR="00656446">
        <w:rPr>
          <w:rFonts w:ascii="Open Sans" w:eastAsia="Open Sans" w:hAnsi="Open Sans" w:cs="Open Sans"/>
          <w:color w:val="3F3F3F"/>
        </w:rPr>
        <w:t>h</w:t>
      </w:r>
      <w:r w:rsidR="00656446">
        <w:rPr>
          <w:rFonts w:ascii="Open Sans" w:eastAsia="Open Sans" w:hAnsi="Open Sans" w:cs="Open Sans"/>
          <w:color w:val="3F3F3F"/>
          <w:spacing w:val="5"/>
        </w:rPr>
        <w:t>i</w:t>
      </w:r>
      <w:r w:rsidR="00656446">
        <w:rPr>
          <w:rFonts w:ascii="Open Sans" w:eastAsia="Open Sans" w:hAnsi="Open Sans" w:cs="Open Sans"/>
          <w:color w:val="3F3F3F"/>
        </w:rPr>
        <w:t>c</w:t>
      </w:r>
      <w:r w:rsidR="00656446">
        <w:rPr>
          <w:rFonts w:ascii="Open Sans" w:eastAsia="Open Sans" w:hAnsi="Open Sans" w:cs="Open Sans"/>
          <w:color w:val="3F3F3F"/>
          <w:spacing w:val="5"/>
        </w:rPr>
        <w:t>l</w:t>
      </w:r>
      <w:r w:rsidR="00656446">
        <w:rPr>
          <w:rFonts w:ascii="Open Sans" w:eastAsia="Open Sans" w:hAnsi="Open Sans" w:cs="Open Sans"/>
          <w:color w:val="3F3F3F"/>
        </w:rPr>
        <w:t>e</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3</w:t>
      </w:r>
      <w:r w:rsidR="00656446">
        <w:rPr>
          <w:rFonts w:ascii="Open Sans" w:eastAsia="Open Sans" w:hAnsi="Open Sans" w:cs="Open Sans"/>
          <w:color w:val="3F3F3F"/>
          <w:spacing w:val="-4"/>
        </w:rPr>
        <w:t xml:space="preserve"> </w:t>
      </w:r>
      <w:r w:rsidR="00656446">
        <w:rPr>
          <w:rFonts w:ascii="Open Sans" w:eastAsia="Open Sans" w:hAnsi="Open Sans" w:cs="Open Sans"/>
          <w:color w:val="3F3F3F"/>
        </w:rPr>
        <w:t>d</w:t>
      </w:r>
      <w:r w:rsidR="00656446">
        <w:rPr>
          <w:rFonts w:ascii="Open Sans" w:eastAsia="Open Sans" w:hAnsi="Open Sans" w:cs="Open Sans"/>
          <w:color w:val="3F3F3F"/>
          <w:spacing w:val="2"/>
        </w:rPr>
        <w:t>o</w:t>
      </w:r>
      <w:r w:rsidR="00656446">
        <w:rPr>
          <w:rFonts w:ascii="Open Sans" w:eastAsia="Open Sans" w:hAnsi="Open Sans" w:cs="Open Sans"/>
          <w:color w:val="3F3F3F"/>
          <w:spacing w:val="-3"/>
        </w:rPr>
        <w:t>e</w:t>
      </w:r>
      <w:r w:rsidR="00656446">
        <w:rPr>
          <w:rFonts w:ascii="Open Sans" w:eastAsia="Open Sans" w:hAnsi="Open Sans" w:cs="Open Sans"/>
          <w:color w:val="3F3F3F"/>
        </w:rPr>
        <w:t>s</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2"/>
        </w:rPr>
        <w:t>o</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do</w:t>
      </w:r>
      <w:r w:rsidR="00656446">
        <w:rPr>
          <w:rFonts w:ascii="Open Sans" w:eastAsia="Open Sans" w:hAnsi="Open Sans" w:cs="Open Sans"/>
          <w:color w:val="3F3F3F"/>
          <w:spacing w:val="4"/>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spacing w:val="-3"/>
        </w:rPr>
        <w:t>t</w:t>
      </w:r>
      <w:r w:rsidR="00656446">
        <w:rPr>
          <w:rFonts w:ascii="Open Sans" w:eastAsia="Open Sans" w:hAnsi="Open Sans" w:cs="Open Sans"/>
          <w:color w:val="3F3F3F"/>
        </w:rPr>
        <w: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2"/>
        </w:rPr>
        <w:t>T</w:t>
      </w:r>
      <w:r w:rsidR="00656446">
        <w:rPr>
          <w:rFonts w:ascii="Open Sans" w:eastAsia="Open Sans" w:hAnsi="Open Sans" w:cs="Open Sans"/>
          <w:color w:val="3F3F3F"/>
        </w:rPr>
        <w:t>o</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s</w:t>
      </w:r>
      <w:r w:rsidR="00656446">
        <w:rPr>
          <w:rFonts w:ascii="Open Sans" w:eastAsia="Open Sans" w:hAnsi="Open Sans" w:cs="Open Sans"/>
          <w:color w:val="3F3F3F"/>
          <w:spacing w:val="-3"/>
        </w:rPr>
        <w:t>e</w:t>
      </w:r>
      <w:r w:rsidR="00656446">
        <w:rPr>
          <w:rFonts w:ascii="Open Sans" w:eastAsia="Open Sans" w:hAnsi="Open Sans" w:cs="Open Sans"/>
          <w:color w:val="3F3F3F"/>
        </w:rPr>
        <w:t>e</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a</w:t>
      </w:r>
      <w:r w:rsidR="00656446">
        <w:rPr>
          <w:rFonts w:ascii="Open Sans" w:eastAsia="Open Sans" w:hAnsi="Open Sans" w:cs="Open Sans"/>
          <w:color w:val="3F3F3F"/>
        </w:rPr>
        <w:t>c</w:t>
      </w:r>
      <w:r w:rsidR="00656446">
        <w:rPr>
          <w:rFonts w:ascii="Open Sans" w:eastAsia="Open Sans" w:hAnsi="Open Sans" w:cs="Open Sans"/>
          <w:color w:val="3F3F3F"/>
          <w:spacing w:val="-3"/>
        </w:rPr>
        <w:t>t</w:t>
      </w:r>
      <w:r w:rsidR="00656446">
        <w:rPr>
          <w:rFonts w:ascii="Open Sans" w:eastAsia="Open Sans" w:hAnsi="Open Sans" w:cs="Open Sans"/>
          <w:color w:val="3F3F3F"/>
        </w:rPr>
        <w:t>u</w:t>
      </w:r>
      <w:r w:rsidR="00656446">
        <w:rPr>
          <w:rFonts w:ascii="Open Sans" w:eastAsia="Open Sans" w:hAnsi="Open Sans" w:cs="Open Sans"/>
          <w:color w:val="3F3F3F"/>
          <w:spacing w:val="-2"/>
        </w:rPr>
        <w:t>a</w:t>
      </w:r>
      <w:r w:rsidR="00656446">
        <w:rPr>
          <w:rFonts w:ascii="Open Sans" w:eastAsia="Open Sans" w:hAnsi="Open Sans" w:cs="Open Sans"/>
          <w:color w:val="3F3F3F"/>
        </w:rPr>
        <w:t>l</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r</w:t>
      </w:r>
      <w:r w:rsidR="00656446">
        <w:rPr>
          <w:rFonts w:ascii="Open Sans" w:eastAsia="Open Sans" w:hAnsi="Open Sans" w:cs="Open Sans"/>
          <w:color w:val="3F3F3F"/>
          <w:spacing w:val="-3"/>
        </w:rPr>
        <w:t>e</w:t>
      </w:r>
      <w:r w:rsidR="00656446">
        <w:rPr>
          <w:rFonts w:ascii="Open Sans" w:eastAsia="Open Sans" w:hAnsi="Open Sans" w:cs="Open Sans"/>
          <w:color w:val="3F3F3F"/>
        </w:rPr>
        <w:t>su</w:t>
      </w:r>
      <w:r w:rsidR="00656446">
        <w:rPr>
          <w:rFonts w:ascii="Open Sans" w:eastAsia="Open Sans" w:hAnsi="Open Sans" w:cs="Open Sans"/>
          <w:color w:val="3F3F3F"/>
          <w:spacing w:val="5"/>
        </w:rPr>
        <w:t>l</w:t>
      </w:r>
      <w:r w:rsidR="00656446">
        <w:rPr>
          <w:rFonts w:ascii="Open Sans" w:eastAsia="Open Sans" w:hAnsi="Open Sans" w:cs="Open Sans"/>
          <w:color w:val="3F3F3F"/>
          <w:spacing w:val="-3"/>
        </w:rPr>
        <w:t>t</w:t>
      </w:r>
      <w:r w:rsidR="00656446">
        <w:rPr>
          <w:rFonts w:ascii="Open Sans" w:eastAsia="Open Sans" w:hAnsi="Open Sans" w:cs="Open Sans"/>
          <w:color w:val="3F3F3F"/>
        </w:rPr>
        <w:t>,</w:t>
      </w:r>
      <w:r w:rsidR="00656446">
        <w:rPr>
          <w:rFonts w:ascii="Open Sans" w:eastAsia="Open Sans" w:hAnsi="Open Sans" w:cs="Open Sans"/>
          <w:color w:val="3F3F3F"/>
          <w:spacing w:val="7"/>
        </w:rPr>
        <w:t xml:space="preserve"> </w:t>
      </w:r>
      <w:r w:rsidR="00656446">
        <w:rPr>
          <w:rFonts w:ascii="Open Sans" w:eastAsia="Open Sans" w:hAnsi="Open Sans" w:cs="Open Sans"/>
          <w:color w:val="3F3F3F"/>
        </w:rPr>
        <w:t>c</w:t>
      </w:r>
      <w:r w:rsidR="00656446">
        <w:rPr>
          <w:rFonts w:ascii="Open Sans" w:eastAsia="Open Sans" w:hAnsi="Open Sans" w:cs="Open Sans"/>
          <w:color w:val="3F3F3F"/>
          <w:spacing w:val="5"/>
        </w:rPr>
        <w:t>li</w:t>
      </w:r>
      <w:r w:rsidR="00656446">
        <w:rPr>
          <w:rFonts w:ascii="Open Sans" w:eastAsia="Open Sans" w:hAnsi="Open Sans" w:cs="Open Sans"/>
          <w:color w:val="3F3F3F"/>
        </w:rPr>
        <w:t>ck</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b/>
          <w:bCs/>
          <w:color w:val="3F3F3F"/>
          <w:spacing w:val="-2"/>
        </w:rPr>
        <w:t>A</w:t>
      </w:r>
      <w:r w:rsidR="00656446">
        <w:rPr>
          <w:rFonts w:ascii="Open Sans" w:eastAsia="Open Sans" w:hAnsi="Open Sans" w:cs="Open Sans"/>
          <w:b/>
          <w:bCs/>
          <w:color w:val="3F3F3F"/>
          <w:spacing w:val="-4"/>
        </w:rPr>
        <w:t>ss</w:t>
      </w:r>
      <w:r w:rsidR="00656446">
        <w:rPr>
          <w:rFonts w:ascii="Open Sans" w:eastAsia="Open Sans" w:hAnsi="Open Sans" w:cs="Open Sans"/>
          <w:b/>
          <w:bCs/>
          <w:color w:val="3F3F3F"/>
          <w:spacing w:val="-7"/>
        </w:rPr>
        <w:t>i</w:t>
      </w:r>
      <w:r w:rsidR="00656446">
        <w:rPr>
          <w:rFonts w:ascii="Open Sans" w:eastAsia="Open Sans" w:hAnsi="Open Sans" w:cs="Open Sans"/>
          <w:b/>
          <w:bCs/>
          <w:color w:val="3F3F3F"/>
          <w:spacing w:val="-4"/>
        </w:rPr>
        <w:t>g</w:t>
      </w:r>
      <w:r w:rsidR="00656446">
        <w:rPr>
          <w:rFonts w:ascii="Open Sans" w:eastAsia="Open Sans" w:hAnsi="Open Sans" w:cs="Open Sans"/>
          <w:b/>
          <w:bCs/>
          <w:color w:val="3F3F3F"/>
        </w:rPr>
        <w:t>n</w:t>
      </w:r>
      <w:r w:rsidR="00656446">
        <w:rPr>
          <w:rFonts w:ascii="Open Sans" w:eastAsia="Open Sans" w:hAnsi="Open Sans" w:cs="Open Sans"/>
          <w:b/>
          <w:bCs/>
          <w:color w:val="3F3F3F"/>
          <w:spacing w:val="5"/>
        </w:rPr>
        <w:t xml:space="preserve"> </w:t>
      </w:r>
      <w:r w:rsidR="00656446">
        <w:rPr>
          <w:rFonts w:ascii="Open Sans" w:eastAsia="Open Sans" w:hAnsi="Open Sans" w:cs="Open Sans"/>
          <w:b/>
          <w:bCs/>
          <w:color w:val="3F3F3F"/>
          <w:spacing w:val="7"/>
        </w:rPr>
        <w:t>V</w:t>
      </w:r>
      <w:r w:rsidR="00656446">
        <w:rPr>
          <w:rFonts w:ascii="Open Sans" w:eastAsia="Open Sans" w:hAnsi="Open Sans" w:cs="Open Sans"/>
          <w:b/>
          <w:bCs/>
          <w:color w:val="3F3F3F"/>
          <w:spacing w:val="5"/>
        </w:rPr>
        <w:t>eh</w:t>
      </w:r>
      <w:r w:rsidR="00656446">
        <w:rPr>
          <w:rFonts w:ascii="Open Sans" w:eastAsia="Open Sans" w:hAnsi="Open Sans" w:cs="Open Sans"/>
          <w:b/>
          <w:bCs/>
          <w:color w:val="3F3F3F"/>
          <w:spacing w:val="-7"/>
        </w:rPr>
        <w:t>i</w:t>
      </w:r>
      <w:r w:rsidR="00656446">
        <w:rPr>
          <w:rFonts w:ascii="Open Sans" w:eastAsia="Open Sans" w:hAnsi="Open Sans" w:cs="Open Sans"/>
          <w:b/>
          <w:bCs/>
          <w:color w:val="3F3F3F"/>
          <w:spacing w:val="7"/>
        </w:rPr>
        <w:t>c</w:t>
      </w:r>
      <w:r w:rsidR="00656446">
        <w:rPr>
          <w:rFonts w:ascii="Open Sans" w:eastAsia="Open Sans" w:hAnsi="Open Sans" w:cs="Open Sans"/>
          <w:b/>
          <w:bCs/>
          <w:color w:val="3F3F3F"/>
          <w:spacing w:val="-7"/>
        </w:rPr>
        <w:t>l</w:t>
      </w:r>
      <w:r w:rsidR="00656446">
        <w:rPr>
          <w:rFonts w:ascii="Open Sans" w:eastAsia="Open Sans" w:hAnsi="Open Sans" w:cs="Open Sans"/>
          <w:b/>
          <w:bCs/>
          <w:color w:val="3F3F3F"/>
          <w:spacing w:val="5"/>
        </w:rPr>
        <w:t>e</w:t>
      </w:r>
      <w:r w:rsidR="00656446">
        <w:rPr>
          <w:rFonts w:ascii="Open Sans" w:eastAsia="Open Sans" w:hAnsi="Open Sans" w:cs="Open Sans"/>
          <w:b/>
          <w:bCs/>
          <w:color w:val="3F3F3F"/>
        </w:rPr>
        <w:t>s</w:t>
      </w:r>
      <w:r w:rsidR="00656446">
        <w:rPr>
          <w:rFonts w:ascii="Open Sans" w:eastAsia="Open Sans" w:hAnsi="Open Sans" w:cs="Open Sans"/>
          <w:b/>
          <w:bCs/>
          <w:color w:val="3F3F3F"/>
          <w:spacing w:val="-6"/>
        </w:rPr>
        <w:t xml:space="preserve"> </w:t>
      </w:r>
      <w:r w:rsidR="00656446">
        <w:rPr>
          <w:rFonts w:ascii="Open Sans" w:eastAsia="Open Sans" w:hAnsi="Open Sans" w:cs="Open Sans"/>
          <w:color w:val="3F3F3F"/>
        </w:rPr>
        <w:t>bu</w:t>
      </w:r>
      <w:r w:rsidR="00656446">
        <w:rPr>
          <w:rFonts w:ascii="Open Sans" w:eastAsia="Open Sans" w:hAnsi="Open Sans" w:cs="Open Sans"/>
          <w:color w:val="3F3F3F"/>
          <w:spacing w:val="-3"/>
        </w:rPr>
        <w:t>t</w:t>
      </w:r>
      <w:r w:rsidR="00656446">
        <w:rPr>
          <w:rFonts w:ascii="Open Sans" w:eastAsia="Open Sans" w:hAnsi="Open Sans" w:cs="Open Sans"/>
          <w:color w:val="3F3F3F"/>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spacing w:val="2"/>
        </w:rPr>
        <w:t>o</w:t>
      </w:r>
      <w:r w:rsidR="00656446">
        <w:rPr>
          <w:rFonts w:ascii="Open Sans" w:eastAsia="Open Sans" w:hAnsi="Open Sans" w:cs="Open Sans"/>
          <w:color w:val="3F3F3F"/>
        </w:rPr>
        <w:t>n.</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7"/>
        </w:rPr>
        <w:t>W</w:t>
      </w:r>
      <w:r w:rsidR="00656446">
        <w:rPr>
          <w:rFonts w:ascii="Open Sans" w:eastAsia="Open Sans" w:hAnsi="Open Sans" w:cs="Open Sans"/>
          <w:color w:val="3F3F3F"/>
        </w:rPr>
        <w:t>e</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6"/>
        </w:rPr>
        <w:t>w</w:t>
      </w:r>
      <w:r w:rsidR="00656446">
        <w:rPr>
          <w:rFonts w:ascii="Open Sans" w:eastAsia="Open Sans" w:hAnsi="Open Sans" w:cs="Open Sans"/>
          <w:color w:val="3F3F3F"/>
          <w:spacing w:val="5"/>
        </w:rPr>
        <w:t>il</w:t>
      </w:r>
      <w:r w:rsidR="00656446">
        <w:rPr>
          <w:rFonts w:ascii="Open Sans" w:eastAsia="Open Sans" w:hAnsi="Open Sans" w:cs="Open Sans"/>
          <w:color w:val="3F3F3F"/>
        </w:rPr>
        <w:t>l</w:t>
      </w:r>
      <w:r w:rsidR="00656446">
        <w:rPr>
          <w:rFonts w:ascii="Open Sans" w:eastAsia="Open Sans" w:hAnsi="Open Sans" w:cs="Open Sans"/>
          <w:color w:val="3F3F3F"/>
          <w:spacing w:val="4"/>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2"/>
        </w:rPr>
        <w:t>o</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d</w:t>
      </w:r>
      <w:r w:rsidR="00656446">
        <w:rPr>
          <w:rFonts w:ascii="Open Sans" w:eastAsia="Open Sans" w:hAnsi="Open Sans" w:cs="Open Sans"/>
          <w:color w:val="3F3F3F"/>
          <w:spacing w:val="5"/>
        </w:rPr>
        <w:t>i</w:t>
      </w:r>
      <w:r w:rsidR="00656446">
        <w:rPr>
          <w:rFonts w:ascii="Open Sans" w:eastAsia="Open Sans" w:hAnsi="Open Sans" w:cs="Open Sans"/>
          <w:color w:val="3F3F3F"/>
        </w:rPr>
        <w:t>sp</w:t>
      </w:r>
      <w:r w:rsidR="00656446">
        <w:rPr>
          <w:rFonts w:ascii="Open Sans" w:eastAsia="Open Sans" w:hAnsi="Open Sans" w:cs="Open Sans"/>
          <w:color w:val="3F3F3F"/>
          <w:spacing w:val="5"/>
        </w:rPr>
        <w:t>l</w:t>
      </w:r>
      <w:r w:rsidR="00656446">
        <w:rPr>
          <w:rFonts w:ascii="Open Sans" w:eastAsia="Open Sans" w:hAnsi="Open Sans" w:cs="Open Sans"/>
          <w:color w:val="3F3F3F"/>
          <w:spacing w:val="-2"/>
        </w:rPr>
        <w:t>a</w:t>
      </w:r>
      <w:r w:rsidR="00656446">
        <w:rPr>
          <w:rFonts w:ascii="Open Sans" w:eastAsia="Open Sans" w:hAnsi="Open Sans" w:cs="Open Sans"/>
          <w:color w:val="3F3F3F"/>
        </w:rPr>
        <w:t>y</w:t>
      </w:r>
      <w:r w:rsidR="00656446">
        <w:rPr>
          <w:rFonts w:ascii="Open Sans" w:eastAsia="Open Sans" w:hAnsi="Open Sans" w:cs="Open Sans"/>
          <w:color w:val="3F3F3F"/>
          <w:spacing w:val="-8"/>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h</w:t>
      </w:r>
      <w:r w:rsidR="00656446">
        <w:rPr>
          <w:rFonts w:ascii="Open Sans" w:eastAsia="Open Sans" w:hAnsi="Open Sans" w:cs="Open Sans"/>
          <w:color w:val="3F3F3F"/>
          <w:spacing w:val="-3"/>
        </w:rPr>
        <w:t>e</w:t>
      </w:r>
      <w:r w:rsidR="00656446">
        <w:rPr>
          <w:rFonts w:ascii="Open Sans" w:eastAsia="Open Sans" w:hAnsi="Open Sans" w:cs="Open Sans"/>
          <w:color w:val="3F3F3F"/>
        </w:rPr>
        <w:t>r</w:t>
      </w:r>
      <w:r w:rsidR="00656446">
        <w:rPr>
          <w:rFonts w:ascii="Open Sans" w:eastAsia="Open Sans" w:hAnsi="Open Sans" w:cs="Open Sans"/>
          <w:color w:val="3F3F3F"/>
          <w:spacing w:val="-3"/>
        </w:rPr>
        <w:t>e</w:t>
      </w:r>
      <w:r w:rsidR="00656446">
        <w:rPr>
          <w:rFonts w:ascii="Open Sans" w:eastAsia="Open Sans" w:hAnsi="Open Sans" w:cs="Open Sans"/>
          <w:color w:val="3F3F3F"/>
        </w:rPr>
        <w: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2"/>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3"/>
        </w:rPr>
        <w:t>e</w:t>
      </w:r>
      <w:r w:rsidR="00656446">
        <w:rPr>
          <w:rFonts w:ascii="Open Sans" w:eastAsia="Open Sans" w:hAnsi="Open Sans" w:cs="Open Sans"/>
          <w:color w:val="3F3F3F"/>
        </w:rPr>
        <w:t>w</w:t>
      </w:r>
      <w:r w:rsidR="00656446">
        <w:rPr>
          <w:rFonts w:ascii="Open Sans" w:eastAsia="Open Sans" w:hAnsi="Open Sans" w:cs="Open Sans"/>
          <w:color w:val="3F3F3F"/>
          <w:spacing w:val="-6"/>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r</w:t>
      </w:r>
      <w:r w:rsidR="00656446">
        <w:rPr>
          <w:rFonts w:ascii="Open Sans" w:eastAsia="Open Sans" w:hAnsi="Open Sans" w:cs="Open Sans"/>
          <w:color w:val="3F3F3F"/>
          <w:spacing w:val="5"/>
        </w:rPr>
        <w:t>i</w:t>
      </w:r>
      <w:r w:rsidR="00656446">
        <w:rPr>
          <w:rFonts w:ascii="Open Sans" w:eastAsia="Open Sans" w:hAnsi="Open Sans" w:cs="Open Sans"/>
          <w:color w:val="3F3F3F"/>
        </w:rPr>
        <w:t>p</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rPr>
        <w:t>s</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b</w:t>
      </w:r>
      <w:r w:rsidR="00656446">
        <w:rPr>
          <w:rFonts w:ascii="Open Sans" w:eastAsia="Open Sans" w:hAnsi="Open Sans" w:cs="Open Sans"/>
          <w:color w:val="3F3F3F"/>
          <w:spacing w:val="-3"/>
        </w:rPr>
        <w:t>ee</w:t>
      </w:r>
      <w:r w:rsidR="00656446">
        <w:rPr>
          <w:rFonts w:ascii="Open Sans" w:eastAsia="Open Sans" w:hAnsi="Open Sans" w:cs="Open Sans"/>
          <w:color w:val="3F3F3F"/>
        </w:rPr>
        <w:t xml:space="preserve">n </w:t>
      </w:r>
      <w:r w:rsidR="00656446">
        <w:rPr>
          <w:rFonts w:ascii="Open Sans" w:eastAsia="Open Sans" w:hAnsi="Open Sans" w:cs="Open Sans"/>
          <w:color w:val="3F3F3F"/>
          <w:spacing w:val="-2"/>
        </w:rPr>
        <w:t>a</w:t>
      </w:r>
      <w:r w:rsidR="00656446">
        <w:rPr>
          <w:rFonts w:ascii="Open Sans" w:eastAsia="Open Sans" w:hAnsi="Open Sans" w:cs="Open Sans"/>
          <w:color w:val="3F3F3F"/>
        </w:rPr>
        <w:t>ss</w:t>
      </w:r>
      <w:r w:rsidR="00656446">
        <w:rPr>
          <w:rFonts w:ascii="Open Sans" w:eastAsia="Open Sans" w:hAnsi="Open Sans" w:cs="Open Sans"/>
          <w:color w:val="3F3F3F"/>
          <w:spacing w:val="5"/>
        </w:rPr>
        <w:t>i</w:t>
      </w:r>
      <w:r w:rsidR="00656446">
        <w:rPr>
          <w:rFonts w:ascii="Open Sans" w:eastAsia="Open Sans" w:hAnsi="Open Sans" w:cs="Open Sans"/>
          <w:color w:val="3F3F3F"/>
        </w:rPr>
        <w:t>gn</w:t>
      </w:r>
      <w:r w:rsidR="00656446">
        <w:rPr>
          <w:rFonts w:ascii="Open Sans" w:eastAsia="Open Sans" w:hAnsi="Open Sans" w:cs="Open Sans"/>
          <w:color w:val="3F3F3F"/>
          <w:spacing w:val="-3"/>
        </w:rPr>
        <w:t>e</w:t>
      </w:r>
      <w:r w:rsidR="00656446">
        <w:rPr>
          <w:rFonts w:ascii="Open Sans" w:eastAsia="Open Sans" w:hAnsi="Open Sans" w:cs="Open Sans"/>
          <w:color w:val="3F3F3F"/>
        </w:rPr>
        <w:t>d</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o</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5"/>
        </w:rPr>
        <w:t>v</w:t>
      </w:r>
      <w:r w:rsidR="00656446">
        <w:rPr>
          <w:rFonts w:ascii="Open Sans" w:eastAsia="Open Sans" w:hAnsi="Open Sans" w:cs="Open Sans"/>
          <w:color w:val="3F3F3F"/>
          <w:spacing w:val="-3"/>
        </w:rPr>
        <w:t>e</w:t>
      </w:r>
      <w:r w:rsidR="00656446">
        <w:rPr>
          <w:rFonts w:ascii="Open Sans" w:eastAsia="Open Sans" w:hAnsi="Open Sans" w:cs="Open Sans"/>
          <w:color w:val="3F3F3F"/>
        </w:rPr>
        <w:t>h</w:t>
      </w:r>
      <w:r w:rsidR="00656446">
        <w:rPr>
          <w:rFonts w:ascii="Open Sans" w:eastAsia="Open Sans" w:hAnsi="Open Sans" w:cs="Open Sans"/>
          <w:color w:val="3F3F3F"/>
          <w:spacing w:val="5"/>
        </w:rPr>
        <w:t>i</w:t>
      </w:r>
      <w:r w:rsidR="00656446">
        <w:rPr>
          <w:rFonts w:ascii="Open Sans" w:eastAsia="Open Sans" w:hAnsi="Open Sans" w:cs="Open Sans"/>
          <w:color w:val="3F3F3F"/>
        </w:rPr>
        <w:t>c</w:t>
      </w:r>
      <w:r w:rsidR="00656446">
        <w:rPr>
          <w:rFonts w:ascii="Open Sans" w:eastAsia="Open Sans" w:hAnsi="Open Sans" w:cs="Open Sans"/>
          <w:color w:val="3F3F3F"/>
          <w:spacing w:val="5"/>
        </w:rPr>
        <w:t>l</w:t>
      </w:r>
      <w:r w:rsidR="00656446">
        <w:rPr>
          <w:rFonts w:ascii="Open Sans" w:eastAsia="Open Sans" w:hAnsi="Open Sans" w:cs="Open Sans"/>
          <w:color w:val="3F3F3F"/>
        </w:rPr>
        <w:t>e</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6"/>
        </w:rPr>
        <w:t>88</w:t>
      </w:r>
      <w:r w:rsidR="00656446">
        <w:rPr>
          <w:rFonts w:ascii="Open Sans" w:eastAsia="Open Sans" w:hAnsi="Open Sans" w:cs="Open Sans"/>
          <w:color w:val="3F3F3F"/>
        </w:rPr>
        <w: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4"/>
        </w:rPr>
        <w:t>A</w:t>
      </w:r>
      <w:r w:rsidR="00656446">
        <w:rPr>
          <w:rFonts w:ascii="Open Sans" w:eastAsia="Open Sans" w:hAnsi="Open Sans" w:cs="Open Sans"/>
          <w:color w:val="3F3F3F"/>
        </w:rPr>
        <w:t xml:space="preserve">n </w:t>
      </w:r>
      <w:r w:rsidR="00656446">
        <w:rPr>
          <w:rFonts w:ascii="Open Sans" w:eastAsia="Open Sans" w:hAnsi="Open Sans" w:cs="Open Sans"/>
          <w:color w:val="3F3F3F"/>
          <w:spacing w:val="-3"/>
        </w:rPr>
        <w:t>e</w:t>
      </w:r>
      <w:r w:rsidR="00656446">
        <w:rPr>
          <w:rFonts w:ascii="Open Sans" w:eastAsia="Open Sans" w:hAnsi="Open Sans" w:cs="Open Sans"/>
          <w:color w:val="3F3F3F"/>
          <w:spacing w:val="5"/>
        </w:rPr>
        <w:t>x</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m</w:t>
      </w:r>
      <w:r w:rsidR="00656446">
        <w:rPr>
          <w:rFonts w:ascii="Open Sans" w:eastAsia="Open Sans" w:hAnsi="Open Sans" w:cs="Open Sans"/>
          <w:color w:val="3F3F3F"/>
        </w:rPr>
        <w:t xml:space="preserve">- </w:t>
      </w:r>
      <w:proofErr w:type="spellStart"/>
      <w:r w:rsidR="00656446">
        <w:rPr>
          <w:rFonts w:ascii="Open Sans" w:eastAsia="Open Sans" w:hAnsi="Open Sans" w:cs="Open Sans"/>
          <w:color w:val="3F3F3F"/>
          <w:spacing w:val="5"/>
        </w:rPr>
        <w:t>i</w:t>
      </w:r>
      <w:r w:rsidR="00656446">
        <w:rPr>
          <w:rFonts w:ascii="Open Sans" w:eastAsia="Open Sans" w:hAnsi="Open Sans" w:cs="Open Sans"/>
          <w:color w:val="3F3F3F"/>
        </w:rPr>
        <w:t>n</w:t>
      </w:r>
      <w:r w:rsidR="00656446">
        <w:rPr>
          <w:rFonts w:ascii="Open Sans" w:eastAsia="Open Sans" w:hAnsi="Open Sans" w:cs="Open Sans"/>
          <w:color w:val="3F3F3F"/>
          <w:spacing w:val="-2"/>
        </w:rPr>
        <w:t>a</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w:t>
      </w:r>
      <w:r w:rsidR="00656446">
        <w:rPr>
          <w:rFonts w:ascii="Open Sans" w:eastAsia="Open Sans" w:hAnsi="Open Sans" w:cs="Open Sans"/>
          <w:color w:val="3F3F3F"/>
          <w:spacing w:val="2"/>
        </w:rPr>
        <w:t>o</w:t>
      </w:r>
      <w:r w:rsidR="00656446">
        <w:rPr>
          <w:rFonts w:ascii="Open Sans" w:eastAsia="Open Sans" w:hAnsi="Open Sans" w:cs="Open Sans"/>
          <w:color w:val="3F3F3F"/>
        </w:rPr>
        <w:t>n</w:t>
      </w:r>
      <w:proofErr w:type="spellEnd"/>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rPr>
        <w:t>f</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K</w:t>
      </w:r>
      <w:r w:rsidR="00656446">
        <w:rPr>
          <w:rFonts w:ascii="Open Sans" w:eastAsia="Open Sans" w:hAnsi="Open Sans" w:cs="Open Sans"/>
          <w:color w:val="3F3F3F"/>
          <w:spacing w:val="3"/>
        </w:rPr>
        <w:t>P</w:t>
      </w:r>
      <w:r w:rsidR="00656446">
        <w:rPr>
          <w:rFonts w:ascii="Open Sans" w:eastAsia="Open Sans" w:hAnsi="Open Sans" w:cs="Open Sans"/>
          <w:color w:val="3F3F3F"/>
          <w:spacing w:val="-1"/>
        </w:rPr>
        <w:t>I</w:t>
      </w:r>
      <w:r w:rsidR="00656446">
        <w:rPr>
          <w:rFonts w:ascii="Open Sans" w:eastAsia="Open Sans" w:hAnsi="Open Sans" w:cs="Open Sans"/>
          <w:color w:val="3F3F3F"/>
        </w:rPr>
        <w:t>s</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sh</w:t>
      </w:r>
      <w:r w:rsidR="00656446">
        <w:rPr>
          <w:rFonts w:ascii="Open Sans" w:eastAsia="Open Sans" w:hAnsi="Open Sans" w:cs="Open Sans"/>
          <w:color w:val="3F3F3F"/>
          <w:spacing w:val="2"/>
        </w:rPr>
        <w:t>o</w:t>
      </w:r>
      <w:r w:rsidR="00656446">
        <w:rPr>
          <w:rFonts w:ascii="Open Sans" w:eastAsia="Open Sans" w:hAnsi="Open Sans" w:cs="Open Sans"/>
          <w:color w:val="3F3F3F"/>
          <w:spacing w:val="-6"/>
        </w:rPr>
        <w:t>w</w:t>
      </w:r>
      <w:r w:rsidR="00656446">
        <w:rPr>
          <w:rFonts w:ascii="Open Sans" w:eastAsia="Open Sans" w:hAnsi="Open Sans" w:cs="Open Sans"/>
          <w:color w:val="3F3F3F"/>
        </w:rPr>
        <w:t xml:space="preserve">s </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ch</w:t>
      </w:r>
      <w:r w:rsidR="00656446">
        <w:rPr>
          <w:rFonts w:ascii="Open Sans" w:eastAsia="Open Sans" w:hAnsi="Open Sans" w:cs="Open Sans"/>
          <w:color w:val="3F3F3F"/>
          <w:spacing w:val="-2"/>
        </w:rPr>
        <w:t>a</w:t>
      </w:r>
      <w:r w:rsidR="00656446">
        <w:rPr>
          <w:rFonts w:ascii="Open Sans" w:eastAsia="Open Sans" w:hAnsi="Open Sans" w:cs="Open Sans"/>
          <w:color w:val="3F3F3F"/>
        </w:rPr>
        <w:t>nge</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rPr>
        <w:t>s</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rPr>
        <w:t>ncr</w:t>
      </w:r>
      <w:r w:rsidR="00656446">
        <w:rPr>
          <w:rFonts w:ascii="Open Sans" w:eastAsia="Open Sans" w:hAnsi="Open Sans" w:cs="Open Sans"/>
          <w:color w:val="3F3F3F"/>
          <w:spacing w:val="-3"/>
        </w:rPr>
        <w:t>e</w:t>
      </w:r>
      <w:r w:rsidR="00656446">
        <w:rPr>
          <w:rFonts w:ascii="Open Sans" w:eastAsia="Open Sans" w:hAnsi="Open Sans" w:cs="Open Sans"/>
          <w:color w:val="3F3F3F"/>
          <w:spacing w:val="-2"/>
        </w:rPr>
        <w:t>a</w:t>
      </w:r>
      <w:r w:rsidR="00656446">
        <w:rPr>
          <w:rFonts w:ascii="Open Sans" w:eastAsia="Open Sans" w:hAnsi="Open Sans" w:cs="Open Sans"/>
          <w:color w:val="3F3F3F"/>
        </w:rPr>
        <w:t>s</w:t>
      </w:r>
      <w:r w:rsidR="00656446">
        <w:rPr>
          <w:rFonts w:ascii="Open Sans" w:eastAsia="Open Sans" w:hAnsi="Open Sans" w:cs="Open Sans"/>
          <w:color w:val="3F3F3F"/>
          <w:spacing w:val="-3"/>
        </w:rPr>
        <w:t>e</w:t>
      </w:r>
      <w:r w:rsidR="00656446">
        <w:rPr>
          <w:rFonts w:ascii="Open Sans" w:eastAsia="Open Sans" w:hAnsi="Open Sans" w:cs="Open Sans"/>
          <w:color w:val="3F3F3F"/>
        </w:rPr>
        <w:t xml:space="preserve">d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5"/>
        </w:rPr>
        <w:t>v</w:t>
      </w:r>
      <w:r w:rsidR="00656446">
        <w:rPr>
          <w:rFonts w:ascii="Open Sans" w:eastAsia="Open Sans" w:hAnsi="Open Sans" w:cs="Open Sans"/>
          <w:color w:val="3F3F3F"/>
          <w:spacing w:val="-3"/>
        </w:rPr>
        <w:t>e</w:t>
      </w:r>
      <w:r w:rsidR="00656446">
        <w:rPr>
          <w:rFonts w:ascii="Open Sans" w:eastAsia="Open Sans" w:hAnsi="Open Sans" w:cs="Open Sans"/>
          <w:color w:val="3F3F3F"/>
        </w:rPr>
        <w:t>h</w:t>
      </w:r>
      <w:r w:rsidR="00656446">
        <w:rPr>
          <w:rFonts w:ascii="Open Sans" w:eastAsia="Open Sans" w:hAnsi="Open Sans" w:cs="Open Sans"/>
          <w:color w:val="3F3F3F"/>
          <w:spacing w:val="5"/>
        </w:rPr>
        <w:t>i</w:t>
      </w:r>
      <w:r w:rsidR="00656446">
        <w:rPr>
          <w:rFonts w:ascii="Open Sans" w:eastAsia="Open Sans" w:hAnsi="Open Sans" w:cs="Open Sans"/>
          <w:color w:val="3F3F3F"/>
        </w:rPr>
        <w:t>c</w:t>
      </w:r>
      <w:r w:rsidR="00656446">
        <w:rPr>
          <w:rFonts w:ascii="Open Sans" w:eastAsia="Open Sans" w:hAnsi="Open Sans" w:cs="Open Sans"/>
          <w:color w:val="3F3F3F"/>
          <w:spacing w:val="5"/>
        </w:rPr>
        <w:t>l</w:t>
      </w:r>
      <w:r w:rsidR="00656446">
        <w:rPr>
          <w:rFonts w:ascii="Open Sans" w:eastAsia="Open Sans" w:hAnsi="Open Sans" w:cs="Open Sans"/>
          <w:color w:val="3F3F3F"/>
          <w:spacing w:val="-3"/>
        </w:rPr>
        <w:t>e</w:t>
      </w:r>
      <w:r w:rsidR="00656446">
        <w:rPr>
          <w:rFonts w:ascii="Open Sans" w:eastAsia="Open Sans" w:hAnsi="Open Sans" w:cs="Open Sans"/>
          <w:color w:val="3F3F3F"/>
        </w:rPr>
        <w:t>s</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c</w:t>
      </w:r>
      <w:r w:rsidR="00656446">
        <w:rPr>
          <w:rFonts w:ascii="Open Sans" w:eastAsia="Open Sans" w:hAnsi="Open Sans" w:cs="Open Sans"/>
          <w:color w:val="3F3F3F"/>
          <w:spacing w:val="2"/>
        </w:rPr>
        <w:t>o</w:t>
      </w:r>
      <w:r w:rsidR="00656446">
        <w:rPr>
          <w:rFonts w:ascii="Open Sans" w:eastAsia="Open Sans" w:hAnsi="Open Sans" w:cs="Open Sans"/>
          <w:color w:val="3F3F3F"/>
        </w:rPr>
        <w:t>unt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1"/>
        </w:rPr>
        <w:t>f</w:t>
      </w:r>
      <w:r w:rsidR="00656446">
        <w:rPr>
          <w:rFonts w:ascii="Open Sans" w:eastAsia="Open Sans" w:hAnsi="Open Sans" w:cs="Open Sans"/>
          <w:color w:val="3F3F3F"/>
        </w:rPr>
        <w:t>r</w:t>
      </w:r>
      <w:r w:rsidR="00656446">
        <w:rPr>
          <w:rFonts w:ascii="Open Sans" w:eastAsia="Open Sans" w:hAnsi="Open Sans" w:cs="Open Sans"/>
          <w:color w:val="3F3F3F"/>
          <w:spacing w:val="2"/>
        </w:rPr>
        <w:t>o</w:t>
      </w:r>
      <w:r w:rsidR="00656446">
        <w:rPr>
          <w:rFonts w:ascii="Open Sans" w:eastAsia="Open Sans" w:hAnsi="Open Sans" w:cs="Open Sans"/>
          <w:color w:val="3F3F3F"/>
        </w:rPr>
        <w:t>m</w:t>
      </w:r>
      <w:r w:rsidR="00656446">
        <w:rPr>
          <w:rFonts w:ascii="Open Sans" w:eastAsia="Open Sans" w:hAnsi="Open Sans" w:cs="Open Sans"/>
          <w:color w:val="3F3F3F"/>
          <w:spacing w:val="7"/>
        </w:rPr>
        <w:t xml:space="preserve"> </w:t>
      </w:r>
      <w:r w:rsidR="00656446">
        <w:rPr>
          <w:rFonts w:ascii="Open Sans" w:eastAsia="Open Sans" w:hAnsi="Open Sans" w:cs="Open Sans"/>
          <w:color w:val="3F3F3F"/>
          <w:spacing w:val="-6"/>
        </w:rPr>
        <w:t>8</w:t>
      </w:r>
      <w:r w:rsidR="00656446">
        <w:rPr>
          <w:rFonts w:ascii="Open Sans" w:eastAsia="Open Sans" w:hAnsi="Open Sans" w:cs="Open Sans"/>
          <w:color w:val="3F3F3F"/>
        </w:rPr>
        <w:t>7</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o</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6"/>
        </w:rPr>
        <w:t>89</w:t>
      </w:r>
      <w:commentRangeEnd w:id="92"/>
      <w:r w:rsidR="00FB6693">
        <w:rPr>
          <w:rStyle w:val="CommentReference"/>
        </w:rPr>
        <w:commentReference w:id="92"/>
      </w:r>
      <w:r w:rsidR="00656446">
        <w:rPr>
          <w:rFonts w:ascii="Open Sans" w:eastAsia="Open Sans" w:hAnsi="Open Sans" w:cs="Open Sans"/>
          <w:color w:val="3F3F3F"/>
        </w:rPr>
        <w:t>.</w:t>
      </w:r>
    </w:p>
    <w:p w14:paraId="1009DCF0" w14:textId="77777777" w:rsidR="0074787C" w:rsidRDefault="0074787C">
      <w:pPr>
        <w:spacing w:before="8" w:after="0" w:line="140" w:lineRule="exact"/>
        <w:rPr>
          <w:sz w:val="14"/>
          <w:szCs w:val="14"/>
        </w:rPr>
      </w:pPr>
    </w:p>
    <w:p w14:paraId="656D8A86" w14:textId="77777777" w:rsidR="0074787C" w:rsidRDefault="0074787C">
      <w:pPr>
        <w:spacing w:after="0" w:line="200" w:lineRule="exact"/>
        <w:rPr>
          <w:sz w:val="20"/>
          <w:szCs w:val="20"/>
        </w:rPr>
      </w:pPr>
    </w:p>
    <w:p w14:paraId="36681E62" w14:textId="77777777" w:rsidR="0074787C" w:rsidRDefault="00656446">
      <w:pPr>
        <w:spacing w:after="0" w:line="280" w:lineRule="exact"/>
        <w:ind w:left="1270" w:right="-20"/>
        <w:rPr>
          <w:rFonts w:ascii="Open Sans" w:eastAsia="Open Sans" w:hAnsi="Open Sans" w:cs="Open Sans"/>
        </w:rPr>
      </w:pPr>
      <w:r>
        <w:rPr>
          <w:rFonts w:ascii="Open Sans" w:eastAsia="Open Sans" w:hAnsi="Open Sans" w:cs="Open Sans"/>
          <w:spacing w:val="6"/>
          <w:position w:val="-1"/>
        </w:rPr>
        <w:t>F</w:t>
      </w:r>
      <w:r>
        <w:rPr>
          <w:rFonts w:ascii="Open Sans" w:eastAsia="Open Sans" w:hAnsi="Open Sans" w:cs="Open Sans"/>
          <w:spacing w:val="2"/>
          <w:position w:val="-1"/>
        </w:rPr>
        <w:t>o</w:t>
      </w:r>
      <w:r>
        <w:rPr>
          <w:rFonts w:ascii="Open Sans" w:eastAsia="Open Sans" w:hAnsi="Open Sans" w:cs="Open Sans"/>
          <w:position w:val="-1"/>
        </w:rPr>
        <w:t>r</w:t>
      </w:r>
      <w:r>
        <w:rPr>
          <w:rFonts w:ascii="Open Sans" w:eastAsia="Open Sans" w:hAnsi="Open Sans" w:cs="Open Sans"/>
          <w:spacing w:val="3"/>
          <w:position w:val="-1"/>
        </w:rPr>
        <w:t xml:space="preserve"> </w:t>
      </w:r>
      <w:r>
        <w:rPr>
          <w:rFonts w:ascii="Open Sans" w:eastAsia="Open Sans" w:hAnsi="Open Sans" w:cs="Open Sans"/>
          <w:spacing w:val="-2"/>
          <w:position w:val="-1"/>
        </w:rPr>
        <w:t>a</w:t>
      </w:r>
      <w:r>
        <w:rPr>
          <w:rFonts w:ascii="Open Sans" w:eastAsia="Open Sans" w:hAnsi="Open Sans" w:cs="Open Sans"/>
          <w:position w:val="-1"/>
        </w:rPr>
        <w:t>d</w:t>
      </w:r>
      <w:r>
        <w:rPr>
          <w:rFonts w:ascii="Open Sans" w:eastAsia="Open Sans" w:hAnsi="Open Sans" w:cs="Open Sans"/>
          <w:spacing w:val="-5"/>
          <w:position w:val="-1"/>
        </w:rPr>
        <w:t>v</w:t>
      </w:r>
      <w:r>
        <w:rPr>
          <w:rFonts w:ascii="Open Sans" w:eastAsia="Open Sans" w:hAnsi="Open Sans" w:cs="Open Sans"/>
          <w:spacing w:val="-2"/>
          <w:position w:val="-1"/>
        </w:rPr>
        <w:t>a</w:t>
      </w:r>
      <w:r>
        <w:rPr>
          <w:rFonts w:ascii="Open Sans" w:eastAsia="Open Sans" w:hAnsi="Open Sans" w:cs="Open Sans"/>
          <w:position w:val="-1"/>
        </w:rPr>
        <w:t>nc</w:t>
      </w:r>
      <w:r>
        <w:rPr>
          <w:rFonts w:ascii="Open Sans" w:eastAsia="Open Sans" w:hAnsi="Open Sans" w:cs="Open Sans"/>
          <w:spacing w:val="-3"/>
          <w:position w:val="-1"/>
        </w:rPr>
        <w:t>e</w:t>
      </w:r>
      <w:r>
        <w:rPr>
          <w:rFonts w:ascii="Open Sans" w:eastAsia="Open Sans" w:hAnsi="Open Sans" w:cs="Open Sans"/>
          <w:position w:val="-1"/>
        </w:rPr>
        <w:t>d</w:t>
      </w:r>
      <w:r>
        <w:rPr>
          <w:rFonts w:ascii="Open Sans" w:eastAsia="Open Sans" w:hAnsi="Open Sans" w:cs="Open Sans"/>
          <w:spacing w:val="-2"/>
          <w:position w:val="-1"/>
        </w:rPr>
        <w:t xml:space="preserve"> </w:t>
      </w:r>
      <w:r>
        <w:rPr>
          <w:rFonts w:ascii="Open Sans" w:eastAsia="Open Sans" w:hAnsi="Open Sans" w:cs="Open Sans"/>
          <w:position w:val="-1"/>
        </w:rPr>
        <w:t>use</w:t>
      </w:r>
      <w:r>
        <w:rPr>
          <w:rFonts w:ascii="Open Sans" w:eastAsia="Open Sans" w:hAnsi="Open Sans" w:cs="Open Sans"/>
          <w:spacing w:val="-2"/>
          <w:position w:val="-1"/>
        </w:rPr>
        <w:t xml:space="preserve"> </w:t>
      </w:r>
      <w:r>
        <w:rPr>
          <w:rFonts w:ascii="Open Sans" w:eastAsia="Open Sans" w:hAnsi="Open Sans" w:cs="Open Sans"/>
          <w:spacing w:val="2"/>
          <w:position w:val="-1"/>
        </w:rPr>
        <w:t>o</w:t>
      </w:r>
      <w:r>
        <w:rPr>
          <w:rFonts w:ascii="Open Sans" w:eastAsia="Open Sans" w:hAnsi="Open Sans" w:cs="Open Sans"/>
          <w:position w:val="-1"/>
        </w:rPr>
        <w:t>f</w:t>
      </w:r>
      <w:r>
        <w:rPr>
          <w:rFonts w:ascii="Open Sans" w:eastAsia="Open Sans" w:hAnsi="Open Sans" w:cs="Open Sans"/>
          <w:spacing w:val="2"/>
          <w:position w:val="-1"/>
        </w:rPr>
        <w:t xml:space="preserve"> </w:t>
      </w:r>
      <w:r>
        <w:rPr>
          <w:rFonts w:ascii="Open Sans" w:eastAsia="Open Sans" w:hAnsi="Open Sans" w:cs="Open Sans"/>
          <w:b/>
          <w:bCs/>
          <w:spacing w:val="-2"/>
          <w:position w:val="-1"/>
        </w:rPr>
        <w:t>A</w:t>
      </w:r>
      <w:r>
        <w:rPr>
          <w:rFonts w:ascii="Open Sans" w:eastAsia="Open Sans" w:hAnsi="Open Sans" w:cs="Open Sans"/>
          <w:b/>
          <w:bCs/>
          <w:spacing w:val="-4"/>
          <w:position w:val="-1"/>
        </w:rPr>
        <w:t>ss</w:t>
      </w:r>
      <w:r>
        <w:rPr>
          <w:rFonts w:ascii="Open Sans" w:eastAsia="Open Sans" w:hAnsi="Open Sans" w:cs="Open Sans"/>
          <w:b/>
          <w:bCs/>
          <w:spacing w:val="-7"/>
          <w:position w:val="-1"/>
        </w:rPr>
        <w:t>i</w:t>
      </w:r>
      <w:r>
        <w:rPr>
          <w:rFonts w:ascii="Open Sans" w:eastAsia="Open Sans" w:hAnsi="Open Sans" w:cs="Open Sans"/>
          <w:b/>
          <w:bCs/>
          <w:spacing w:val="-4"/>
          <w:position w:val="-1"/>
        </w:rPr>
        <w:t>g</w:t>
      </w:r>
      <w:r>
        <w:rPr>
          <w:rFonts w:ascii="Open Sans" w:eastAsia="Open Sans" w:hAnsi="Open Sans" w:cs="Open Sans"/>
          <w:b/>
          <w:bCs/>
          <w:position w:val="-1"/>
        </w:rPr>
        <w:t>n</w:t>
      </w:r>
      <w:r>
        <w:rPr>
          <w:rFonts w:ascii="Open Sans" w:eastAsia="Open Sans" w:hAnsi="Open Sans" w:cs="Open Sans"/>
          <w:b/>
          <w:bCs/>
          <w:spacing w:val="5"/>
          <w:position w:val="-1"/>
        </w:rPr>
        <w:t xml:space="preserve"> </w:t>
      </w:r>
      <w:r>
        <w:rPr>
          <w:rFonts w:ascii="Open Sans" w:eastAsia="Open Sans" w:hAnsi="Open Sans" w:cs="Open Sans"/>
          <w:b/>
          <w:bCs/>
          <w:spacing w:val="7"/>
          <w:position w:val="-1"/>
        </w:rPr>
        <w:t>V</w:t>
      </w:r>
      <w:r>
        <w:rPr>
          <w:rFonts w:ascii="Open Sans" w:eastAsia="Open Sans" w:hAnsi="Open Sans" w:cs="Open Sans"/>
          <w:b/>
          <w:bCs/>
          <w:spacing w:val="5"/>
          <w:position w:val="-1"/>
        </w:rPr>
        <w:t>eh</w:t>
      </w:r>
      <w:r>
        <w:rPr>
          <w:rFonts w:ascii="Open Sans" w:eastAsia="Open Sans" w:hAnsi="Open Sans" w:cs="Open Sans"/>
          <w:b/>
          <w:bCs/>
          <w:spacing w:val="-7"/>
          <w:position w:val="-1"/>
        </w:rPr>
        <w:t>i</w:t>
      </w:r>
      <w:r>
        <w:rPr>
          <w:rFonts w:ascii="Open Sans" w:eastAsia="Open Sans" w:hAnsi="Open Sans" w:cs="Open Sans"/>
          <w:b/>
          <w:bCs/>
          <w:spacing w:val="7"/>
          <w:position w:val="-1"/>
        </w:rPr>
        <w:t>c</w:t>
      </w:r>
      <w:r>
        <w:rPr>
          <w:rFonts w:ascii="Open Sans" w:eastAsia="Open Sans" w:hAnsi="Open Sans" w:cs="Open Sans"/>
          <w:b/>
          <w:bCs/>
          <w:spacing w:val="-7"/>
          <w:position w:val="-1"/>
        </w:rPr>
        <w:t>l</w:t>
      </w:r>
      <w:r>
        <w:rPr>
          <w:rFonts w:ascii="Open Sans" w:eastAsia="Open Sans" w:hAnsi="Open Sans" w:cs="Open Sans"/>
          <w:b/>
          <w:bCs/>
          <w:spacing w:val="5"/>
          <w:position w:val="-1"/>
        </w:rPr>
        <w:t>e</w:t>
      </w:r>
      <w:r>
        <w:rPr>
          <w:rFonts w:ascii="Open Sans" w:eastAsia="Open Sans" w:hAnsi="Open Sans" w:cs="Open Sans"/>
          <w:b/>
          <w:bCs/>
          <w:spacing w:val="-5"/>
          <w:position w:val="-1"/>
        </w:rPr>
        <w:t>s</w:t>
      </w:r>
      <w:r>
        <w:rPr>
          <w:rFonts w:ascii="Open Sans" w:eastAsia="Open Sans" w:hAnsi="Open Sans" w:cs="Open Sans"/>
          <w:position w:val="-1"/>
        </w:rPr>
        <w:t>,</w:t>
      </w:r>
      <w:r>
        <w:rPr>
          <w:rFonts w:ascii="Open Sans" w:eastAsia="Open Sans" w:hAnsi="Open Sans" w:cs="Open Sans"/>
          <w:spacing w:val="5"/>
          <w:position w:val="-1"/>
        </w:rPr>
        <w:t xml:space="preserve"> </w:t>
      </w:r>
      <w:r>
        <w:rPr>
          <w:rFonts w:ascii="Open Sans" w:eastAsia="Open Sans" w:hAnsi="Open Sans" w:cs="Open Sans"/>
          <w:position w:val="-1"/>
        </w:rPr>
        <w:t>s</w:t>
      </w:r>
      <w:r>
        <w:rPr>
          <w:rFonts w:ascii="Open Sans" w:eastAsia="Open Sans" w:hAnsi="Open Sans" w:cs="Open Sans"/>
          <w:spacing w:val="-3"/>
          <w:position w:val="-1"/>
        </w:rPr>
        <w:t>e</w:t>
      </w:r>
      <w:r>
        <w:rPr>
          <w:rFonts w:ascii="Open Sans" w:eastAsia="Open Sans" w:hAnsi="Open Sans" w:cs="Open Sans"/>
          <w:position w:val="-1"/>
        </w:rPr>
        <w:t>e</w:t>
      </w:r>
      <w:r>
        <w:rPr>
          <w:rFonts w:ascii="Open Sans" w:eastAsia="Open Sans" w:hAnsi="Open Sans" w:cs="Open Sans"/>
          <w:spacing w:val="-1"/>
          <w:position w:val="-1"/>
        </w:rPr>
        <w:t xml:space="preserve"> </w:t>
      </w:r>
      <w:proofErr w:type="gramStart"/>
      <w:r>
        <w:rPr>
          <w:rFonts w:ascii="Open Sans" w:eastAsia="Open Sans" w:hAnsi="Open Sans" w:cs="Open Sans"/>
          <w:b/>
          <w:bCs/>
          <w:color w:val="0000FF"/>
          <w:spacing w:val="-5"/>
          <w:position w:val="-1"/>
        </w:rPr>
        <w:t>C</w:t>
      </w:r>
      <w:r>
        <w:rPr>
          <w:rFonts w:ascii="Open Sans" w:eastAsia="Open Sans" w:hAnsi="Open Sans" w:cs="Open Sans"/>
          <w:b/>
          <w:bCs/>
          <w:color w:val="0000FF"/>
          <w:spacing w:val="-1"/>
          <w:position w:val="-1"/>
        </w:rPr>
        <w:t>o</w:t>
      </w:r>
      <w:r>
        <w:rPr>
          <w:rFonts w:ascii="Open Sans" w:eastAsia="Open Sans" w:hAnsi="Open Sans" w:cs="Open Sans"/>
          <w:b/>
          <w:bCs/>
          <w:color w:val="0000FF"/>
          <w:spacing w:val="-6"/>
          <w:position w:val="-1"/>
        </w:rPr>
        <w:t>m</w:t>
      </w:r>
      <w:r>
        <w:rPr>
          <w:rFonts w:ascii="Open Sans" w:eastAsia="Open Sans" w:hAnsi="Open Sans" w:cs="Open Sans"/>
          <w:b/>
          <w:bCs/>
          <w:color w:val="0000FF"/>
          <w:spacing w:val="-4"/>
          <w:position w:val="-1"/>
        </w:rPr>
        <w:t>p</w:t>
      </w:r>
      <w:r>
        <w:rPr>
          <w:rFonts w:ascii="Open Sans" w:eastAsia="Open Sans" w:hAnsi="Open Sans" w:cs="Open Sans"/>
          <w:b/>
          <w:bCs/>
          <w:color w:val="0000FF"/>
          <w:spacing w:val="-7"/>
          <w:position w:val="-1"/>
        </w:rPr>
        <w:t>l</w:t>
      </w:r>
      <w:r>
        <w:rPr>
          <w:rFonts w:ascii="Open Sans" w:eastAsia="Open Sans" w:hAnsi="Open Sans" w:cs="Open Sans"/>
          <w:b/>
          <w:bCs/>
          <w:color w:val="0000FF"/>
          <w:spacing w:val="5"/>
          <w:position w:val="-1"/>
        </w:rPr>
        <w:t>e</w:t>
      </w:r>
      <w:r>
        <w:rPr>
          <w:rFonts w:ascii="Open Sans" w:eastAsia="Open Sans" w:hAnsi="Open Sans" w:cs="Open Sans"/>
          <w:b/>
          <w:bCs/>
          <w:color w:val="0000FF"/>
          <w:spacing w:val="-5"/>
          <w:position w:val="-1"/>
        </w:rPr>
        <w:t>t</w:t>
      </w:r>
      <w:r>
        <w:rPr>
          <w:rFonts w:ascii="Open Sans" w:eastAsia="Open Sans" w:hAnsi="Open Sans" w:cs="Open Sans"/>
          <w:b/>
          <w:bCs/>
          <w:color w:val="0000FF"/>
          <w:spacing w:val="-7"/>
          <w:position w:val="-1"/>
        </w:rPr>
        <w:t>i</w:t>
      </w:r>
      <w:r>
        <w:rPr>
          <w:rFonts w:ascii="Open Sans" w:eastAsia="Open Sans" w:hAnsi="Open Sans" w:cs="Open Sans"/>
          <w:b/>
          <w:bCs/>
          <w:color w:val="0000FF"/>
          <w:spacing w:val="5"/>
          <w:position w:val="-1"/>
        </w:rPr>
        <w:t>n</w:t>
      </w:r>
      <w:r>
        <w:rPr>
          <w:rFonts w:ascii="Open Sans" w:eastAsia="Open Sans" w:hAnsi="Open Sans" w:cs="Open Sans"/>
          <w:b/>
          <w:bCs/>
          <w:color w:val="0000FF"/>
          <w:position w:val="-1"/>
        </w:rPr>
        <w:t>g</w:t>
      </w:r>
      <w:proofErr w:type="gramEnd"/>
      <w:r>
        <w:rPr>
          <w:rFonts w:ascii="Open Sans" w:eastAsia="Open Sans" w:hAnsi="Open Sans" w:cs="Open Sans"/>
          <w:b/>
          <w:bCs/>
          <w:color w:val="0000FF"/>
          <w:spacing w:val="-8"/>
          <w:position w:val="-1"/>
        </w:rPr>
        <w:t xml:space="preserve"> </w:t>
      </w:r>
      <w:r>
        <w:rPr>
          <w:rFonts w:ascii="Open Sans" w:eastAsia="Open Sans" w:hAnsi="Open Sans" w:cs="Open Sans"/>
          <w:b/>
          <w:bCs/>
          <w:color w:val="0000FF"/>
          <w:spacing w:val="-5"/>
          <w:position w:val="-1"/>
        </w:rPr>
        <w:t>t</w:t>
      </w:r>
      <w:r>
        <w:rPr>
          <w:rFonts w:ascii="Open Sans" w:eastAsia="Open Sans" w:hAnsi="Open Sans" w:cs="Open Sans"/>
          <w:b/>
          <w:bCs/>
          <w:color w:val="0000FF"/>
          <w:spacing w:val="5"/>
          <w:position w:val="-1"/>
        </w:rPr>
        <w:t>h</w:t>
      </w:r>
      <w:r>
        <w:rPr>
          <w:rFonts w:ascii="Open Sans" w:eastAsia="Open Sans" w:hAnsi="Open Sans" w:cs="Open Sans"/>
          <w:b/>
          <w:bCs/>
          <w:color w:val="0000FF"/>
          <w:position w:val="-1"/>
        </w:rPr>
        <w:t>e</w:t>
      </w:r>
      <w:r>
        <w:rPr>
          <w:rFonts w:ascii="Open Sans" w:eastAsia="Open Sans" w:hAnsi="Open Sans" w:cs="Open Sans"/>
          <w:b/>
          <w:bCs/>
          <w:color w:val="0000FF"/>
          <w:spacing w:val="7"/>
          <w:position w:val="-1"/>
        </w:rPr>
        <w:t xml:space="preserve"> </w:t>
      </w:r>
      <w:r>
        <w:rPr>
          <w:rFonts w:ascii="Open Sans" w:eastAsia="Open Sans" w:hAnsi="Open Sans" w:cs="Open Sans"/>
          <w:b/>
          <w:bCs/>
          <w:color w:val="0000FF"/>
          <w:spacing w:val="-3"/>
          <w:position w:val="-1"/>
        </w:rPr>
        <w:t>E</w:t>
      </w:r>
      <w:r>
        <w:rPr>
          <w:rFonts w:ascii="Open Sans" w:eastAsia="Open Sans" w:hAnsi="Open Sans" w:cs="Open Sans"/>
          <w:b/>
          <w:bCs/>
          <w:color w:val="0000FF"/>
          <w:spacing w:val="-4"/>
          <w:position w:val="-1"/>
        </w:rPr>
        <w:t>d</w:t>
      </w:r>
      <w:r>
        <w:rPr>
          <w:rFonts w:ascii="Open Sans" w:eastAsia="Open Sans" w:hAnsi="Open Sans" w:cs="Open Sans"/>
          <w:b/>
          <w:bCs/>
          <w:color w:val="0000FF"/>
          <w:spacing w:val="-7"/>
          <w:position w:val="-1"/>
        </w:rPr>
        <w:t>i</w:t>
      </w:r>
      <w:r>
        <w:rPr>
          <w:rFonts w:ascii="Open Sans" w:eastAsia="Open Sans" w:hAnsi="Open Sans" w:cs="Open Sans"/>
          <w:b/>
          <w:bCs/>
          <w:color w:val="0000FF"/>
          <w:position w:val="-1"/>
        </w:rPr>
        <w:t>t</w:t>
      </w:r>
      <w:r>
        <w:rPr>
          <w:rFonts w:ascii="Open Sans" w:eastAsia="Open Sans" w:hAnsi="Open Sans" w:cs="Open Sans"/>
          <w:b/>
          <w:bCs/>
          <w:color w:val="0000FF"/>
          <w:spacing w:val="-4"/>
          <w:position w:val="-1"/>
        </w:rPr>
        <w:t xml:space="preserve"> </w:t>
      </w:r>
      <w:r>
        <w:rPr>
          <w:rFonts w:ascii="Open Sans" w:eastAsia="Open Sans" w:hAnsi="Open Sans" w:cs="Open Sans"/>
          <w:b/>
          <w:bCs/>
          <w:color w:val="0000FF"/>
          <w:spacing w:val="-1"/>
          <w:position w:val="-1"/>
        </w:rPr>
        <w:t>S</w:t>
      </w:r>
      <w:r>
        <w:rPr>
          <w:rFonts w:ascii="Open Sans" w:eastAsia="Open Sans" w:hAnsi="Open Sans" w:cs="Open Sans"/>
          <w:b/>
          <w:bCs/>
          <w:color w:val="0000FF"/>
          <w:spacing w:val="5"/>
          <w:position w:val="-1"/>
        </w:rPr>
        <w:t>e</w:t>
      </w:r>
      <w:r>
        <w:rPr>
          <w:rFonts w:ascii="Open Sans" w:eastAsia="Open Sans" w:hAnsi="Open Sans" w:cs="Open Sans"/>
          <w:b/>
          <w:bCs/>
          <w:color w:val="0000FF"/>
          <w:spacing w:val="-4"/>
          <w:position w:val="-1"/>
        </w:rPr>
        <w:t>ss</w:t>
      </w:r>
      <w:r>
        <w:rPr>
          <w:rFonts w:ascii="Open Sans" w:eastAsia="Open Sans" w:hAnsi="Open Sans" w:cs="Open Sans"/>
          <w:b/>
          <w:bCs/>
          <w:color w:val="0000FF"/>
          <w:spacing w:val="-7"/>
          <w:position w:val="-1"/>
        </w:rPr>
        <w:t>i</w:t>
      </w:r>
      <w:r>
        <w:rPr>
          <w:rFonts w:ascii="Open Sans" w:eastAsia="Open Sans" w:hAnsi="Open Sans" w:cs="Open Sans"/>
          <w:b/>
          <w:bCs/>
          <w:color w:val="0000FF"/>
          <w:spacing w:val="-1"/>
          <w:position w:val="-1"/>
        </w:rPr>
        <w:t>o</w:t>
      </w:r>
      <w:r>
        <w:rPr>
          <w:rFonts w:ascii="Open Sans" w:eastAsia="Open Sans" w:hAnsi="Open Sans" w:cs="Open Sans"/>
          <w:b/>
          <w:bCs/>
          <w:color w:val="0000FF"/>
          <w:spacing w:val="5"/>
          <w:position w:val="-1"/>
        </w:rPr>
        <w:t>n</w:t>
      </w:r>
      <w:r>
        <w:rPr>
          <w:rFonts w:ascii="Open Sans" w:eastAsia="Open Sans" w:hAnsi="Open Sans" w:cs="Open Sans"/>
          <w:color w:val="000000"/>
          <w:position w:val="-1"/>
        </w:rPr>
        <w:t>.</w:t>
      </w:r>
    </w:p>
    <w:p w14:paraId="53625810" w14:textId="77777777" w:rsidR="0074787C" w:rsidRDefault="0074787C">
      <w:pPr>
        <w:spacing w:after="0" w:line="200" w:lineRule="exact"/>
        <w:rPr>
          <w:sz w:val="20"/>
          <w:szCs w:val="20"/>
        </w:rPr>
      </w:pPr>
    </w:p>
    <w:p w14:paraId="7ED93C12" w14:textId="77777777" w:rsidR="0074787C" w:rsidRDefault="0074787C">
      <w:pPr>
        <w:spacing w:after="0" w:line="200" w:lineRule="exact"/>
        <w:rPr>
          <w:sz w:val="20"/>
          <w:szCs w:val="20"/>
        </w:rPr>
      </w:pPr>
    </w:p>
    <w:p w14:paraId="6EE26BB5" w14:textId="77777777" w:rsidR="0074787C" w:rsidRDefault="0074787C">
      <w:pPr>
        <w:spacing w:before="5" w:after="0" w:line="220" w:lineRule="exact"/>
      </w:pPr>
    </w:p>
    <w:p w14:paraId="7C778476" w14:textId="77777777" w:rsidR="00373B55" w:rsidRDefault="00373B55">
      <w:pPr>
        <w:spacing w:after="0" w:line="448" w:lineRule="exact"/>
        <w:ind w:left="115" w:right="-20"/>
        <w:rPr>
          <w:ins w:id="94" w:author="Tal" w:date="2016-09-18T18:44:00Z"/>
          <w:rFonts w:ascii="Open Sans" w:eastAsia="Open Sans" w:hAnsi="Open Sans" w:cs="Open Sans"/>
          <w:b/>
          <w:bCs/>
          <w:color w:val="4E80BD"/>
          <w:spacing w:val="-4"/>
          <w:position w:val="2"/>
          <w:sz w:val="36"/>
          <w:szCs w:val="36"/>
        </w:rPr>
      </w:pPr>
    </w:p>
    <w:p w14:paraId="1021B08F" w14:textId="77777777" w:rsidR="00373B55" w:rsidRDefault="00373B55">
      <w:pPr>
        <w:spacing w:after="0" w:line="448" w:lineRule="exact"/>
        <w:ind w:left="115" w:right="-20"/>
        <w:rPr>
          <w:ins w:id="95" w:author="Tal" w:date="2016-09-18T18:44:00Z"/>
          <w:rFonts w:ascii="Open Sans" w:eastAsia="Open Sans" w:hAnsi="Open Sans" w:cs="Open Sans"/>
          <w:b/>
          <w:bCs/>
          <w:color w:val="4E80BD"/>
          <w:spacing w:val="-4"/>
          <w:position w:val="2"/>
          <w:sz w:val="36"/>
          <w:szCs w:val="36"/>
        </w:rPr>
      </w:pPr>
    </w:p>
    <w:p w14:paraId="777F2401" w14:textId="77777777" w:rsidR="00373B55" w:rsidRDefault="00373B55">
      <w:pPr>
        <w:spacing w:after="0" w:line="448" w:lineRule="exact"/>
        <w:ind w:left="115" w:right="-20"/>
        <w:rPr>
          <w:ins w:id="96" w:author="Tal" w:date="2016-09-18T18:44:00Z"/>
          <w:rFonts w:ascii="Open Sans" w:eastAsia="Open Sans" w:hAnsi="Open Sans" w:cs="Open Sans"/>
          <w:b/>
          <w:bCs/>
          <w:color w:val="4E80BD"/>
          <w:spacing w:val="-4"/>
          <w:position w:val="2"/>
          <w:sz w:val="36"/>
          <w:szCs w:val="36"/>
        </w:rPr>
      </w:pPr>
    </w:p>
    <w:p w14:paraId="63953432" w14:textId="77777777" w:rsidR="00373B55" w:rsidRDefault="00373B55">
      <w:pPr>
        <w:spacing w:after="0" w:line="448" w:lineRule="exact"/>
        <w:ind w:left="115" w:right="-20"/>
        <w:rPr>
          <w:ins w:id="97" w:author="Tal" w:date="2016-09-18T18:44:00Z"/>
          <w:rFonts w:ascii="Open Sans" w:eastAsia="Open Sans" w:hAnsi="Open Sans" w:cs="Open Sans"/>
          <w:b/>
          <w:bCs/>
          <w:color w:val="4E80BD"/>
          <w:spacing w:val="-4"/>
          <w:position w:val="2"/>
          <w:sz w:val="36"/>
          <w:szCs w:val="36"/>
        </w:rPr>
      </w:pPr>
    </w:p>
    <w:p w14:paraId="6E00497D" w14:textId="77777777" w:rsidR="00373B55" w:rsidRDefault="00373B55">
      <w:pPr>
        <w:spacing w:after="0" w:line="448" w:lineRule="exact"/>
        <w:ind w:left="115" w:right="-20"/>
        <w:rPr>
          <w:ins w:id="98" w:author="Tal" w:date="2016-09-18T18:44:00Z"/>
          <w:rFonts w:ascii="Open Sans" w:eastAsia="Open Sans" w:hAnsi="Open Sans" w:cs="Open Sans"/>
          <w:b/>
          <w:bCs/>
          <w:color w:val="4E80BD"/>
          <w:spacing w:val="-4"/>
          <w:position w:val="2"/>
          <w:sz w:val="36"/>
          <w:szCs w:val="36"/>
        </w:rPr>
      </w:pPr>
    </w:p>
    <w:p w14:paraId="1C102CC2" w14:textId="77777777" w:rsidR="00373B55" w:rsidRDefault="00373B55">
      <w:pPr>
        <w:spacing w:after="0" w:line="448" w:lineRule="exact"/>
        <w:ind w:left="115" w:right="-20"/>
        <w:rPr>
          <w:ins w:id="99" w:author="Tal" w:date="2016-09-18T18:44:00Z"/>
          <w:rFonts w:ascii="Open Sans" w:eastAsia="Open Sans" w:hAnsi="Open Sans" w:cs="Open Sans"/>
          <w:b/>
          <w:bCs/>
          <w:color w:val="4E80BD"/>
          <w:spacing w:val="-4"/>
          <w:position w:val="2"/>
          <w:sz w:val="36"/>
          <w:szCs w:val="36"/>
        </w:rPr>
      </w:pPr>
    </w:p>
    <w:p w14:paraId="3391DB21" w14:textId="77777777" w:rsidR="00373B55" w:rsidRDefault="00373B55">
      <w:pPr>
        <w:spacing w:after="0" w:line="448" w:lineRule="exact"/>
        <w:ind w:left="115" w:right="-20"/>
        <w:rPr>
          <w:ins w:id="100" w:author="Tal" w:date="2016-09-18T18:44:00Z"/>
          <w:rFonts w:ascii="Open Sans" w:eastAsia="Open Sans" w:hAnsi="Open Sans" w:cs="Open Sans"/>
          <w:b/>
          <w:bCs/>
          <w:color w:val="4E80BD"/>
          <w:spacing w:val="-4"/>
          <w:position w:val="2"/>
          <w:sz w:val="36"/>
          <w:szCs w:val="36"/>
        </w:rPr>
      </w:pPr>
    </w:p>
    <w:p w14:paraId="7D9053DB" w14:textId="77777777" w:rsidR="00373B55" w:rsidRDefault="00373B55">
      <w:pPr>
        <w:spacing w:after="0" w:line="448" w:lineRule="exact"/>
        <w:ind w:left="115" w:right="-20"/>
        <w:rPr>
          <w:ins w:id="101" w:author="Tal" w:date="2016-09-18T18:44:00Z"/>
          <w:rFonts w:ascii="Open Sans" w:eastAsia="Open Sans" w:hAnsi="Open Sans" w:cs="Open Sans"/>
          <w:b/>
          <w:bCs/>
          <w:color w:val="4E80BD"/>
          <w:spacing w:val="-4"/>
          <w:position w:val="2"/>
          <w:sz w:val="36"/>
          <w:szCs w:val="36"/>
        </w:rPr>
      </w:pPr>
    </w:p>
    <w:p w14:paraId="24EDF4B7" w14:textId="77777777" w:rsidR="00373B55" w:rsidRDefault="00373B55">
      <w:pPr>
        <w:spacing w:after="0" w:line="448" w:lineRule="exact"/>
        <w:ind w:left="115" w:right="-20"/>
        <w:rPr>
          <w:ins w:id="102" w:author="Tal" w:date="2016-09-18T18:44:00Z"/>
          <w:rFonts w:ascii="Open Sans" w:eastAsia="Open Sans" w:hAnsi="Open Sans" w:cs="Open Sans"/>
          <w:b/>
          <w:bCs/>
          <w:color w:val="4E80BD"/>
          <w:spacing w:val="-4"/>
          <w:position w:val="2"/>
          <w:sz w:val="36"/>
          <w:szCs w:val="36"/>
        </w:rPr>
      </w:pPr>
    </w:p>
    <w:p w14:paraId="57D1E992" w14:textId="77777777" w:rsidR="00373B55" w:rsidRDefault="00373B55">
      <w:pPr>
        <w:spacing w:after="0" w:line="448" w:lineRule="exact"/>
        <w:ind w:left="115" w:right="-20"/>
        <w:rPr>
          <w:ins w:id="103" w:author="Tal" w:date="2016-09-18T18:44:00Z"/>
          <w:rFonts w:ascii="Open Sans" w:eastAsia="Open Sans" w:hAnsi="Open Sans" w:cs="Open Sans"/>
          <w:b/>
          <w:bCs/>
          <w:color w:val="4E80BD"/>
          <w:spacing w:val="-4"/>
          <w:position w:val="2"/>
          <w:sz w:val="36"/>
          <w:szCs w:val="36"/>
        </w:rPr>
      </w:pPr>
    </w:p>
    <w:p w14:paraId="7F4AF19E" w14:textId="4C8E2FF3" w:rsidR="0074787C" w:rsidRDefault="00656446">
      <w:pPr>
        <w:spacing w:after="0" w:line="448" w:lineRule="exact"/>
        <w:ind w:left="115" w:right="-20"/>
        <w:rPr>
          <w:rFonts w:ascii="Open Sans" w:eastAsia="Open Sans" w:hAnsi="Open Sans" w:cs="Open Sans"/>
          <w:sz w:val="36"/>
          <w:szCs w:val="36"/>
        </w:rPr>
      </w:pPr>
      <w:r>
        <w:rPr>
          <w:rFonts w:ascii="Open Sans" w:eastAsia="Open Sans" w:hAnsi="Open Sans" w:cs="Open Sans"/>
          <w:b/>
          <w:bCs/>
          <w:color w:val="4E80BD"/>
          <w:spacing w:val="-4"/>
          <w:position w:val="2"/>
          <w:sz w:val="36"/>
          <w:szCs w:val="36"/>
        </w:rPr>
        <w:lastRenderedPageBreak/>
        <w:t>C</w:t>
      </w:r>
      <w:r>
        <w:rPr>
          <w:rFonts w:ascii="Open Sans" w:eastAsia="Open Sans" w:hAnsi="Open Sans" w:cs="Open Sans"/>
          <w:b/>
          <w:bCs/>
          <w:color w:val="4E80BD"/>
          <w:spacing w:val="3"/>
          <w:position w:val="2"/>
          <w:sz w:val="36"/>
          <w:szCs w:val="36"/>
        </w:rPr>
        <w:t>h</w:t>
      </w:r>
      <w:r>
        <w:rPr>
          <w:rFonts w:ascii="Open Sans" w:eastAsia="Open Sans" w:hAnsi="Open Sans" w:cs="Open Sans"/>
          <w:b/>
          <w:bCs/>
          <w:color w:val="4E80BD"/>
          <w:spacing w:val="-7"/>
          <w:position w:val="2"/>
          <w:sz w:val="36"/>
          <w:szCs w:val="36"/>
        </w:rPr>
        <w:t>a</w:t>
      </w:r>
      <w:r>
        <w:rPr>
          <w:rFonts w:ascii="Open Sans" w:eastAsia="Open Sans" w:hAnsi="Open Sans" w:cs="Open Sans"/>
          <w:b/>
          <w:bCs/>
          <w:color w:val="4E80BD"/>
          <w:spacing w:val="3"/>
          <w:position w:val="2"/>
          <w:sz w:val="36"/>
          <w:szCs w:val="36"/>
        </w:rPr>
        <w:t>n</w:t>
      </w:r>
      <w:r>
        <w:rPr>
          <w:rFonts w:ascii="Open Sans" w:eastAsia="Open Sans" w:hAnsi="Open Sans" w:cs="Open Sans"/>
          <w:b/>
          <w:bCs/>
          <w:color w:val="4E80BD"/>
          <w:spacing w:val="7"/>
          <w:position w:val="2"/>
          <w:sz w:val="36"/>
          <w:szCs w:val="36"/>
        </w:rPr>
        <w:t>g</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3"/>
          <w:position w:val="2"/>
          <w:sz w:val="36"/>
          <w:szCs w:val="36"/>
        </w:rPr>
        <w:t>n</w:t>
      </w:r>
      <w:r>
        <w:rPr>
          <w:rFonts w:ascii="Open Sans" w:eastAsia="Open Sans" w:hAnsi="Open Sans" w:cs="Open Sans"/>
          <w:b/>
          <w:bCs/>
          <w:color w:val="4E80BD"/>
          <w:position w:val="2"/>
          <w:sz w:val="36"/>
          <w:szCs w:val="36"/>
        </w:rPr>
        <w:t>g</w:t>
      </w:r>
      <w:r>
        <w:rPr>
          <w:rFonts w:ascii="Open Sans" w:eastAsia="Open Sans" w:hAnsi="Open Sans" w:cs="Open Sans"/>
          <w:b/>
          <w:bCs/>
          <w:color w:val="4E80BD"/>
          <w:spacing w:val="14"/>
          <w:position w:val="2"/>
          <w:sz w:val="36"/>
          <w:szCs w:val="36"/>
        </w:rPr>
        <w:t xml:space="preserve"> </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2"/>
          <w:position w:val="2"/>
          <w:sz w:val="36"/>
          <w:szCs w:val="36"/>
        </w:rPr>
        <w:t>r</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position w:val="2"/>
          <w:sz w:val="36"/>
          <w:szCs w:val="36"/>
        </w:rPr>
        <w:t>p</w:t>
      </w:r>
      <w:r>
        <w:rPr>
          <w:rFonts w:ascii="Open Sans" w:eastAsia="Open Sans" w:hAnsi="Open Sans" w:cs="Open Sans"/>
          <w:b/>
          <w:bCs/>
          <w:color w:val="4E80BD"/>
          <w:spacing w:val="7"/>
          <w:position w:val="2"/>
          <w:sz w:val="36"/>
          <w:szCs w:val="36"/>
        </w:rPr>
        <w:t xml:space="preserve"> </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7"/>
          <w:position w:val="2"/>
          <w:sz w:val="36"/>
          <w:szCs w:val="36"/>
        </w:rPr>
        <w:t>m</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position w:val="2"/>
          <w:sz w:val="36"/>
          <w:szCs w:val="36"/>
        </w:rPr>
        <w:t>s</w:t>
      </w:r>
    </w:p>
    <w:p w14:paraId="792425C4" w14:textId="250C5ECD" w:rsidR="0074787C" w:rsidDel="000517D0" w:rsidRDefault="00656446">
      <w:pPr>
        <w:spacing w:before="84" w:after="0" w:line="240" w:lineRule="auto"/>
        <w:ind w:left="115" w:right="437"/>
        <w:rPr>
          <w:del w:id="104" w:author="Tal" w:date="2016-09-18T18:48:00Z"/>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ill</w:t>
      </w:r>
      <w:r>
        <w:rPr>
          <w:rFonts w:ascii="Open Sans" w:eastAsia="Open Sans" w:hAnsi="Open Sans" w:cs="Open Sans"/>
          <w:color w:val="3F3F3F"/>
        </w:rPr>
        <w:t>us</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3"/>
        </w:rPr>
        <w:t>e</w:t>
      </w:r>
      <w:r>
        <w:rPr>
          <w:rFonts w:ascii="Open Sans" w:eastAsia="Open Sans" w:hAnsi="Open Sans" w:cs="Open Sans"/>
          <w:color w:val="3F3F3F"/>
        </w:rPr>
        <w:t>dure</w:t>
      </w:r>
      <w:r>
        <w:rPr>
          <w:rFonts w:ascii="Open Sans" w:eastAsia="Open Sans" w:hAnsi="Open Sans" w:cs="Open Sans"/>
          <w:color w:val="3F3F3F"/>
          <w:spacing w:val="-5"/>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6"/>
        </w:rPr>
        <w:t>20</w:t>
      </w:r>
      <w:r>
        <w:rPr>
          <w:rFonts w:ascii="Open Sans" w:eastAsia="Open Sans" w:hAnsi="Open Sans" w:cs="Open Sans"/>
          <w:color w:val="3F3F3F"/>
        </w:rPr>
        <w:t>1</w:t>
      </w:r>
      <w:r>
        <w:rPr>
          <w:rFonts w:ascii="Open Sans" w:eastAsia="Open Sans" w:hAnsi="Open Sans" w:cs="Open Sans"/>
          <w:color w:val="3F3F3F"/>
          <w:spacing w:val="-7"/>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1</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rst</w:t>
      </w:r>
      <w:r>
        <w:rPr>
          <w:rFonts w:ascii="Open Sans" w:eastAsia="Open Sans" w:hAnsi="Open Sans" w:cs="Open Sans"/>
          <w:color w:val="3F3F3F"/>
          <w:spacing w:val="-1"/>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 d</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 xml:space="preserve">gn </w:t>
      </w:r>
      <w:r>
        <w:rPr>
          <w:rFonts w:ascii="Open Sans" w:eastAsia="Open Sans" w:hAnsi="Open Sans" w:cs="Open Sans"/>
          <w:color w:val="3F3F3F"/>
          <w:spacing w:val="-6"/>
        </w:rPr>
        <w:t>196</w:t>
      </w:r>
      <w:r>
        <w:rPr>
          <w:rFonts w:ascii="Open Sans" w:eastAsia="Open Sans" w:hAnsi="Open Sans" w:cs="Open Sans"/>
          <w:color w:val="3F3F3F"/>
        </w:rPr>
        <w:t xml:space="preserve">. </w:t>
      </w:r>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2CFC2421" w14:textId="15B6E8C4" w:rsidR="0074787C" w:rsidDel="000517D0" w:rsidRDefault="0074787C">
      <w:pPr>
        <w:spacing w:before="7" w:after="0" w:line="170" w:lineRule="exact"/>
        <w:rPr>
          <w:del w:id="105" w:author="Tal" w:date="2016-09-18T18:48:00Z"/>
          <w:sz w:val="17"/>
          <w:szCs w:val="17"/>
        </w:rPr>
      </w:pPr>
    </w:p>
    <w:p w14:paraId="6002E213" w14:textId="77777777" w:rsidR="0074787C" w:rsidRDefault="002D0355">
      <w:pPr>
        <w:spacing w:after="0" w:line="240" w:lineRule="auto"/>
        <w:ind w:left="115" w:right="-20"/>
        <w:rPr>
          <w:rFonts w:ascii="Times New Roman" w:eastAsia="Times New Roman" w:hAnsi="Times New Roman" w:cs="Times New Roman"/>
          <w:sz w:val="20"/>
          <w:szCs w:val="20"/>
        </w:rPr>
      </w:pPr>
      <w:r>
        <w:pict w14:anchorId="7F60A79D">
          <v:shape id="_x0000_i1032" type="#_x0000_t75" style="width:201.75pt;height:206.25pt;mso-position-horizontal-relative:char;mso-position-vertical-relative:line">
            <v:imagedata r:id="rId22" o:title=""/>
          </v:shape>
        </w:pict>
      </w:r>
    </w:p>
    <w:p w14:paraId="69A7D5CE" w14:textId="77777777" w:rsidR="0074787C" w:rsidRDefault="0074787C">
      <w:pPr>
        <w:spacing w:before="6" w:after="0" w:line="190" w:lineRule="exact"/>
        <w:rPr>
          <w:sz w:val="19"/>
          <w:szCs w:val="19"/>
        </w:rPr>
      </w:pPr>
    </w:p>
    <w:p w14:paraId="66C2370B" w14:textId="3760C95B" w:rsidR="0074787C" w:rsidDel="00DA118A" w:rsidRDefault="00656446">
      <w:pPr>
        <w:spacing w:after="0" w:line="297" w:lineRule="exact"/>
        <w:ind w:left="115" w:right="-20"/>
        <w:rPr>
          <w:del w:id="106" w:author="Administrator" w:date="2016-09-17T14:15:00Z"/>
          <w:rFonts w:ascii="Open Sans" w:eastAsia="Open Sans" w:hAnsi="Open Sans" w:cs="Open Sans"/>
        </w:rPr>
      </w:pPr>
      <w:del w:id="107" w:author="Administrator" w:date="2016-09-17T14:15:00Z">
        <w:r w:rsidDel="00DA118A">
          <w:rPr>
            <w:rFonts w:ascii="Open Sans" w:eastAsia="Open Sans" w:hAnsi="Open Sans" w:cs="Open Sans"/>
            <w:color w:val="3F3F3F"/>
            <w:spacing w:val="-1"/>
            <w:position w:val="1"/>
          </w:rPr>
          <w:delText>S</w:delText>
        </w:r>
        <w:r w:rsidDel="00DA118A">
          <w:rPr>
            <w:rFonts w:ascii="Open Sans" w:eastAsia="Open Sans" w:hAnsi="Open Sans" w:cs="Open Sans"/>
            <w:color w:val="3F3F3F"/>
            <w:position w:val="1"/>
          </w:rPr>
          <w:delText>upp</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se</w:delText>
        </w:r>
        <w:r w:rsidDel="00DA118A">
          <w:rPr>
            <w:rFonts w:ascii="Open Sans" w:eastAsia="Open Sans" w:hAnsi="Open Sans" w:cs="Open Sans"/>
            <w:color w:val="3F3F3F"/>
            <w:spacing w:val="-6"/>
            <w:position w:val="1"/>
          </w:rPr>
          <w:delText xml:space="preserve"> </w:delText>
        </w:r>
        <w:r w:rsidDel="00DA118A">
          <w:rPr>
            <w:rFonts w:ascii="Open Sans" w:eastAsia="Open Sans" w:hAnsi="Open Sans" w:cs="Open Sans"/>
            <w:color w:val="3F3F3F"/>
            <w:spacing w:val="-3"/>
            <w:position w:val="1"/>
          </w:rPr>
          <w:delText>t</w:delText>
        </w:r>
        <w:r w:rsidDel="00DA118A">
          <w:rPr>
            <w:rFonts w:ascii="Open Sans" w:eastAsia="Open Sans" w:hAnsi="Open Sans" w:cs="Open Sans"/>
            <w:color w:val="3F3F3F"/>
            <w:position w:val="1"/>
          </w:rPr>
          <w:delText>h</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t</w:delText>
        </w:r>
        <w:r w:rsidDel="00DA118A">
          <w:rPr>
            <w:rFonts w:ascii="Open Sans" w:eastAsia="Open Sans" w:hAnsi="Open Sans" w:cs="Open Sans"/>
            <w:color w:val="3F3F3F"/>
            <w:spacing w:val="-1"/>
            <w:position w:val="1"/>
          </w:rPr>
          <w:delText xml:space="preserve"> </w:delText>
        </w:r>
        <w:r w:rsidDel="00DA118A">
          <w:rPr>
            <w:rFonts w:ascii="Open Sans" w:eastAsia="Open Sans" w:hAnsi="Open Sans" w:cs="Open Sans"/>
            <w:color w:val="3F3F3F"/>
            <w:spacing w:val="5"/>
            <w:position w:val="1"/>
          </w:rPr>
          <w:delText>i</w:delText>
        </w:r>
        <w:r w:rsidDel="00DA118A">
          <w:rPr>
            <w:rFonts w:ascii="Open Sans" w:eastAsia="Open Sans" w:hAnsi="Open Sans" w:cs="Open Sans"/>
            <w:color w:val="3F3F3F"/>
            <w:position w:val="1"/>
          </w:rPr>
          <w:delText>t</w:delText>
        </w:r>
        <w:r w:rsidDel="00DA118A">
          <w:rPr>
            <w:rFonts w:ascii="Open Sans" w:eastAsia="Open Sans" w:hAnsi="Open Sans" w:cs="Open Sans"/>
            <w:color w:val="3F3F3F"/>
            <w:spacing w:val="-1"/>
            <w:position w:val="1"/>
          </w:rPr>
          <w:delText xml:space="preserve"> </w:delText>
        </w:r>
        <w:r w:rsidDel="00DA118A">
          <w:rPr>
            <w:rFonts w:ascii="Open Sans" w:eastAsia="Open Sans" w:hAnsi="Open Sans" w:cs="Open Sans"/>
            <w:color w:val="3F3F3F"/>
            <w:spacing w:val="5"/>
            <w:position w:val="1"/>
          </w:rPr>
          <w:delText>i</w:delText>
        </w:r>
        <w:r w:rsidDel="00DA118A">
          <w:rPr>
            <w:rFonts w:ascii="Open Sans" w:eastAsia="Open Sans" w:hAnsi="Open Sans" w:cs="Open Sans"/>
            <w:color w:val="3F3F3F"/>
            <w:position w:val="1"/>
          </w:rPr>
          <w:delText>s</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spacing w:val="1"/>
            <w:position w:val="1"/>
          </w:rPr>
          <w:delText>f</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und</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spacing w:val="-3"/>
            <w:position w:val="1"/>
          </w:rPr>
          <w:delText>t</w:delText>
        </w:r>
        <w:r w:rsidDel="00DA118A">
          <w:rPr>
            <w:rFonts w:ascii="Open Sans" w:eastAsia="Open Sans" w:hAnsi="Open Sans" w:cs="Open Sans"/>
            <w:color w:val="3F3F3F"/>
            <w:position w:val="1"/>
          </w:rPr>
          <w:delText>h</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t</w:delText>
        </w:r>
        <w:r w:rsidDel="00DA118A">
          <w:rPr>
            <w:rFonts w:ascii="Open Sans" w:eastAsia="Open Sans" w:hAnsi="Open Sans" w:cs="Open Sans"/>
            <w:color w:val="3F3F3F"/>
            <w:spacing w:val="-1"/>
            <w:position w:val="1"/>
          </w:rPr>
          <w:delText xml:space="preserve"> </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n</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spacing w:val="-1"/>
            <w:position w:val="1"/>
          </w:rPr>
          <w:delText>S</w:delText>
        </w:r>
        <w:r w:rsidDel="00DA118A">
          <w:rPr>
            <w:rFonts w:ascii="Open Sans" w:eastAsia="Open Sans" w:hAnsi="Open Sans" w:cs="Open Sans"/>
            <w:color w:val="3F3F3F"/>
            <w:position w:val="1"/>
          </w:rPr>
          <w:delText>und</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y</w:delText>
        </w:r>
        <w:r w:rsidDel="00DA118A">
          <w:rPr>
            <w:rFonts w:ascii="Open Sans" w:eastAsia="Open Sans" w:hAnsi="Open Sans" w:cs="Open Sans"/>
            <w:color w:val="3F3F3F"/>
            <w:spacing w:val="-9"/>
            <w:position w:val="1"/>
          </w:rPr>
          <w:delText xml:space="preserve"> </w:delText>
        </w:r>
        <w:r w:rsidDel="00DA118A">
          <w:rPr>
            <w:rFonts w:ascii="Open Sans" w:eastAsia="Open Sans" w:hAnsi="Open Sans" w:cs="Open Sans"/>
            <w:color w:val="3F3F3F"/>
            <w:spacing w:val="5"/>
            <w:position w:val="1"/>
          </w:rPr>
          <w:delText>m</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rn</w:delText>
        </w:r>
        <w:r w:rsidDel="00DA118A">
          <w:rPr>
            <w:rFonts w:ascii="Open Sans" w:eastAsia="Open Sans" w:hAnsi="Open Sans" w:cs="Open Sans"/>
            <w:color w:val="3F3F3F"/>
            <w:spacing w:val="5"/>
            <w:position w:val="1"/>
          </w:rPr>
          <w:delText>i</w:delText>
        </w:r>
        <w:r w:rsidDel="00DA118A">
          <w:rPr>
            <w:rFonts w:ascii="Open Sans" w:eastAsia="Open Sans" w:hAnsi="Open Sans" w:cs="Open Sans"/>
            <w:color w:val="3F3F3F"/>
            <w:position w:val="1"/>
          </w:rPr>
          <w:delText>ng,</w:delText>
        </w:r>
        <w:r w:rsidDel="00DA118A">
          <w:rPr>
            <w:rFonts w:ascii="Open Sans" w:eastAsia="Open Sans" w:hAnsi="Open Sans" w:cs="Open Sans"/>
            <w:color w:val="3F3F3F"/>
            <w:spacing w:val="5"/>
            <w:position w:val="1"/>
          </w:rPr>
          <w:delText xml:space="preserve"> m</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 xml:space="preserve">st </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f</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spacing w:val="-3"/>
            <w:position w:val="1"/>
          </w:rPr>
          <w:delText>t</w:delText>
        </w:r>
        <w:r w:rsidDel="00DA118A">
          <w:rPr>
            <w:rFonts w:ascii="Open Sans" w:eastAsia="Open Sans" w:hAnsi="Open Sans" w:cs="Open Sans"/>
            <w:color w:val="3F3F3F"/>
            <w:position w:val="1"/>
          </w:rPr>
          <w:delText>he</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position w:val="1"/>
          </w:rPr>
          <w:delText>p</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ss</w:delText>
        </w:r>
        <w:r w:rsidDel="00DA118A">
          <w:rPr>
            <w:rFonts w:ascii="Open Sans" w:eastAsia="Open Sans" w:hAnsi="Open Sans" w:cs="Open Sans"/>
            <w:color w:val="3F3F3F"/>
            <w:spacing w:val="-3"/>
            <w:position w:val="1"/>
          </w:rPr>
          <w:delText>e</w:delText>
        </w:r>
        <w:r w:rsidDel="00DA118A">
          <w:rPr>
            <w:rFonts w:ascii="Open Sans" w:eastAsia="Open Sans" w:hAnsi="Open Sans" w:cs="Open Sans"/>
            <w:color w:val="3F3F3F"/>
            <w:position w:val="1"/>
          </w:rPr>
          <w:delText>ng</w:delText>
        </w:r>
        <w:r w:rsidDel="00DA118A">
          <w:rPr>
            <w:rFonts w:ascii="Open Sans" w:eastAsia="Open Sans" w:hAnsi="Open Sans" w:cs="Open Sans"/>
            <w:color w:val="3F3F3F"/>
            <w:spacing w:val="-3"/>
            <w:position w:val="1"/>
          </w:rPr>
          <w:delText>e</w:delText>
        </w:r>
        <w:r w:rsidDel="00DA118A">
          <w:rPr>
            <w:rFonts w:ascii="Open Sans" w:eastAsia="Open Sans" w:hAnsi="Open Sans" w:cs="Open Sans"/>
            <w:color w:val="3F3F3F"/>
            <w:position w:val="1"/>
          </w:rPr>
          <w:delText>rs</w:delText>
        </w:r>
        <w:r w:rsidDel="00DA118A">
          <w:rPr>
            <w:rFonts w:ascii="Open Sans" w:eastAsia="Open Sans" w:hAnsi="Open Sans" w:cs="Open Sans"/>
            <w:color w:val="3F3F3F"/>
            <w:spacing w:val="-1"/>
            <w:position w:val="1"/>
          </w:rPr>
          <w:delText xml:space="preserve"> </w:delText>
        </w:r>
        <w:r w:rsidDel="00DA118A">
          <w:rPr>
            <w:rFonts w:ascii="Open Sans" w:eastAsia="Open Sans" w:hAnsi="Open Sans" w:cs="Open Sans"/>
            <w:color w:val="3F3F3F"/>
            <w:position w:val="1"/>
          </w:rPr>
          <w:delText>b</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rd</w:delText>
        </w:r>
        <w:r w:rsidDel="00DA118A">
          <w:rPr>
            <w:rFonts w:ascii="Open Sans" w:eastAsia="Open Sans" w:hAnsi="Open Sans" w:cs="Open Sans"/>
            <w:color w:val="3F3F3F"/>
            <w:spacing w:val="5"/>
            <w:position w:val="1"/>
          </w:rPr>
          <w:delText>i</w:delText>
        </w:r>
        <w:r w:rsidDel="00DA118A">
          <w:rPr>
            <w:rFonts w:ascii="Open Sans" w:eastAsia="Open Sans" w:hAnsi="Open Sans" w:cs="Open Sans"/>
            <w:color w:val="3F3F3F"/>
            <w:position w:val="1"/>
          </w:rPr>
          <w:delText>ng</w:delText>
        </w:r>
        <w:r w:rsidDel="00DA118A">
          <w:rPr>
            <w:rFonts w:ascii="Open Sans" w:eastAsia="Open Sans" w:hAnsi="Open Sans" w:cs="Open Sans"/>
            <w:color w:val="3F3F3F"/>
            <w:spacing w:val="-4"/>
            <w:position w:val="1"/>
          </w:rPr>
          <w:delText xml:space="preserve"> </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t</w:delText>
        </w:r>
      </w:del>
    </w:p>
    <w:p w14:paraId="6FAD2AC0" w14:textId="77777777" w:rsidR="0020179F" w:rsidRDefault="00656446" w:rsidP="0020179F">
      <w:pPr>
        <w:spacing w:after="0" w:line="240" w:lineRule="auto"/>
        <w:ind w:left="115" w:right="41"/>
        <w:rPr>
          <w:rFonts w:ascii="Open Sans" w:eastAsia="Open Sans" w:hAnsi="Open Sans" w:cs="Open Sans"/>
          <w:color w:val="3F3F3F"/>
        </w:rPr>
      </w:pPr>
      <w:del w:id="108" w:author="Administrator" w:date="2016-09-17T14:15:00Z">
        <w:r w:rsidDel="00DA118A">
          <w:rPr>
            <w:rFonts w:ascii="Open Sans" w:eastAsia="Open Sans" w:hAnsi="Open Sans" w:cs="Open Sans"/>
            <w:color w:val="3F3F3F"/>
            <w:spacing w:val="-6"/>
          </w:rPr>
          <w:delText>05</w:delText>
        </w:r>
        <w:r w:rsidDel="00DA118A">
          <w:rPr>
            <w:rFonts w:ascii="Open Sans" w:eastAsia="Open Sans" w:hAnsi="Open Sans" w:cs="Open Sans"/>
            <w:color w:val="3F3F3F"/>
            <w:spacing w:val="1"/>
          </w:rPr>
          <w:delText>:</w:delText>
        </w:r>
        <w:r w:rsidDel="00DA118A">
          <w:rPr>
            <w:rFonts w:ascii="Open Sans" w:eastAsia="Open Sans" w:hAnsi="Open Sans" w:cs="Open Sans"/>
            <w:color w:val="3F3F3F"/>
            <w:spacing w:val="-6"/>
          </w:rPr>
          <w:delText>0</w:delText>
        </w:r>
        <w:r w:rsidDel="00DA118A">
          <w:rPr>
            <w:rFonts w:ascii="Open Sans" w:eastAsia="Open Sans" w:hAnsi="Open Sans" w:cs="Open Sans"/>
            <w:color w:val="3F3F3F"/>
          </w:rPr>
          <w:delText>0</w:delText>
        </w:r>
        <w:r w:rsidDel="00DA118A">
          <w:rPr>
            <w:rFonts w:ascii="Open Sans" w:eastAsia="Open Sans" w:hAnsi="Open Sans" w:cs="Open Sans"/>
            <w:color w:val="3F3F3F"/>
            <w:spacing w:val="-8"/>
          </w:rPr>
          <w:delText xml:space="preserve"> </w:delText>
        </w:r>
        <w:r w:rsidDel="00DA118A">
          <w:rPr>
            <w:rFonts w:ascii="Open Sans" w:eastAsia="Open Sans" w:hAnsi="Open Sans" w:cs="Open Sans"/>
            <w:color w:val="3F3F3F"/>
            <w:spacing w:val="-2"/>
          </w:rPr>
          <w:delText>a</w:delText>
        </w:r>
        <w:r w:rsidDel="00DA118A">
          <w:rPr>
            <w:rFonts w:ascii="Open Sans" w:eastAsia="Open Sans" w:hAnsi="Open Sans" w:cs="Open Sans"/>
            <w:color w:val="3F3F3F"/>
          </w:rPr>
          <w:delText>re</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rPr>
          <w:delText>ch</w:delText>
        </w:r>
        <w:r w:rsidDel="00DA118A">
          <w:rPr>
            <w:rFonts w:ascii="Open Sans" w:eastAsia="Open Sans" w:hAnsi="Open Sans" w:cs="Open Sans"/>
            <w:color w:val="3F3F3F"/>
            <w:spacing w:val="5"/>
          </w:rPr>
          <w:delText>il</w:delText>
        </w:r>
        <w:r w:rsidDel="00DA118A">
          <w:rPr>
            <w:rFonts w:ascii="Open Sans" w:eastAsia="Open Sans" w:hAnsi="Open Sans" w:cs="Open Sans"/>
            <w:color w:val="3F3F3F"/>
          </w:rPr>
          <w:delText>dr</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rPr>
          <w:delText>n</w:delText>
        </w:r>
        <w:r w:rsidDel="00DA118A">
          <w:rPr>
            <w:rFonts w:ascii="Open Sans" w:eastAsia="Open Sans" w:hAnsi="Open Sans" w:cs="Open Sans"/>
            <w:color w:val="3F3F3F"/>
            <w:spacing w:val="-2"/>
          </w:rPr>
          <w:delText xml:space="preserve"> </w:delText>
        </w:r>
        <w:r w:rsidDel="00DA118A">
          <w:rPr>
            <w:rFonts w:ascii="Open Sans" w:eastAsia="Open Sans" w:hAnsi="Open Sans" w:cs="Open Sans"/>
            <w:color w:val="3F3F3F"/>
          </w:rPr>
          <w:delText>r</w:delText>
        </w:r>
        <w:r w:rsidDel="00DA118A">
          <w:rPr>
            <w:rFonts w:ascii="Open Sans" w:eastAsia="Open Sans" w:hAnsi="Open Sans" w:cs="Open Sans"/>
            <w:color w:val="3F3F3F"/>
            <w:spacing w:val="-3"/>
          </w:rPr>
          <w:delText>et</w:delText>
        </w:r>
        <w:r w:rsidDel="00DA118A">
          <w:rPr>
            <w:rFonts w:ascii="Open Sans" w:eastAsia="Open Sans" w:hAnsi="Open Sans" w:cs="Open Sans"/>
            <w:color w:val="3F3F3F"/>
          </w:rPr>
          <w:delText>urn</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ng</w:delText>
        </w:r>
        <w:r w:rsidDel="00DA118A">
          <w:rPr>
            <w:rFonts w:ascii="Open Sans" w:eastAsia="Open Sans" w:hAnsi="Open Sans" w:cs="Open Sans"/>
            <w:color w:val="3F3F3F"/>
            <w:spacing w:val="-4"/>
          </w:rPr>
          <w:delText xml:space="preserve">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o</w:delText>
        </w:r>
        <w:r w:rsidDel="00DA118A">
          <w:rPr>
            <w:rFonts w:ascii="Open Sans" w:eastAsia="Open Sans" w:hAnsi="Open Sans" w:cs="Open Sans"/>
            <w:color w:val="3F3F3F"/>
            <w:spacing w:val="5"/>
          </w:rPr>
          <w:delText xml:space="preserve"> </w:delText>
        </w:r>
        <w:r w:rsidDel="00DA118A">
          <w:rPr>
            <w:rFonts w:ascii="Open Sans" w:eastAsia="Open Sans" w:hAnsi="Open Sans" w:cs="Open Sans"/>
            <w:color w:val="3F3F3F"/>
          </w:rPr>
          <w:delText>sch</w:delText>
        </w:r>
        <w:r w:rsidDel="00DA118A">
          <w:rPr>
            <w:rFonts w:ascii="Open Sans" w:eastAsia="Open Sans" w:hAnsi="Open Sans" w:cs="Open Sans"/>
            <w:color w:val="3F3F3F"/>
            <w:spacing w:val="2"/>
          </w:rPr>
          <w:delText>oo</w:delText>
        </w:r>
        <w:r w:rsidDel="00DA118A">
          <w:rPr>
            <w:rFonts w:ascii="Open Sans" w:eastAsia="Open Sans" w:hAnsi="Open Sans" w:cs="Open Sans"/>
            <w:color w:val="3F3F3F"/>
            <w:spacing w:val="5"/>
          </w:rPr>
          <w:delText>l</w:delText>
        </w:r>
        <w:r w:rsidDel="00DA118A">
          <w:rPr>
            <w:rFonts w:ascii="Open Sans" w:eastAsia="Open Sans" w:hAnsi="Open Sans" w:cs="Open Sans"/>
            <w:color w:val="3F3F3F"/>
          </w:rPr>
          <w:delText>,</w:delText>
        </w:r>
        <w:r w:rsidDel="00DA118A">
          <w:rPr>
            <w:rFonts w:ascii="Open Sans" w:eastAsia="Open Sans" w:hAnsi="Open Sans" w:cs="Open Sans"/>
            <w:color w:val="3F3F3F"/>
            <w:spacing w:val="7"/>
          </w:rPr>
          <w:delText xml:space="preserve"> </w:delText>
        </w:r>
        <w:r w:rsidDel="00DA118A">
          <w:rPr>
            <w:rFonts w:ascii="Open Sans" w:eastAsia="Open Sans" w:hAnsi="Open Sans" w:cs="Open Sans"/>
            <w:color w:val="3F3F3F"/>
          </w:rPr>
          <w:delText>r</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rPr>
          <w:delText>su</w:delText>
        </w:r>
        <w:r w:rsidDel="00DA118A">
          <w:rPr>
            <w:rFonts w:ascii="Open Sans" w:eastAsia="Open Sans" w:hAnsi="Open Sans" w:cs="Open Sans"/>
            <w:color w:val="3F3F3F"/>
            <w:spacing w:val="5"/>
          </w:rPr>
          <w:delText>l</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ng</w:delText>
        </w:r>
        <w:r w:rsidDel="00DA118A">
          <w:rPr>
            <w:rFonts w:ascii="Open Sans" w:eastAsia="Open Sans" w:hAnsi="Open Sans" w:cs="Open Sans"/>
            <w:color w:val="3F3F3F"/>
            <w:spacing w:val="-3"/>
          </w:rPr>
          <w:delText xml:space="preserve"> </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n</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rPr>
          <w:delText>a 7</w:delText>
        </w:r>
        <w:r w:rsidDel="00DA118A">
          <w:rPr>
            <w:rFonts w:ascii="Open Sans" w:eastAsia="Open Sans" w:hAnsi="Open Sans" w:cs="Open Sans"/>
            <w:color w:val="3F3F3F"/>
            <w:spacing w:val="-4"/>
          </w:rPr>
          <w:delText xml:space="preserve"> </w:delText>
        </w:r>
        <w:r w:rsidDel="00DA118A">
          <w:rPr>
            <w:rFonts w:ascii="Open Sans" w:eastAsia="Open Sans" w:hAnsi="Open Sans" w:cs="Open Sans"/>
            <w:color w:val="3F3F3F"/>
            <w:spacing w:val="5"/>
          </w:rPr>
          <w:delText>mi</w:delText>
        </w:r>
        <w:r w:rsidDel="00DA118A">
          <w:rPr>
            <w:rFonts w:ascii="Open Sans" w:eastAsia="Open Sans" w:hAnsi="Open Sans" w:cs="Open Sans"/>
            <w:color w:val="3F3F3F"/>
          </w:rPr>
          <w:delText>nu</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e</w:delText>
        </w:r>
        <w:r w:rsidDel="00DA118A">
          <w:rPr>
            <w:rFonts w:ascii="Open Sans" w:eastAsia="Open Sans" w:hAnsi="Open Sans" w:cs="Open Sans"/>
            <w:color w:val="3F3F3F"/>
            <w:spacing w:val="-4"/>
          </w:rPr>
          <w:delText xml:space="preserve"> </w:delText>
        </w:r>
        <w:r w:rsidDel="00DA118A">
          <w:rPr>
            <w:rFonts w:ascii="Open Sans" w:eastAsia="Open Sans" w:hAnsi="Open Sans" w:cs="Open Sans"/>
            <w:color w:val="3F3F3F"/>
          </w:rPr>
          <w:delText>d</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spacing w:val="5"/>
          </w:rPr>
          <w:delText>l</w:delText>
        </w:r>
        <w:r w:rsidDel="00DA118A">
          <w:rPr>
            <w:rFonts w:ascii="Open Sans" w:eastAsia="Open Sans" w:hAnsi="Open Sans" w:cs="Open Sans"/>
            <w:color w:val="3F3F3F"/>
            <w:spacing w:val="-2"/>
          </w:rPr>
          <w:delText>a</w:delText>
        </w:r>
        <w:r w:rsidDel="00DA118A">
          <w:rPr>
            <w:rFonts w:ascii="Open Sans" w:eastAsia="Open Sans" w:hAnsi="Open Sans" w:cs="Open Sans"/>
            <w:color w:val="3F3F3F"/>
            <w:spacing w:val="-6"/>
          </w:rPr>
          <w:delText>y</w:delText>
        </w:r>
        <w:r w:rsidDel="00DA118A">
          <w:rPr>
            <w:rFonts w:ascii="Open Sans" w:eastAsia="Open Sans" w:hAnsi="Open Sans" w:cs="Open Sans"/>
            <w:color w:val="3F3F3F"/>
          </w:rPr>
          <w:delText>.</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spacing w:val="7"/>
          </w:rPr>
          <w:delText>W</w:delText>
        </w:r>
        <w:r w:rsidDel="00DA118A">
          <w:rPr>
            <w:rFonts w:ascii="Open Sans" w:eastAsia="Open Sans" w:hAnsi="Open Sans" w:cs="Open Sans"/>
            <w:color w:val="3F3F3F"/>
          </w:rPr>
          <w:delText>e</w:delText>
        </w:r>
        <w:r w:rsidDel="00DA118A">
          <w:rPr>
            <w:rFonts w:ascii="Open Sans" w:eastAsia="Open Sans" w:hAnsi="Open Sans" w:cs="Open Sans"/>
            <w:color w:val="3F3F3F"/>
            <w:spacing w:val="-3"/>
          </w:rPr>
          <w:delText xml:space="preserve"> </w:delText>
        </w:r>
        <w:r w:rsidDel="00DA118A">
          <w:rPr>
            <w:rFonts w:ascii="Open Sans" w:eastAsia="Open Sans" w:hAnsi="Open Sans" w:cs="Open Sans"/>
            <w:color w:val="3F3F3F"/>
            <w:spacing w:val="-6"/>
          </w:rPr>
          <w:delText>w</w:delText>
        </w:r>
        <w:r w:rsidDel="00DA118A">
          <w:rPr>
            <w:rFonts w:ascii="Open Sans" w:eastAsia="Open Sans" w:hAnsi="Open Sans" w:cs="Open Sans"/>
            <w:color w:val="3F3F3F"/>
            <w:spacing w:val="5"/>
          </w:rPr>
          <w:delText>il</w:delText>
        </w:r>
        <w:r w:rsidDel="00DA118A">
          <w:rPr>
            <w:rFonts w:ascii="Open Sans" w:eastAsia="Open Sans" w:hAnsi="Open Sans" w:cs="Open Sans"/>
            <w:color w:val="3F3F3F"/>
          </w:rPr>
          <w:delText>l</w:delText>
        </w:r>
        <w:r w:rsidDel="00DA118A">
          <w:rPr>
            <w:rFonts w:ascii="Open Sans" w:eastAsia="Open Sans" w:hAnsi="Open Sans" w:cs="Open Sans"/>
            <w:color w:val="3F3F3F"/>
            <w:spacing w:val="4"/>
          </w:rPr>
          <w:delText xml:space="preserve"> </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rPr>
          <w:delText>d</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t</w:delText>
        </w:r>
        <w:r w:rsidDel="00DA118A">
          <w:rPr>
            <w:rFonts w:ascii="Open Sans" w:eastAsia="Open Sans" w:hAnsi="Open Sans" w:cs="Open Sans"/>
            <w:color w:val="3F3F3F"/>
            <w:spacing w:val="-2"/>
          </w:rPr>
          <w:delText xml:space="preserve">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h</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s</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r</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 xml:space="preserve">p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o</w:delText>
        </w:r>
        <w:r w:rsidDel="00DA118A">
          <w:rPr>
            <w:rFonts w:ascii="Open Sans" w:eastAsia="Open Sans" w:hAnsi="Open Sans" w:cs="Open Sans"/>
            <w:color w:val="3F3F3F"/>
            <w:spacing w:val="5"/>
          </w:rPr>
          <w:delText xml:space="preserve"> </w:delText>
        </w:r>
        <w:r w:rsidDel="00DA118A">
          <w:rPr>
            <w:rFonts w:ascii="Open Sans" w:eastAsia="Open Sans" w:hAnsi="Open Sans" w:cs="Open Sans"/>
            <w:color w:val="3F3F3F"/>
          </w:rPr>
          <w:delText>r</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spacing w:val="1"/>
          </w:rPr>
          <w:delText>f</w:delText>
        </w:r>
        <w:r w:rsidDel="00DA118A">
          <w:rPr>
            <w:rFonts w:ascii="Open Sans" w:eastAsia="Open Sans" w:hAnsi="Open Sans" w:cs="Open Sans"/>
            <w:color w:val="3F3F3F"/>
            <w:spacing w:val="5"/>
          </w:rPr>
          <w:delText>l</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rPr>
          <w:delText>ct</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he</w:delText>
        </w:r>
        <w:r w:rsidDel="00DA118A">
          <w:rPr>
            <w:rFonts w:ascii="Open Sans" w:eastAsia="Open Sans" w:hAnsi="Open Sans" w:cs="Open Sans"/>
            <w:color w:val="3F3F3F"/>
            <w:spacing w:val="-2"/>
          </w:rPr>
          <w:delText xml:space="preserve"> </w:delText>
        </w:r>
        <w:r w:rsidDel="00DA118A">
          <w:rPr>
            <w:rFonts w:ascii="Open Sans" w:eastAsia="Open Sans" w:hAnsi="Open Sans" w:cs="Open Sans"/>
            <w:color w:val="3F3F3F"/>
          </w:rPr>
          <w:delText>s</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u</w:delText>
        </w:r>
        <w:r w:rsidDel="00DA118A">
          <w:rPr>
            <w:rFonts w:ascii="Open Sans" w:eastAsia="Open Sans" w:hAnsi="Open Sans" w:cs="Open Sans"/>
            <w:color w:val="3F3F3F"/>
            <w:spacing w:val="-2"/>
          </w:rPr>
          <w:delText>a</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spacing w:val="2"/>
          </w:rPr>
          <w:delText>o</w:delText>
        </w:r>
        <w:r w:rsidDel="00DA118A">
          <w:rPr>
            <w:rFonts w:ascii="Open Sans" w:eastAsia="Open Sans" w:hAnsi="Open Sans" w:cs="Open Sans"/>
            <w:color w:val="3F3F3F"/>
          </w:rPr>
          <w:delText xml:space="preserve">n. </w:delText>
        </w:r>
      </w:del>
    </w:p>
    <w:p w14:paraId="635F266D" w14:textId="614DE9E8" w:rsidR="0020179F" w:rsidRDefault="0020179F" w:rsidP="0020179F">
      <w:pPr>
        <w:spacing w:after="0" w:line="240" w:lineRule="auto"/>
        <w:ind w:left="115" w:right="41"/>
        <w:rPr>
          <w:rFonts w:ascii="Open Sans" w:eastAsia="Open Sans" w:hAnsi="Open Sans" w:cs="Open Sans"/>
          <w:sz w:val="24"/>
          <w:szCs w:val="24"/>
        </w:rPr>
      </w:pPr>
      <w:proofErr w:type="spellStart"/>
      <w:r>
        <w:rPr>
          <w:rFonts w:ascii="Times New Roman" w:eastAsia="Times New Roman" w:hAnsi="Times New Roman" w:cs="Times New Roman"/>
          <w:color w:val="F97F72"/>
          <w:spacing w:val="4"/>
          <w:sz w:val="24"/>
          <w:szCs w:val="24"/>
        </w:rPr>
        <w:t>Ø</w:t>
      </w:r>
      <w:r>
        <w:rPr>
          <w:rFonts w:ascii="Open Sans" w:eastAsia="Open Sans" w:hAnsi="Open Sans" w:cs="Open Sans"/>
          <w:b/>
          <w:bCs/>
          <w:color w:val="3F3F3F"/>
          <w:spacing w:val="-4"/>
          <w:sz w:val="24"/>
          <w:szCs w:val="24"/>
        </w:rPr>
        <w:t>T</w:t>
      </w:r>
      <w:r>
        <w:rPr>
          <w:rFonts w:ascii="Open Sans" w:eastAsia="Open Sans" w:hAnsi="Open Sans" w:cs="Open Sans"/>
          <w:b/>
          <w:bCs/>
          <w:color w:val="3F3F3F"/>
          <w:sz w:val="24"/>
          <w:szCs w:val="24"/>
        </w:rPr>
        <w:t>o</w:t>
      </w:r>
      <w:proofErr w:type="spellEnd"/>
      <w:r>
        <w:rPr>
          <w:rFonts w:ascii="Open Sans" w:eastAsia="Open Sans" w:hAnsi="Open Sans" w:cs="Open Sans"/>
          <w:b/>
          <w:bCs/>
          <w:color w:val="3F3F3F"/>
          <w:spacing w:val="30"/>
          <w:sz w:val="24"/>
          <w:szCs w:val="24"/>
        </w:rPr>
        <w:t xml:space="preserve"> </w:t>
      </w:r>
      <w:r>
        <w:rPr>
          <w:rFonts w:ascii="Open Sans" w:eastAsia="Open Sans" w:hAnsi="Open Sans" w:cs="Open Sans"/>
          <w:b/>
          <w:bCs/>
          <w:color w:val="3F3F3F"/>
          <w:spacing w:val="-3"/>
          <w:sz w:val="24"/>
          <w:szCs w:val="24"/>
        </w:rPr>
        <w:t>c</w:t>
      </w:r>
      <w:r>
        <w:rPr>
          <w:rFonts w:ascii="Open Sans" w:eastAsia="Open Sans" w:hAnsi="Open Sans" w:cs="Open Sans"/>
          <w:b/>
          <w:bCs/>
          <w:color w:val="3F3F3F"/>
          <w:spacing w:val="7"/>
          <w:sz w:val="24"/>
          <w:szCs w:val="24"/>
        </w:rPr>
        <w:t>h</w:t>
      </w:r>
      <w:r>
        <w:rPr>
          <w:rFonts w:ascii="Open Sans" w:eastAsia="Open Sans" w:hAnsi="Open Sans" w:cs="Open Sans"/>
          <w:b/>
          <w:bCs/>
          <w:color w:val="3F3F3F"/>
          <w:spacing w:val="5"/>
          <w:sz w:val="24"/>
          <w:szCs w:val="24"/>
        </w:rPr>
        <w:t>a</w:t>
      </w:r>
      <w:r>
        <w:rPr>
          <w:rFonts w:ascii="Open Sans" w:eastAsia="Open Sans" w:hAnsi="Open Sans" w:cs="Open Sans"/>
          <w:b/>
          <w:bCs/>
          <w:color w:val="3F3F3F"/>
          <w:spacing w:val="7"/>
          <w:sz w:val="24"/>
          <w:szCs w:val="24"/>
        </w:rPr>
        <w:t>n</w:t>
      </w:r>
      <w:r>
        <w:rPr>
          <w:rFonts w:ascii="Open Sans" w:eastAsia="Open Sans" w:hAnsi="Open Sans" w:cs="Open Sans"/>
          <w:b/>
          <w:bCs/>
          <w:color w:val="3F3F3F"/>
          <w:sz w:val="24"/>
          <w:szCs w:val="24"/>
        </w:rPr>
        <w:t>ge</w:t>
      </w:r>
      <w:r>
        <w:rPr>
          <w:rFonts w:ascii="Open Sans" w:eastAsia="Open Sans" w:hAnsi="Open Sans" w:cs="Open Sans"/>
          <w:b/>
          <w:bCs/>
          <w:color w:val="3F3F3F"/>
          <w:spacing w:val="3"/>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7"/>
          <w:sz w:val="24"/>
          <w:szCs w:val="24"/>
        </w:rPr>
        <w:t>h</w:t>
      </w:r>
      <w:r>
        <w:rPr>
          <w:rFonts w:ascii="Open Sans" w:eastAsia="Open Sans" w:hAnsi="Open Sans" w:cs="Open Sans"/>
          <w:b/>
          <w:bCs/>
          <w:color w:val="3F3F3F"/>
          <w:sz w:val="24"/>
          <w:szCs w:val="24"/>
        </w:rPr>
        <w:t>e</w:t>
      </w:r>
      <w:r>
        <w:rPr>
          <w:rFonts w:ascii="Open Sans" w:eastAsia="Open Sans" w:hAnsi="Open Sans" w:cs="Open Sans"/>
          <w:b/>
          <w:bCs/>
          <w:color w:val="3F3F3F"/>
          <w:spacing w:val="5"/>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4"/>
          <w:sz w:val="24"/>
          <w:szCs w:val="24"/>
        </w:rPr>
        <w:t>r</w:t>
      </w:r>
      <w:r>
        <w:rPr>
          <w:rFonts w:ascii="Open Sans" w:eastAsia="Open Sans" w:hAnsi="Open Sans" w:cs="Open Sans"/>
          <w:b/>
          <w:bCs/>
          <w:color w:val="3F3F3F"/>
          <w:spacing w:val="2"/>
          <w:sz w:val="24"/>
          <w:szCs w:val="24"/>
        </w:rPr>
        <w:t>i</w:t>
      </w:r>
      <w:r>
        <w:rPr>
          <w:rFonts w:ascii="Open Sans" w:eastAsia="Open Sans" w:hAnsi="Open Sans" w:cs="Open Sans"/>
          <w:b/>
          <w:bCs/>
          <w:color w:val="3F3F3F"/>
          <w:sz w:val="24"/>
          <w:szCs w:val="24"/>
        </w:rPr>
        <w:t>p</w:t>
      </w:r>
      <w:r>
        <w:rPr>
          <w:rFonts w:ascii="Open Sans" w:eastAsia="Open Sans" w:hAnsi="Open Sans" w:cs="Open Sans"/>
          <w:b/>
          <w:bCs/>
          <w:color w:val="3F3F3F"/>
          <w:spacing w:val="9"/>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2"/>
          <w:sz w:val="24"/>
          <w:szCs w:val="24"/>
        </w:rPr>
        <w:t>i</w:t>
      </w:r>
      <w:r>
        <w:rPr>
          <w:rFonts w:ascii="Open Sans" w:eastAsia="Open Sans" w:hAnsi="Open Sans" w:cs="Open Sans"/>
          <w:b/>
          <w:bCs/>
          <w:color w:val="3F3F3F"/>
          <w:spacing w:val="5"/>
          <w:sz w:val="24"/>
          <w:szCs w:val="24"/>
        </w:rPr>
        <w:t>m</w:t>
      </w:r>
      <w:r>
        <w:rPr>
          <w:rFonts w:ascii="Open Sans" w:eastAsia="Open Sans" w:hAnsi="Open Sans" w:cs="Open Sans"/>
          <w:b/>
          <w:bCs/>
          <w:color w:val="3F3F3F"/>
          <w:spacing w:val="-7"/>
          <w:sz w:val="24"/>
          <w:szCs w:val="24"/>
        </w:rPr>
        <w:t>e</w:t>
      </w:r>
      <w:r>
        <w:rPr>
          <w:rFonts w:ascii="Open Sans" w:eastAsia="Open Sans" w:hAnsi="Open Sans" w:cs="Open Sans"/>
          <w:b/>
          <w:bCs/>
          <w:color w:val="3F3F3F"/>
          <w:spacing w:val="1"/>
          <w:sz w:val="24"/>
          <w:szCs w:val="24"/>
        </w:rPr>
        <w:t>s</w:t>
      </w:r>
      <w:r>
        <w:rPr>
          <w:rFonts w:ascii="Open Sans" w:eastAsia="Open Sans" w:hAnsi="Open Sans" w:cs="Open Sans"/>
          <w:b/>
          <w:bCs/>
          <w:color w:val="3F3F3F"/>
          <w:sz w:val="24"/>
          <w:szCs w:val="24"/>
        </w:rPr>
        <w:t>:</w:t>
      </w:r>
    </w:p>
    <w:p w14:paraId="545201DB" w14:textId="77777777" w:rsidR="0020179F" w:rsidRDefault="0020179F" w:rsidP="0020179F">
      <w:pPr>
        <w:spacing w:before="6" w:after="0" w:line="140" w:lineRule="exact"/>
        <w:rPr>
          <w:sz w:val="14"/>
          <w:szCs w:val="14"/>
        </w:rPr>
      </w:pPr>
    </w:p>
    <w:p w14:paraId="691E1BBA" w14:textId="77777777" w:rsidR="0020179F" w:rsidRDefault="0020179F" w:rsidP="0020179F">
      <w:pPr>
        <w:spacing w:after="0" w:line="240" w:lineRule="auto"/>
        <w:ind w:left="445" w:right="-20"/>
        <w:rPr>
          <w:rFonts w:ascii="Open Sans" w:eastAsia="Open Sans" w:hAnsi="Open Sans" w:cs="Open Sans"/>
        </w:rPr>
      </w:pPr>
      <w:r>
        <w:rPr>
          <w:rFonts w:ascii="Open Sans" w:eastAsia="Open Sans" w:hAnsi="Open Sans" w:cs="Open Sans"/>
          <w:color w:val="3F3F3F"/>
          <w:spacing w:val="-6"/>
        </w:rPr>
        <w:t>1</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b/>
          <w:bCs/>
          <w:color w:val="3F3F3F"/>
          <w:spacing w:val="-3"/>
        </w:rPr>
        <w:t>E</w:t>
      </w:r>
      <w:r>
        <w:rPr>
          <w:rFonts w:ascii="Open Sans" w:eastAsia="Open Sans" w:hAnsi="Open Sans" w:cs="Open Sans"/>
          <w:b/>
          <w:bCs/>
          <w:color w:val="3F3F3F"/>
          <w:spacing w:val="-4"/>
        </w:rPr>
        <w:t>d</w:t>
      </w:r>
      <w:r>
        <w:rPr>
          <w:rFonts w:ascii="Open Sans" w:eastAsia="Open Sans" w:hAnsi="Open Sans" w:cs="Open Sans"/>
          <w:b/>
          <w:bCs/>
          <w:color w:val="3F3F3F"/>
          <w:spacing w:val="-7"/>
        </w:rPr>
        <w:t>i</w:t>
      </w:r>
      <w:r>
        <w:rPr>
          <w:rFonts w:ascii="Open Sans" w:eastAsia="Open Sans" w:hAnsi="Open Sans" w:cs="Open Sans"/>
          <w:b/>
          <w:bCs/>
          <w:color w:val="3F3F3F"/>
        </w:rPr>
        <w:t>t</w:t>
      </w:r>
      <w:r>
        <w:rPr>
          <w:rFonts w:ascii="Open Sans" w:eastAsia="Open Sans" w:hAnsi="Open Sans" w:cs="Open Sans"/>
          <w:b/>
          <w:bC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73227786" w14:textId="77777777" w:rsidR="0020179F" w:rsidRDefault="0020179F" w:rsidP="0020179F">
      <w:pPr>
        <w:spacing w:after="0" w:line="240" w:lineRule="auto"/>
        <w:ind w:left="115" w:right="41"/>
        <w:rPr>
          <w:rFonts w:ascii="Open Sans" w:eastAsia="Open Sans" w:hAnsi="Open Sans" w:cs="Open Sans"/>
        </w:rPr>
      </w:pPr>
    </w:p>
    <w:p w14:paraId="361493D9" w14:textId="77777777" w:rsidR="0074787C" w:rsidRDefault="0074787C">
      <w:pPr>
        <w:spacing w:before="2" w:after="0" w:line="130" w:lineRule="exact"/>
        <w:rPr>
          <w:sz w:val="13"/>
          <w:szCs w:val="13"/>
        </w:rPr>
      </w:pPr>
    </w:p>
    <w:p w14:paraId="4E78B377" w14:textId="77777777" w:rsidR="0074787C" w:rsidRDefault="002D0355">
      <w:pPr>
        <w:spacing w:after="0" w:line="240" w:lineRule="auto"/>
        <w:ind w:left="115" w:right="-20"/>
        <w:rPr>
          <w:rFonts w:ascii="Times New Roman" w:eastAsia="Times New Roman" w:hAnsi="Times New Roman" w:cs="Times New Roman"/>
          <w:sz w:val="20"/>
          <w:szCs w:val="20"/>
        </w:rPr>
      </w:pPr>
      <w:r>
        <w:pict w14:anchorId="3A0B213B">
          <v:shape id="_x0000_i1033" type="#_x0000_t75" style="width:200.25pt;height:206.25pt;mso-position-horizontal-relative:char;mso-position-vertical-relative:line">
            <v:imagedata r:id="rId23" o:title=""/>
          </v:shape>
        </w:pict>
      </w:r>
    </w:p>
    <w:p w14:paraId="0789A896" w14:textId="77777777" w:rsidR="0074787C" w:rsidRDefault="0074787C">
      <w:pPr>
        <w:spacing w:before="1" w:after="0" w:line="150" w:lineRule="exact"/>
        <w:rPr>
          <w:sz w:val="15"/>
          <w:szCs w:val="15"/>
        </w:rPr>
      </w:pPr>
    </w:p>
    <w:p w14:paraId="4715397D"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3</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rPr>
        <w:t>I</w:t>
      </w:r>
      <w:r>
        <w:rPr>
          <w:rFonts w:ascii="Open Sans" w:eastAsia="Open Sans" w:hAnsi="Open Sans" w:cs="Open Sans"/>
          <w:i/>
          <w:spacing w:val="-7"/>
        </w:rPr>
        <w:t>n</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spacing w:val="3"/>
        </w:rPr>
        <w:t>rm</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spacing w:val="-3"/>
        </w:rPr>
        <w:t>o</w:t>
      </w:r>
      <w:r>
        <w:rPr>
          <w:rFonts w:ascii="Open Sans" w:eastAsia="Open Sans" w:hAnsi="Open Sans" w:cs="Open Sans"/>
          <w:i/>
        </w:rPr>
        <w:t>n</w:t>
      </w:r>
      <w:r>
        <w:rPr>
          <w:rFonts w:ascii="Open Sans" w:eastAsia="Open Sans" w:hAnsi="Open Sans" w:cs="Open Sans"/>
          <w:i/>
          <w:spacing w:val="-8"/>
        </w:rPr>
        <w:t xml:space="preserve"> </w:t>
      </w:r>
      <w:r>
        <w:rPr>
          <w:rFonts w:ascii="Open Sans" w:eastAsia="Open Sans" w:hAnsi="Open Sans" w:cs="Open Sans"/>
          <w:i/>
          <w:spacing w:val="-7"/>
        </w:rPr>
        <w:t>b</w:t>
      </w:r>
      <w:r>
        <w:rPr>
          <w:rFonts w:ascii="Open Sans" w:eastAsia="Open Sans" w:hAnsi="Open Sans" w:cs="Open Sans"/>
          <w:i/>
          <w:spacing w:val="-3"/>
        </w:rPr>
        <w:t>o</w:t>
      </w:r>
      <w:r>
        <w:rPr>
          <w:rFonts w:ascii="Open Sans" w:eastAsia="Open Sans" w:hAnsi="Open Sans" w:cs="Open Sans"/>
          <w:i/>
        </w:rPr>
        <w:t>x</w:t>
      </w:r>
      <w:r>
        <w:rPr>
          <w:rFonts w:ascii="Open Sans" w:eastAsia="Open Sans" w:hAnsi="Open Sans" w:cs="Open Sans"/>
          <w:i/>
          <w:spacing w:val="3"/>
        </w:rPr>
        <w:t xml:space="preserve"> r</w:t>
      </w:r>
      <w:r>
        <w:rPr>
          <w:rFonts w:ascii="Open Sans" w:eastAsia="Open Sans" w:hAnsi="Open Sans" w:cs="Open Sans"/>
          <w:i/>
          <w:spacing w:val="-3"/>
        </w:rPr>
        <w:t>e</w:t>
      </w:r>
      <w:r>
        <w:rPr>
          <w:rFonts w:ascii="Open Sans" w:eastAsia="Open Sans" w:hAnsi="Open Sans" w:cs="Open Sans"/>
          <w:i/>
          <w:spacing w:val="-4"/>
        </w:rPr>
        <w:t>a</w:t>
      </w:r>
      <w:r>
        <w:rPr>
          <w:rFonts w:ascii="Open Sans" w:eastAsia="Open Sans" w:hAnsi="Open Sans" w:cs="Open Sans"/>
          <w:i/>
          <w:spacing w:val="-7"/>
        </w:rPr>
        <w:t>d</w:t>
      </w:r>
      <w:r>
        <w:rPr>
          <w:rFonts w:ascii="Open Sans" w:eastAsia="Open Sans" w:hAnsi="Open Sans" w:cs="Open Sans"/>
          <w:i/>
        </w:rPr>
        <w:t>y</w:t>
      </w:r>
      <w:r>
        <w:rPr>
          <w:rFonts w:ascii="Open Sans" w:eastAsia="Open Sans" w:hAnsi="Open Sans" w:cs="Open Sans"/>
          <w:i/>
          <w:spacing w:val="3"/>
        </w:rPr>
        <w:t xml:space="preserve"> </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rPr>
        <w:t>r</w:t>
      </w:r>
      <w:r>
        <w:rPr>
          <w:rFonts w:ascii="Open Sans" w:eastAsia="Open Sans" w:hAnsi="Open Sans" w:cs="Open Sans"/>
          <w:i/>
          <w:spacing w:val="4"/>
        </w:rPr>
        <w:t xml:space="preserve"> </w:t>
      </w:r>
      <w:r>
        <w:rPr>
          <w:rFonts w:ascii="Open Sans" w:eastAsia="Open Sans" w:hAnsi="Open Sans" w:cs="Open Sans"/>
          <w:i/>
          <w:spacing w:val="-3"/>
        </w:rPr>
        <w:t>e</w:t>
      </w:r>
      <w:r>
        <w:rPr>
          <w:rFonts w:ascii="Open Sans" w:eastAsia="Open Sans" w:hAnsi="Open Sans" w:cs="Open Sans"/>
          <w:i/>
          <w:spacing w:val="-7"/>
        </w:rPr>
        <w:t>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p>
    <w:p w14:paraId="144B56B1" w14:textId="77777777" w:rsidR="0074787C" w:rsidRDefault="0074787C">
      <w:pPr>
        <w:spacing w:before="1" w:after="0" w:line="130" w:lineRule="exact"/>
        <w:rPr>
          <w:sz w:val="13"/>
          <w:szCs w:val="13"/>
        </w:rPr>
      </w:pPr>
    </w:p>
    <w:p w14:paraId="3ED739DB" w14:textId="77777777" w:rsidR="00040D30" w:rsidRDefault="00040D30" w:rsidP="00040D30">
      <w:pPr>
        <w:spacing w:after="0" w:line="240" w:lineRule="auto"/>
        <w:ind w:left="715" w:right="77"/>
        <w:rPr>
          <w:rFonts w:ascii="Open Sans" w:eastAsia="Open Sans" w:hAnsi="Open Sans" w:cs="Open Sans"/>
        </w:rPr>
      </w:pPr>
      <w:r>
        <w:rPr>
          <w:rFonts w:ascii="Open Sans" w:eastAsia="Open Sans" w:hAnsi="Open Sans" w:cs="Open Sans"/>
          <w:color w:val="3F3F3F"/>
          <w:spacing w:val="-4"/>
        </w:rPr>
        <w:t>A</w:t>
      </w:r>
      <w:r>
        <w:rPr>
          <w:rFonts w:ascii="Open Sans" w:eastAsia="Open Sans" w:hAnsi="Open Sans" w:cs="Open Sans"/>
          <w:color w:val="3F3F3F"/>
          <w:spacing w:val="5"/>
        </w:rPr>
        <w:t>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 xml:space="preserve">ds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1"/>
        </w:rPr>
        <w:t xml:space="preserve"> 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dd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nd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5"/>
        </w:rPr>
        <w:t>(</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 c</w:t>
      </w:r>
      <w:r>
        <w:rPr>
          <w:rFonts w:ascii="Open Sans" w:eastAsia="Open Sans" w:hAnsi="Open Sans" w:cs="Open Sans"/>
          <w:color w:val="3F3F3F"/>
          <w:spacing w:val="5"/>
        </w:rPr>
        <w:t>i</w:t>
      </w:r>
      <w:r>
        <w:rPr>
          <w:rFonts w:ascii="Open Sans" w:eastAsia="Open Sans" w:hAnsi="Open Sans" w:cs="Open Sans"/>
          <w:color w:val="3F3F3F"/>
        </w:rPr>
        <w:t>rc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s us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dd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nn</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7"/>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5"/>
        </w:rPr>
        <w:t>li</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 xml:space="preserve">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 xml:space="preserve">n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 xml:space="preserve">rt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spacing w:val="-3"/>
        </w:rPr>
        <w:t>e</w:t>
      </w:r>
      <w:r>
        <w:rPr>
          <w:rFonts w:ascii="Open Sans" w:eastAsia="Open Sans" w:hAnsi="Open Sans" w:cs="Open Sans"/>
          <w:color w:val="3F3F3F"/>
        </w:rPr>
        <w:t>.</w:t>
      </w:r>
    </w:p>
    <w:p w14:paraId="61D34E1D" w14:textId="77777777" w:rsidR="00040D30" w:rsidRDefault="00040D30" w:rsidP="00040D30">
      <w:pPr>
        <w:spacing w:after="0" w:line="120" w:lineRule="exact"/>
        <w:rPr>
          <w:sz w:val="12"/>
          <w:szCs w:val="12"/>
        </w:rPr>
      </w:pPr>
    </w:p>
    <w:p w14:paraId="02689A49" w14:textId="77777777" w:rsidR="00040D30" w:rsidRDefault="00040D30" w:rsidP="00040D30">
      <w:pPr>
        <w:spacing w:after="0" w:line="240" w:lineRule="auto"/>
        <w:ind w:left="445" w:right="-20"/>
        <w:rPr>
          <w:rFonts w:ascii="Open Sans" w:eastAsia="Open Sans" w:hAnsi="Open Sans" w:cs="Open Sans"/>
        </w:rPr>
      </w:pPr>
      <w:r>
        <w:rPr>
          <w:rFonts w:ascii="Open Sans" w:eastAsia="Open Sans" w:hAnsi="Open Sans" w:cs="Open Sans"/>
          <w:color w:val="3F3F3F"/>
          <w:spacing w:val="-6"/>
        </w:rPr>
        <w:t>2</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8"/>
        </w:rPr>
        <w:t>B</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spacing w:val="-2"/>
        </w:rPr>
        <w:t>a</w:t>
      </w:r>
      <w:r>
        <w:rPr>
          <w:rFonts w:ascii="Open Sans" w:eastAsia="Open Sans" w:hAnsi="Open Sans" w:cs="Open Sans"/>
          <w:color w:val="3F3F3F"/>
        </w:rPr>
        <w:t>u</w:t>
      </w:r>
      <w:r>
        <w:rPr>
          <w:rFonts w:ascii="Open Sans" w:eastAsia="Open Sans" w:hAnsi="Open Sans" w:cs="Open Sans"/>
          <w:color w:val="3F3F3F"/>
          <w:spacing w:val="5"/>
        </w:rPr>
        <w:t>l</w:t>
      </w:r>
      <w:r>
        <w:rPr>
          <w:rFonts w:ascii="Open Sans" w:eastAsia="Open Sans" w:hAnsi="Open Sans" w:cs="Open Sans"/>
          <w:color w:val="3F3F3F"/>
        </w:rPr>
        <w:t>t</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et</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f</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 xml:space="preserve">rt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6"/>
        </w:rPr>
        <w:t>05</w:t>
      </w:r>
      <w:r>
        <w:rPr>
          <w:rFonts w:ascii="Open Sans" w:eastAsia="Open Sans" w:hAnsi="Open Sans" w:cs="Open Sans"/>
          <w:color w:val="3F3F3F"/>
          <w:spacing w:val="1"/>
        </w:rPr>
        <w:t>:</w:t>
      </w:r>
      <w:r>
        <w:rPr>
          <w:rFonts w:ascii="Open Sans" w:eastAsia="Open Sans" w:hAnsi="Open Sans" w:cs="Open Sans"/>
          <w:color w:val="3F3F3F"/>
          <w:spacing w:val="-6"/>
        </w:rPr>
        <w:t>00</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2"/>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6"/>
        </w:rPr>
        <w:t>04</w:t>
      </w:r>
      <w:r>
        <w:rPr>
          <w:rFonts w:ascii="Open Sans" w:eastAsia="Open Sans" w:hAnsi="Open Sans" w:cs="Open Sans"/>
          <w:color w:val="3F3F3F"/>
          <w:spacing w:val="1"/>
        </w:rPr>
        <w:t>:</w:t>
      </w:r>
      <w:r>
        <w:rPr>
          <w:rFonts w:ascii="Open Sans" w:eastAsia="Open Sans" w:hAnsi="Open Sans" w:cs="Open Sans"/>
          <w:color w:val="3F3F3F"/>
          <w:spacing w:val="-6"/>
        </w:rPr>
        <w:t>53</w:t>
      </w:r>
      <w:r>
        <w:rPr>
          <w:rFonts w:ascii="Open Sans" w:eastAsia="Open Sans" w:hAnsi="Open Sans" w:cs="Open Sans"/>
          <w:color w:val="3F3F3F"/>
        </w:rPr>
        <w:t>.</w:t>
      </w:r>
    </w:p>
    <w:p w14:paraId="01F39DA4" w14:textId="77777777" w:rsidR="00040D30" w:rsidRDefault="00040D30" w:rsidP="00040D30">
      <w:pPr>
        <w:spacing w:after="0" w:line="120" w:lineRule="exact"/>
        <w:rPr>
          <w:sz w:val="12"/>
          <w:szCs w:val="12"/>
        </w:rPr>
      </w:pPr>
    </w:p>
    <w:p w14:paraId="79F35C1E" w14:textId="77777777" w:rsidR="00040D30" w:rsidRDefault="00040D30" w:rsidP="00040D30">
      <w:pPr>
        <w:spacing w:after="0" w:line="240" w:lineRule="auto"/>
        <w:ind w:left="715" w:right="45" w:hanging="270"/>
        <w:rPr>
          <w:rFonts w:ascii="Open Sans" w:eastAsia="Open Sans" w:hAnsi="Open Sans" w:cs="Open Sans"/>
        </w:rPr>
      </w:pPr>
      <w:r>
        <w:rPr>
          <w:rFonts w:ascii="Open Sans" w:eastAsia="Open Sans" w:hAnsi="Open Sans" w:cs="Open Sans"/>
          <w:color w:val="3F3F3F"/>
          <w:spacing w:val="-6"/>
        </w:rPr>
        <w:t>3</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A</w:t>
      </w:r>
      <w:r>
        <w:rPr>
          <w:rFonts w:ascii="Open Sans" w:eastAsia="Open Sans" w:hAnsi="Open Sans" w:cs="Open Sans"/>
          <w:color w:val="3F3F3F"/>
          <w:spacing w:val="5"/>
        </w:rPr>
        <w:t>l</w:t>
      </w:r>
      <w:r>
        <w:rPr>
          <w:rFonts w:ascii="Open Sans" w:eastAsia="Open Sans" w:hAnsi="Open Sans" w:cs="Open Sans"/>
          <w:color w:val="3F3F3F"/>
        </w:rPr>
        <w:t>so</w:t>
      </w:r>
      <w:r>
        <w:rPr>
          <w:rFonts w:ascii="Open Sans" w:eastAsia="Open Sans" w:hAnsi="Open Sans" w:cs="Open Sans"/>
          <w:color w:val="3F3F3F"/>
          <w:spacing w:val="3"/>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3"/>
        </w:rPr>
        <w:t>te</w:t>
      </w:r>
      <w:r>
        <w:rPr>
          <w:rFonts w:ascii="Open Sans" w:eastAsia="Open Sans" w:hAnsi="Open Sans" w:cs="Open Sans"/>
          <w:color w:val="3F3F3F"/>
        </w:rPr>
        <w:t>nd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ng</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rPr>
        <w:t>5</w:t>
      </w:r>
      <w:r>
        <w:rPr>
          <w:rFonts w:ascii="Open Sans" w:eastAsia="Open Sans" w:hAnsi="Open Sans" w:cs="Open Sans"/>
          <w:color w:val="3F3F3F"/>
          <w:spacing w:val="-4"/>
        </w:rPr>
        <w:t xml:space="preserve"> </w:t>
      </w:r>
      <w:r>
        <w:rPr>
          <w:rFonts w:ascii="Open Sans" w:eastAsia="Open Sans" w:hAnsi="Open Sans" w:cs="Open Sans"/>
          <w:color w:val="3F3F3F"/>
          <w:spacing w:val="5"/>
        </w:rPr>
        <w:t>mi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rPr>
        <w:t>ncr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ng</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6"/>
        </w:rPr>
        <w:t>5</w:t>
      </w:r>
      <w:r>
        <w:rPr>
          <w:rFonts w:ascii="Open Sans" w:eastAsia="Open Sans" w:hAnsi="Open Sans" w:cs="Open Sans"/>
          <w:color w:val="3F3F3F"/>
        </w:rPr>
        <w:t>9</w:t>
      </w:r>
      <w:r>
        <w:rPr>
          <w:rFonts w:ascii="Open Sans" w:eastAsia="Open Sans" w:hAnsi="Open Sans" w:cs="Open Sans"/>
          <w:color w:val="3F3F3F"/>
          <w:spacing w:val="-5"/>
        </w:rPr>
        <w:t xml:space="preserve"> </w:t>
      </w:r>
      <w:r>
        <w:rPr>
          <w:rFonts w:ascii="Open Sans" w:eastAsia="Open Sans" w:hAnsi="Open Sans" w:cs="Open Sans"/>
          <w:color w:val="3F3F3F"/>
          <w:spacing w:val="5"/>
        </w:rPr>
        <w:t>mi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6"/>
        </w:rPr>
        <w:t>6</w:t>
      </w:r>
      <w:r>
        <w:rPr>
          <w:rFonts w:ascii="Open Sans" w:eastAsia="Open Sans" w:hAnsi="Open Sans" w:cs="Open Sans"/>
          <w:color w:val="3F3F3F"/>
        </w:rPr>
        <w:t xml:space="preserve">4 </w:t>
      </w:r>
      <w:r>
        <w:rPr>
          <w:rFonts w:ascii="Open Sans" w:eastAsia="Open Sans" w:hAnsi="Open Sans" w:cs="Open Sans"/>
          <w:color w:val="3F3F3F"/>
          <w:spacing w:val="5"/>
        </w:rPr>
        <w:t>mi</w:t>
      </w:r>
      <w:r>
        <w:rPr>
          <w:rFonts w:ascii="Open Sans" w:eastAsia="Open Sans" w:hAnsi="Open Sans" w:cs="Open Sans"/>
          <w:color w:val="3F3F3F"/>
        </w:rPr>
        <w:t>n:</w:t>
      </w:r>
    </w:p>
    <w:p w14:paraId="63E3B082" w14:textId="0AD50DE6" w:rsidR="0074787C" w:rsidRDefault="00DA118A" w:rsidP="00654A81">
      <w:pPr>
        <w:spacing w:after="0"/>
        <w:sectPr w:rsidR="0074787C">
          <w:pgSz w:w="11920" w:h="16840"/>
          <w:pgMar w:top="1560" w:right="1360" w:bottom="280" w:left="1280" w:header="720" w:footer="720" w:gutter="0"/>
          <w:cols w:space="720"/>
        </w:sectPr>
      </w:pPr>
      <w:ins w:id="109" w:author="Administrator" w:date="2016-09-17T14:17:00Z">
        <w:r>
          <w:t xml:space="preserve"> </w:t>
        </w:r>
      </w:ins>
    </w:p>
    <w:p w14:paraId="30F75434" w14:textId="77777777" w:rsidR="0074787C" w:rsidRDefault="0074787C">
      <w:pPr>
        <w:spacing w:before="7" w:after="0" w:line="170" w:lineRule="exact"/>
        <w:rPr>
          <w:sz w:val="17"/>
          <w:szCs w:val="17"/>
        </w:rPr>
      </w:pPr>
    </w:p>
    <w:p w14:paraId="1B662BBB" w14:textId="77777777" w:rsidR="0074787C" w:rsidRDefault="002D0355">
      <w:pPr>
        <w:spacing w:after="0" w:line="240" w:lineRule="auto"/>
        <w:ind w:left="115" w:right="-20"/>
        <w:rPr>
          <w:rFonts w:ascii="Times New Roman" w:eastAsia="Times New Roman" w:hAnsi="Times New Roman" w:cs="Times New Roman"/>
          <w:sz w:val="20"/>
          <w:szCs w:val="20"/>
        </w:rPr>
      </w:pPr>
      <w:r>
        <w:pict w14:anchorId="58069D30">
          <v:shape id="_x0000_i1034" type="#_x0000_t75" style="width:206.25pt;height:206.25pt;mso-position-horizontal-relative:char;mso-position-vertical-relative:line">
            <v:imagedata r:id="rId24" o:title=""/>
          </v:shape>
        </w:pict>
      </w:r>
    </w:p>
    <w:p w14:paraId="39A85A6F" w14:textId="77777777" w:rsidR="0074787C" w:rsidRDefault="0074787C">
      <w:pPr>
        <w:spacing w:after="0" w:line="200" w:lineRule="exact"/>
        <w:rPr>
          <w:sz w:val="20"/>
          <w:szCs w:val="20"/>
        </w:rPr>
      </w:pPr>
    </w:p>
    <w:p w14:paraId="0AA22254" w14:textId="77777777" w:rsidR="0074787C" w:rsidRDefault="0074787C">
      <w:pPr>
        <w:spacing w:before="3" w:after="0" w:line="200" w:lineRule="exact"/>
        <w:rPr>
          <w:sz w:val="20"/>
          <w:szCs w:val="20"/>
        </w:rPr>
      </w:pPr>
    </w:p>
    <w:p w14:paraId="090BA75E" w14:textId="77777777" w:rsidR="0074787C" w:rsidRDefault="00656446">
      <w:pPr>
        <w:spacing w:after="0" w:line="297" w:lineRule="exact"/>
        <w:ind w:left="1270" w:right="-20"/>
        <w:rPr>
          <w:rFonts w:ascii="Open Sans" w:eastAsia="Open Sans" w:hAnsi="Open Sans" w:cs="Open Sans"/>
        </w:rPr>
      </w:pPr>
      <w:r>
        <w:rPr>
          <w:rFonts w:ascii="Open Sans" w:eastAsia="Open Sans" w:hAnsi="Open Sans" w:cs="Open Sans"/>
          <w:spacing w:val="7"/>
          <w:position w:val="1"/>
        </w:rPr>
        <w:t>W</w:t>
      </w:r>
      <w:r>
        <w:rPr>
          <w:rFonts w:ascii="Open Sans" w:eastAsia="Open Sans" w:hAnsi="Open Sans" w:cs="Open Sans"/>
          <w:position w:val="1"/>
        </w:rPr>
        <w:t>e</w:t>
      </w:r>
      <w:r>
        <w:rPr>
          <w:rFonts w:ascii="Open Sans" w:eastAsia="Open Sans" w:hAnsi="Open Sans" w:cs="Open Sans"/>
          <w:spacing w:val="-3"/>
          <w:position w:val="1"/>
        </w:rPr>
        <w:t xml:space="preserve"> </w:t>
      </w:r>
      <w:r>
        <w:rPr>
          <w:rFonts w:ascii="Open Sans" w:eastAsia="Open Sans" w:hAnsi="Open Sans" w:cs="Open Sans"/>
          <w:position w:val="1"/>
        </w:rPr>
        <w:t>c</w:t>
      </w:r>
      <w:r>
        <w:rPr>
          <w:rFonts w:ascii="Open Sans" w:eastAsia="Open Sans" w:hAnsi="Open Sans" w:cs="Open Sans"/>
          <w:spacing w:val="2"/>
          <w:position w:val="1"/>
        </w:rPr>
        <w:t>o</w:t>
      </w:r>
      <w:r>
        <w:rPr>
          <w:rFonts w:ascii="Open Sans" w:eastAsia="Open Sans" w:hAnsi="Open Sans" w:cs="Open Sans"/>
          <w:position w:val="1"/>
        </w:rPr>
        <w:t>u</w:t>
      </w:r>
      <w:r>
        <w:rPr>
          <w:rFonts w:ascii="Open Sans" w:eastAsia="Open Sans" w:hAnsi="Open Sans" w:cs="Open Sans"/>
          <w:spacing w:val="5"/>
          <w:position w:val="1"/>
        </w:rPr>
        <w:t>l</w:t>
      </w:r>
      <w:r>
        <w:rPr>
          <w:rFonts w:ascii="Open Sans" w:eastAsia="Open Sans" w:hAnsi="Open Sans" w:cs="Open Sans"/>
          <w:position w:val="1"/>
        </w:rPr>
        <w:t>d h</w:t>
      </w:r>
      <w:r>
        <w:rPr>
          <w:rFonts w:ascii="Open Sans" w:eastAsia="Open Sans" w:hAnsi="Open Sans" w:cs="Open Sans"/>
          <w:spacing w:val="-2"/>
          <w:position w:val="1"/>
        </w:rPr>
        <w:t>a</w:t>
      </w:r>
      <w:r>
        <w:rPr>
          <w:rFonts w:ascii="Open Sans" w:eastAsia="Open Sans" w:hAnsi="Open Sans" w:cs="Open Sans"/>
          <w:spacing w:val="-5"/>
          <w:position w:val="1"/>
        </w:rPr>
        <w:t>v</w:t>
      </w:r>
      <w:r>
        <w:rPr>
          <w:rFonts w:ascii="Open Sans" w:eastAsia="Open Sans" w:hAnsi="Open Sans" w:cs="Open Sans"/>
          <w:position w:val="1"/>
        </w:rPr>
        <w:t>e</w:t>
      </w:r>
      <w:r>
        <w:rPr>
          <w:rFonts w:ascii="Open Sans" w:eastAsia="Open Sans" w:hAnsi="Open Sans" w:cs="Open Sans"/>
          <w:spacing w:val="-3"/>
          <w:position w:val="1"/>
        </w:rPr>
        <w:t xml:space="preserve"> </w:t>
      </w:r>
      <w:r>
        <w:rPr>
          <w:rFonts w:ascii="Open Sans" w:eastAsia="Open Sans" w:hAnsi="Open Sans" w:cs="Open Sans"/>
          <w:position w:val="1"/>
        </w:rPr>
        <w:t>ch</w:t>
      </w:r>
      <w:r>
        <w:rPr>
          <w:rFonts w:ascii="Open Sans" w:eastAsia="Open Sans" w:hAnsi="Open Sans" w:cs="Open Sans"/>
          <w:spacing w:val="-2"/>
          <w:position w:val="1"/>
        </w:rPr>
        <w:t>a</w:t>
      </w:r>
      <w:r>
        <w:rPr>
          <w:rFonts w:ascii="Open Sans" w:eastAsia="Open Sans" w:hAnsi="Open Sans" w:cs="Open Sans"/>
          <w:position w:val="1"/>
        </w:rPr>
        <w:t>ng</w:t>
      </w:r>
      <w:r>
        <w:rPr>
          <w:rFonts w:ascii="Open Sans" w:eastAsia="Open Sans" w:hAnsi="Open Sans" w:cs="Open Sans"/>
          <w:spacing w:val="-3"/>
          <w:position w:val="1"/>
        </w:rPr>
        <w:t>e</w:t>
      </w:r>
      <w:r>
        <w:rPr>
          <w:rFonts w:ascii="Open Sans" w:eastAsia="Open Sans" w:hAnsi="Open Sans" w:cs="Open Sans"/>
          <w:position w:val="1"/>
        </w:rPr>
        <w:t>d</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he</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r</w:t>
      </w:r>
      <w:r>
        <w:rPr>
          <w:rFonts w:ascii="Open Sans" w:eastAsia="Open Sans" w:hAnsi="Open Sans" w:cs="Open Sans"/>
          <w:spacing w:val="5"/>
          <w:position w:val="1"/>
        </w:rPr>
        <w:t>i</w:t>
      </w:r>
      <w:r>
        <w:rPr>
          <w:rFonts w:ascii="Open Sans" w:eastAsia="Open Sans" w:hAnsi="Open Sans" w:cs="Open Sans"/>
          <w:position w:val="1"/>
        </w:rPr>
        <w:t>p</w:t>
      </w:r>
      <w:r>
        <w:rPr>
          <w:rFonts w:ascii="Open Sans" w:eastAsia="Open Sans" w:hAnsi="Open Sans" w:cs="Open Sans"/>
          <w:spacing w:val="1"/>
          <w:position w:val="1"/>
        </w:rPr>
        <w:t xml:space="preserve"> </w:t>
      </w:r>
      <w:r>
        <w:rPr>
          <w:rFonts w:ascii="Open Sans" w:eastAsia="Open Sans" w:hAnsi="Open Sans" w:cs="Open Sans"/>
          <w:spacing w:val="-3"/>
          <w:position w:val="1"/>
        </w:rPr>
        <w:t>e</w:t>
      </w:r>
      <w:r>
        <w:rPr>
          <w:rFonts w:ascii="Open Sans" w:eastAsia="Open Sans" w:hAnsi="Open Sans" w:cs="Open Sans"/>
          <w:position w:val="1"/>
        </w:rPr>
        <w:t xml:space="preserve">nd </w:t>
      </w:r>
      <w:r>
        <w:rPr>
          <w:rFonts w:ascii="Open Sans" w:eastAsia="Open Sans" w:hAnsi="Open Sans" w:cs="Open Sans"/>
          <w:spacing w:val="-3"/>
          <w:position w:val="1"/>
        </w:rPr>
        <w:t>t</w:t>
      </w:r>
      <w:r>
        <w:rPr>
          <w:rFonts w:ascii="Open Sans" w:eastAsia="Open Sans" w:hAnsi="Open Sans" w:cs="Open Sans"/>
          <w:spacing w:val="5"/>
          <w:position w:val="1"/>
        </w:rPr>
        <w:t>im</w:t>
      </w:r>
      <w:r>
        <w:rPr>
          <w:rFonts w:ascii="Open Sans" w:eastAsia="Open Sans" w:hAnsi="Open Sans" w:cs="Open Sans"/>
          <w:position w:val="1"/>
        </w:rPr>
        <w:t>e</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o</w:t>
      </w:r>
      <w:r>
        <w:rPr>
          <w:rFonts w:ascii="Open Sans" w:eastAsia="Open Sans" w:hAnsi="Open Sans" w:cs="Open Sans"/>
          <w:spacing w:val="5"/>
          <w:position w:val="1"/>
        </w:rPr>
        <w:t xml:space="preserve"> </w:t>
      </w:r>
      <w:r>
        <w:rPr>
          <w:rFonts w:ascii="Open Sans" w:eastAsia="Open Sans" w:hAnsi="Open Sans" w:cs="Open Sans"/>
          <w:spacing w:val="-6"/>
          <w:position w:val="1"/>
        </w:rPr>
        <w:t>06</w:t>
      </w:r>
      <w:r>
        <w:rPr>
          <w:rFonts w:ascii="Open Sans" w:eastAsia="Open Sans" w:hAnsi="Open Sans" w:cs="Open Sans"/>
          <w:spacing w:val="1"/>
          <w:position w:val="1"/>
        </w:rPr>
        <w:t>:</w:t>
      </w:r>
      <w:r>
        <w:rPr>
          <w:rFonts w:ascii="Open Sans" w:eastAsia="Open Sans" w:hAnsi="Open Sans" w:cs="Open Sans"/>
          <w:spacing w:val="-6"/>
          <w:position w:val="1"/>
        </w:rPr>
        <w:t>0</w:t>
      </w:r>
      <w:r>
        <w:rPr>
          <w:rFonts w:ascii="Open Sans" w:eastAsia="Open Sans" w:hAnsi="Open Sans" w:cs="Open Sans"/>
          <w:position w:val="1"/>
        </w:rPr>
        <w:t>4</w:t>
      </w:r>
      <w:r>
        <w:rPr>
          <w:rFonts w:ascii="Open Sans" w:eastAsia="Open Sans" w:hAnsi="Open Sans" w:cs="Open Sans"/>
          <w:spacing w:val="-8"/>
          <w:position w:val="1"/>
        </w:rPr>
        <w:t xml:space="preserve"> </w:t>
      </w:r>
      <w:r>
        <w:rPr>
          <w:rFonts w:ascii="Open Sans" w:eastAsia="Open Sans" w:hAnsi="Open Sans" w:cs="Open Sans"/>
          <w:spacing w:val="-2"/>
          <w:position w:val="1"/>
        </w:rPr>
        <w:t>a</w:t>
      </w:r>
      <w:r>
        <w:rPr>
          <w:rFonts w:ascii="Open Sans" w:eastAsia="Open Sans" w:hAnsi="Open Sans" w:cs="Open Sans"/>
          <w:position w:val="1"/>
        </w:rPr>
        <w:t xml:space="preserve">nd </w:t>
      </w:r>
      <w:r>
        <w:rPr>
          <w:rFonts w:ascii="Open Sans" w:eastAsia="Open Sans" w:hAnsi="Open Sans" w:cs="Open Sans"/>
          <w:spacing w:val="-3"/>
          <w:position w:val="1"/>
        </w:rPr>
        <w:t>t</w:t>
      </w:r>
      <w:r>
        <w:rPr>
          <w:rFonts w:ascii="Open Sans" w:eastAsia="Open Sans" w:hAnsi="Open Sans" w:cs="Open Sans"/>
          <w:position w:val="1"/>
        </w:rPr>
        <w:t>he</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r</w:t>
      </w:r>
      <w:r>
        <w:rPr>
          <w:rFonts w:ascii="Open Sans" w:eastAsia="Open Sans" w:hAnsi="Open Sans" w:cs="Open Sans"/>
          <w:spacing w:val="5"/>
          <w:position w:val="1"/>
        </w:rPr>
        <w:t>i</w:t>
      </w:r>
      <w:r>
        <w:rPr>
          <w:rFonts w:ascii="Open Sans" w:eastAsia="Open Sans" w:hAnsi="Open Sans" w:cs="Open Sans"/>
          <w:position w:val="1"/>
        </w:rPr>
        <w:t>p</w:t>
      </w:r>
      <w:r>
        <w:rPr>
          <w:rFonts w:ascii="Open Sans" w:eastAsia="Open Sans" w:hAnsi="Open Sans" w:cs="Open Sans"/>
          <w:spacing w:val="1"/>
          <w:position w:val="1"/>
        </w:rPr>
        <w:t xml:space="preserve"> </w:t>
      </w:r>
      <w:r>
        <w:rPr>
          <w:rFonts w:ascii="Open Sans" w:eastAsia="Open Sans" w:hAnsi="Open Sans" w:cs="Open Sans"/>
          <w:position w:val="1"/>
        </w:rPr>
        <w:t>dur</w:t>
      </w:r>
      <w:r>
        <w:rPr>
          <w:rFonts w:ascii="Open Sans" w:eastAsia="Open Sans" w:hAnsi="Open Sans" w:cs="Open Sans"/>
          <w:spacing w:val="-2"/>
          <w:position w:val="1"/>
        </w:rPr>
        <w:t>a</w:t>
      </w:r>
      <w:r>
        <w:rPr>
          <w:rFonts w:ascii="Open Sans" w:eastAsia="Open Sans" w:hAnsi="Open Sans" w:cs="Open Sans"/>
          <w:spacing w:val="-3"/>
          <w:position w:val="1"/>
        </w:rPr>
        <w:t>t</w:t>
      </w:r>
      <w:r>
        <w:rPr>
          <w:rFonts w:ascii="Open Sans" w:eastAsia="Open Sans" w:hAnsi="Open Sans" w:cs="Open Sans"/>
          <w:spacing w:val="5"/>
          <w:position w:val="1"/>
        </w:rPr>
        <w:t>i</w:t>
      </w:r>
      <w:r>
        <w:rPr>
          <w:rFonts w:ascii="Open Sans" w:eastAsia="Open Sans" w:hAnsi="Open Sans" w:cs="Open Sans"/>
          <w:spacing w:val="2"/>
          <w:position w:val="1"/>
        </w:rPr>
        <w:t>o</w:t>
      </w:r>
      <w:r>
        <w:rPr>
          <w:rFonts w:ascii="Open Sans" w:eastAsia="Open Sans" w:hAnsi="Open Sans" w:cs="Open Sans"/>
          <w:position w:val="1"/>
        </w:rPr>
        <w:t>n</w:t>
      </w:r>
    </w:p>
    <w:p w14:paraId="1F207321" w14:textId="77777777" w:rsidR="0074787C" w:rsidRDefault="00656446">
      <w:pPr>
        <w:spacing w:after="0" w:line="282" w:lineRule="exact"/>
        <w:ind w:left="1270" w:right="-20"/>
        <w:rPr>
          <w:rFonts w:ascii="Open Sans" w:eastAsia="Open Sans" w:hAnsi="Open Sans" w:cs="Open Sans"/>
        </w:rPr>
      </w:pPr>
      <w:proofErr w:type="gramStart"/>
      <w:r>
        <w:rPr>
          <w:rFonts w:ascii="Open Sans" w:eastAsia="Open Sans" w:hAnsi="Open Sans" w:cs="Open Sans"/>
          <w:spacing w:val="-6"/>
          <w:position w:val="-1"/>
        </w:rPr>
        <w:t>w</w:t>
      </w:r>
      <w:r>
        <w:rPr>
          <w:rFonts w:ascii="Open Sans" w:eastAsia="Open Sans" w:hAnsi="Open Sans" w:cs="Open Sans"/>
          <w:spacing w:val="2"/>
          <w:position w:val="-1"/>
        </w:rPr>
        <w:t>o</w:t>
      </w:r>
      <w:r>
        <w:rPr>
          <w:rFonts w:ascii="Open Sans" w:eastAsia="Open Sans" w:hAnsi="Open Sans" w:cs="Open Sans"/>
          <w:position w:val="-1"/>
        </w:rPr>
        <w:t>u</w:t>
      </w:r>
      <w:r>
        <w:rPr>
          <w:rFonts w:ascii="Open Sans" w:eastAsia="Open Sans" w:hAnsi="Open Sans" w:cs="Open Sans"/>
          <w:spacing w:val="5"/>
          <w:position w:val="-1"/>
        </w:rPr>
        <w:t>l</w:t>
      </w:r>
      <w:r>
        <w:rPr>
          <w:rFonts w:ascii="Open Sans" w:eastAsia="Open Sans" w:hAnsi="Open Sans" w:cs="Open Sans"/>
          <w:position w:val="-1"/>
        </w:rPr>
        <w:t>d</w:t>
      </w:r>
      <w:proofErr w:type="gramEnd"/>
      <w:r>
        <w:rPr>
          <w:rFonts w:ascii="Open Sans" w:eastAsia="Open Sans" w:hAnsi="Open Sans" w:cs="Open Sans"/>
          <w:spacing w:val="-2"/>
          <w:position w:val="-1"/>
        </w:rPr>
        <w:t xml:space="preserve"> </w:t>
      </w:r>
      <w:r>
        <w:rPr>
          <w:rFonts w:ascii="Open Sans" w:eastAsia="Open Sans" w:hAnsi="Open Sans" w:cs="Open Sans"/>
          <w:position w:val="-1"/>
        </w:rPr>
        <w:t>h</w:t>
      </w:r>
      <w:r>
        <w:rPr>
          <w:rFonts w:ascii="Open Sans" w:eastAsia="Open Sans" w:hAnsi="Open Sans" w:cs="Open Sans"/>
          <w:spacing w:val="-2"/>
          <w:position w:val="-1"/>
        </w:rPr>
        <w:t>a</w:t>
      </w:r>
      <w:r>
        <w:rPr>
          <w:rFonts w:ascii="Open Sans" w:eastAsia="Open Sans" w:hAnsi="Open Sans" w:cs="Open Sans"/>
          <w:spacing w:val="-5"/>
          <w:position w:val="-1"/>
        </w:rPr>
        <w:t>v</w:t>
      </w:r>
      <w:r>
        <w:rPr>
          <w:rFonts w:ascii="Open Sans" w:eastAsia="Open Sans" w:hAnsi="Open Sans" w:cs="Open Sans"/>
          <w:position w:val="-1"/>
        </w:rPr>
        <w:t>e</w:t>
      </w:r>
      <w:r>
        <w:rPr>
          <w:rFonts w:ascii="Open Sans" w:eastAsia="Open Sans" w:hAnsi="Open Sans" w:cs="Open Sans"/>
          <w:spacing w:val="-3"/>
          <w:position w:val="-1"/>
        </w:rPr>
        <w:t xml:space="preserve"> </w:t>
      </w:r>
      <w:r>
        <w:rPr>
          <w:rFonts w:ascii="Open Sans" w:eastAsia="Open Sans" w:hAnsi="Open Sans" w:cs="Open Sans"/>
          <w:position w:val="-1"/>
        </w:rPr>
        <w:t>b</w:t>
      </w:r>
      <w:r>
        <w:rPr>
          <w:rFonts w:ascii="Open Sans" w:eastAsia="Open Sans" w:hAnsi="Open Sans" w:cs="Open Sans"/>
          <w:spacing w:val="-3"/>
          <w:position w:val="-1"/>
        </w:rPr>
        <w:t>ee</w:t>
      </w:r>
      <w:r>
        <w:rPr>
          <w:rFonts w:ascii="Open Sans" w:eastAsia="Open Sans" w:hAnsi="Open Sans" w:cs="Open Sans"/>
          <w:position w:val="-1"/>
        </w:rPr>
        <w:t>n upd</w:t>
      </w:r>
      <w:r>
        <w:rPr>
          <w:rFonts w:ascii="Open Sans" w:eastAsia="Open Sans" w:hAnsi="Open Sans" w:cs="Open Sans"/>
          <w:spacing w:val="-2"/>
          <w:position w:val="-1"/>
        </w:rPr>
        <w:t>a</w:t>
      </w:r>
      <w:r>
        <w:rPr>
          <w:rFonts w:ascii="Open Sans" w:eastAsia="Open Sans" w:hAnsi="Open Sans" w:cs="Open Sans"/>
          <w:spacing w:val="-3"/>
          <w:position w:val="-1"/>
        </w:rPr>
        <w:t>te</w:t>
      </w:r>
      <w:r>
        <w:rPr>
          <w:rFonts w:ascii="Open Sans" w:eastAsia="Open Sans" w:hAnsi="Open Sans" w:cs="Open Sans"/>
          <w:position w:val="-1"/>
        </w:rPr>
        <w:t>d.</w:t>
      </w:r>
    </w:p>
    <w:p w14:paraId="3AED7262" w14:textId="77777777" w:rsidR="0074787C" w:rsidRDefault="0074787C">
      <w:pPr>
        <w:spacing w:before="5" w:after="0" w:line="110" w:lineRule="exact"/>
        <w:rPr>
          <w:sz w:val="11"/>
          <w:szCs w:val="11"/>
        </w:rPr>
      </w:pPr>
    </w:p>
    <w:p w14:paraId="4249F8B0" w14:textId="77777777" w:rsidR="0074787C" w:rsidRDefault="0074787C">
      <w:pPr>
        <w:spacing w:after="0" w:line="200" w:lineRule="exact"/>
        <w:rPr>
          <w:sz w:val="20"/>
          <w:szCs w:val="20"/>
        </w:rPr>
      </w:pPr>
    </w:p>
    <w:p w14:paraId="2AD63EAC" w14:textId="77777777" w:rsidR="0074787C" w:rsidRDefault="0074787C">
      <w:pPr>
        <w:spacing w:after="0" w:line="200" w:lineRule="exact"/>
        <w:rPr>
          <w:sz w:val="20"/>
          <w:szCs w:val="20"/>
        </w:rPr>
      </w:pPr>
    </w:p>
    <w:p w14:paraId="0821DCF0" w14:textId="67137115" w:rsidR="00040D30" w:rsidRDefault="002D0355">
      <w:pPr>
        <w:spacing w:after="0" w:line="297" w:lineRule="exact"/>
        <w:ind w:left="115" w:right="-20"/>
        <w:rPr>
          <w:rFonts w:ascii="Open Sans" w:eastAsia="Open Sans" w:hAnsi="Open Sans" w:cs="Open Sans"/>
          <w:color w:val="3F3F3F"/>
          <w:position w:val="1"/>
        </w:rPr>
      </w:pPr>
      <w:r>
        <w:pict w14:anchorId="10C92297">
          <v:group id="_x0000_s1168" style="position:absolute;left:0;text-align:left;margin-left:69.4pt;margin-top:-65.9pt;width:456pt;height:60pt;z-index:-1281;mso-position-horizontal-relative:page" coordorigin="1388,-1318" coordsize="9120,1200">
            <v:shape id="_x0000_s1173" type="#_x0000_t75" style="position:absolute;left:1395;top:-1311;width:810;height:810">
              <v:imagedata r:id="rId21" o:title=""/>
            </v:shape>
            <v:group id="_x0000_s1171" style="position:absolute;left:1395;top:-1311;width:9082;height:1185" coordorigin="1395,-1311" coordsize="9082,1185">
              <v:shape id="_x0000_s1172" style="position:absolute;left:1395;top:-1311;width:9082;height:1185" coordorigin="1395,-1311" coordsize="9082,1185" path="m10410,-1311r-8933,1l1419,-1281r-24,60l1395,-207r29,58l1485,-126r8933,l10440,-131r20,-10l10476,-155r1,-1l1479,-156r-21,-6l1441,-175r-12,-19l1425,-216r,-1010l1431,-1248r13,-17l1463,-1276r22,-5l10476,-1281r-5,-6l10453,-1300r-20,-8l10410,-1311e" fillcolor="#1ab654" stroked="f">
                <v:path arrowok="t"/>
              </v:shape>
            </v:group>
            <v:group id="_x0000_s1169" style="position:absolute;left:1485;top:-1281;width:9015;height:1125" coordorigin="1485,-1281" coordsize="9015,1125">
              <v:shape id="_x0000_s1170" style="position:absolute;left:1485;top:-1281;width:9015;height:1125" coordorigin="1485,-1281" coordsize="9015,1125" path="m10476,-1281r-8991,l10416,-1280r21,6l10454,-1261r12,18l10470,-1221r,1011l10464,-189r-13,18l10432,-160r-22,4l10477,-156r12,-17l10497,-193r3,-23l10500,-1229r-5,-22l10485,-1271r-9,-10e" fillcolor="#1ab654" stroked="f">
                <v:path arrowok="t"/>
              </v:shape>
            </v:group>
            <w10:wrap anchorx="page"/>
          </v:group>
        </w:pict>
      </w:r>
      <w:r w:rsidR="00040D30">
        <w:rPr>
          <w:rFonts w:ascii="Open Sans" w:eastAsia="Open Sans" w:hAnsi="Open Sans" w:cs="Open Sans"/>
          <w:color w:val="3F3F3F"/>
          <w:spacing w:val="-4"/>
          <w:position w:val="1"/>
        </w:rPr>
        <w:t xml:space="preserve">4. </w:t>
      </w:r>
      <w:r w:rsidR="00656446">
        <w:rPr>
          <w:rFonts w:ascii="Open Sans" w:eastAsia="Open Sans" w:hAnsi="Open Sans" w:cs="Open Sans"/>
          <w:color w:val="3F3F3F"/>
          <w:spacing w:val="-4"/>
          <w:position w:val="1"/>
        </w:rPr>
        <w:t>C</w:t>
      </w:r>
      <w:r w:rsidR="00656446">
        <w:rPr>
          <w:rFonts w:ascii="Open Sans" w:eastAsia="Open Sans" w:hAnsi="Open Sans" w:cs="Open Sans"/>
          <w:color w:val="3F3F3F"/>
          <w:spacing w:val="5"/>
          <w:position w:val="1"/>
        </w:rPr>
        <w:t>li</w:t>
      </w:r>
      <w:r w:rsidR="00656446">
        <w:rPr>
          <w:rFonts w:ascii="Open Sans" w:eastAsia="Open Sans" w:hAnsi="Open Sans" w:cs="Open Sans"/>
          <w:color w:val="3F3F3F"/>
          <w:position w:val="1"/>
        </w:rPr>
        <w:t>ck</w:t>
      </w:r>
      <w:r w:rsidR="00656446">
        <w:rPr>
          <w:rFonts w:ascii="Open Sans" w:eastAsia="Open Sans" w:hAnsi="Open Sans" w:cs="Open Sans"/>
          <w:color w:val="3F3F3F"/>
          <w:spacing w:val="3"/>
          <w:position w:val="1"/>
        </w:rPr>
        <w:t xml:space="preserve"> </w:t>
      </w:r>
      <w:r w:rsidR="00656446">
        <w:rPr>
          <w:rFonts w:ascii="Open Sans" w:eastAsia="Open Sans" w:hAnsi="Open Sans" w:cs="Open Sans"/>
          <w:b/>
          <w:bCs/>
          <w:color w:val="3F3F3F"/>
          <w:spacing w:val="-1"/>
          <w:position w:val="1"/>
        </w:rPr>
        <w:t>S</w:t>
      </w:r>
      <w:r w:rsidR="00656446">
        <w:rPr>
          <w:rFonts w:ascii="Open Sans" w:eastAsia="Open Sans" w:hAnsi="Open Sans" w:cs="Open Sans"/>
          <w:b/>
          <w:bCs/>
          <w:color w:val="3F3F3F"/>
          <w:spacing w:val="2"/>
          <w:position w:val="1"/>
        </w:rPr>
        <w:t>a</w:t>
      </w:r>
      <w:r w:rsidR="00656446">
        <w:rPr>
          <w:rFonts w:ascii="Open Sans" w:eastAsia="Open Sans" w:hAnsi="Open Sans" w:cs="Open Sans"/>
          <w:b/>
          <w:bCs/>
          <w:color w:val="3F3F3F"/>
          <w:spacing w:val="-5"/>
          <w:position w:val="1"/>
        </w:rPr>
        <w:t>v</w:t>
      </w:r>
      <w:r w:rsidR="00656446">
        <w:rPr>
          <w:rFonts w:ascii="Open Sans" w:eastAsia="Open Sans" w:hAnsi="Open Sans" w:cs="Open Sans"/>
          <w:b/>
          <w:bCs/>
          <w:color w:val="3F3F3F"/>
          <w:spacing w:val="5"/>
          <w:position w:val="1"/>
        </w:rPr>
        <w:t>e</w:t>
      </w:r>
      <w:r w:rsidR="00656446">
        <w:rPr>
          <w:rFonts w:ascii="Open Sans" w:eastAsia="Open Sans" w:hAnsi="Open Sans" w:cs="Open Sans"/>
          <w:color w:val="3F3F3F"/>
          <w:position w:val="1"/>
        </w:rPr>
        <w:t xml:space="preserve">. </w:t>
      </w:r>
    </w:p>
    <w:p w14:paraId="3C92F81A" w14:textId="77777777" w:rsidR="00040D30" w:rsidRDefault="00040D30">
      <w:pPr>
        <w:spacing w:after="0" w:line="297" w:lineRule="exact"/>
        <w:ind w:left="115" w:right="-20"/>
        <w:rPr>
          <w:rFonts w:ascii="Open Sans" w:eastAsia="Open Sans" w:hAnsi="Open Sans" w:cs="Open Sans"/>
          <w:color w:val="3F3F3F"/>
          <w:position w:val="1"/>
        </w:rPr>
      </w:pPr>
    </w:p>
    <w:p w14:paraId="782F11F1" w14:textId="1625A0B5"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1"/>
          <w:position w:val="1"/>
        </w:rPr>
        <w:t>I</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b/>
          <w:bCs/>
          <w:color w:val="191970"/>
          <w:spacing w:val="-1"/>
          <w:position w:val="1"/>
        </w:rPr>
        <w:t>F</w:t>
      </w:r>
      <w:r>
        <w:rPr>
          <w:rFonts w:ascii="Open Sans" w:eastAsia="Open Sans" w:hAnsi="Open Sans" w:cs="Open Sans"/>
          <w:b/>
          <w:bCs/>
          <w:color w:val="191970"/>
          <w:spacing w:val="-7"/>
          <w:position w:val="1"/>
        </w:rPr>
        <w:t>i</w:t>
      </w:r>
      <w:r>
        <w:rPr>
          <w:rFonts w:ascii="Open Sans" w:eastAsia="Open Sans" w:hAnsi="Open Sans" w:cs="Open Sans"/>
          <w:b/>
          <w:bCs/>
          <w:color w:val="191970"/>
          <w:spacing w:val="-4"/>
          <w:position w:val="1"/>
        </w:rPr>
        <w:t>g</w:t>
      </w:r>
      <w:r>
        <w:rPr>
          <w:rFonts w:ascii="Open Sans" w:eastAsia="Open Sans" w:hAnsi="Open Sans" w:cs="Open Sans"/>
          <w:b/>
          <w:bCs/>
          <w:color w:val="191970"/>
          <w:spacing w:val="5"/>
          <w:position w:val="1"/>
        </w:rPr>
        <w:t>ur</w:t>
      </w:r>
      <w:r>
        <w:rPr>
          <w:rFonts w:ascii="Open Sans" w:eastAsia="Open Sans" w:hAnsi="Open Sans" w:cs="Open Sans"/>
          <w:b/>
          <w:bCs/>
          <w:color w:val="191970"/>
          <w:position w:val="1"/>
        </w:rPr>
        <w:t>e</w:t>
      </w:r>
      <w:r>
        <w:rPr>
          <w:rFonts w:ascii="Open Sans" w:eastAsia="Open Sans" w:hAnsi="Open Sans" w:cs="Open Sans"/>
          <w:b/>
          <w:bCs/>
          <w:color w:val="191970"/>
          <w:spacing w:val="4"/>
          <w:position w:val="1"/>
        </w:rPr>
        <w:t xml:space="preserve"> </w:t>
      </w:r>
      <w:r>
        <w:rPr>
          <w:rFonts w:ascii="Open Sans" w:eastAsia="Open Sans" w:hAnsi="Open Sans" w:cs="Open Sans"/>
          <w:b/>
          <w:bCs/>
          <w:color w:val="191970"/>
          <w:spacing w:val="-5"/>
          <w:position w:val="1"/>
        </w:rPr>
        <w:t>1</w:t>
      </w:r>
      <w:r>
        <w:rPr>
          <w:rFonts w:ascii="Open Sans" w:eastAsia="Open Sans" w:hAnsi="Open Sans" w:cs="Open Sans"/>
          <w:b/>
          <w:bCs/>
          <w:color w:val="191970"/>
          <w:spacing w:val="4"/>
          <w:position w:val="1"/>
        </w:rPr>
        <w:t>-</w:t>
      </w:r>
      <w:r>
        <w:rPr>
          <w:rFonts w:ascii="Open Sans" w:eastAsia="Open Sans" w:hAnsi="Open Sans" w:cs="Open Sans"/>
          <w:b/>
          <w:bCs/>
          <w:color w:val="191970"/>
          <w:position w:val="1"/>
        </w:rPr>
        <w:t>3</w:t>
      </w:r>
      <w:r>
        <w:rPr>
          <w:rFonts w:ascii="Open Sans" w:eastAsia="Open Sans" w:hAnsi="Open Sans" w:cs="Open Sans"/>
          <w:b/>
          <w:bCs/>
          <w:color w:val="191970"/>
          <w:spacing w:val="-6"/>
          <w:position w:val="1"/>
        </w:rPr>
        <w:t xml:space="preserve"> </w:t>
      </w:r>
      <w:r>
        <w:rPr>
          <w:rFonts w:ascii="Open Sans" w:eastAsia="Open Sans" w:hAnsi="Open Sans" w:cs="Open Sans"/>
          <w:color w:val="3F3F3F"/>
          <w:position w:val="1"/>
        </w:rPr>
        <w:t>b</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l</w:t>
      </w:r>
      <w:r>
        <w:rPr>
          <w:rFonts w:ascii="Open Sans" w:eastAsia="Open Sans" w:hAnsi="Open Sans" w:cs="Open Sans"/>
          <w:color w:val="3F3F3F"/>
          <w:spacing w:val="2"/>
          <w:position w:val="1"/>
        </w:rPr>
        <w:t>o</w:t>
      </w:r>
      <w:r>
        <w:rPr>
          <w:rFonts w:ascii="Open Sans" w:eastAsia="Open Sans" w:hAnsi="Open Sans" w:cs="Open Sans"/>
          <w:color w:val="3F3F3F"/>
          <w:spacing w:val="-6"/>
          <w:position w:val="1"/>
        </w:rPr>
        <w:t>w</w:t>
      </w:r>
      <w:r>
        <w:rPr>
          <w:rFonts w:ascii="Open Sans" w:eastAsia="Open Sans" w:hAnsi="Open Sans" w:cs="Open Sans"/>
          <w:color w:val="3F3F3F"/>
          <w:position w:val="1"/>
        </w:rPr>
        <w:t>,</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bs</w:t>
      </w:r>
      <w:r>
        <w:rPr>
          <w:rFonts w:ascii="Open Sans" w:eastAsia="Open Sans" w:hAnsi="Open Sans" w:cs="Open Sans"/>
          <w:color w:val="3F3F3F"/>
          <w:spacing w:val="-3"/>
          <w:position w:val="1"/>
        </w:rPr>
        <w:t>e</w:t>
      </w:r>
      <w:r>
        <w:rPr>
          <w:rFonts w:ascii="Open Sans" w:eastAsia="Open Sans" w:hAnsi="Open Sans" w:cs="Open Sans"/>
          <w:color w:val="3F3F3F"/>
          <w:position w:val="1"/>
        </w:rPr>
        <w:t>r</w:t>
      </w:r>
      <w:r>
        <w:rPr>
          <w:rFonts w:ascii="Open Sans" w:eastAsia="Open Sans" w:hAnsi="Open Sans" w:cs="Open Sans"/>
          <w:color w:val="3F3F3F"/>
          <w:spacing w:val="-5"/>
          <w:position w:val="1"/>
        </w:rPr>
        <w:t>v</w:t>
      </w:r>
      <w:r>
        <w:rPr>
          <w:rFonts w:ascii="Open Sans" w:eastAsia="Open Sans" w:hAnsi="Open Sans" w:cs="Open Sans"/>
          <w:color w:val="3F3F3F"/>
          <w:position w:val="1"/>
        </w:rPr>
        <w:t>e</w:t>
      </w:r>
      <w:r>
        <w:rPr>
          <w:rFonts w:ascii="Open Sans" w:eastAsia="Open Sans" w:hAnsi="Open Sans" w:cs="Open Sans"/>
          <w:color w:val="3F3F3F"/>
          <w:spacing w:val="-3"/>
          <w:position w:val="1"/>
        </w:rPr>
        <w:t xml:space="preserve"> t</w:t>
      </w:r>
      <w:r>
        <w:rPr>
          <w:rFonts w:ascii="Open Sans" w:eastAsia="Open Sans" w:hAnsi="Open Sans" w:cs="Open Sans"/>
          <w:color w:val="3F3F3F"/>
          <w:position w:val="1"/>
        </w:rPr>
        <w:t>h</w:t>
      </w:r>
      <w:r>
        <w:rPr>
          <w:rFonts w:ascii="Open Sans" w:eastAsia="Open Sans" w:hAnsi="Open Sans" w:cs="Open Sans"/>
          <w:color w:val="3F3F3F"/>
          <w:spacing w:val="-2"/>
          <w:position w:val="1"/>
        </w:rPr>
        <w:t>a</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ch</w:t>
      </w:r>
      <w:r>
        <w:rPr>
          <w:rFonts w:ascii="Open Sans" w:eastAsia="Open Sans" w:hAnsi="Open Sans" w:cs="Open Sans"/>
          <w:color w:val="3F3F3F"/>
          <w:spacing w:val="-2"/>
          <w:position w:val="1"/>
        </w:rPr>
        <w:t>a</w:t>
      </w:r>
      <w:r>
        <w:rPr>
          <w:rFonts w:ascii="Open Sans" w:eastAsia="Open Sans" w:hAnsi="Open Sans" w:cs="Open Sans"/>
          <w:color w:val="3F3F3F"/>
          <w:position w:val="1"/>
        </w:rPr>
        <w:t>ng</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r</w:t>
      </w:r>
      <w:r>
        <w:rPr>
          <w:rFonts w:ascii="Open Sans" w:eastAsia="Open Sans" w:hAnsi="Open Sans" w:cs="Open Sans"/>
          <w:color w:val="3F3F3F"/>
          <w:spacing w:val="5"/>
          <w:position w:val="1"/>
        </w:rPr>
        <w:t>i</w:t>
      </w:r>
      <w:r>
        <w:rPr>
          <w:rFonts w:ascii="Open Sans" w:eastAsia="Open Sans" w:hAnsi="Open Sans" w:cs="Open Sans"/>
          <w:color w:val="3F3F3F"/>
          <w:position w:val="1"/>
        </w:rPr>
        <w:t>p</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nt</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h</w:t>
      </w:r>
      <w:r>
        <w:rPr>
          <w:rFonts w:ascii="Open Sans" w:eastAsia="Open Sans" w:hAnsi="Open Sans" w:cs="Open Sans"/>
          <w:color w:val="3F3F3F"/>
          <w:spacing w:val="-2"/>
          <w:position w:val="1"/>
        </w:rPr>
        <w:t>a</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a b</w:t>
      </w:r>
      <w:r>
        <w:rPr>
          <w:rFonts w:ascii="Open Sans" w:eastAsia="Open Sans" w:hAnsi="Open Sans" w:cs="Open Sans"/>
          <w:color w:val="3F3F3F"/>
          <w:spacing w:val="5"/>
          <w:position w:val="1"/>
        </w:rPr>
        <w:t>l</w:t>
      </w:r>
      <w:r>
        <w:rPr>
          <w:rFonts w:ascii="Open Sans" w:eastAsia="Open Sans" w:hAnsi="Open Sans" w:cs="Open Sans"/>
          <w:color w:val="3F3F3F"/>
          <w:spacing w:val="-2"/>
          <w:position w:val="1"/>
        </w:rPr>
        <w:t>a</w:t>
      </w:r>
      <w:r>
        <w:rPr>
          <w:rFonts w:ascii="Open Sans" w:eastAsia="Open Sans" w:hAnsi="Open Sans" w:cs="Open Sans"/>
          <w:color w:val="3F3F3F"/>
          <w:position w:val="1"/>
        </w:rPr>
        <w:t>ck</w:t>
      </w:r>
      <w:r>
        <w:rPr>
          <w:rFonts w:ascii="Open Sans" w:eastAsia="Open Sans" w:hAnsi="Open Sans" w:cs="Open Sans"/>
          <w:color w:val="3F3F3F"/>
          <w:spacing w:val="4"/>
          <w:position w:val="1"/>
        </w:rPr>
        <w:t xml:space="preserve"> </w:t>
      </w:r>
      <w:r>
        <w:rPr>
          <w:rFonts w:ascii="Open Sans" w:eastAsia="Open Sans" w:hAnsi="Open Sans" w:cs="Open Sans"/>
          <w:color w:val="3F3F3F"/>
          <w:position w:val="1"/>
        </w:rPr>
        <w:t>d</w:t>
      </w:r>
      <w:r>
        <w:rPr>
          <w:rFonts w:ascii="Open Sans" w:eastAsia="Open Sans" w:hAnsi="Open Sans" w:cs="Open Sans"/>
          <w:color w:val="3F3F3F"/>
          <w:spacing w:val="2"/>
          <w:position w:val="1"/>
        </w:rPr>
        <w:t>o</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proofErr w:type="spellStart"/>
      <w:r>
        <w:rPr>
          <w:rFonts w:ascii="Open Sans" w:eastAsia="Open Sans" w:hAnsi="Open Sans" w:cs="Open Sans"/>
          <w:color w:val="3F3F3F"/>
          <w:spacing w:val="5"/>
          <w:position w:val="1"/>
        </w:rPr>
        <w:t>i</w:t>
      </w:r>
      <w:r>
        <w:rPr>
          <w:rFonts w:ascii="Open Sans" w:eastAsia="Open Sans" w:hAnsi="Open Sans" w:cs="Open Sans"/>
          <w:color w:val="3F3F3F"/>
          <w:position w:val="1"/>
        </w:rPr>
        <w:t>nd</w:t>
      </w:r>
      <w:r>
        <w:rPr>
          <w:rFonts w:ascii="Open Sans" w:eastAsia="Open Sans" w:hAnsi="Open Sans" w:cs="Open Sans"/>
          <w:color w:val="3F3F3F"/>
          <w:spacing w:val="5"/>
          <w:position w:val="1"/>
        </w:rPr>
        <w:t>i</w:t>
      </w:r>
      <w:r>
        <w:rPr>
          <w:rFonts w:ascii="Open Sans" w:eastAsia="Open Sans" w:hAnsi="Open Sans" w:cs="Open Sans"/>
          <w:color w:val="3F3F3F"/>
          <w:position w:val="1"/>
        </w:rPr>
        <w:t>c</w:t>
      </w:r>
      <w:proofErr w:type="spellEnd"/>
      <w:r>
        <w:rPr>
          <w:rFonts w:ascii="Open Sans" w:eastAsia="Open Sans" w:hAnsi="Open Sans" w:cs="Open Sans"/>
          <w:color w:val="3F3F3F"/>
          <w:position w:val="1"/>
        </w:rPr>
        <w:t>-</w:t>
      </w:r>
    </w:p>
    <w:p w14:paraId="40D03300" w14:textId="412F10D5" w:rsidR="0074787C" w:rsidRDefault="00656446" w:rsidP="00654A81">
      <w:pPr>
        <w:spacing w:after="0" w:line="240" w:lineRule="auto"/>
        <w:ind w:left="115" w:right="68"/>
        <w:rPr>
          <w:rFonts w:ascii="Open Sans" w:eastAsia="Open Sans" w:hAnsi="Open Sans" w:cs="Open Sans"/>
        </w:rPr>
      </w:pPr>
      <w:proofErr w:type="spellStart"/>
      <w:proofErr w:type="gramStart"/>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proofErr w:type="spellEnd"/>
      <w:proofErr w:type="gramEnd"/>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ee</w:t>
      </w:r>
      <w:r>
        <w:rPr>
          <w:rFonts w:ascii="Open Sans" w:eastAsia="Open Sans" w:hAnsi="Open Sans" w:cs="Open Sans"/>
          <w:color w:val="3F3F3F"/>
        </w:rPr>
        <w:t xml:space="preserve">n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rPr>
        <w:t>y</w:t>
      </w:r>
      <w:r>
        <w:rPr>
          <w:rFonts w:ascii="Open Sans" w:eastAsia="Open Sans" w:hAnsi="Open Sans" w:cs="Open Sans"/>
          <w:color w:val="3F3F3F"/>
          <w:spacing w:val="-8"/>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6"/>
        </w:rPr>
        <w:t>F</w:t>
      </w:r>
      <w:r>
        <w:rPr>
          <w:rFonts w:ascii="Open Sans" w:eastAsia="Open Sans" w:hAnsi="Open Sans" w:cs="Open Sans"/>
          <w:color w:val="3F3F3F"/>
        </w:rPr>
        <w:t>ur</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spacing w:val="-6"/>
        </w:rPr>
        <w:t>20</w:t>
      </w:r>
      <w:r>
        <w:rPr>
          <w:rFonts w:ascii="Open Sans" w:eastAsia="Open Sans" w:hAnsi="Open Sans" w:cs="Open Sans"/>
          <w:color w:val="3F3F3F"/>
        </w:rPr>
        <w:t>1</w:t>
      </w:r>
      <w:r>
        <w:rPr>
          <w:rFonts w:ascii="Open Sans" w:eastAsia="Open Sans" w:hAnsi="Open Sans" w:cs="Open Sans"/>
          <w:color w:val="3F3F3F"/>
          <w:spacing w:val="-7"/>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rPr>
        <w:t xml:space="preserve">a </w:t>
      </w:r>
      <w:r>
        <w:rPr>
          <w:rFonts w:ascii="Open Sans" w:eastAsia="Open Sans" w:hAnsi="Open Sans" w:cs="Open Sans"/>
          <w:color w:val="3F3F3F"/>
          <w:w w:val="99"/>
        </w:rPr>
        <w:t>b</w:t>
      </w:r>
      <w:r>
        <w:rPr>
          <w:rFonts w:ascii="Open Sans" w:eastAsia="Open Sans" w:hAnsi="Open Sans" w:cs="Open Sans"/>
          <w:color w:val="3F3F3F"/>
          <w:spacing w:val="5"/>
          <w:w w:val="99"/>
        </w:rPr>
        <w:t>l</w:t>
      </w:r>
      <w:r>
        <w:rPr>
          <w:rFonts w:ascii="Open Sans" w:eastAsia="Open Sans" w:hAnsi="Open Sans" w:cs="Open Sans"/>
          <w:color w:val="3F3F3F"/>
          <w:w w:val="99"/>
        </w:rPr>
        <w:t>u</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spacing w:val="4"/>
        </w:rPr>
        <w:t>-</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2"/>
        </w:rPr>
        <w:t xml:space="preserve"> </w:t>
      </w:r>
      <w:commentRangeStart w:id="110"/>
      <w:del w:id="111" w:author="Administrator" w:date="2016-09-17T14:24:00Z">
        <w:r w:rsidDel="00654A81">
          <w:rPr>
            <w:rFonts w:ascii="Open Sans" w:eastAsia="Open Sans" w:hAnsi="Open Sans" w:cs="Open Sans"/>
            <w:color w:val="3F3F3F"/>
            <w:spacing w:val="-1"/>
          </w:rPr>
          <w:delText>N</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ce</w:delText>
        </w:r>
        <w:r w:rsidDel="00654A81">
          <w:rPr>
            <w:rFonts w:ascii="Open Sans" w:eastAsia="Open Sans" w:hAnsi="Open Sans" w:cs="Open Sans"/>
            <w:color w:val="3F3F3F"/>
            <w:spacing w:val="-3"/>
          </w:rPr>
          <w:delText xml:space="preserve"> </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rPr>
          <w:delText>so</w:delText>
        </w:r>
        <w:r w:rsidDel="00654A81">
          <w:rPr>
            <w:rFonts w:ascii="Open Sans" w:eastAsia="Open Sans" w:hAnsi="Open Sans" w:cs="Open Sans"/>
            <w:color w:val="3F3F3F"/>
            <w:spacing w:val="4"/>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spacing w:val="5"/>
          </w:rPr>
          <w:delText>x</w:delText>
        </w:r>
        <w:r w:rsidDel="00654A81">
          <w:rPr>
            <w:rFonts w:ascii="Open Sans" w:eastAsia="Open Sans" w:hAnsi="Open Sans" w:cs="Open Sans"/>
            <w:color w:val="3F3F3F"/>
          </w:rPr>
          <w:delText>c</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rk</w:delText>
        </w:r>
        <w:r w:rsidDel="00654A81">
          <w:rPr>
            <w:rFonts w:ascii="Open Sans" w:eastAsia="Open Sans" w:hAnsi="Open Sans" w:cs="Open Sans"/>
            <w:color w:val="3F3F3F"/>
            <w:spacing w:val="6"/>
          </w:rPr>
          <w:delText xml:space="preserve"> </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 xml:space="preserve">t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g</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nn</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ng</w:delText>
        </w:r>
        <w:r w:rsidDel="00654A81">
          <w:rPr>
            <w:rFonts w:ascii="Open Sans" w:eastAsia="Open Sans" w:hAnsi="Open Sans" w:cs="Open Sans"/>
            <w:color w:val="3F3F3F"/>
            <w:spacing w:val="-7"/>
          </w:rPr>
          <w:delText xml:space="preserve"> </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f</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6"/>
          </w:rPr>
          <w:delText>w</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1"/>
          </w:rPr>
          <w:delText>I</w:delText>
        </w:r>
        <w:r w:rsidDel="00654A81">
          <w:rPr>
            <w:rFonts w:ascii="Open Sans" w:eastAsia="Open Sans" w:hAnsi="Open Sans" w:cs="Open Sans"/>
            <w:color w:val="3F3F3F"/>
          </w:rPr>
          <w:delText xml:space="preserve">t </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nd</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c</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spacing w:val="-3"/>
          </w:rPr>
          <w:delText>te</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a pr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6"/>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t</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c</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be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1"/>
          </w:rPr>
          <w:delText>f</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und</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1"/>
          </w:rPr>
          <w:delText>f</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m</w:delText>
        </w:r>
        <w:r w:rsidDel="00654A81">
          <w:rPr>
            <w:rFonts w:ascii="Open Sans" w:eastAsia="Open Sans" w:hAnsi="Open Sans" w:cs="Open Sans"/>
            <w:color w:val="3F3F3F"/>
            <w:spacing w:val="7"/>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3"/>
          </w:rPr>
          <w:delText>tt</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m</w:delText>
        </w:r>
        <w:r w:rsidDel="00654A81">
          <w:rPr>
            <w:rFonts w:ascii="Open Sans" w:eastAsia="Open Sans" w:hAnsi="Open Sans" w:cs="Open Sans"/>
            <w:color w:val="3F3F3F"/>
            <w:spacing w:val="7"/>
          </w:rPr>
          <w:delText xml:space="preserve"> </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us</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5"/>
          </w:rPr>
          <w:delText>li</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6"/>
          </w:rPr>
          <w:delText>O</w:delText>
        </w:r>
        <w:r w:rsidDel="00654A81">
          <w:rPr>
            <w:rFonts w:ascii="Open Sans" w:eastAsia="Open Sans" w:hAnsi="Open Sans" w:cs="Open Sans"/>
            <w:color w:val="3F3F3F"/>
          </w:rPr>
          <w:delText xml:space="preserve">ur </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t</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h</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c</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use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a pr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m</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3"/>
          </w:rPr>
          <w:delText xml:space="preserve"> </w:delText>
        </w:r>
        <w:r w:rsidDel="00654A81">
          <w:rPr>
            <w:rFonts w:ascii="Open Sans" w:eastAsia="Open Sans" w:hAnsi="Open Sans" w:cs="Open Sans"/>
            <w:color w:val="3F3F3F"/>
          </w:rPr>
          <w:delText>sh</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6"/>
          </w:rPr>
          <w:delText>w</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by</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5"/>
          </w:rPr>
          <w:delText>D</w:delText>
        </w:r>
        <w:r w:rsidDel="00654A81">
          <w:rPr>
            <w:rFonts w:ascii="Open Sans" w:eastAsia="Open Sans" w:hAnsi="Open Sans" w:cs="Open Sans"/>
            <w:color w:val="3F3F3F"/>
          </w:rPr>
          <w:delText>u</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y</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spacing w:val="-1"/>
          </w:rPr>
          <w:delText>I</w:delText>
        </w:r>
        <w:r w:rsidDel="00654A81">
          <w:rPr>
            <w:rFonts w:ascii="Open Sans" w:eastAsia="Open Sans" w:hAnsi="Open Sans" w:cs="Open Sans"/>
            <w:color w:val="3F3F3F"/>
          </w:rPr>
          <w:delText>ssu</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spacing w:val="-6"/>
          </w:rPr>
          <w:delText>w</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rn</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ng:</w:delText>
        </w:r>
      </w:del>
      <w:commentRangeEnd w:id="110"/>
      <w:r w:rsidR="00654A81">
        <w:rPr>
          <w:rStyle w:val="CommentReference"/>
        </w:rPr>
        <w:commentReference w:id="110"/>
      </w:r>
    </w:p>
    <w:p w14:paraId="0E4168EF" w14:textId="77777777" w:rsidR="0074787C" w:rsidRDefault="0074787C">
      <w:pPr>
        <w:spacing w:before="2" w:after="0" w:line="130" w:lineRule="exact"/>
        <w:rPr>
          <w:sz w:val="13"/>
          <w:szCs w:val="13"/>
        </w:rPr>
      </w:pPr>
    </w:p>
    <w:p w14:paraId="7E635BCE" w14:textId="77777777" w:rsidR="0074787C" w:rsidRDefault="002D0355">
      <w:pPr>
        <w:spacing w:after="0" w:line="240" w:lineRule="auto"/>
        <w:ind w:left="115" w:right="-20"/>
        <w:rPr>
          <w:rFonts w:ascii="Times New Roman" w:eastAsia="Times New Roman" w:hAnsi="Times New Roman" w:cs="Times New Roman"/>
          <w:sz w:val="20"/>
          <w:szCs w:val="20"/>
        </w:rPr>
      </w:pPr>
      <w:r>
        <w:pict w14:anchorId="0F40C0C4">
          <v:shape id="_x0000_i1035" type="#_x0000_t75" style="width:404.25pt;height:228.75pt;mso-position-horizontal-relative:char;mso-position-vertical-relative:line">
            <v:imagedata r:id="rId25" o:title=""/>
          </v:shape>
        </w:pict>
      </w:r>
    </w:p>
    <w:p w14:paraId="44C5FCE0" w14:textId="77777777" w:rsidR="0074787C" w:rsidRDefault="0074787C">
      <w:pPr>
        <w:spacing w:before="6" w:after="0" w:line="130" w:lineRule="exact"/>
        <w:rPr>
          <w:sz w:val="13"/>
          <w:szCs w:val="13"/>
        </w:rPr>
      </w:pPr>
    </w:p>
    <w:p w14:paraId="7A82EDC5"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4</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3"/>
        </w:rPr>
        <w:t>D</w:t>
      </w:r>
      <w:r>
        <w:rPr>
          <w:rFonts w:ascii="Open Sans" w:eastAsia="Open Sans" w:hAnsi="Open Sans" w:cs="Open Sans"/>
          <w:i/>
          <w:spacing w:val="-7"/>
        </w:rPr>
        <w:t>u</w:t>
      </w:r>
      <w:r>
        <w:rPr>
          <w:rFonts w:ascii="Open Sans" w:eastAsia="Open Sans" w:hAnsi="Open Sans" w:cs="Open Sans"/>
          <w:i/>
          <w:spacing w:val="4"/>
        </w:rPr>
        <w:t>t</w:t>
      </w:r>
      <w:r>
        <w:rPr>
          <w:rFonts w:ascii="Open Sans" w:eastAsia="Open Sans" w:hAnsi="Open Sans" w:cs="Open Sans"/>
          <w:i/>
        </w:rPr>
        <w:t>y</w:t>
      </w:r>
      <w:r>
        <w:rPr>
          <w:rFonts w:ascii="Open Sans" w:eastAsia="Open Sans" w:hAnsi="Open Sans" w:cs="Open Sans"/>
          <w:i/>
          <w:spacing w:val="5"/>
        </w:rPr>
        <w:t xml:space="preserve"> </w:t>
      </w:r>
      <w:r>
        <w:rPr>
          <w:rFonts w:ascii="Open Sans" w:eastAsia="Open Sans" w:hAnsi="Open Sans" w:cs="Open Sans"/>
          <w:i/>
        </w:rPr>
        <w:t>I</w:t>
      </w:r>
      <w:r>
        <w:rPr>
          <w:rFonts w:ascii="Open Sans" w:eastAsia="Open Sans" w:hAnsi="Open Sans" w:cs="Open Sans"/>
          <w:i/>
          <w:spacing w:val="-4"/>
        </w:rPr>
        <w:t>ss</w:t>
      </w:r>
      <w:r>
        <w:rPr>
          <w:rFonts w:ascii="Open Sans" w:eastAsia="Open Sans" w:hAnsi="Open Sans" w:cs="Open Sans"/>
          <w:i/>
          <w:spacing w:val="-7"/>
        </w:rPr>
        <w:t>u</w:t>
      </w:r>
      <w:r>
        <w:rPr>
          <w:rFonts w:ascii="Open Sans" w:eastAsia="Open Sans" w:hAnsi="Open Sans" w:cs="Open Sans"/>
          <w:i/>
        </w:rPr>
        <w:t>e</w:t>
      </w:r>
      <w:r>
        <w:rPr>
          <w:rFonts w:ascii="Open Sans" w:eastAsia="Open Sans" w:hAnsi="Open Sans" w:cs="Open Sans"/>
          <w:i/>
          <w:spacing w:val="-2"/>
        </w:rPr>
        <w:t xml:space="preserve"> </w:t>
      </w:r>
      <w:r>
        <w:rPr>
          <w:rFonts w:ascii="Open Sans" w:eastAsia="Open Sans" w:hAnsi="Open Sans" w:cs="Open Sans"/>
          <w:i/>
          <w:spacing w:val="6"/>
        </w:rPr>
        <w:t>c</w:t>
      </w:r>
      <w:r>
        <w:rPr>
          <w:rFonts w:ascii="Open Sans" w:eastAsia="Open Sans" w:hAnsi="Open Sans" w:cs="Open Sans"/>
          <w:i/>
          <w:spacing w:val="-4"/>
        </w:rPr>
        <w:t>a</w:t>
      </w:r>
      <w:r>
        <w:rPr>
          <w:rFonts w:ascii="Open Sans" w:eastAsia="Open Sans" w:hAnsi="Open Sans" w:cs="Open Sans"/>
          <w:i/>
          <w:spacing w:val="-7"/>
        </w:rPr>
        <w:t>u</w:t>
      </w:r>
      <w:r>
        <w:rPr>
          <w:rFonts w:ascii="Open Sans" w:eastAsia="Open Sans" w:hAnsi="Open Sans" w:cs="Open Sans"/>
          <w:i/>
          <w:spacing w:val="-4"/>
        </w:rPr>
        <w:t>s</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5"/>
        </w:rPr>
        <w:t xml:space="preserve"> </w:t>
      </w:r>
      <w:r>
        <w:rPr>
          <w:rFonts w:ascii="Open Sans" w:eastAsia="Open Sans" w:hAnsi="Open Sans" w:cs="Open Sans"/>
          <w:i/>
          <w:spacing w:val="-7"/>
        </w:rPr>
        <w:t>b</w:t>
      </w:r>
      <w:r>
        <w:rPr>
          <w:rFonts w:ascii="Open Sans" w:eastAsia="Open Sans" w:hAnsi="Open Sans" w:cs="Open Sans"/>
          <w:i/>
        </w:rPr>
        <w:t>y</w:t>
      </w:r>
      <w:r>
        <w:rPr>
          <w:rFonts w:ascii="Open Sans" w:eastAsia="Open Sans" w:hAnsi="Open Sans" w:cs="Open Sans"/>
          <w:i/>
          <w:spacing w:val="5"/>
        </w:rPr>
        <w:t xml:space="preserve"> </w:t>
      </w:r>
      <w:r>
        <w:rPr>
          <w:rFonts w:ascii="Open Sans" w:eastAsia="Open Sans" w:hAnsi="Open Sans" w:cs="Open Sans"/>
          <w:i/>
          <w:spacing w:val="4"/>
        </w:rPr>
        <w:t>t</w:t>
      </w:r>
      <w:r>
        <w:rPr>
          <w:rFonts w:ascii="Open Sans" w:eastAsia="Open Sans" w:hAnsi="Open Sans" w:cs="Open Sans"/>
          <w:i/>
          <w:spacing w:val="-7"/>
        </w:rPr>
        <w:t>h</w:t>
      </w:r>
      <w:r>
        <w:rPr>
          <w:rFonts w:ascii="Open Sans" w:eastAsia="Open Sans" w:hAnsi="Open Sans" w:cs="Open Sans"/>
          <w:i/>
        </w:rPr>
        <w:t>e</w:t>
      </w:r>
      <w:r>
        <w:rPr>
          <w:rFonts w:ascii="Open Sans" w:eastAsia="Open Sans" w:hAnsi="Open Sans" w:cs="Open Sans"/>
          <w:i/>
          <w:spacing w:val="-1"/>
        </w:rPr>
        <w:t xml:space="preserve"> </w:t>
      </w:r>
      <w:r>
        <w:rPr>
          <w:rFonts w:ascii="Open Sans" w:eastAsia="Open Sans" w:hAnsi="Open Sans" w:cs="Open Sans"/>
          <w:i/>
          <w:spacing w:val="-3"/>
        </w:rPr>
        <w:t>e</w:t>
      </w:r>
      <w:r>
        <w:rPr>
          <w:rFonts w:ascii="Open Sans" w:eastAsia="Open Sans" w:hAnsi="Open Sans" w:cs="Open Sans"/>
          <w:i/>
          <w:spacing w:val="-7"/>
        </w:rPr>
        <w:t>d</w:t>
      </w:r>
      <w:r>
        <w:rPr>
          <w:rFonts w:ascii="Open Sans" w:eastAsia="Open Sans" w:hAnsi="Open Sans" w:cs="Open Sans"/>
          <w:i/>
          <w:spacing w:val="4"/>
        </w:rPr>
        <w:t>i</w:t>
      </w:r>
      <w:r>
        <w:rPr>
          <w:rFonts w:ascii="Open Sans" w:eastAsia="Open Sans" w:hAnsi="Open Sans" w:cs="Open Sans"/>
          <w:i/>
        </w:rPr>
        <w:t>t</w:t>
      </w:r>
    </w:p>
    <w:p w14:paraId="0BE89AF3" w14:textId="77777777" w:rsidR="0074787C" w:rsidRDefault="0074787C">
      <w:pPr>
        <w:spacing w:before="1" w:after="0" w:line="130" w:lineRule="exact"/>
        <w:rPr>
          <w:sz w:val="13"/>
          <w:szCs w:val="13"/>
        </w:rPr>
      </w:pPr>
    </w:p>
    <w:p w14:paraId="758D23D5" w14:textId="598E78EC" w:rsidR="0074787C" w:rsidDel="00654A81" w:rsidRDefault="00656446" w:rsidP="00654A81">
      <w:pPr>
        <w:spacing w:after="0" w:line="240" w:lineRule="auto"/>
        <w:ind w:left="115" w:right="38"/>
        <w:rPr>
          <w:del w:id="112" w:author="Administrator" w:date="2016-09-17T14:27:00Z"/>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2"/>
        </w:rPr>
        <w:t>A</w:t>
      </w:r>
      <w:r>
        <w:rPr>
          <w:rFonts w:ascii="Open Sans" w:eastAsia="Open Sans" w:hAnsi="Open Sans" w:cs="Open Sans"/>
          <w:b/>
          <w:bCs/>
          <w:color w:val="3F3F3F"/>
          <w:spacing w:val="-4"/>
        </w:rPr>
        <w:t>ss</w:t>
      </w:r>
      <w:r>
        <w:rPr>
          <w:rFonts w:ascii="Open Sans" w:eastAsia="Open Sans" w:hAnsi="Open Sans" w:cs="Open Sans"/>
          <w:b/>
          <w:bCs/>
          <w:color w:val="3F3F3F"/>
          <w:spacing w:val="-7"/>
        </w:rPr>
        <w:t>i</w:t>
      </w:r>
      <w:r>
        <w:rPr>
          <w:rFonts w:ascii="Open Sans" w:eastAsia="Open Sans" w:hAnsi="Open Sans" w:cs="Open Sans"/>
          <w:b/>
          <w:bCs/>
          <w:color w:val="3F3F3F"/>
          <w:spacing w:val="-4"/>
        </w:rPr>
        <w:t>g</w:t>
      </w:r>
      <w:r>
        <w:rPr>
          <w:rFonts w:ascii="Open Sans" w:eastAsia="Open Sans" w:hAnsi="Open Sans" w:cs="Open Sans"/>
          <w:b/>
          <w:bCs/>
          <w:color w:val="3F3F3F"/>
        </w:rPr>
        <w:t>n</w:t>
      </w:r>
      <w:r>
        <w:rPr>
          <w:rFonts w:ascii="Open Sans" w:eastAsia="Open Sans" w:hAnsi="Open Sans" w:cs="Open Sans"/>
          <w:b/>
          <w:bCs/>
          <w:color w:val="3F3F3F"/>
          <w:spacing w:val="5"/>
        </w:rPr>
        <w:t xml:space="preserve"> </w:t>
      </w:r>
      <w:r>
        <w:rPr>
          <w:rFonts w:ascii="Open Sans" w:eastAsia="Open Sans" w:hAnsi="Open Sans" w:cs="Open Sans"/>
          <w:b/>
          <w:bCs/>
          <w:color w:val="3F3F3F"/>
          <w:spacing w:val="7"/>
        </w:rPr>
        <w:t>V</w:t>
      </w:r>
      <w:r>
        <w:rPr>
          <w:rFonts w:ascii="Open Sans" w:eastAsia="Open Sans" w:hAnsi="Open Sans" w:cs="Open Sans"/>
          <w:b/>
          <w:bCs/>
          <w:color w:val="3F3F3F"/>
          <w:spacing w:val="5"/>
        </w:rPr>
        <w:t>eh</w:t>
      </w:r>
      <w:r>
        <w:rPr>
          <w:rFonts w:ascii="Open Sans" w:eastAsia="Open Sans" w:hAnsi="Open Sans" w:cs="Open Sans"/>
          <w:b/>
          <w:bCs/>
          <w:color w:val="3F3F3F"/>
          <w:spacing w:val="-7"/>
        </w:rPr>
        <w:t>i</w:t>
      </w:r>
      <w:r>
        <w:rPr>
          <w:rFonts w:ascii="Open Sans" w:eastAsia="Open Sans" w:hAnsi="Open Sans" w:cs="Open Sans"/>
          <w:b/>
          <w:bCs/>
          <w:color w:val="3F3F3F"/>
          <w:spacing w:val="7"/>
        </w:rPr>
        <w:t>c</w:t>
      </w:r>
      <w:r>
        <w:rPr>
          <w:rFonts w:ascii="Open Sans" w:eastAsia="Open Sans" w:hAnsi="Open Sans" w:cs="Open Sans"/>
          <w:b/>
          <w:bCs/>
          <w:color w:val="3F3F3F"/>
          <w:spacing w:val="-7"/>
        </w:rPr>
        <w:t>l</w:t>
      </w:r>
      <w:r>
        <w:rPr>
          <w:rFonts w:ascii="Open Sans" w:eastAsia="Open Sans" w:hAnsi="Open Sans" w:cs="Open Sans"/>
          <w:b/>
          <w:bCs/>
          <w:color w:val="3F3F3F"/>
          <w:spacing w:val="5"/>
        </w:rPr>
        <w:t>e</w:t>
      </w:r>
      <w:r>
        <w:rPr>
          <w:rFonts w:ascii="Open Sans" w:eastAsia="Open Sans" w:hAnsi="Open Sans" w:cs="Open Sans"/>
          <w:b/>
          <w:bCs/>
          <w:color w:val="3F3F3F"/>
        </w:rPr>
        <w:t>s</w:t>
      </w:r>
      <w:r>
        <w:rPr>
          <w:rFonts w:ascii="Open Sans" w:eastAsia="Open Sans" w:hAnsi="Open Sans" w:cs="Open Sans"/>
          <w:b/>
          <w:bCs/>
          <w:color w:val="3F3F3F"/>
          <w:spacing w:val="-6"/>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mmi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d 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5"/>
        </w:rPr>
        <w:t>(</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ut s</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w:t>
      </w:r>
      <w:r>
        <w:rPr>
          <w:rFonts w:ascii="Open Sans" w:eastAsia="Open Sans" w:hAnsi="Open Sans" w:cs="Open Sans"/>
          <w:color w:val="3F3F3F"/>
        </w:rPr>
        <w:t>.</w:t>
      </w:r>
      <w:r>
        <w:rPr>
          <w:rFonts w:ascii="Open Sans" w:eastAsia="Open Sans" w:hAnsi="Open Sans" w:cs="Open Sans"/>
          <w:color w:val="3F3F3F"/>
          <w:spacing w:val="3"/>
        </w:rPr>
        <w:t xml:space="preserve"> </w:t>
      </w:r>
      <w:del w:id="113" w:author="Administrator" w:date="2016-09-17T14:27:00Z">
        <w:r w:rsidDel="00654A81">
          <w:rPr>
            <w:rFonts w:ascii="Open Sans" w:eastAsia="Open Sans" w:hAnsi="Open Sans" w:cs="Open Sans"/>
            <w:color w:val="3F3F3F"/>
            <w:spacing w:val="-1"/>
          </w:rPr>
          <w:delText>I</w:delText>
        </w:r>
        <w:r w:rsidDel="00654A81">
          <w:rPr>
            <w:rFonts w:ascii="Open Sans" w:eastAsia="Open Sans" w:hAnsi="Open Sans" w:cs="Open Sans"/>
            <w:color w:val="3F3F3F"/>
          </w:rPr>
          <w:delText>t</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t</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5"/>
          </w:rPr>
          <w:delText>v</w:delText>
        </w:r>
        <w:r w:rsidDel="00654A81">
          <w:rPr>
            <w:rFonts w:ascii="Open Sans" w:eastAsia="Open Sans" w:hAnsi="Open Sans" w:cs="Open Sans"/>
            <w:color w:val="3F3F3F"/>
          </w:rPr>
          <w:delText>e</w:delText>
        </w:r>
        <w:r w:rsidDel="00654A81">
          <w:rPr>
            <w:rFonts w:ascii="Open Sans" w:eastAsia="Open Sans" w:hAnsi="Open Sans" w:cs="Open Sans"/>
            <w:color w:val="3F3F3F"/>
            <w:spacing w:val="-3"/>
          </w:rPr>
          <w:delText xml:space="preserve"> 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pr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spacing w:val="-2"/>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ssue</w:delText>
        </w:r>
        <w:r w:rsidDel="00654A81">
          <w:rPr>
            <w:rFonts w:ascii="Open Sans" w:eastAsia="Open Sans" w:hAnsi="Open Sans" w:cs="Open Sans"/>
            <w:color w:val="3F3F3F"/>
            <w:spacing w:val="-3"/>
          </w:rPr>
          <w:delText xml:space="preserve"> </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2"/>
          </w:rPr>
          <w:delText xml:space="preserve"> o</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rPr>
          <w:delText>y</w:delText>
        </w:r>
        <w:r w:rsidDel="00654A81">
          <w:rPr>
            <w:rFonts w:ascii="Open Sans" w:eastAsia="Open Sans" w:hAnsi="Open Sans" w:cs="Open Sans"/>
            <w:color w:val="3F3F3F"/>
            <w:spacing w:val="-6"/>
          </w:rPr>
          <w:delText xml:space="preserve"> </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5"/>
          </w:rPr>
          <w:delText>v</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by</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rPr>
          <w:delText>runn</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ng</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del>
    </w:p>
    <w:p w14:paraId="42A48E20" w14:textId="49C1D7F7" w:rsidR="0074787C" w:rsidDel="00654A81" w:rsidRDefault="0074787C">
      <w:pPr>
        <w:spacing w:after="0" w:line="240" w:lineRule="auto"/>
        <w:ind w:left="115" w:right="38"/>
        <w:rPr>
          <w:del w:id="114" w:author="Administrator" w:date="2016-09-17T14:27:00Z"/>
        </w:rPr>
        <w:sectPr w:rsidR="0074787C" w:rsidDel="00654A81">
          <w:pgSz w:w="11920" w:h="16840"/>
          <w:pgMar w:top="1560" w:right="1300" w:bottom="280" w:left="1280" w:header="720" w:footer="720" w:gutter="0"/>
          <w:cols w:space="720"/>
        </w:sectPr>
        <w:pPrChange w:id="115" w:author="Administrator" w:date="2016-09-17T14:27:00Z">
          <w:pPr>
            <w:spacing w:after="0"/>
          </w:pPr>
        </w:pPrChange>
      </w:pPr>
    </w:p>
    <w:p w14:paraId="3DED4342" w14:textId="2C86FD97" w:rsidR="0074787C" w:rsidDel="00654A81" w:rsidRDefault="0074787C">
      <w:pPr>
        <w:spacing w:after="0" w:line="240" w:lineRule="auto"/>
        <w:ind w:left="115" w:right="38"/>
        <w:rPr>
          <w:del w:id="116" w:author="Administrator" w:date="2016-09-17T14:27:00Z"/>
          <w:sz w:val="16"/>
          <w:szCs w:val="16"/>
        </w:rPr>
        <w:pPrChange w:id="117" w:author="Administrator" w:date="2016-09-17T14:27:00Z">
          <w:pPr>
            <w:spacing w:before="8" w:after="0" w:line="160" w:lineRule="exact"/>
          </w:pPr>
        </w:pPrChange>
      </w:pPr>
    </w:p>
    <w:p w14:paraId="523A0874" w14:textId="529F2EB5" w:rsidR="0074787C" w:rsidDel="00654A81" w:rsidRDefault="00656446">
      <w:pPr>
        <w:spacing w:after="0" w:line="240" w:lineRule="auto"/>
        <w:ind w:left="115" w:right="38"/>
        <w:rPr>
          <w:del w:id="118" w:author="Administrator" w:date="2016-09-17T14:27:00Z"/>
          <w:rFonts w:ascii="Open Sans" w:eastAsia="Open Sans" w:hAnsi="Open Sans" w:cs="Open Sans"/>
        </w:rPr>
        <w:pPrChange w:id="119" w:author="Administrator" w:date="2016-09-17T14:27:00Z">
          <w:pPr>
            <w:spacing w:after="0" w:line="297" w:lineRule="exact"/>
            <w:ind w:left="115" w:right="-20"/>
          </w:pPr>
        </w:pPrChange>
      </w:pPr>
      <w:del w:id="120" w:author="Administrator" w:date="2016-09-17T14:27:00Z">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p</w:delText>
        </w:r>
        <w:r w:rsidDel="00654A81">
          <w:rPr>
            <w:rFonts w:ascii="Open Sans" w:eastAsia="Open Sans" w:hAnsi="Open Sans" w:cs="Open Sans"/>
            <w:color w:val="3F3F3F"/>
            <w:spacing w:val="-3"/>
            <w:position w:val="1"/>
          </w:rPr>
          <w:delText>t</w:delText>
        </w:r>
        <w:r w:rsidDel="00654A81">
          <w:rPr>
            <w:rFonts w:ascii="Open Sans" w:eastAsia="Open Sans" w:hAnsi="Open Sans" w:cs="Open Sans"/>
            <w:color w:val="3F3F3F"/>
            <w:spacing w:val="5"/>
            <w:position w:val="1"/>
          </w:rPr>
          <w:delText>imi</w:delText>
        </w:r>
        <w:r w:rsidDel="00654A81">
          <w:rPr>
            <w:rFonts w:ascii="Open Sans" w:eastAsia="Open Sans" w:hAnsi="Open Sans" w:cs="Open Sans"/>
            <w:color w:val="3F3F3F"/>
            <w:spacing w:val="2"/>
            <w:position w:val="1"/>
          </w:rPr>
          <w:delText>z</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 xml:space="preserve">r. </w:delText>
        </w:r>
        <w:r w:rsidDel="00654A81">
          <w:rPr>
            <w:rFonts w:ascii="Open Sans" w:eastAsia="Open Sans" w:hAnsi="Open Sans" w:cs="Open Sans"/>
            <w:color w:val="3F3F3F"/>
            <w:spacing w:val="-2"/>
            <w:position w:val="1"/>
          </w:rPr>
          <w:delText>T</w:delText>
        </w:r>
        <w:r w:rsidDel="00654A81">
          <w:rPr>
            <w:rFonts w:ascii="Open Sans" w:eastAsia="Open Sans" w:hAnsi="Open Sans" w:cs="Open Sans"/>
            <w:color w:val="3F3F3F"/>
            <w:position w:val="1"/>
          </w:rPr>
          <w:delText>he</w:delText>
        </w:r>
        <w:r w:rsidDel="00654A81">
          <w:rPr>
            <w:rFonts w:ascii="Open Sans" w:eastAsia="Open Sans" w:hAnsi="Open Sans" w:cs="Open Sans"/>
            <w:color w:val="3F3F3F"/>
            <w:spacing w:val="-2"/>
            <w:position w:val="1"/>
          </w:rPr>
          <w:delText xml:space="preserve"> </w:delText>
        </w:r>
        <w:r w:rsidDel="00654A81">
          <w:rPr>
            <w:rFonts w:ascii="Open Sans" w:eastAsia="Open Sans" w:hAnsi="Open Sans" w:cs="Open Sans"/>
            <w:color w:val="3F3F3F"/>
            <w:position w:val="1"/>
          </w:rPr>
          <w:delText>c</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rr</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sp</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nd</w:delText>
        </w:r>
        <w:r w:rsidDel="00654A81">
          <w:rPr>
            <w:rFonts w:ascii="Open Sans" w:eastAsia="Open Sans" w:hAnsi="Open Sans" w:cs="Open Sans"/>
            <w:color w:val="3F3F3F"/>
            <w:spacing w:val="5"/>
            <w:position w:val="1"/>
          </w:rPr>
          <w:delText>i</w:delText>
        </w:r>
        <w:r w:rsidDel="00654A81">
          <w:rPr>
            <w:rFonts w:ascii="Open Sans" w:eastAsia="Open Sans" w:hAnsi="Open Sans" w:cs="Open Sans"/>
            <w:color w:val="3F3F3F"/>
            <w:position w:val="1"/>
          </w:rPr>
          <w:delText>ng</w:delText>
        </w:r>
        <w:r w:rsidDel="00654A81">
          <w:rPr>
            <w:rFonts w:ascii="Open Sans" w:eastAsia="Open Sans" w:hAnsi="Open Sans" w:cs="Open Sans"/>
            <w:color w:val="3F3F3F"/>
            <w:spacing w:val="-5"/>
            <w:position w:val="1"/>
          </w:rPr>
          <w:delText xml:space="preserve"> </w:delText>
        </w:r>
        <w:r w:rsidDel="00654A81">
          <w:rPr>
            <w:rFonts w:ascii="Open Sans" w:eastAsia="Open Sans" w:hAnsi="Open Sans" w:cs="Open Sans"/>
            <w:color w:val="3F3F3F"/>
            <w:position w:val="1"/>
          </w:rPr>
          <w:delText>s</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g</w:delText>
        </w:r>
        <w:r w:rsidDel="00654A81">
          <w:rPr>
            <w:rFonts w:ascii="Open Sans" w:eastAsia="Open Sans" w:hAnsi="Open Sans" w:cs="Open Sans"/>
            <w:color w:val="3F3F3F"/>
            <w:spacing w:val="5"/>
            <w:position w:val="1"/>
          </w:rPr>
          <w:delText>m</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nt</w:delText>
        </w:r>
        <w:r w:rsidDel="00654A81">
          <w:rPr>
            <w:rFonts w:ascii="Open Sans" w:eastAsia="Open Sans" w:hAnsi="Open Sans" w:cs="Open Sans"/>
            <w:color w:val="3F3F3F"/>
            <w:spacing w:val="-3"/>
            <w:position w:val="1"/>
          </w:rPr>
          <w:delText xml:space="preserve"> </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f</w:delText>
        </w:r>
        <w:r w:rsidDel="00654A81">
          <w:rPr>
            <w:rFonts w:ascii="Open Sans" w:eastAsia="Open Sans" w:hAnsi="Open Sans" w:cs="Open Sans"/>
            <w:color w:val="3F3F3F"/>
            <w:spacing w:val="2"/>
            <w:position w:val="1"/>
          </w:rPr>
          <w:delText xml:space="preserve"> </w:delText>
        </w:r>
        <w:r w:rsidDel="00654A81">
          <w:rPr>
            <w:rFonts w:ascii="Open Sans" w:eastAsia="Open Sans" w:hAnsi="Open Sans" w:cs="Open Sans"/>
            <w:color w:val="3F3F3F"/>
            <w:spacing w:val="-3"/>
            <w:position w:val="1"/>
          </w:rPr>
          <w:delText>t</w:delText>
        </w:r>
        <w:r w:rsidDel="00654A81">
          <w:rPr>
            <w:rFonts w:ascii="Open Sans" w:eastAsia="Open Sans" w:hAnsi="Open Sans" w:cs="Open Sans"/>
            <w:color w:val="3F3F3F"/>
            <w:position w:val="1"/>
          </w:rPr>
          <w:delText>he</w:delText>
        </w:r>
        <w:r w:rsidDel="00654A81">
          <w:rPr>
            <w:rFonts w:ascii="Open Sans" w:eastAsia="Open Sans" w:hAnsi="Open Sans" w:cs="Open Sans"/>
            <w:color w:val="3F3F3F"/>
            <w:spacing w:val="-2"/>
            <w:position w:val="1"/>
          </w:rPr>
          <w:delText xml:space="preserve"> </w:delText>
        </w:r>
        <w:r w:rsidDel="00654A81">
          <w:rPr>
            <w:rFonts w:ascii="Open Sans" w:eastAsia="Open Sans" w:hAnsi="Open Sans" w:cs="Open Sans"/>
            <w:color w:val="3F3F3F"/>
            <w:spacing w:val="5"/>
            <w:position w:val="1"/>
          </w:rPr>
          <w:delText>D</w:delText>
        </w:r>
        <w:r w:rsidDel="00654A81">
          <w:rPr>
            <w:rFonts w:ascii="Open Sans" w:eastAsia="Open Sans" w:hAnsi="Open Sans" w:cs="Open Sans"/>
            <w:color w:val="3F3F3F"/>
            <w:position w:val="1"/>
          </w:rPr>
          <w:delText>r</w:delText>
        </w:r>
        <w:r w:rsidDel="00654A81">
          <w:rPr>
            <w:rFonts w:ascii="Open Sans" w:eastAsia="Open Sans" w:hAnsi="Open Sans" w:cs="Open Sans"/>
            <w:color w:val="3F3F3F"/>
            <w:spacing w:val="5"/>
            <w:position w:val="1"/>
          </w:rPr>
          <w:delText>i</w:delText>
        </w:r>
        <w:r w:rsidDel="00654A81">
          <w:rPr>
            <w:rFonts w:ascii="Open Sans" w:eastAsia="Open Sans" w:hAnsi="Open Sans" w:cs="Open Sans"/>
            <w:color w:val="3F3F3F"/>
            <w:spacing w:val="-5"/>
            <w:position w:val="1"/>
          </w:rPr>
          <w:delText>v</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rs</w:delText>
        </w:r>
        <w:r w:rsidDel="00654A81">
          <w:rPr>
            <w:rFonts w:ascii="Open Sans" w:eastAsia="Open Sans" w:hAnsi="Open Sans" w:cs="Open Sans"/>
            <w:color w:val="3F3F3F"/>
            <w:spacing w:val="1"/>
            <w:position w:val="1"/>
          </w:rPr>
          <w:delText xml:space="preserve"> </w:delText>
        </w:r>
        <w:r w:rsidDel="00654A81">
          <w:rPr>
            <w:rFonts w:ascii="Open Sans" w:eastAsia="Open Sans" w:hAnsi="Open Sans" w:cs="Open Sans"/>
            <w:color w:val="3F3F3F"/>
            <w:spacing w:val="5"/>
            <w:position w:val="1"/>
          </w:rPr>
          <w:delText>G</w:delText>
        </w:r>
        <w:r w:rsidDel="00654A81">
          <w:rPr>
            <w:rFonts w:ascii="Open Sans" w:eastAsia="Open Sans" w:hAnsi="Open Sans" w:cs="Open Sans"/>
            <w:color w:val="3F3F3F"/>
            <w:spacing w:val="-2"/>
            <w:position w:val="1"/>
          </w:rPr>
          <w:delText>a</w:delText>
        </w:r>
        <w:r w:rsidDel="00654A81">
          <w:rPr>
            <w:rFonts w:ascii="Open Sans" w:eastAsia="Open Sans" w:hAnsi="Open Sans" w:cs="Open Sans"/>
            <w:color w:val="3F3F3F"/>
            <w:position w:val="1"/>
          </w:rPr>
          <w:delText>n</w:delText>
        </w:r>
        <w:r w:rsidDel="00654A81">
          <w:rPr>
            <w:rFonts w:ascii="Open Sans" w:eastAsia="Open Sans" w:hAnsi="Open Sans" w:cs="Open Sans"/>
            <w:color w:val="3F3F3F"/>
            <w:spacing w:val="-3"/>
            <w:position w:val="1"/>
          </w:rPr>
          <w:delText>t</w:delText>
        </w:r>
        <w:r w:rsidDel="00654A81">
          <w:rPr>
            <w:rFonts w:ascii="Open Sans" w:eastAsia="Open Sans" w:hAnsi="Open Sans" w:cs="Open Sans"/>
            <w:color w:val="3F3F3F"/>
            <w:position w:val="1"/>
          </w:rPr>
          <w:delText>t</w:delText>
        </w:r>
        <w:r w:rsidDel="00654A81">
          <w:rPr>
            <w:rFonts w:ascii="Open Sans" w:eastAsia="Open Sans" w:hAnsi="Open Sans" w:cs="Open Sans"/>
            <w:color w:val="3F3F3F"/>
            <w:spacing w:val="-1"/>
            <w:position w:val="1"/>
          </w:rPr>
          <w:delText xml:space="preserve"> </w:delText>
        </w:r>
        <w:r w:rsidDel="00654A81">
          <w:rPr>
            <w:rFonts w:ascii="Open Sans" w:eastAsia="Open Sans" w:hAnsi="Open Sans" w:cs="Open Sans"/>
            <w:color w:val="3F3F3F"/>
            <w:position w:val="1"/>
          </w:rPr>
          <w:delText>c</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rr</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sp</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nd</w:delText>
        </w:r>
        <w:r w:rsidDel="00654A81">
          <w:rPr>
            <w:rFonts w:ascii="Open Sans" w:eastAsia="Open Sans" w:hAnsi="Open Sans" w:cs="Open Sans"/>
            <w:color w:val="3F3F3F"/>
            <w:spacing w:val="5"/>
            <w:position w:val="1"/>
          </w:rPr>
          <w:delText>i</w:delText>
        </w:r>
        <w:r w:rsidDel="00654A81">
          <w:rPr>
            <w:rFonts w:ascii="Open Sans" w:eastAsia="Open Sans" w:hAnsi="Open Sans" w:cs="Open Sans"/>
            <w:color w:val="3F3F3F"/>
            <w:position w:val="1"/>
          </w:rPr>
          <w:delText>ng</w:delText>
        </w:r>
        <w:r w:rsidDel="00654A81">
          <w:rPr>
            <w:rFonts w:ascii="Open Sans" w:eastAsia="Open Sans" w:hAnsi="Open Sans" w:cs="Open Sans"/>
            <w:color w:val="3F3F3F"/>
            <w:spacing w:val="-5"/>
            <w:position w:val="1"/>
          </w:rPr>
          <w:delText xml:space="preserve"> </w:delText>
        </w:r>
        <w:r w:rsidDel="00654A81">
          <w:rPr>
            <w:rFonts w:ascii="Open Sans" w:eastAsia="Open Sans" w:hAnsi="Open Sans" w:cs="Open Sans"/>
            <w:color w:val="3F3F3F"/>
            <w:spacing w:val="-3"/>
            <w:position w:val="1"/>
          </w:rPr>
          <w:delText>t</w:delText>
        </w:r>
        <w:r w:rsidDel="00654A81">
          <w:rPr>
            <w:rFonts w:ascii="Open Sans" w:eastAsia="Open Sans" w:hAnsi="Open Sans" w:cs="Open Sans"/>
            <w:color w:val="3F3F3F"/>
            <w:position w:val="1"/>
          </w:rPr>
          <w:delText>o</w:delText>
        </w:r>
        <w:r w:rsidDel="00654A81">
          <w:rPr>
            <w:rFonts w:ascii="Open Sans" w:eastAsia="Open Sans" w:hAnsi="Open Sans" w:cs="Open Sans"/>
            <w:color w:val="3F3F3F"/>
            <w:spacing w:val="5"/>
            <w:position w:val="1"/>
          </w:rPr>
          <w:delText xml:space="preserve"> </w:delText>
        </w:r>
        <w:r w:rsidDel="00654A81">
          <w:rPr>
            <w:rFonts w:ascii="Open Sans" w:eastAsia="Open Sans" w:hAnsi="Open Sans" w:cs="Open Sans"/>
            <w:b/>
            <w:bCs/>
            <w:color w:val="191970"/>
            <w:spacing w:val="-1"/>
            <w:position w:val="1"/>
          </w:rPr>
          <w:delText>F</w:delText>
        </w:r>
        <w:r w:rsidDel="00654A81">
          <w:rPr>
            <w:rFonts w:ascii="Open Sans" w:eastAsia="Open Sans" w:hAnsi="Open Sans" w:cs="Open Sans"/>
            <w:b/>
            <w:bCs/>
            <w:color w:val="191970"/>
            <w:spacing w:val="-7"/>
            <w:position w:val="1"/>
          </w:rPr>
          <w:delText>i</w:delText>
        </w:r>
        <w:r w:rsidDel="00654A81">
          <w:rPr>
            <w:rFonts w:ascii="Open Sans" w:eastAsia="Open Sans" w:hAnsi="Open Sans" w:cs="Open Sans"/>
            <w:b/>
            <w:bCs/>
            <w:color w:val="191970"/>
            <w:spacing w:val="-4"/>
            <w:position w:val="1"/>
          </w:rPr>
          <w:delText>g</w:delText>
        </w:r>
        <w:r w:rsidDel="00654A81">
          <w:rPr>
            <w:rFonts w:ascii="Open Sans" w:eastAsia="Open Sans" w:hAnsi="Open Sans" w:cs="Open Sans"/>
            <w:b/>
            <w:bCs/>
            <w:color w:val="191970"/>
            <w:spacing w:val="5"/>
            <w:position w:val="1"/>
          </w:rPr>
          <w:delText>ur</w:delText>
        </w:r>
        <w:r w:rsidDel="00654A81">
          <w:rPr>
            <w:rFonts w:ascii="Open Sans" w:eastAsia="Open Sans" w:hAnsi="Open Sans" w:cs="Open Sans"/>
            <w:b/>
            <w:bCs/>
            <w:color w:val="191970"/>
            <w:position w:val="1"/>
          </w:rPr>
          <w:delText>e</w:delText>
        </w:r>
        <w:r w:rsidDel="00654A81">
          <w:rPr>
            <w:rFonts w:ascii="Open Sans" w:eastAsia="Open Sans" w:hAnsi="Open Sans" w:cs="Open Sans"/>
            <w:b/>
            <w:bCs/>
            <w:color w:val="191970"/>
            <w:spacing w:val="4"/>
            <w:position w:val="1"/>
          </w:rPr>
          <w:delText xml:space="preserve"> </w:delText>
        </w:r>
        <w:r w:rsidDel="00654A81">
          <w:rPr>
            <w:rFonts w:ascii="Open Sans" w:eastAsia="Open Sans" w:hAnsi="Open Sans" w:cs="Open Sans"/>
            <w:b/>
            <w:bCs/>
            <w:color w:val="191970"/>
            <w:spacing w:val="-5"/>
            <w:position w:val="1"/>
          </w:rPr>
          <w:delText>1</w:delText>
        </w:r>
        <w:r w:rsidDel="00654A81">
          <w:rPr>
            <w:rFonts w:ascii="Open Sans" w:eastAsia="Open Sans" w:hAnsi="Open Sans" w:cs="Open Sans"/>
            <w:b/>
            <w:bCs/>
            <w:color w:val="191970"/>
            <w:spacing w:val="4"/>
            <w:position w:val="1"/>
          </w:rPr>
          <w:delText>-</w:delText>
        </w:r>
        <w:r w:rsidDel="00654A81">
          <w:rPr>
            <w:rFonts w:ascii="Open Sans" w:eastAsia="Open Sans" w:hAnsi="Open Sans" w:cs="Open Sans"/>
            <w:b/>
            <w:bCs/>
            <w:color w:val="191970"/>
            <w:position w:val="1"/>
          </w:rPr>
          <w:delText>3</w:delText>
        </w:r>
      </w:del>
    </w:p>
    <w:p w14:paraId="17631CF0" w14:textId="53D0545D" w:rsidR="0074787C" w:rsidRDefault="00656446">
      <w:pPr>
        <w:spacing w:after="0" w:line="240" w:lineRule="auto"/>
        <w:ind w:left="115" w:right="38"/>
        <w:rPr>
          <w:rFonts w:ascii="Open Sans" w:eastAsia="Open Sans" w:hAnsi="Open Sans" w:cs="Open Sans"/>
        </w:rPr>
        <w:pPrChange w:id="121" w:author="Administrator" w:date="2016-09-17T14:27:00Z">
          <w:pPr>
            <w:spacing w:after="0" w:line="240" w:lineRule="auto"/>
            <w:ind w:left="115" w:right="-20"/>
          </w:pPr>
        </w:pPrChange>
      </w:pPr>
      <w:del w:id="122" w:author="Administrator" w:date="2016-09-17T14:27:00Z">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5"/>
          </w:rPr>
          <w:delText>v</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7"/>
          </w:rPr>
          <w:delText xml:space="preserve"> </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2"/>
          </w:rPr>
          <w:delText>oo</w:delText>
        </w:r>
        <w:r w:rsidDel="00654A81">
          <w:rPr>
            <w:rFonts w:ascii="Open Sans" w:eastAsia="Open Sans" w:hAnsi="Open Sans" w:cs="Open Sans"/>
            <w:color w:val="3F3F3F"/>
            <w:spacing w:val="5"/>
          </w:rPr>
          <w:delText>k</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qu</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e</w:delText>
        </w:r>
        <w:r w:rsidDel="00654A81">
          <w:rPr>
            <w:rFonts w:ascii="Open Sans" w:eastAsia="Open Sans" w:hAnsi="Open Sans" w:cs="Open Sans"/>
            <w:color w:val="3F3F3F"/>
            <w:spacing w:val="-4"/>
          </w:rPr>
          <w:delText xml:space="preserve"> </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spacing w:val="1"/>
          </w:rPr>
          <w:delText>ff</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w:delText>
        </w:r>
      </w:del>
    </w:p>
    <w:p w14:paraId="5059F203" w14:textId="77777777" w:rsidR="0074787C" w:rsidRDefault="0074787C">
      <w:pPr>
        <w:spacing w:before="2" w:after="0" w:line="130" w:lineRule="exact"/>
        <w:rPr>
          <w:sz w:val="13"/>
          <w:szCs w:val="13"/>
        </w:rPr>
      </w:pPr>
    </w:p>
    <w:p w14:paraId="25A63A3A" w14:textId="77777777" w:rsidR="0074787C" w:rsidRDefault="002D0355">
      <w:pPr>
        <w:spacing w:after="0" w:line="240" w:lineRule="auto"/>
        <w:ind w:left="115" w:right="-20"/>
        <w:rPr>
          <w:rFonts w:ascii="Times New Roman" w:eastAsia="Times New Roman" w:hAnsi="Times New Roman" w:cs="Times New Roman"/>
          <w:sz w:val="20"/>
          <w:szCs w:val="20"/>
        </w:rPr>
      </w:pPr>
      <w:r>
        <w:pict w14:anchorId="422FE4BD">
          <v:group id="_x0000_s1161" style="position:absolute;left:0;text-align:left;margin-left:69.4pt;margin-top:227.6pt;width:456pt;height:60pt;z-index:-1280;mso-position-horizontal-relative:page" coordorigin="1388,4553" coordsize="9120,1200">
            <v:shape id="_x0000_s1166" type="#_x0000_t75" style="position:absolute;left:1395;top:4560;width:1080;height:810">
              <v:imagedata r:id="rId26" o:title=""/>
            </v:shape>
            <v:group id="_x0000_s1164" style="position:absolute;left:1395;top:4560;width:9082;height:1185" coordorigin="1395,4560" coordsize="9082,1185">
              <v:shape id="_x0000_s1165" style="position:absolute;left:1395;top:4560;width:9082;height:1185" coordorigin="1395,4560" coordsize="9082,1185" path="m10410,4560r-8933,l1419,4589r-24,61l1395,5663r29,58l1485,5745r8933,l10440,5740r20,-10l10476,5716r1,-1l1479,5715r-21,-6l1441,5696r-12,-19l1425,5655r,-1011l1431,4623r13,-17l1463,4594r22,-4l10476,4590r-5,-6l10453,4571r-20,-8l10410,4560e" fillcolor="#ebc55a" stroked="f">
                <v:path arrowok="t"/>
              </v:shape>
            </v:group>
            <v:group id="_x0000_s1162" style="position:absolute;left:1485;top:4590;width:9015;height:1125" coordorigin="1485,4590" coordsize="9015,1125">
              <v:shape id="_x0000_s1163" style="position:absolute;left:1485;top:4590;width:9015;height:1125" coordorigin="1485,4590" coordsize="9015,1125" path="m10476,4590r-8991,l10416,4590r21,6l10454,4609r12,19l10470,4650r,1011l10464,5682r-13,17l10432,5711r-22,4l10477,5715r12,-17l10497,5678r3,-23l10500,4642r-5,-22l10485,4600r-9,-10e" fillcolor="#ebc55a" stroked="f">
                <v:path arrowok="t"/>
              </v:shape>
            </v:group>
            <w10:wrap anchorx="page"/>
          </v:group>
        </w:pict>
      </w:r>
      <w:r>
        <w:pict w14:anchorId="4266EFB7">
          <v:shape id="_x0000_i1036" type="#_x0000_t75" style="width:401.25pt;height:218.25pt;mso-position-horizontal-relative:char;mso-position-vertical-relative:line">
            <v:imagedata r:id="rId27" o:title=""/>
          </v:shape>
        </w:pict>
      </w:r>
    </w:p>
    <w:p w14:paraId="75149471" w14:textId="77777777" w:rsidR="0074787C" w:rsidRDefault="0074787C">
      <w:pPr>
        <w:spacing w:after="0" w:line="200" w:lineRule="exact"/>
        <w:rPr>
          <w:sz w:val="20"/>
          <w:szCs w:val="20"/>
        </w:rPr>
      </w:pPr>
    </w:p>
    <w:p w14:paraId="318F96EE" w14:textId="77777777" w:rsidR="0074787C" w:rsidRDefault="0074787C">
      <w:pPr>
        <w:spacing w:before="11" w:after="0" w:line="200" w:lineRule="exact"/>
        <w:rPr>
          <w:sz w:val="20"/>
          <w:szCs w:val="20"/>
        </w:rPr>
      </w:pPr>
    </w:p>
    <w:p w14:paraId="6C9E073E" w14:textId="4B495D23" w:rsidR="0074787C" w:rsidDel="00654A81" w:rsidRDefault="00656446">
      <w:pPr>
        <w:spacing w:after="0" w:line="240" w:lineRule="auto"/>
        <w:ind w:left="1270" w:right="325"/>
        <w:rPr>
          <w:del w:id="123" w:author="Administrator" w:date="2016-09-17T14:27:00Z"/>
          <w:rFonts w:ascii="Open Sans" w:eastAsia="Open Sans" w:hAnsi="Open Sans" w:cs="Open Sans"/>
        </w:rPr>
      </w:pPr>
      <w:del w:id="124" w:author="Administrator" w:date="2016-09-17T14:27:00Z">
        <w:r w:rsidDel="00654A81">
          <w:rPr>
            <w:rFonts w:ascii="Open Sans" w:eastAsia="Open Sans" w:hAnsi="Open Sans" w:cs="Open Sans"/>
            <w:spacing w:val="-2"/>
          </w:rPr>
          <w:delText>T</w:delText>
        </w:r>
        <w:r w:rsidDel="00654A81">
          <w:rPr>
            <w:rFonts w:ascii="Open Sans" w:eastAsia="Open Sans" w:hAnsi="Open Sans" w:cs="Open Sans"/>
          </w:rPr>
          <w:delText>he</w:delText>
        </w:r>
        <w:r w:rsidDel="00654A81">
          <w:rPr>
            <w:rFonts w:ascii="Open Sans" w:eastAsia="Open Sans" w:hAnsi="Open Sans" w:cs="Open Sans"/>
            <w:spacing w:val="-2"/>
          </w:rPr>
          <w:delText xml:space="preserve"> </w:delText>
        </w:r>
        <w:r w:rsidDel="00654A81">
          <w:rPr>
            <w:rFonts w:ascii="Open Sans" w:eastAsia="Open Sans" w:hAnsi="Open Sans" w:cs="Open Sans"/>
          </w:rPr>
          <w:delText>p</w:delText>
        </w:r>
        <w:r w:rsidDel="00654A81">
          <w:rPr>
            <w:rFonts w:ascii="Open Sans" w:eastAsia="Open Sans" w:hAnsi="Open Sans" w:cs="Open Sans"/>
            <w:spacing w:val="2"/>
          </w:rPr>
          <w:delText>o</w:delText>
        </w:r>
        <w:r w:rsidDel="00654A81">
          <w:rPr>
            <w:rFonts w:ascii="Open Sans" w:eastAsia="Open Sans" w:hAnsi="Open Sans" w:cs="Open Sans"/>
            <w:spacing w:val="5"/>
          </w:rPr>
          <w:delText>i</w:delText>
        </w:r>
        <w:r w:rsidDel="00654A81">
          <w:rPr>
            <w:rFonts w:ascii="Open Sans" w:eastAsia="Open Sans" w:hAnsi="Open Sans" w:cs="Open Sans"/>
          </w:rPr>
          <w:delText>nt</w:delText>
        </w:r>
        <w:r w:rsidDel="00654A81">
          <w:rPr>
            <w:rFonts w:ascii="Open Sans" w:eastAsia="Open Sans" w:hAnsi="Open Sans" w:cs="Open Sans"/>
            <w:spacing w:val="-3"/>
          </w:rPr>
          <w:delText xml:space="preserve"> </w:delText>
        </w:r>
        <w:r w:rsidDel="00654A81">
          <w:rPr>
            <w:rFonts w:ascii="Open Sans" w:eastAsia="Open Sans" w:hAnsi="Open Sans" w:cs="Open Sans"/>
            <w:spacing w:val="2"/>
          </w:rPr>
          <w:delText>o</w:delText>
        </w:r>
        <w:r w:rsidDel="00654A81">
          <w:rPr>
            <w:rFonts w:ascii="Open Sans" w:eastAsia="Open Sans" w:hAnsi="Open Sans" w:cs="Open Sans"/>
          </w:rPr>
          <w:delText>f</w:delText>
        </w:r>
        <w:r w:rsidDel="00654A81">
          <w:rPr>
            <w:rFonts w:ascii="Open Sans" w:eastAsia="Open Sans" w:hAnsi="Open Sans" w:cs="Open Sans"/>
            <w:spacing w:val="2"/>
          </w:rPr>
          <w:delText xml:space="preserve"> </w:delText>
        </w:r>
        <w:r w:rsidDel="00654A81">
          <w:rPr>
            <w:rFonts w:ascii="Open Sans" w:eastAsia="Open Sans" w:hAnsi="Open Sans" w:cs="Open Sans"/>
            <w:spacing w:val="-2"/>
          </w:rPr>
          <w:delText>a</w:delText>
        </w:r>
        <w:r w:rsidDel="00654A81">
          <w:rPr>
            <w:rFonts w:ascii="Open Sans" w:eastAsia="Open Sans" w:hAnsi="Open Sans" w:cs="Open Sans"/>
            <w:spacing w:val="5"/>
          </w:rPr>
          <w:delText>l</w:delText>
        </w:r>
        <w:r w:rsidDel="00654A81">
          <w:rPr>
            <w:rFonts w:ascii="Open Sans" w:eastAsia="Open Sans" w:hAnsi="Open Sans" w:cs="Open Sans"/>
          </w:rPr>
          <w:delText>l</w:delText>
        </w:r>
        <w:r w:rsidDel="00654A81">
          <w:rPr>
            <w:rFonts w:ascii="Open Sans" w:eastAsia="Open Sans" w:hAnsi="Open Sans" w:cs="Open Sans"/>
            <w:spacing w:val="6"/>
          </w:rPr>
          <w:delText xml:space="preserve"> </w:delText>
        </w:r>
        <w:r w:rsidDel="00654A81">
          <w:rPr>
            <w:rFonts w:ascii="Open Sans" w:eastAsia="Open Sans" w:hAnsi="Open Sans" w:cs="Open Sans"/>
            <w:spacing w:val="2"/>
          </w:rPr>
          <w:delText>o</w:delText>
        </w:r>
        <w:r w:rsidDel="00654A81">
          <w:rPr>
            <w:rFonts w:ascii="Open Sans" w:eastAsia="Open Sans" w:hAnsi="Open Sans" w:cs="Open Sans"/>
          </w:rPr>
          <w:delText>f</w:delText>
        </w:r>
        <w:r w:rsidDel="00654A81">
          <w:rPr>
            <w:rFonts w:ascii="Open Sans" w:eastAsia="Open Sans" w:hAnsi="Open Sans" w:cs="Open Sans"/>
            <w:spacing w:val="2"/>
          </w:rPr>
          <w:delText xml:space="preserve"> </w:delText>
        </w:r>
        <w:r w:rsidDel="00654A81">
          <w:rPr>
            <w:rFonts w:ascii="Open Sans" w:eastAsia="Open Sans" w:hAnsi="Open Sans" w:cs="Open Sans"/>
            <w:spacing w:val="-3"/>
          </w:rPr>
          <w:delText>t</w:delText>
        </w:r>
        <w:r w:rsidDel="00654A81">
          <w:rPr>
            <w:rFonts w:ascii="Open Sans" w:eastAsia="Open Sans" w:hAnsi="Open Sans" w:cs="Open Sans"/>
          </w:rPr>
          <w:delText>h</w:delText>
        </w:r>
        <w:r w:rsidDel="00654A81">
          <w:rPr>
            <w:rFonts w:ascii="Open Sans" w:eastAsia="Open Sans" w:hAnsi="Open Sans" w:cs="Open Sans"/>
            <w:spacing w:val="5"/>
          </w:rPr>
          <w:delText>i</w:delText>
        </w:r>
        <w:r w:rsidDel="00654A81">
          <w:rPr>
            <w:rFonts w:ascii="Open Sans" w:eastAsia="Open Sans" w:hAnsi="Open Sans" w:cs="Open Sans"/>
          </w:rPr>
          <w:delText>s,</w:delText>
        </w:r>
        <w:r w:rsidDel="00654A81">
          <w:rPr>
            <w:rFonts w:ascii="Open Sans" w:eastAsia="Open Sans" w:hAnsi="Open Sans" w:cs="Open Sans"/>
            <w:spacing w:val="7"/>
          </w:rPr>
          <w:delText xml:space="preserve"> </w:delText>
        </w:r>
        <w:r w:rsidDel="00654A81">
          <w:rPr>
            <w:rFonts w:ascii="Open Sans" w:eastAsia="Open Sans" w:hAnsi="Open Sans" w:cs="Open Sans"/>
            <w:spacing w:val="5"/>
          </w:rPr>
          <w:delText>i</w:delText>
        </w:r>
        <w:r w:rsidDel="00654A81">
          <w:rPr>
            <w:rFonts w:ascii="Open Sans" w:eastAsia="Open Sans" w:hAnsi="Open Sans" w:cs="Open Sans"/>
          </w:rPr>
          <w:delText>s</w:delText>
        </w:r>
        <w:r w:rsidDel="00654A81">
          <w:rPr>
            <w:rFonts w:ascii="Open Sans" w:eastAsia="Open Sans" w:hAnsi="Open Sans" w:cs="Open Sans"/>
            <w:spacing w:val="2"/>
          </w:rPr>
          <w:delText xml:space="preserve"> </w:delText>
        </w:r>
        <w:r w:rsidDel="00654A81">
          <w:rPr>
            <w:rFonts w:ascii="Open Sans" w:eastAsia="Open Sans" w:hAnsi="Open Sans" w:cs="Open Sans"/>
            <w:spacing w:val="-3"/>
          </w:rPr>
          <w:delText>t</w:delText>
        </w:r>
        <w:r w:rsidDel="00654A81">
          <w:rPr>
            <w:rFonts w:ascii="Open Sans" w:eastAsia="Open Sans" w:hAnsi="Open Sans" w:cs="Open Sans"/>
          </w:rPr>
          <w:delText>h</w:delText>
        </w:r>
        <w:r w:rsidDel="00654A81">
          <w:rPr>
            <w:rFonts w:ascii="Open Sans" w:eastAsia="Open Sans" w:hAnsi="Open Sans" w:cs="Open Sans"/>
            <w:spacing w:val="-2"/>
          </w:rPr>
          <w:delText>a</w:delText>
        </w:r>
        <w:r w:rsidDel="00654A81">
          <w:rPr>
            <w:rFonts w:ascii="Open Sans" w:eastAsia="Open Sans" w:hAnsi="Open Sans" w:cs="Open Sans"/>
          </w:rPr>
          <w:delText>t</w:delText>
        </w:r>
        <w:r w:rsidDel="00654A81">
          <w:rPr>
            <w:rFonts w:ascii="Open Sans" w:eastAsia="Open Sans" w:hAnsi="Open Sans" w:cs="Open Sans"/>
            <w:spacing w:val="-1"/>
          </w:rPr>
          <w:delText xml:space="preserve"> </w:delText>
        </w:r>
        <w:r w:rsidDel="00654A81">
          <w:rPr>
            <w:rFonts w:ascii="Open Sans" w:eastAsia="Open Sans" w:hAnsi="Open Sans" w:cs="Open Sans"/>
          </w:rPr>
          <w:delText>a s</w:delText>
        </w:r>
        <w:r w:rsidDel="00654A81">
          <w:rPr>
            <w:rFonts w:ascii="Open Sans" w:eastAsia="Open Sans" w:hAnsi="Open Sans" w:cs="Open Sans"/>
            <w:spacing w:val="-3"/>
          </w:rPr>
          <w:delText>ee</w:delText>
        </w:r>
        <w:r w:rsidDel="00654A81">
          <w:rPr>
            <w:rFonts w:ascii="Open Sans" w:eastAsia="Open Sans" w:hAnsi="Open Sans" w:cs="Open Sans"/>
            <w:spacing w:val="5"/>
          </w:rPr>
          <w:delText>mi</w:delText>
        </w:r>
        <w:r w:rsidDel="00654A81">
          <w:rPr>
            <w:rFonts w:ascii="Open Sans" w:eastAsia="Open Sans" w:hAnsi="Open Sans" w:cs="Open Sans"/>
          </w:rPr>
          <w:delText>ng</w:delText>
        </w:r>
        <w:r w:rsidDel="00654A81">
          <w:rPr>
            <w:rFonts w:ascii="Open Sans" w:eastAsia="Open Sans" w:hAnsi="Open Sans" w:cs="Open Sans"/>
            <w:spacing w:val="5"/>
          </w:rPr>
          <w:delText>l</w:delText>
        </w:r>
        <w:r w:rsidDel="00654A81">
          <w:rPr>
            <w:rFonts w:ascii="Open Sans" w:eastAsia="Open Sans" w:hAnsi="Open Sans" w:cs="Open Sans"/>
          </w:rPr>
          <w:delText>y</w:delText>
        </w:r>
        <w:r w:rsidDel="00654A81">
          <w:rPr>
            <w:rFonts w:ascii="Open Sans" w:eastAsia="Open Sans" w:hAnsi="Open Sans" w:cs="Open Sans"/>
            <w:spacing w:val="-8"/>
          </w:rPr>
          <w:delText xml:space="preserve"> </w:delText>
        </w:r>
        <w:r w:rsidDel="00654A81">
          <w:rPr>
            <w:rFonts w:ascii="Open Sans" w:eastAsia="Open Sans" w:hAnsi="Open Sans" w:cs="Open Sans"/>
            <w:spacing w:val="-3"/>
          </w:rPr>
          <w:delText>t</w:delText>
        </w:r>
        <w:r w:rsidDel="00654A81">
          <w:rPr>
            <w:rFonts w:ascii="Open Sans" w:eastAsia="Open Sans" w:hAnsi="Open Sans" w:cs="Open Sans"/>
          </w:rPr>
          <w:delText>r</w:delText>
        </w:r>
        <w:r w:rsidDel="00654A81">
          <w:rPr>
            <w:rFonts w:ascii="Open Sans" w:eastAsia="Open Sans" w:hAnsi="Open Sans" w:cs="Open Sans"/>
            <w:spacing w:val="5"/>
          </w:rPr>
          <w:delText>i</w:delText>
        </w:r>
        <w:r w:rsidDel="00654A81">
          <w:rPr>
            <w:rFonts w:ascii="Open Sans" w:eastAsia="Open Sans" w:hAnsi="Open Sans" w:cs="Open Sans"/>
            <w:spacing w:val="-5"/>
          </w:rPr>
          <w:delText>v</w:delText>
        </w:r>
        <w:r w:rsidDel="00654A81">
          <w:rPr>
            <w:rFonts w:ascii="Open Sans" w:eastAsia="Open Sans" w:hAnsi="Open Sans" w:cs="Open Sans"/>
            <w:spacing w:val="5"/>
          </w:rPr>
          <w:delText>i</w:delText>
        </w:r>
        <w:r w:rsidDel="00654A81">
          <w:rPr>
            <w:rFonts w:ascii="Open Sans" w:eastAsia="Open Sans" w:hAnsi="Open Sans" w:cs="Open Sans"/>
            <w:spacing w:val="-2"/>
          </w:rPr>
          <w:delText>a</w:delText>
        </w:r>
        <w:r w:rsidDel="00654A81">
          <w:rPr>
            <w:rFonts w:ascii="Open Sans" w:eastAsia="Open Sans" w:hAnsi="Open Sans" w:cs="Open Sans"/>
          </w:rPr>
          <w:delText>l</w:delText>
        </w:r>
        <w:r w:rsidDel="00654A81">
          <w:rPr>
            <w:rFonts w:ascii="Open Sans" w:eastAsia="Open Sans" w:hAnsi="Open Sans" w:cs="Open Sans"/>
            <w:spacing w:val="4"/>
          </w:rPr>
          <w:delText xml:space="preserve"> </w:delText>
        </w:r>
        <w:r w:rsidDel="00654A81">
          <w:rPr>
            <w:rFonts w:ascii="Open Sans" w:eastAsia="Open Sans" w:hAnsi="Open Sans" w:cs="Open Sans"/>
          </w:rPr>
          <w:delText>ch</w:delText>
        </w:r>
        <w:r w:rsidDel="00654A81">
          <w:rPr>
            <w:rFonts w:ascii="Open Sans" w:eastAsia="Open Sans" w:hAnsi="Open Sans" w:cs="Open Sans"/>
            <w:spacing w:val="-2"/>
          </w:rPr>
          <w:delText>a</w:delText>
        </w:r>
        <w:r w:rsidDel="00654A81">
          <w:rPr>
            <w:rFonts w:ascii="Open Sans" w:eastAsia="Open Sans" w:hAnsi="Open Sans" w:cs="Open Sans"/>
          </w:rPr>
          <w:delText>nge</w:delText>
        </w:r>
        <w:r w:rsidDel="00654A81">
          <w:rPr>
            <w:rFonts w:ascii="Open Sans" w:eastAsia="Open Sans" w:hAnsi="Open Sans" w:cs="Open Sans"/>
            <w:spacing w:val="-5"/>
          </w:rPr>
          <w:delText xml:space="preserve"> </w:delText>
        </w:r>
        <w:r w:rsidDel="00654A81">
          <w:rPr>
            <w:rFonts w:ascii="Open Sans" w:eastAsia="Open Sans" w:hAnsi="Open Sans" w:cs="Open Sans"/>
          </w:rPr>
          <w:delText xml:space="preserve">such </w:delText>
        </w:r>
        <w:r w:rsidDel="00654A81">
          <w:rPr>
            <w:rFonts w:ascii="Open Sans" w:eastAsia="Open Sans" w:hAnsi="Open Sans" w:cs="Open Sans"/>
            <w:spacing w:val="-2"/>
          </w:rPr>
          <w:delText>a</w:delText>
        </w:r>
        <w:r w:rsidDel="00654A81">
          <w:rPr>
            <w:rFonts w:ascii="Open Sans" w:eastAsia="Open Sans" w:hAnsi="Open Sans" w:cs="Open Sans"/>
          </w:rPr>
          <w:delText>s</w:delText>
        </w:r>
        <w:r w:rsidDel="00654A81">
          <w:rPr>
            <w:rFonts w:ascii="Open Sans" w:eastAsia="Open Sans" w:hAnsi="Open Sans" w:cs="Open Sans"/>
            <w:spacing w:val="3"/>
          </w:rPr>
          <w:delText xml:space="preserve"> </w:delText>
        </w:r>
        <w:r w:rsidDel="00654A81">
          <w:rPr>
            <w:rFonts w:ascii="Open Sans" w:eastAsia="Open Sans" w:hAnsi="Open Sans" w:cs="Open Sans"/>
            <w:spacing w:val="-3"/>
          </w:rPr>
          <w:delText>e</w:delText>
        </w:r>
        <w:r w:rsidDel="00654A81">
          <w:rPr>
            <w:rFonts w:ascii="Open Sans" w:eastAsia="Open Sans" w:hAnsi="Open Sans" w:cs="Open Sans"/>
            <w:spacing w:val="5"/>
          </w:rPr>
          <w:delText>x</w:delText>
        </w:r>
        <w:r w:rsidDel="00654A81">
          <w:rPr>
            <w:rFonts w:ascii="Open Sans" w:eastAsia="Open Sans" w:hAnsi="Open Sans" w:cs="Open Sans"/>
            <w:spacing w:val="-3"/>
          </w:rPr>
          <w:delText>te</w:delText>
        </w:r>
        <w:r w:rsidDel="00654A81">
          <w:rPr>
            <w:rFonts w:ascii="Open Sans" w:eastAsia="Open Sans" w:hAnsi="Open Sans" w:cs="Open Sans"/>
          </w:rPr>
          <w:delText>nd</w:delText>
        </w:r>
        <w:r w:rsidDel="00654A81">
          <w:rPr>
            <w:rFonts w:ascii="Open Sans" w:eastAsia="Open Sans" w:hAnsi="Open Sans" w:cs="Open Sans"/>
            <w:spacing w:val="5"/>
          </w:rPr>
          <w:delText>i</w:delText>
        </w:r>
        <w:r w:rsidDel="00654A81">
          <w:rPr>
            <w:rFonts w:ascii="Open Sans" w:eastAsia="Open Sans" w:hAnsi="Open Sans" w:cs="Open Sans"/>
          </w:rPr>
          <w:delText xml:space="preserve">ng a </w:delText>
        </w:r>
        <w:r w:rsidDel="00654A81">
          <w:rPr>
            <w:rFonts w:ascii="Open Sans" w:eastAsia="Open Sans" w:hAnsi="Open Sans" w:cs="Open Sans"/>
            <w:spacing w:val="-3"/>
          </w:rPr>
          <w:delText>t</w:delText>
        </w:r>
        <w:r w:rsidDel="00654A81">
          <w:rPr>
            <w:rFonts w:ascii="Open Sans" w:eastAsia="Open Sans" w:hAnsi="Open Sans" w:cs="Open Sans"/>
          </w:rPr>
          <w:delText>r</w:delText>
        </w:r>
        <w:r w:rsidDel="00654A81">
          <w:rPr>
            <w:rFonts w:ascii="Open Sans" w:eastAsia="Open Sans" w:hAnsi="Open Sans" w:cs="Open Sans"/>
            <w:spacing w:val="5"/>
          </w:rPr>
          <w:delText>i</w:delText>
        </w:r>
        <w:r w:rsidDel="00654A81">
          <w:rPr>
            <w:rFonts w:ascii="Open Sans" w:eastAsia="Open Sans" w:hAnsi="Open Sans" w:cs="Open Sans"/>
          </w:rPr>
          <w:delText>p</w:delText>
        </w:r>
        <w:r w:rsidDel="00654A81">
          <w:rPr>
            <w:rFonts w:ascii="Open Sans" w:eastAsia="Open Sans" w:hAnsi="Open Sans" w:cs="Open Sans"/>
            <w:spacing w:val="1"/>
          </w:rPr>
          <w:delText xml:space="preserve"> </w:delText>
        </w:r>
        <w:r w:rsidDel="00654A81">
          <w:rPr>
            <w:rFonts w:ascii="Open Sans" w:eastAsia="Open Sans" w:hAnsi="Open Sans" w:cs="Open Sans"/>
          </w:rPr>
          <w:delText>by</w:delText>
        </w:r>
        <w:r w:rsidDel="00654A81">
          <w:rPr>
            <w:rFonts w:ascii="Open Sans" w:eastAsia="Open Sans" w:hAnsi="Open Sans" w:cs="Open Sans"/>
            <w:spacing w:val="-5"/>
          </w:rPr>
          <w:delText xml:space="preserve"> </w:delText>
        </w:r>
        <w:r w:rsidDel="00654A81">
          <w:rPr>
            <w:rFonts w:ascii="Open Sans" w:eastAsia="Open Sans" w:hAnsi="Open Sans" w:cs="Open Sans"/>
          </w:rPr>
          <w:delText>5</w:delText>
        </w:r>
        <w:r w:rsidDel="00654A81">
          <w:rPr>
            <w:rFonts w:ascii="Open Sans" w:eastAsia="Open Sans" w:hAnsi="Open Sans" w:cs="Open Sans"/>
            <w:spacing w:val="-4"/>
          </w:rPr>
          <w:delText xml:space="preserve"> </w:delText>
        </w:r>
        <w:r w:rsidDel="00654A81">
          <w:rPr>
            <w:rFonts w:ascii="Open Sans" w:eastAsia="Open Sans" w:hAnsi="Open Sans" w:cs="Open Sans"/>
            <w:spacing w:val="5"/>
          </w:rPr>
          <w:delText>mi</w:delText>
        </w:r>
        <w:r w:rsidDel="00654A81">
          <w:rPr>
            <w:rFonts w:ascii="Open Sans" w:eastAsia="Open Sans" w:hAnsi="Open Sans" w:cs="Open Sans"/>
          </w:rPr>
          <w:delText>n</w:delText>
        </w:r>
        <w:r w:rsidDel="00654A81">
          <w:rPr>
            <w:rFonts w:ascii="Open Sans" w:eastAsia="Open Sans" w:hAnsi="Open Sans" w:cs="Open Sans"/>
            <w:spacing w:val="1"/>
          </w:rPr>
          <w:delText xml:space="preserve"> </w:delText>
        </w:r>
        <w:r w:rsidDel="00654A81">
          <w:rPr>
            <w:rFonts w:ascii="Open Sans" w:eastAsia="Open Sans" w:hAnsi="Open Sans" w:cs="Open Sans"/>
          </w:rPr>
          <w:delText>c</w:delText>
        </w:r>
        <w:r w:rsidDel="00654A81">
          <w:rPr>
            <w:rFonts w:ascii="Open Sans" w:eastAsia="Open Sans" w:hAnsi="Open Sans" w:cs="Open Sans"/>
            <w:spacing w:val="-2"/>
          </w:rPr>
          <w:delText>a</w:delText>
        </w:r>
        <w:r w:rsidDel="00654A81">
          <w:rPr>
            <w:rFonts w:ascii="Open Sans" w:eastAsia="Open Sans" w:hAnsi="Open Sans" w:cs="Open Sans"/>
          </w:rPr>
          <w:delText>n</w:delText>
        </w:r>
        <w:r w:rsidDel="00654A81">
          <w:rPr>
            <w:rFonts w:ascii="Open Sans" w:eastAsia="Open Sans" w:hAnsi="Open Sans" w:cs="Open Sans"/>
            <w:spacing w:val="2"/>
          </w:rPr>
          <w:delText xml:space="preserve"> </w:delText>
        </w:r>
        <w:r w:rsidDel="00654A81">
          <w:rPr>
            <w:rFonts w:ascii="Open Sans" w:eastAsia="Open Sans" w:hAnsi="Open Sans" w:cs="Open Sans"/>
          </w:rPr>
          <w:delText>h</w:delText>
        </w:r>
        <w:r w:rsidDel="00654A81">
          <w:rPr>
            <w:rFonts w:ascii="Open Sans" w:eastAsia="Open Sans" w:hAnsi="Open Sans" w:cs="Open Sans"/>
            <w:spacing w:val="-2"/>
          </w:rPr>
          <w:delText>a</w:delText>
        </w:r>
        <w:r w:rsidDel="00654A81">
          <w:rPr>
            <w:rFonts w:ascii="Open Sans" w:eastAsia="Open Sans" w:hAnsi="Open Sans" w:cs="Open Sans"/>
            <w:spacing w:val="-5"/>
          </w:rPr>
          <w:delText>v</w:delText>
        </w:r>
        <w:r w:rsidDel="00654A81">
          <w:rPr>
            <w:rFonts w:ascii="Open Sans" w:eastAsia="Open Sans" w:hAnsi="Open Sans" w:cs="Open Sans"/>
          </w:rPr>
          <w:delText>e</w:delText>
        </w:r>
        <w:r w:rsidDel="00654A81">
          <w:rPr>
            <w:rFonts w:ascii="Open Sans" w:eastAsia="Open Sans" w:hAnsi="Open Sans" w:cs="Open Sans"/>
            <w:spacing w:val="-3"/>
          </w:rPr>
          <w:delText xml:space="preserve"> </w:delText>
        </w:r>
        <w:r w:rsidDel="00654A81">
          <w:rPr>
            <w:rFonts w:ascii="Open Sans" w:eastAsia="Open Sans" w:hAnsi="Open Sans" w:cs="Open Sans"/>
            <w:spacing w:val="1"/>
          </w:rPr>
          <w:delText>f</w:delText>
        </w:r>
        <w:r w:rsidDel="00654A81">
          <w:rPr>
            <w:rFonts w:ascii="Open Sans" w:eastAsia="Open Sans" w:hAnsi="Open Sans" w:cs="Open Sans"/>
            <w:spacing w:val="-2"/>
          </w:rPr>
          <w:delText>a</w:delText>
        </w:r>
        <w:r w:rsidDel="00654A81">
          <w:rPr>
            <w:rFonts w:ascii="Open Sans" w:eastAsia="Open Sans" w:hAnsi="Open Sans" w:cs="Open Sans"/>
          </w:rPr>
          <w:delText>r</w:delText>
        </w:r>
        <w:r w:rsidDel="00654A81">
          <w:rPr>
            <w:rFonts w:ascii="Open Sans" w:eastAsia="Open Sans" w:hAnsi="Open Sans" w:cs="Open Sans"/>
            <w:spacing w:val="4"/>
          </w:rPr>
          <w:delText>-</w:delText>
        </w:r>
        <w:r w:rsidDel="00654A81">
          <w:rPr>
            <w:rFonts w:ascii="Open Sans" w:eastAsia="Open Sans" w:hAnsi="Open Sans" w:cs="Open Sans"/>
          </w:rPr>
          <w:delText>r</w:delText>
        </w:r>
        <w:r w:rsidDel="00654A81">
          <w:rPr>
            <w:rFonts w:ascii="Open Sans" w:eastAsia="Open Sans" w:hAnsi="Open Sans" w:cs="Open Sans"/>
            <w:spacing w:val="-3"/>
          </w:rPr>
          <w:delText>e</w:delText>
        </w:r>
        <w:r w:rsidDel="00654A81">
          <w:rPr>
            <w:rFonts w:ascii="Open Sans" w:eastAsia="Open Sans" w:hAnsi="Open Sans" w:cs="Open Sans"/>
            <w:spacing w:val="-2"/>
          </w:rPr>
          <w:delText>a</w:delText>
        </w:r>
        <w:r w:rsidDel="00654A81">
          <w:rPr>
            <w:rFonts w:ascii="Open Sans" w:eastAsia="Open Sans" w:hAnsi="Open Sans" w:cs="Open Sans"/>
          </w:rPr>
          <w:delText>ch</w:delText>
        </w:r>
        <w:r w:rsidDel="00654A81">
          <w:rPr>
            <w:rFonts w:ascii="Open Sans" w:eastAsia="Open Sans" w:hAnsi="Open Sans" w:cs="Open Sans"/>
            <w:spacing w:val="5"/>
          </w:rPr>
          <w:delText>i</w:delText>
        </w:r>
        <w:r w:rsidDel="00654A81">
          <w:rPr>
            <w:rFonts w:ascii="Open Sans" w:eastAsia="Open Sans" w:hAnsi="Open Sans" w:cs="Open Sans"/>
          </w:rPr>
          <w:delText>ng</w:delText>
        </w:r>
        <w:r w:rsidDel="00654A81">
          <w:rPr>
            <w:rFonts w:ascii="Open Sans" w:eastAsia="Open Sans" w:hAnsi="Open Sans" w:cs="Open Sans"/>
            <w:spacing w:val="-4"/>
          </w:rPr>
          <w:delText xml:space="preserve"> </w:delText>
        </w:r>
        <w:r w:rsidDel="00654A81">
          <w:rPr>
            <w:rFonts w:ascii="Open Sans" w:eastAsia="Open Sans" w:hAnsi="Open Sans" w:cs="Open Sans"/>
            <w:spacing w:val="-3"/>
          </w:rPr>
          <w:delText>e</w:delText>
        </w:r>
        <w:r w:rsidDel="00654A81">
          <w:rPr>
            <w:rFonts w:ascii="Open Sans" w:eastAsia="Open Sans" w:hAnsi="Open Sans" w:cs="Open Sans"/>
            <w:spacing w:val="1"/>
          </w:rPr>
          <w:delText>ff</w:delText>
        </w:r>
        <w:r w:rsidDel="00654A81">
          <w:rPr>
            <w:rFonts w:ascii="Open Sans" w:eastAsia="Open Sans" w:hAnsi="Open Sans" w:cs="Open Sans"/>
            <w:spacing w:val="-3"/>
          </w:rPr>
          <w:delText>e</w:delText>
        </w:r>
        <w:r w:rsidDel="00654A81">
          <w:rPr>
            <w:rFonts w:ascii="Open Sans" w:eastAsia="Open Sans" w:hAnsi="Open Sans" w:cs="Open Sans"/>
          </w:rPr>
          <w:delText>ct</w:delText>
        </w:r>
        <w:r w:rsidDel="00654A81">
          <w:rPr>
            <w:rFonts w:ascii="Open Sans" w:eastAsia="Open Sans" w:hAnsi="Open Sans" w:cs="Open Sans"/>
            <w:spacing w:val="-1"/>
          </w:rPr>
          <w:delText xml:space="preserve"> </w:delText>
        </w:r>
        <w:r w:rsidDel="00654A81">
          <w:rPr>
            <w:rFonts w:ascii="Open Sans" w:eastAsia="Open Sans" w:hAnsi="Open Sans" w:cs="Open Sans"/>
            <w:spacing w:val="2"/>
          </w:rPr>
          <w:delText>o</w:delText>
        </w:r>
        <w:r w:rsidDel="00654A81">
          <w:rPr>
            <w:rFonts w:ascii="Open Sans" w:eastAsia="Open Sans" w:hAnsi="Open Sans" w:cs="Open Sans"/>
          </w:rPr>
          <w:delText>n</w:delText>
        </w:r>
        <w:r w:rsidDel="00654A81">
          <w:rPr>
            <w:rFonts w:ascii="Open Sans" w:eastAsia="Open Sans" w:hAnsi="Open Sans" w:cs="Open Sans"/>
            <w:spacing w:val="2"/>
          </w:rPr>
          <w:delText xml:space="preserve"> </w:delText>
        </w:r>
        <w:r w:rsidDel="00654A81">
          <w:rPr>
            <w:rFonts w:ascii="Open Sans" w:eastAsia="Open Sans" w:hAnsi="Open Sans" w:cs="Open Sans"/>
            <w:spacing w:val="-3"/>
          </w:rPr>
          <w:delText>t</w:delText>
        </w:r>
        <w:r w:rsidDel="00654A81">
          <w:rPr>
            <w:rFonts w:ascii="Open Sans" w:eastAsia="Open Sans" w:hAnsi="Open Sans" w:cs="Open Sans"/>
          </w:rPr>
          <w:delText>he</w:delText>
        </w:r>
        <w:r w:rsidDel="00654A81">
          <w:rPr>
            <w:rFonts w:ascii="Open Sans" w:eastAsia="Open Sans" w:hAnsi="Open Sans" w:cs="Open Sans"/>
            <w:spacing w:val="-2"/>
          </w:rPr>
          <w:delText xml:space="preserve"> </w:delText>
        </w:r>
        <w:r w:rsidDel="00654A81">
          <w:rPr>
            <w:rFonts w:ascii="Open Sans" w:eastAsia="Open Sans" w:hAnsi="Open Sans" w:cs="Open Sans"/>
            <w:spacing w:val="2"/>
          </w:rPr>
          <w:delText>o</w:delText>
        </w:r>
        <w:r w:rsidDel="00654A81">
          <w:rPr>
            <w:rFonts w:ascii="Open Sans" w:eastAsia="Open Sans" w:hAnsi="Open Sans" w:cs="Open Sans"/>
            <w:spacing w:val="-5"/>
          </w:rPr>
          <w:delText>v</w:delText>
        </w:r>
        <w:r w:rsidDel="00654A81">
          <w:rPr>
            <w:rFonts w:ascii="Open Sans" w:eastAsia="Open Sans" w:hAnsi="Open Sans" w:cs="Open Sans"/>
            <w:spacing w:val="-3"/>
          </w:rPr>
          <w:delText>e</w:delText>
        </w:r>
        <w:r w:rsidDel="00654A81">
          <w:rPr>
            <w:rFonts w:ascii="Open Sans" w:eastAsia="Open Sans" w:hAnsi="Open Sans" w:cs="Open Sans"/>
          </w:rPr>
          <w:delText>r</w:delText>
        </w:r>
        <w:r w:rsidDel="00654A81">
          <w:rPr>
            <w:rFonts w:ascii="Open Sans" w:eastAsia="Open Sans" w:hAnsi="Open Sans" w:cs="Open Sans"/>
            <w:spacing w:val="-2"/>
          </w:rPr>
          <w:delText>a</w:delText>
        </w:r>
        <w:r w:rsidDel="00654A81">
          <w:rPr>
            <w:rFonts w:ascii="Open Sans" w:eastAsia="Open Sans" w:hAnsi="Open Sans" w:cs="Open Sans"/>
            <w:spacing w:val="5"/>
          </w:rPr>
          <w:delText>l</w:delText>
        </w:r>
        <w:r w:rsidDel="00654A81">
          <w:rPr>
            <w:rFonts w:ascii="Open Sans" w:eastAsia="Open Sans" w:hAnsi="Open Sans" w:cs="Open Sans"/>
          </w:rPr>
          <w:delText>l</w:delText>
        </w:r>
        <w:r w:rsidDel="00654A81">
          <w:rPr>
            <w:rFonts w:ascii="Open Sans" w:eastAsia="Open Sans" w:hAnsi="Open Sans" w:cs="Open Sans"/>
            <w:spacing w:val="5"/>
          </w:rPr>
          <w:delText xml:space="preserve"> </w:delText>
        </w:r>
        <w:r w:rsidDel="00654A81">
          <w:rPr>
            <w:rFonts w:ascii="Open Sans" w:eastAsia="Open Sans" w:hAnsi="Open Sans" w:cs="Open Sans"/>
          </w:rPr>
          <w:delText>sch</w:delText>
        </w:r>
        <w:r w:rsidDel="00654A81">
          <w:rPr>
            <w:rFonts w:ascii="Open Sans" w:eastAsia="Open Sans" w:hAnsi="Open Sans" w:cs="Open Sans"/>
            <w:spacing w:val="-3"/>
          </w:rPr>
          <w:delText>e</w:delText>
        </w:r>
        <w:r w:rsidDel="00654A81">
          <w:rPr>
            <w:rFonts w:ascii="Open Sans" w:eastAsia="Open Sans" w:hAnsi="Open Sans" w:cs="Open Sans"/>
          </w:rPr>
          <w:delText>du</w:delText>
        </w:r>
        <w:r w:rsidDel="00654A81">
          <w:rPr>
            <w:rFonts w:ascii="Open Sans" w:eastAsia="Open Sans" w:hAnsi="Open Sans" w:cs="Open Sans"/>
            <w:spacing w:val="5"/>
          </w:rPr>
          <w:delText>l</w:delText>
        </w:r>
        <w:r w:rsidDel="00654A81">
          <w:rPr>
            <w:rFonts w:ascii="Open Sans" w:eastAsia="Open Sans" w:hAnsi="Open Sans" w:cs="Open Sans"/>
            <w:spacing w:val="-3"/>
          </w:rPr>
          <w:delText>e</w:delText>
        </w:r>
        <w:r w:rsidDel="00654A81">
          <w:rPr>
            <w:rFonts w:ascii="Open Sans" w:eastAsia="Open Sans" w:hAnsi="Open Sans" w:cs="Open Sans"/>
          </w:rPr>
          <w:delText>.</w:delText>
        </w:r>
      </w:del>
    </w:p>
    <w:p w14:paraId="0588CD1D" w14:textId="77777777" w:rsidR="0074787C" w:rsidRDefault="0074787C">
      <w:pPr>
        <w:spacing w:after="0" w:line="200" w:lineRule="exact"/>
        <w:rPr>
          <w:sz w:val="20"/>
          <w:szCs w:val="20"/>
        </w:rPr>
      </w:pPr>
    </w:p>
    <w:p w14:paraId="6C31811D" w14:textId="77777777" w:rsidR="0074787C" w:rsidRDefault="0074787C">
      <w:pPr>
        <w:spacing w:after="0" w:line="200" w:lineRule="exact"/>
        <w:rPr>
          <w:sz w:val="20"/>
          <w:szCs w:val="20"/>
        </w:rPr>
      </w:pPr>
    </w:p>
    <w:p w14:paraId="42331C7D" w14:textId="77777777" w:rsidR="0074787C" w:rsidRDefault="0074787C">
      <w:pPr>
        <w:spacing w:before="7" w:after="0" w:line="200" w:lineRule="exact"/>
        <w:rPr>
          <w:sz w:val="20"/>
          <w:szCs w:val="20"/>
        </w:rPr>
      </w:pPr>
    </w:p>
    <w:p w14:paraId="3DD8B111" w14:textId="326687B5" w:rsidR="0074787C" w:rsidRDefault="00656446" w:rsidP="00F8007D">
      <w:pPr>
        <w:spacing w:after="0" w:line="448" w:lineRule="exact"/>
        <w:ind w:left="115" w:right="-20"/>
        <w:rPr>
          <w:rFonts w:ascii="Open Sans" w:eastAsia="Open Sans" w:hAnsi="Open Sans" w:cs="Open Sans"/>
          <w:sz w:val="36"/>
          <w:szCs w:val="36"/>
        </w:rPr>
      </w:pPr>
      <w:r>
        <w:rPr>
          <w:rFonts w:ascii="Open Sans" w:eastAsia="Open Sans" w:hAnsi="Open Sans" w:cs="Open Sans"/>
          <w:b/>
          <w:bCs/>
          <w:color w:val="4E80BD"/>
          <w:spacing w:val="4"/>
          <w:position w:val="2"/>
          <w:sz w:val="36"/>
          <w:szCs w:val="36"/>
        </w:rPr>
        <w:t>D</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position w:val="2"/>
          <w:sz w:val="36"/>
          <w:szCs w:val="36"/>
        </w:rPr>
        <w:t>e</w:t>
      </w:r>
      <w:r>
        <w:rPr>
          <w:rFonts w:ascii="Open Sans" w:eastAsia="Open Sans" w:hAnsi="Open Sans" w:cs="Open Sans"/>
          <w:b/>
          <w:bCs/>
          <w:color w:val="4E80BD"/>
          <w:spacing w:val="3"/>
          <w:position w:val="2"/>
          <w:sz w:val="36"/>
          <w:szCs w:val="36"/>
        </w:rPr>
        <w:t xml:space="preserve"> </w:t>
      </w:r>
      <w:r>
        <w:rPr>
          <w:rFonts w:ascii="Open Sans" w:eastAsia="Open Sans" w:hAnsi="Open Sans" w:cs="Open Sans"/>
          <w:b/>
          <w:bCs/>
          <w:color w:val="4E80BD"/>
          <w:position w:val="2"/>
          <w:sz w:val="36"/>
          <w:szCs w:val="36"/>
        </w:rPr>
        <w:t>a</w:t>
      </w:r>
      <w:r>
        <w:rPr>
          <w:rFonts w:ascii="Open Sans" w:eastAsia="Open Sans" w:hAnsi="Open Sans" w:cs="Open Sans"/>
          <w:b/>
          <w:bCs/>
          <w:color w:val="4E80BD"/>
          <w:spacing w:val="4"/>
          <w:position w:val="2"/>
          <w:sz w:val="36"/>
          <w:szCs w:val="36"/>
        </w:rPr>
        <w:t xml:space="preserve"> </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2"/>
          <w:position w:val="2"/>
          <w:sz w:val="36"/>
          <w:szCs w:val="36"/>
        </w:rPr>
        <w:t>r</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position w:val="2"/>
          <w:sz w:val="36"/>
          <w:szCs w:val="36"/>
        </w:rPr>
        <w:t>p</w:t>
      </w:r>
      <w:del w:id="125" w:author="Tal" w:date="2016-09-18T18:50:00Z">
        <w:r w:rsidDel="00F8007D">
          <w:rPr>
            <w:rFonts w:ascii="Open Sans" w:eastAsia="Open Sans" w:hAnsi="Open Sans" w:cs="Open Sans"/>
            <w:b/>
            <w:bCs/>
            <w:color w:val="4E80BD"/>
            <w:spacing w:val="7"/>
            <w:position w:val="2"/>
            <w:sz w:val="36"/>
            <w:szCs w:val="36"/>
          </w:rPr>
          <w:delText xml:space="preserve"> </w:delText>
        </w:r>
        <w:commentRangeStart w:id="126"/>
        <w:r w:rsidDel="00F8007D">
          <w:rPr>
            <w:rFonts w:ascii="Open Sans" w:eastAsia="Open Sans" w:hAnsi="Open Sans" w:cs="Open Sans"/>
            <w:b/>
            <w:bCs/>
            <w:color w:val="4E80BD"/>
            <w:spacing w:val="2"/>
            <w:position w:val="2"/>
            <w:sz w:val="36"/>
            <w:szCs w:val="36"/>
          </w:rPr>
          <w:delText>o</w:delText>
        </w:r>
        <w:r w:rsidDel="00F8007D">
          <w:rPr>
            <w:rFonts w:ascii="Open Sans" w:eastAsia="Open Sans" w:hAnsi="Open Sans" w:cs="Open Sans"/>
            <w:b/>
            <w:bCs/>
            <w:color w:val="4E80BD"/>
            <w:position w:val="2"/>
            <w:sz w:val="36"/>
            <w:szCs w:val="36"/>
          </w:rPr>
          <w:delText>r</w:delText>
        </w:r>
        <w:r w:rsidDel="00F8007D">
          <w:rPr>
            <w:rFonts w:ascii="Open Sans" w:eastAsia="Open Sans" w:hAnsi="Open Sans" w:cs="Open Sans"/>
            <w:b/>
            <w:bCs/>
            <w:color w:val="4E80BD"/>
            <w:spacing w:val="13"/>
            <w:position w:val="2"/>
            <w:sz w:val="36"/>
            <w:szCs w:val="36"/>
          </w:rPr>
          <w:delText xml:space="preserve"> </w:delText>
        </w:r>
        <w:r w:rsidDel="00F8007D">
          <w:rPr>
            <w:rFonts w:ascii="Open Sans" w:eastAsia="Open Sans" w:hAnsi="Open Sans" w:cs="Open Sans"/>
            <w:b/>
            <w:bCs/>
            <w:color w:val="4E80BD"/>
            <w:spacing w:val="-3"/>
            <w:position w:val="2"/>
            <w:sz w:val="36"/>
            <w:szCs w:val="36"/>
          </w:rPr>
          <w:delText>d</w:delText>
        </w:r>
        <w:r w:rsidDel="00F8007D">
          <w:rPr>
            <w:rFonts w:ascii="Open Sans" w:eastAsia="Open Sans" w:hAnsi="Open Sans" w:cs="Open Sans"/>
            <w:b/>
            <w:bCs/>
            <w:color w:val="4E80BD"/>
            <w:spacing w:val="-2"/>
            <w:position w:val="2"/>
            <w:sz w:val="36"/>
            <w:szCs w:val="36"/>
          </w:rPr>
          <w:delText>e</w:delText>
        </w:r>
        <w:r w:rsidDel="00F8007D">
          <w:rPr>
            <w:rFonts w:ascii="Open Sans" w:eastAsia="Open Sans" w:hAnsi="Open Sans" w:cs="Open Sans"/>
            <w:b/>
            <w:bCs/>
            <w:color w:val="4E80BD"/>
            <w:spacing w:val="-7"/>
            <w:position w:val="2"/>
            <w:sz w:val="36"/>
            <w:szCs w:val="36"/>
          </w:rPr>
          <w:delText>a</w:delText>
        </w:r>
        <w:r w:rsidDel="00F8007D">
          <w:rPr>
            <w:rFonts w:ascii="Open Sans" w:eastAsia="Open Sans" w:hAnsi="Open Sans" w:cs="Open Sans"/>
            <w:b/>
            <w:bCs/>
            <w:color w:val="4E80BD"/>
            <w:spacing w:val="-3"/>
            <w:position w:val="2"/>
            <w:sz w:val="36"/>
            <w:szCs w:val="36"/>
          </w:rPr>
          <w:delText>d</w:delText>
        </w:r>
        <w:r w:rsidDel="00F8007D">
          <w:rPr>
            <w:rFonts w:ascii="Open Sans" w:eastAsia="Open Sans" w:hAnsi="Open Sans" w:cs="Open Sans"/>
            <w:b/>
            <w:bCs/>
            <w:color w:val="4E80BD"/>
            <w:spacing w:val="3"/>
            <w:position w:val="2"/>
            <w:sz w:val="36"/>
            <w:szCs w:val="36"/>
          </w:rPr>
          <w:delText>h</w:delText>
        </w:r>
        <w:r w:rsidDel="00F8007D">
          <w:rPr>
            <w:rFonts w:ascii="Open Sans" w:eastAsia="Open Sans" w:hAnsi="Open Sans" w:cs="Open Sans"/>
            <w:b/>
            <w:bCs/>
            <w:color w:val="4E80BD"/>
            <w:spacing w:val="-2"/>
            <w:position w:val="2"/>
            <w:sz w:val="36"/>
            <w:szCs w:val="36"/>
          </w:rPr>
          <w:delText>e</w:delText>
        </w:r>
        <w:r w:rsidDel="00F8007D">
          <w:rPr>
            <w:rFonts w:ascii="Open Sans" w:eastAsia="Open Sans" w:hAnsi="Open Sans" w:cs="Open Sans"/>
            <w:b/>
            <w:bCs/>
            <w:color w:val="4E80BD"/>
            <w:spacing w:val="-7"/>
            <w:position w:val="2"/>
            <w:sz w:val="36"/>
            <w:szCs w:val="36"/>
          </w:rPr>
          <w:delText>a</w:delText>
        </w:r>
        <w:r w:rsidDel="00F8007D">
          <w:rPr>
            <w:rFonts w:ascii="Open Sans" w:eastAsia="Open Sans" w:hAnsi="Open Sans" w:cs="Open Sans"/>
            <w:b/>
            <w:bCs/>
            <w:color w:val="4E80BD"/>
            <w:position w:val="2"/>
            <w:sz w:val="36"/>
            <w:szCs w:val="36"/>
          </w:rPr>
          <w:delText>d</w:delText>
        </w:r>
      </w:del>
      <w:commentRangeEnd w:id="126"/>
      <w:r w:rsidR="00F8007D">
        <w:rPr>
          <w:rStyle w:val="CommentReference"/>
        </w:rPr>
        <w:commentReference w:id="126"/>
      </w:r>
    </w:p>
    <w:p w14:paraId="3D0DA1DB" w14:textId="77777777" w:rsidR="0074787C" w:rsidRDefault="0074787C">
      <w:pPr>
        <w:spacing w:before="2" w:after="0" w:line="220" w:lineRule="exact"/>
      </w:pPr>
    </w:p>
    <w:p w14:paraId="4F072FBD" w14:textId="22A5F750"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D</w:t>
      </w:r>
      <w:r>
        <w:rPr>
          <w:rFonts w:ascii="Arial" w:eastAsia="Arial" w:hAnsi="Arial" w:cs="Arial"/>
          <w:b/>
          <w:bCs/>
          <w:i/>
          <w:color w:val="004CDD"/>
          <w:spacing w:val="-2"/>
          <w:sz w:val="30"/>
          <w:szCs w:val="30"/>
        </w:rPr>
        <w:t>e</w:t>
      </w:r>
      <w:r>
        <w:rPr>
          <w:rFonts w:ascii="Arial" w:eastAsia="Arial" w:hAnsi="Arial" w:cs="Arial"/>
          <w:b/>
          <w:bCs/>
          <w:i/>
          <w:color w:val="004CDD"/>
          <w:spacing w:val="7"/>
          <w:sz w:val="30"/>
          <w:szCs w:val="30"/>
        </w:rPr>
        <w:t>l</w:t>
      </w:r>
      <w:r>
        <w:rPr>
          <w:rFonts w:ascii="Arial" w:eastAsia="Arial" w:hAnsi="Arial" w:cs="Arial"/>
          <w:b/>
          <w:bCs/>
          <w:i/>
          <w:color w:val="004CDD"/>
          <w:spacing w:val="-2"/>
          <w:sz w:val="30"/>
          <w:szCs w:val="30"/>
        </w:rPr>
        <w:t>e</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1"/>
          <w:sz w:val="30"/>
          <w:szCs w:val="30"/>
        </w:rPr>
        <w:t xml:space="preserve"> </w:t>
      </w:r>
      <w:r>
        <w:rPr>
          <w:rFonts w:ascii="Arial" w:eastAsia="Arial" w:hAnsi="Arial" w:cs="Arial"/>
          <w:b/>
          <w:bCs/>
          <w:i/>
          <w:color w:val="004CDD"/>
          <w:spacing w:val="-2"/>
          <w:sz w:val="30"/>
          <w:szCs w:val="30"/>
        </w:rPr>
        <w:t>a</w:t>
      </w:r>
      <w:ins w:id="127" w:author="Administrator" w:date="2016-09-17T14:27:00Z">
        <w:r w:rsidR="00335E30">
          <w:rPr>
            <w:rFonts w:ascii="Arial" w:eastAsia="Arial" w:hAnsi="Arial" w:cs="Arial"/>
            <w:b/>
            <w:bCs/>
            <w:i/>
            <w:color w:val="004CDD"/>
            <w:spacing w:val="-2"/>
            <w:sz w:val="30"/>
            <w:szCs w:val="30"/>
          </w:rPr>
          <w:t xml:space="preserve"> </w:t>
        </w:r>
      </w:ins>
      <w:r>
        <w:rPr>
          <w:rFonts w:ascii="Arial" w:eastAsia="Arial" w:hAnsi="Arial" w:cs="Arial"/>
          <w:b/>
          <w:bCs/>
          <w:i/>
          <w:color w:val="004CDD"/>
          <w:spacing w:val="-3"/>
          <w:sz w:val="30"/>
          <w:szCs w:val="30"/>
        </w:rPr>
        <w:t>T</w:t>
      </w:r>
      <w:r>
        <w:rPr>
          <w:rFonts w:ascii="Arial" w:eastAsia="Arial" w:hAnsi="Arial" w:cs="Arial"/>
          <w:b/>
          <w:bCs/>
          <w:i/>
          <w:color w:val="004CDD"/>
          <w:spacing w:val="3"/>
          <w:sz w:val="30"/>
          <w:szCs w:val="30"/>
        </w:rPr>
        <w:t>r</w:t>
      </w:r>
      <w:r>
        <w:rPr>
          <w:rFonts w:ascii="Arial" w:eastAsia="Arial" w:hAnsi="Arial" w:cs="Arial"/>
          <w:b/>
          <w:bCs/>
          <w:i/>
          <w:color w:val="004CDD"/>
          <w:spacing w:val="7"/>
          <w:sz w:val="30"/>
          <w:szCs w:val="30"/>
        </w:rPr>
        <w:t>i</w:t>
      </w:r>
      <w:r>
        <w:rPr>
          <w:rFonts w:ascii="Arial" w:eastAsia="Arial" w:hAnsi="Arial" w:cs="Arial"/>
          <w:b/>
          <w:bCs/>
          <w:i/>
          <w:color w:val="004CDD"/>
          <w:sz w:val="30"/>
          <w:szCs w:val="30"/>
        </w:rPr>
        <w:t>p</w:t>
      </w:r>
    </w:p>
    <w:p w14:paraId="61BF560D" w14:textId="77777777" w:rsidR="0074787C" w:rsidRPr="00335E30" w:rsidRDefault="0074787C">
      <w:pPr>
        <w:spacing w:before="3" w:after="0" w:line="100" w:lineRule="exact"/>
        <w:rPr>
          <w:sz w:val="10"/>
          <w:szCs w:val="10"/>
        </w:rPr>
      </w:pPr>
    </w:p>
    <w:p w14:paraId="31681311" w14:textId="77777777" w:rsidR="00F84B95" w:rsidRDefault="00F84B95" w:rsidP="00F84B95">
      <w:pPr>
        <w:spacing w:after="0" w:line="240" w:lineRule="auto"/>
        <w:ind w:left="115" w:right="-20"/>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0000FF"/>
          <w:spacing w:val="-5"/>
        </w:rPr>
        <w:t>C</w:t>
      </w:r>
      <w:r>
        <w:rPr>
          <w:rFonts w:ascii="Open Sans" w:eastAsia="Open Sans" w:hAnsi="Open Sans" w:cs="Open Sans"/>
          <w:b/>
          <w:bCs/>
          <w:color w:val="0000FF"/>
          <w:spacing w:val="5"/>
        </w:rPr>
        <w:t>h</w:t>
      </w:r>
      <w:r>
        <w:rPr>
          <w:rFonts w:ascii="Open Sans" w:eastAsia="Open Sans" w:hAnsi="Open Sans" w:cs="Open Sans"/>
          <w:b/>
          <w:bCs/>
          <w:color w:val="0000FF"/>
          <w:spacing w:val="2"/>
        </w:rPr>
        <w:t>a</w:t>
      </w:r>
      <w:r>
        <w:rPr>
          <w:rFonts w:ascii="Open Sans" w:eastAsia="Open Sans" w:hAnsi="Open Sans" w:cs="Open Sans"/>
          <w:b/>
          <w:bCs/>
          <w:color w:val="0000FF"/>
          <w:spacing w:val="5"/>
        </w:rPr>
        <w:t>n</w:t>
      </w:r>
      <w:r>
        <w:rPr>
          <w:rFonts w:ascii="Open Sans" w:eastAsia="Open Sans" w:hAnsi="Open Sans" w:cs="Open Sans"/>
          <w:b/>
          <w:bCs/>
          <w:color w:val="0000FF"/>
          <w:spacing w:val="-4"/>
        </w:rPr>
        <w:t>g</w:t>
      </w:r>
      <w:r>
        <w:rPr>
          <w:rFonts w:ascii="Open Sans" w:eastAsia="Open Sans" w:hAnsi="Open Sans" w:cs="Open Sans"/>
          <w:b/>
          <w:bCs/>
          <w:color w:val="0000FF"/>
          <w:spacing w:val="-7"/>
        </w:rPr>
        <w:t>i</w:t>
      </w:r>
      <w:r>
        <w:rPr>
          <w:rFonts w:ascii="Open Sans" w:eastAsia="Open Sans" w:hAnsi="Open Sans" w:cs="Open Sans"/>
          <w:b/>
          <w:bCs/>
          <w:color w:val="0000FF"/>
          <w:spacing w:val="5"/>
        </w:rPr>
        <w:t>n</w:t>
      </w:r>
      <w:r>
        <w:rPr>
          <w:rFonts w:ascii="Open Sans" w:eastAsia="Open Sans" w:hAnsi="Open Sans" w:cs="Open Sans"/>
          <w:b/>
          <w:bCs/>
          <w:color w:val="0000FF"/>
        </w:rPr>
        <w:t>g</w:t>
      </w:r>
      <w:r>
        <w:rPr>
          <w:rFonts w:ascii="Open Sans" w:eastAsia="Open Sans" w:hAnsi="Open Sans" w:cs="Open Sans"/>
          <w:b/>
          <w:bCs/>
          <w:color w:val="0000FF"/>
          <w:spacing w:val="-4"/>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5"/>
        </w:rPr>
        <w:t>r</w:t>
      </w:r>
      <w:r>
        <w:rPr>
          <w:rFonts w:ascii="Open Sans" w:eastAsia="Open Sans" w:hAnsi="Open Sans" w:cs="Open Sans"/>
          <w:b/>
          <w:bCs/>
          <w:color w:val="0000FF"/>
          <w:spacing w:val="-7"/>
        </w:rPr>
        <w:t>i</w:t>
      </w:r>
      <w:r>
        <w:rPr>
          <w:rFonts w:ascii="Open Sans" w:eastAsia="Open Sans" w:hAnsi="Open Sans" w:cs="Open Sans"/>
          <w:b/>
          <w:bCs/>
          <w:color w:val="0000FF"/>
        </w:rPr>
        <w:t>p</w:t>
      </w:r>
      <w:r>
        <w:rPr>
          <w:rFonts w:ascii="Open Sans" w:eastAsia="Open Sans" w:hAnsi="Open Sans" w:cs="Open Sans"/>
          <w:b/>
          <w:bCs/>
          <w:color w:val="0000FF"/>
          <w:spacing w:val="-2"/>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7"/>
        </w:rPr>
        <w:t>i</w:t>
      </w:r>
      <w:r>
        <w:rPr>
          <w:rFonts w:ascii="Open Sans" w:eastAsia="Open Sans" w:hAnsi="Open Sans" w:cs="Open Sans"/>
          <w:b/>
          <w:bCs/>
          <w:color w:val="0000FF"/>
          <w:spacing w:val="-6"/>
        </w:rPr>
        <w:t>m</w:t>
      </w:r>
      <w:r>
        <w:rPr>
          <w:rFonts w:ascii="Open Sans" w:eastAsia="Open Sans" w:hAnsi="Open Sans" w:cs="Open Sans"/>
          <w:b/>
          <w:bCs/>
          <w:color w:val="0000FF"/>
          <w:spacing w:val="5"/>
        </w:rPr>
        <w:t>e</w:t>
      </w:r>
      <w:r>
        <w:rPr>
          <w:rFonts w:ascii="Open Sans" w:eastAsia="Open Sans" w:hAnsi="Open Sans" w:cs="Open Sans"/>
          <w:b/>
          <w:bCs/>
          <w:color w:val="0000FF"/>
        </w:rPr>
        <w:t>s</w:t>
      </w:r>
      <w:r>
        <w:rPr>
          <w:rFonts w:ascii="Open Sans" w:eastAsia="Open Sans" w:hAnsi="Open Sans" w:cs="Open Sans"/>
          <w:b/>
          <w:bCs/>
          <w:color w:val="0000FF"/>
          <w:spacing w:val="-5"/>
        </w:rPr>
        <w:t xml:space="preserve"> </w:t>
      </w:r>
      <w:r>
        <w:rPr>
          <w:rFonts w:ascii="Open Sans" w:eastAsia="Open Sans" w:hAnsi="Open Sans" w:cs="Open Sans"/>
          <w:color w:val="3F3F3F"/>
          <w:spacing w:val="-5"/>
        </w:rPr>
        <w:t>(</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3"/>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4"/>
        </w:rPr>
        <w:t>-</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3"/>
        </w:rPr>
        <w:t xml:space="preserve"> 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p>
    <w:p w14:paraId="00B04CB8" w14:textId="77777777" w:rsidR="00F84B95" w:rsidRDefault="00F84B95" w:rsidP="00F84B95">
      <w:pPr>
        <w:spacing w:after="0" w:line="240" w:lineRule="auto"/>
        <w:ind w:left="115" w:right="-20"/>
        <w:rPr>
          <w:rFonts w:ascii="Open Sans" w:eastAsia="Open Sans" w:hAnsi="Open Sans" w:cs="Open Sans"/>
        </w:rPr>
      </w:pPr>
      <w:r>
        <w:rPr>
          <w:rFonts w:ascii="Open Sans" w:eastAsia="Open Sans" w:hAnsi="Open Sans" w:cs="Open Sans"/>
          <w:color w:val="3F3F3F"/>
          <w:spacing w:val="-6"/>
        </w:rPr>
        <w:t>201</w:t>
      </w:r>
      <w:r>
        <w:rPr>
          <w:rFonts w:ascii="Open Sans" w:eastAsia="Open Sans" w:hAnsi="Open Sans" w:cs="Open Sans"/>
          <w:color w:val="3F3F3F"/>
          <w:spacing w:val="-5"/>
        </w:rPr>
        <w:t>)</w:t>
      </w:r>
      <w:r>
        <w:rPr>
          <w:rFonts w:ascii="Open Sans" w:eastAsia="Open Sans" w:hAnsi="Open Sans" w:cs="Open Sans"/>
          <w:color w:val="3F3F3F"/>
        </w:rPr>
        <w:t>.</w:t>
      </w:r>
    </w:p>
    <w:p w14:paraId="067BE4A5" w14:textId="77777777" w:rsidR="00F84B95" w:rsidRDefault="00F84B95" w:rsidP="00F84B95">
      <w:pPr>
        <w:spacing w:before="7" w:after="0" w:line="120" w:lineRule="exact"/>
        <w:rPr>
          <w:sz w:val="12"/>
          <w:szCs w:val="12"/>
        </w:rPr>
      </w:pPr>
    </w:p>
    <w:p w14:paraId="59FF5174" w14:textId="77777777" w:rsidR="00F84B95" w:rsidRDefault="00F84B95" w:rsidP="00F84B95">
      <w:pPr>
        <w:spacing w:after="0" w:line="240" w:lineRule="auto"/>
        <w:ind w:left="115" w:right="-20"/>
        <w:rPr>
          <w:rFonts w:ascii="Open Sans" w:eastAsia="Open Sans" w:hAnsi="Open Sans" w:cs="Open Sans"/>
          <w:sz w:val="24"/>
          <w:szCs w:val="24"/>
        </w:rPr>
      </w:pPr>
      <w:proofErr w:type="spellStart"/>
      <w:r>
        <w:rPr>
          <w:rFonts w:ascii="Times New Roman" w:eastAsia="Times New Roman" w:hAnsi="Times New Roman" w:cs="Times New Roman"/>
          <w:color w:val="F97F72"/>
          <w:spacing w:val="4"/>
          <w:sz w:val="24"/>
          <w:szCs w:val="24"/>
        </w:rPr>
        <w:t>Ø</w:t>
      </w:r>
      <w:r>
        <w:rPr>
          <w:rFonts w:ascii="Open Sans" w:eastAsia="Open Sans" w:hAnsi="Open Sans" w:cs="Open Sans"/>
          <w:b/>
          <w:bCs/>
          <w:color w:val="3F3F3F"/>
          <w:spacing w:val="-4"/>
          <w:sz w:val="24"/>
          <w:szCs w:val="24"/>
        </w:rPr>
        <w:t>T</w:t>
      </w:r>
      <w:r>
        <w:rPr>
          <w:rFonts w:ascii="Open Sans" w:eastAsia="Open Sans" w:hAnsi="Open Sans" w:cs="Open Sans"/>
          <w:b/>
          <w:bCs/>
          <w:color w:val="3F3F3F"/>
          <w:sz w:val="24"/>
          <w:szCs w:val="24"/>
        </w:rPr>
        <w:t>o</w:t>
      </w:r>
      <w:proofErr w:type="spellEnd"/>
      <w:r>
        <w:rPr>
          <w:rFonts w:ascii="Open Sans" w:eastAsia="Open Sans" w:hAnsi="Open Sans" w:cs="Open Sans"/>
          <w:b/>
          <w:bCs/>
          <w:color w:val="3F3F3F"/>
          <w:spacing w:val="30"/>
          <w:sz w:val="24"/>
          <w:szCs w:val="24"/>
        </w:rPr>
        <w:t xml:space="preserve"> </w:t>
      </w:r>
      <w:r>
        <w:rPr>
          <w:rFonts w:ascii="Open Sans" w:eastAsia="Open Sans" w:hAnsi="Open Sans" w:cs="Open Sans"/>
          <w:b/>
          <w:bCs/>
          <w:color w:val="3F3F3F"/>
          <w:spacing w:val="-2"/>
          <w:sz w:val="24"/>
          <w:szCs w:val="24"/>
        </w:rPr>
        <w:t>d</w:t>
      </w:r>
      <w:r>
        <w:rPr>
          <w:rFonts w:ascii="Open Sans" w:eastAsia="Open Sans" w:hAnsi="Open Sans" w:cs="Open Sans"/>
          <w:b/>
          <w:bCs/>
          <w:color w:val="3F3F3F"/>
          <w:spacing w:val="-7"/>
          <w:sz w:val="24"/>
          <w:szCs w:val="24"/>
        </w:rPr>
        <w:t>e</w:t>
      </w:r>
      <w:r>
        <w:rPr>
          <w:rFonts w:ascii="Open Sans" w:eastAsia="Open Sans" w:hAnsi="Open Sans" w:cs="Open Sans"/>
          <w:b/>
          <w:bCs/>
          <w:color w:val="3F3F3F"/>
          <w:spacing w:val="2"/>
          <w:sz w:val="24"/>
          <w:szCs w:val="24"/>
        </w:rPr>
        <w:t>l</w:t>
      </w:r>
      <w:r>
        <w:rPr>
          <w:rFonts w:ascii="Open Sans" w:eastAsia="Open Sans" w:hAnsi="Open Sans" w:cs="Open Sans"/>
          <w:b/>
          <w:bCs/>
          <w:color w:val="3F3F3F"/>
          <w:spacing w:val="-7"/>
          <w:sz w:val="24"/>
          <w:szCs w:val="24"/>
        </w:rPr>
        <w:t>e</w:t>
      </w:r>
      <w:r>
        <w:rPr>
          <w:rFonts w:ascii="Open Sans" w:eastAsia="Open Sans" w:hAnsi="Open Sans" w:cs="Open Sans"/>
          <w:b/>
          <w:bCs/>
          <w:color w:val="3F3F3F"/>
          <w:spacing w:val="1"/>
          <w:sz w:val="24"/>
          <w:szCs w:val="24"/>
        </w:rPr>
        <w:t>t</w:t>
      </w:r>
      <w:r>
        <w:rPr>
          <w:rFonts w:ascii="Open Sans" w:eastAsia="Open Sans" w:hAnsi="Open Sans" w:cs="Open Sans"/>
          <w:b/>
          <w:bCs/>
          <w:color w:val="3F3F3F"/>
          <w:sz w:val="24"/>
          <w:szCs w:val="24"/>
        </w:rPr>
        <w:t>e a</w:t>
      </w:r>
      <w:r>
        <w:rPr>
          <w:rFonts w:ascii="Open Sans" w:eastAsia="Open Sans" w:hAnsi="Open Sans" w:cs="Open Sans"/>
          <w:b/>
          <w:bCs/>
          <w:color w:val="3F3F3F"/>
          <w:spacing w:val="18"/>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4"/>
          <w:sz w:val="24"/>
          <w:szCs w:val="24"/>
        </w:rPr>
        <w:t>r</w:t>
      </w:r>
      <w:r>
        <w:rPr>
          <w:rFonts w:ascii="Open Sans" w:eastAsia="Open Sans" w:hAnsi="Open Sans" w:cs="Open Sans"/>
          <w:b/>
          <w:bCs/>
          <w:color w:val="3F3F3F"/>
          <w:spacing w:val="2"/>
          <w:sz w:val="24"/>
          <w:szCs w:val="24"/>
        </w:rPr>
        <w:t>i</w:t>
      </w:r>
      <w:r>
        <w:rPr>
          <w:rFonts w:ascii="Open Sans" w:eastAsia="Open Sans" w:hAnsi="Open Sans" w:cs="Open Sans"/>
          <w:b/>
          <w:bCs/>
          <w:color w:val="3F3F3F"/>
          <w:spacing w:val="-2"/>
          <w:sz w:val="24"/>
          <w:szCs w:val="24"/>
        </w:rPr>
        <w:t>p</w:t>
      </w:r>
      <w:r>
        <w:rPr>
          <w:rFonts w:ascii="Open Sans" w:eastAsia="Open Sans" w:hAnsi="Open Sans" w:cs="Open Sans"/>
          <w:b/>
          <w:bCs/>
          <w:color w:val="3F3F3F"/>
          <w:sz w:val="24"/>
          <w:szCs w:val="24"/>
        </w:rPr>
        <w:t>:</w:t>
      </w:r>
    </w:p>
    <w:p w14:paraId="32E4A75D" w14:textId="77777777" w:rsidR="00F84B95" w:rsidRDefault="00F84B95" w:rsidP="00F84B95">
      <w:pPr>
        <w:spacing w:before="8" w:after="0" w:line="150" w:lineRule="exact"/>
        <w:rPr>
          <w:sz w:val="15"/>
          <w:szCs w:val="15"/>
        </w:rPr>
      </w:pPr>
    </w:p>
    <w:p w14:paraId="08F57BAC" w14:textId="54D19D4D" w:rsidR="00F84B95" w:rsidRDefault="00F84B95" w:rsidP="00F84B95">
      <w:pPr>
        <w:spacing w:after="0" w:line="240" w:lineRule="auto"/>
        <w:ind w:left="445" w:right="-20"/>
        <w:rPr>
          <w:rFonts w:ascii="Open Sans" w:eastAsia="Open Sans" w:hAnsi="Open Sans" w:cs="Open Sans"/>
        </w:rPr>
      </w:pPr>
      <w:r>
        <w:rPr>
          <w:rFonts w:ascii="Open Sans" w:eastAsia="Open Sans" w:hAnsi="Open Sans" w:cs="Open Sans"/>
          <w:color w:val="3F3F3F"/>
          <w:spacing w:val="-6"/>
        </w:rPr>
        <w:t>1</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rPr>
        <w:t>3</w:t>
      </w:r>
      <w:r>
        <w:rPr>
          <w:rFonts w:ascii="Open Sans" w:eastAsia="Open Sans" w:hAnsi="Open Sans" w:cs="Open Sans"/>
          <w:b/>
          <w:bCs/>
          <w:color w:val="191970"/>
          <w:spacing w:val="-6"/>
        </w:rPr>
        <w:t xml:space="preserve"> </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Pr>
          <w:rFonts w:ascii="Open Sans" w:eastAsia="Open Sans" w:hAnsi="Open Sans" w:cs="Open Sans"/>
          <w:noProof/>
          <w:color w:val="3F3F3F"/>
          <w:spacing w:val="1"/>
          <w:lang w:bidi="he-IL"/>
        </w:rPr>
        <w:drawing>
          <wp:inline distT="0" distB="0" distL="0" distR="0" wp14:anchorId="2BE2A887" wp14:editId="434BFA64">
            <wp:extent cx="28575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ascii="Times New Roman" w:eastAsia="Times New Roman" w:hAnsi="Times New Roman" w:cs="Times New Roman"/>
          <w:color w:val="3F3F3F"/>
          <w:spacing w:val="-3"/>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p>
    <w:p w14:paraId="4C9623A4" w14:textId="77777777" w:rsidR="00F84B95" w:rsidRDefault="00F84B95" w:rsidP="00F84B95">
      <w:pPr>
        <w:spacing w:before="9" w:after="0" w:line="110" w:lineRule="exact"/>
        <w:rPr>
          <w:sz w:val="11"/>
          <w:szCs w:val="11"/>
        </w:rPr>
      </w:pPr>
    </w:p>
    <w:p w14:paraId="36E22039" w14:textId="77777777" w:rsidR="00F84B95" w:rsidRDefault="00F84B95" w:rsidP="00F84B95">
      <w:pPr>
        <w:spacing w:after="0" w:line="240" w:lineRule="auto"/>
        <w:ind w:left="445" w:right="-20"/>
        <w:rPr>
          <w:rFonts w:ascii="Open Sans" w:eastAsia="Open Sans" w:hAnsi="Open Sans" w:cs="Open Sans"/>
        </w:rPr>
      </w:pPr>
      <w:r>
        <w:rPr>
          <w:rFonts w:ascii="Open Sans" w:eastAsia="Open Sans" w:hAnsi="Open Sans" w:cs="Open Sans"/>
          <w:color w:val="3F3F3F"/>
          <w:spacing w:val="-6"/>
        </w:rPr>
        <w:t>2</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b/>
          <w:bCs/>
          <w:color w:val="3F3F3F"/>
          <w:spacing w:val="-1"/>
        </w:rPr>
        <w:t>S</w:t>
      </w:r>
      <w:r>
        <w:rPr>
          <w:rFonts w:ascii="Open Sans" w:eastAsia="Open Sans" w:hAnsi="Open Sans" w:cs="Open Sans"/>
          <w:b/>
          <w:bCs/>
          <w:color w:val="3F3F3F"/>
          <w:spacing w:val="2"/>
        </w:rPr>
        <w:t>a</w:t>
      </w:r>
      <w:r>
        <w:rPr>
          <w:rFonts w:ascii="Open Sans" w:eastAsia="Open Sans" w:hAnsi="Open Sans" w:cs="Open Sans"/>
          <w:b/>
          <w:bCs/>
          <w:color w:val="3F3F3F"/>
          <w:spacing w:val="-5"/>
        </w:rPr>
        <w:t>v</w:t>
      </w:r>
      <w:r>
        <w:rPr>
          <w:rFonts w:ascii="Open Sans" w:eastAsia="Open Sans" w:hAnsi="Open Sans" w:cs="Open Sans"/>
          <w:b/>
          <w:bCs/>
          <w:color w:val="3F3F3F"/>
          <w:spacing w:val="5"/>
        </w:rPr>
        <w:t>e</w:t>
      </w:r>
      <w:r>
        <w:rPr>
          <w:rFonts w:ascii="Open Sans" w:eastAsia="Open Sans" w:hAnsi="Open Sans" w:cs="Open Sans"/>
          <w:color w:val="3F3F3F"/>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5"/>
        </w:rPr>
        <w:t>k</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rPr>
        <w:t>:</w:t>
      </w:r>
    </w:p>
    <w:p w14:paraId="50296976" w14:textId="77777777" w:rsidR="0074787C" w:rsidRDefault="0074787C">
      <w:pPr>
        <w:spacing w:before="9" w:after="0" w:line="100" w:lineRule="exact"/>
        <w:rPr>
          <w:sz w:val="10"/>
          <w:szCs w:val="10"/>
        </w:rPr>
      </w:pPr>
    </w:p>
    <w:p w14:paraId="5FBFC622" w14:textId="77777777" w:rsidR="0074787C" w:rsidRDefault="002D0355">
      <w:pPr>
        <w:spacing w:after="0" w:line="240" w:lineRule="auto"/>
        <w:ind w:left="115" w:right="-20"/>
        <w:rPr>
          <w:rFonts w:ascii="Times New Roman" w:eastAsia="Times New Roman" w:hAnsi="Times New Roman" w:cs="Times New Roman"/>
          <w:sz w:val="20"/>
          <w:szCs w:val="20"/>
        </w:rPr>
      </w:pPr>
      <w:r>
        <w:pict w14:anchorId="65F5C9DD">
          <v:shape id="_x0000_i1037" type="#_x0000_t75" style="width:253.5pt;height:86.25pt;mso-position-horizontal-relative:char;mso-position-vertical-relative:line">
            <v:imagedata r:id="rId29" o:title=""/>
          </v:shape>
        </w:pict>
      </w:r>
    </w:p>
    <w:p w14:paraId="5B20E044" w14:textId="77777777" w:rsidR="0074787C" w:rsidRDefault="0074787C">
      <w:pPr>
        <w:spacing w:after="0" w:line="190" w:lineRule="exact"/>
        <w:rPr>
          <w:sz w:val="19"/>
          <w:szCs w:val="19"/>
        </w:rPr>
      </w:pPr>
    </w:p>
    <w:p w14:paraId="10CC5B7E" w14:textId="77777777" w:rsidR="00F84B95" w:rsidRDefault="00F84B95" w:rsidP="00F84B95">
      <w:pPr>
        <w:spacing w:after="0" w:line="240" w:lineRule="auto"/>
        <w:ind w:left="445" w:right="-20"/>
        <w:rPr>
          <w:rFonts w:ascii="Open Sans" w:eastAsia="Open Sans" w:hAnsi="Open Sans" w:cs="Open Sans"/>
        </w:rPr>
      </w:pPr>
      <w:r>
        <w:rPr>
          <w:rFonts w:ascii="Open Sans" w:eastAsia="Open Sans" w:hAnsi="Open Sans" w:cs="Open Sans"/>
          <w:color w:val="3F3F3F"/>
          <w:spacing w:val="-6"/>
        </w:rPr>
        <w:t>3</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b/>
          <w:bCs/>
          <w:color w:val="3F3F3F"/>
          <w:spacing w:val="-5"/>
        </w:rPr>
        <w:t>C</w:t>
      </w:r>
      <w:r>
        <w:rPr>
          <w:rFonts w:ascii="Open Sans" w:eastAsia="Open Sans" w:hAnsi="Open Sans" w:cs="Open Sans"/>
          <w:b/>
          <w:bCs/>
          <w:color w:val="3F3F3F"/>
          <w:spacing w:val="-1"/>
        </w:rPr>
        <w:t>o</w:t>
      </w:r>
      <w:r>
        <w:rPr>
          <w:rFonts w:ascii="Open Sans" w:eastAsia="Open Sans" w:hAnsi="Open Sans" w:cs="Open Sans"/>
          <w:b/>
          <w:bCs/>
          <w:color w:val="3F3F3F"/>
          <w:spacing w:val="5"/>
        </w:rPr>
        <w:t>nf</w:t>
      </w:r>
      <w:r>
        <w:rPr>
          <w:rFonts w:ascii="Open Sans" w:eastAsia="Open Sans" w:hAnsi="Open Sans" w:cs="Open Sans"/>
          <w:b/>
          <w:bCs/>
          <w:color w:val="3F3F3F"/>
          <w:spacing w:val="-7"/>
        </w:rPr>
        <w:t>i</w:t>
      </w:r>
      <w:r>
        <w:rPr>
          <w:rFonts w:ascii="Open Sans" w:eastAsia="Open Sans" w:hAnsi="Open Sans" w:cs="Open Sans"/>
          <w:b/>
          <w:bCs/>
          <w:color w:val="3F3F3F"/>
          <w:spacing w:val="5"/>
        </w:rPr>
        <w:t>r</w:t>
      </w:r>
      <w:r>
        <w:rPr>
          <w:rFonts w:ascii="Open Sans" w:eastAsia="Open Sans" w:hAnsi="Open Sans" w:cs="Open Sans"/>
          <w:b/>
          <w:bCs/>
          <w:color w:val="3F3F3F"/>
        </w:rPr>
        <w:t>m</w:t>
      </w:r>
      <w:r>
        <w:rPr>
          <w:rFonts w:ascii="Open Sans" w:eastAsia="Open Sans" w:hAnsi="Open Sans" w:cs="Open Sans"/>
          <w:b/>
          <w:bC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cc</w:t>
      </w:r>
      <w:r>
        <w:rPr>
          <w:rFonts w:ascii="Open Sans" w:eastAsia="Open Sans" w:hAnsi="Open Sans" w:cs="Open Sans"/>
          <w:color w:val="3F3F3F"/>
          <w:spacing w:val="-3"/>
        </w:rPr>
        <w:t>e</w:t>
      </w:r>
      <w:r>
        <w:rPr>
          <w:rFonts w:ascii="Open Sans" w:eastAsia="Open Sans" w:hAnsi="Open Sans" w:cs="Open Sans"/>
          <w:color w:val="3F3F3F"/>
        </w:rPr>
        <w:t>pt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4FFE2A3D" w14:textId="77777777" w:rsidR="0074787C" w:rsidRDefault="0074787C">
      <w:pPr>
        <w:spacing w:after="0"/>
      </w:pPr>
    </w:p>
    <w:p w14:paraId="1BEDEA4D" w14:textId="77777777" w:rsidR="00F84B95" w:rsidRDefault="00F84B95">
      <w:pPr>
        <w:spacing w:after="0"/>
        <w:sectPr w:rsidR="00F84B95">
          <w:pgSz w:w="11920" w:h="16840"/>
          <w:pgMar w:top="1560" w:right="1360" w:bottom="280" w:left="1280" w:header="720" w:footer="720" w:gutter="0"/>
          <w:cols w:space="720"/>
        </w:sectPr>
      </w:pPr>
    </w:p>
    <w:p w14:paraId="11425362" w14:textId="77777777" w:rsidR="00F84B95" w:rsidRDefault="00F84B95" w:rsidP="00F84B95">
      <w:pPr>
        <w:spacing w:after="0" w:line="257" w:lineRule="exact"/>
        <w:ind w:left="20" w:right="-53"/>
        <w:rPr>
          <w:rFonts w:ascii="Open Sans" w:eastAsia="Open Sans" w:hAnsi="Open Sans" w:cs="Open Sans"/>
        </w:rPr>
      </w:pPr>
      <w:commentRangeStart w:id="128"/>
      <w:r>
        <w:rPr>
          <w:rFonts w:ascii="Open Sans" w:eastAsia="Open Sans" w:hAnsi="Open Sans" w:cs="Open Sans"/>
          <w:color w:val="3F3F3F"/>
          <w:spacing w:val="-2"/>
          <w:position w:val="1"/>
        </w:rPr>
        <w:lastRenderedPageBreak/>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r</w:t>
      </w:r>
      <w:r>
        <w:rPr>
          <w:rFonts w:ascii="Open Sans" w:eastAsia="Open Sans" w:hAnsi="Open Sans" w:cs="Open Sans"/>
          <w:color w:val="3F3F3F"/>
          <w:spacing w:val="5"/>
          <w:position w:val="1"/>
        </w:rPr>
        <w:t>i</w:t>
      </w:r>
      <w:r>
        <w:rPr>
          <w:rFonts w:ascii="Open Sans" w:eastAsia="Open Sans" w:hAnsi="Open Sans" w:cs="Open Sans"/>
          <w:color w:val="3F3F3F"/>
          <w:position w:val="1"/>
        </w:rPr>
        <w:t>p</w:t>
      </w:r>
      <w:r>
        <w:rPr>
          <w:rFonts w:ascii="Open Sans" w:eastAsia="Open Sans" w:hAnsi="Open Sans" w:cs="Open Sans"/>
          <w:color w:val="3F3F3F"/>
          <w:spacing w:val="1"/>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d</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ete</w:t>
      </w:r>
      <w:r>
        <w:rPr>
          <w:rFonts w:ascii="Open Sans" w:eastAsia="Open Sans" w:hAnsi="Open Sans" w:cs="Open Sans"/>
          <w:color w:val="3F3F3F"/>
          <w:position w:val="1"/>
        </w:rPr>
        <w:t xml:space="preserve">d </w:t>
      </w:r>
      <w:r>
        <w:rPr>
          <w:rFonts w:ascii="Open Sans" w:eastAsia="Open Sans" w:hAnsi="Open Sans" w:cs="Open Sans"/>
          <w:color w:val="3F3F3F"/>
          <w:spacing w:val="1"/>
          <w:position w:val="1"/>
        </w:rPr>
        <w:t>f</w:t>
      </w:r>
      <w:r>
        <w:rPr>
          <w:rFonts w:ascii="Open Sans" w:eastAsia="Open Sans" w:hAnsi="Open Sans" w:cs="Open Sans"/>
          <w:color w:val="3F3F3F"/>
          <w:position w:val="1"/>
        </w:rPr>
        <w:t>r</w:t>
      </w:r>
      <w:r>
        <w:rPr>
          <w:rFonts w:ascii="Open Sans" w:eastAsia="Open Sans" w:hAnsi="Open Sans" w:cs="Open Sans"/>
          <w:color w:val="3F3F3F"/>
          <w:spacing w:val="2"/>
          <w:position w:val="1"/>
        </w:rPr>
        <w:t>o</w:t>
      </w:r>
      <w:r>
        <w:rPr>
          <w:rFonts w:ascii="Open Sans" w:eastAsia="Open Sans" w:hAnsi="Open Sans" w:cs="Open Sans"/>
          <w:color w:val="3F3F3F"/>
          <w:position w:val="1"/>
        </w:rPr>
        <w:t>m</w:t>
      </w:r>
      <w:r>
        <w:rPr>
          <w:rFonts w:ascii="Open Sans" w:eastAsia="Open Sans" w:hAnsi="Open Sans" w:cs="Open Sans"/>
          <w:color w:val="3F3F3F"/>
          <w:spacing w:val="7"/>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D</w:t>
      </w:r>
      <w:r>
        <w:rPr>
          <w:rFonts w:ascii="Open Sans" w:eastAsia="Open Sans" w:hAnsi="Open Sans" w:cs="Open Sans"/>
          <w:color w:val="3F3F3F"/>
          <w:position w:val="1"/>
        </w:rPr>
        <w:t>r</w:t>
      </w:r>
      <w:r>
        <w:rPr>
          <w:rFonts w:ascii="Open Sans" w:eastAsia="Open Sans" w:hAnsi="Open Sans" w:cs="Open Sans"/>
          <w:color w:val="3F3F3F"/>
          <w:spacing w:val="5"/>
          <w:position w:val="1"/>
        </w:rPr>
        <w:t>i</w:t>
      </w:r>
      <w:r>
        <w:rPr>
          <w:rFonts w:ascii="Open Sans" w:eastAsia="Open Sans" w:hAnsi="Open Sans" w:cs="Open Sans"/>
          <w:color w:val="3F3F3F"/>
          <w:spacing w:val="-5"/>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rs</w:t>
      </w:r>
      <w:r>
        <w:rPr>
          <w:rFonts w:ascii="Open Sans" w:eastAsia="Open Sans" w:hAnsi="Open Sans" w:cs="Open Sans"/>
          <w:color w:val="3F3F3F"/>
          <w:spacing w:val="1"/>
          <w:position w:val="1"/>
        </w:rPr>
        <w:t xml:space="preserve"> </w:t>
      </w:r>
      <w:r>
        <w:rPr>
          <w:rFonts w:ascii="Open Sans" w:eastAsia="Open Sans" w:hAnsi="Open Sans" w:cs="Open Sans"/>
          <w:color w:val="3F3F3F"/>
          <w:spacing w:val="5"/>
          <w:position w:val="1"/>
        </w:rPr>
        <w:t>G</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3"/>
          <w:position w:val="1"/>
        </w:rPr>
        <w:t>tt</w:t>
      </w:r>
      <w:r>
        <w:rPr>
          <w:rFonts w:ascii="Open Sans" w:eastAsia="Open Sans" w:hAnsi="Open Sans" w:cs="Open Sans"/>
          <w:color w:val="3F3F3F"/>
          <w:position w:val="1"/>
        </w:rPr>
        <w:t>:</w:t>
      </w:r>
      <w:commentRangeEnd w:id="128"/>
      <w:r>
        <w:rPr>
          <w:rStyle w:val="CommentReference"/>
        </w:rPr>
        <w:commentReference w:id="128"/>
      </w:r>
    </w:p>
    <w:p w14:paraId="64A734C2" w14:textId="77777777" w:rsidR="0074787C" w:rsidRDefault="0074787C">
      <w:pPr>
        <w:spacing w:before="7" w:after="0" w:line="170" w:lineRule="exact"/>
        <w:rPr>
          <w:sz w:val="17"/>
          <w:szCs w:val="17"/>
        </w:rPr>
      </w:pPr>
    </w:p>
    <w:p w14:paraId="7D9FE511" w14:textId="77777777" w:rsidR="0074787C" w:rsidRDefault="002D0355">
      <w:pPr>
        <w:spacing w:after="0" w:line="240" w:lineRule="auto"/>
        <w:ind w:left="115" w:right="-20"/>
        <w:rPr>
          <w:rFonts w:ascii="Times New Roman" w:eastAsia="Times New Roman" w:hAnsi="Times New Roman" w:cs="Times New Roman"/>
          <w:sz w:val="20"/>
          <w:szCs w:val="20"/>
        </w:rPr>
      </w:pPr>
      <w:r>
        <w:pict w14:anchorId="214E10AF">
          <v:shape id="_x0000_i1038" type="#_x0000_t75" style="width:403.5pt;height:158.25pt;mso-position-horizontal-relative:char;mso-position-vertical-relative:line">
            <v:imagedata r:id="rId30" o:title=""/>
          </v:shape>
        </w:pict>
      </w:r>
    </w:p>
    <w:p w14:paraId="7A23C145" w14:textId="77777777" w:rsidR="0074787C" w:rsidRDefault="0074787C">
      <w:pPr>
        <w:spacing w:before="7" w:after="0" w:line="170" w:lineRule="exact"/>
        <w:rPr>
          <w:sz w:val="17"/>
          <w:szCs w:val="17"/>
        </w:rPr>
      </w:pPr>
    </w:p>
    <w:p w14:paraId="48BA7D43" w14:textId="48BF9E85" w:rsidR="0074787C" w:rsidDel="00337B52" w:rsidRDefault="00656446">
      <w:pPr>
        <w:spacing w:after="0" w:line="297" w:lineRule="exact"/>
        <w:ind w:left="115" w:right="-20"/>
        <w:rPr>
          <w:del w:id="129" w:author="Administrator" w:date="2016-09-17T14:28:00Z"/>
          <w:rFonts w:ascii="Open Sans" w:eastAsia="Open Sans" w:hAnsi="Open Sans" w:cs="Open Sans"/>
        </w:rPr>
      </w:pPr>
      <w:del w:id="130" w:author="Administrator" w:date="2016-09-17T14:28:00Z">
        <w:r w:rsidDel="00337B52">
          <w:rPr>
            <w:rFonts w:ascii="Open Sans" w:eastAsia="Open Sans" w:hAnsi="Open Sans" w:cs="Open Sans"/>
            <w:color w:val="3F3F3F"/>
            <w:spacing w:val="-2"/>
            <w:position w:val="1"/>
          </w:rPr>
          <w:delText>T</w:delText>
        </w:r>
        <w:r w:rsidDel="00337B52">
          <w:rPr>
            <w:rFonts w:ascii="Open Sans" w:eastAsia="Open Sans" w:hAnsi="Open Sans" w:cs="Open Sans"/>
            <w:color w:val="3F3F3F"/>
            <w:position w:val="1"/>
          </w:rPr>
          <w:delText>h</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re</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s</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position w:val="1"/>
          </w:rPr>
          <w:delText>a p</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nd</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ng</w:delText>
        </w:r>
        <w:r w:rsidDel="00337B52">
          <w:rPr>
            <w:rFonts w:ascii="Open Sans" w:eastAsia="Open Sans" w:hAnsi="Open Sans" w:cs="Open Sans"/>
            <w:color w:val="3F3F3F"/>
            <w:spacing w:val="-5"/>
            <w:position w:val="1"/>
          </w:rPr>
          <w:delText xml:space="preserve"> </w:delText>
        </w:r>
        <w:r w:rsidDel="00337B52">
          <w:rPr>
            <w:rFonts w:ascii="Open Sans" w:eastAsia="Open Sans" w:hAnsi="Open Sans" w:cs="Open Sans"/>
            <w:color w:val="3F3F3F"/>
            <w:position w:val="1"/>
          </w:rPr>
          <w:delText>ch</w:delText>
        </w:r>
        <w:r w:rsidDel="00337B52">
          <w:rPr>
            <w:rFonts w:ascii="Open Sans" w:eastAsia="Open Sans" w:hAnsi="Open Sans" w:cs="Open Sans"/>
            <w:color w:val="3F3F3F"/>
            <w:spacing w:val="-2"/>
            <w:position w:val="1"/>
          </w:rPr>
          <w:delText>a</w:delText>
        </w:r>
        <w:r w:rsidDel="00337B52">
          <w:rPr>
            <w:rFonts w:ascii="Open Sans" w:eastAsia="Open Sans" w:hAnsi="Open Sans" w:cs="Open Sans"/>
            <w:color w:val="3F3F3F"/>
            <w:position w:val="1"/>
          </w:rPr>
          <w:delText>nge</w:delText>
        </w:r>
        <w:r w:rsidDel="00337B52">
          <w:rPr>
            <w:rFonts w:ascii="Open Sans" w:eastAsia="Open Sans" w:hAnsi="Open Sans" w:cs="Open Sans"/>
            <w:color w:val="3F3F3F"/>
            <w:spacing w:val="-5"/>
            <w:position w:val="1"/>
          </w:rPr>
          <w:delText xml:space="preserve"> </w:delText>
        </w:r>
        <w:r w:rsidDel="00337B52">
          <w:rPr>
            <w:rFonts w:ascii="Open Sans" w:eastAsia="Open Sans" w:hAnsi="Open Sans" w:cs="Open Sans"/>
            <w:color w:val="3F3F3F"/>
            <w:spacing w:val="-3"/>
            <w:position w:val="1"/>
          </w:rPr>
          <w:delText>t</w:delText>
        </w:r>
        <w:r w:rsidDel="00337B52">
          <w:rPr>
            <w:rFonts w:ascii="Open Sans" w:eastAsia="Open Sans" w:hAnsi="Open Sans" w:cs="Open Sans"/>
            <w:color w:val="3F3F3F"/>
            <w:position w:val="1"/>
          </w:rPr>
          <w:delText>o</w:delText>
        </w:r>
        <w:r w:rsidDel="00337B52">
          <w:rPr>
            <w:rFonts w:ascii="Open Sans" w:eastAsia="Open Sans" w:hAnsi="Open Sans" w:cs="Open Sans"/>
            <w:color w:val="3F3F3F"/>
            <w:spacing w:val="5"/>
            <w:position w:val="1"/>
          </w:rPr>
          <w:delText xml:space="preserve"> </w:delText>
        </w:r>
        <w:r w:rsidDel="00337B52">
          <w:rPr>
            <w:rFonts w:ascii="Open Sans" w:eastAsia="Open Sans" w:hAnsi="Open Sans" w:cs="Open Sans"/>
            <w:color w:val="3F3F3F"/>
            <w:spacing w:val="-3"/>
            <w:position w:val="1"/>
          </w:rPr>
          <w:delText>t</w:delText>
        </w:r>
        <w:r w:rsidDel="00337B52">
          <w:rPr>
            <w:rFonts w:ascii="Open Sans" w:eastAsia="Open Sans" w:hAnsi="Open Sans" w:cs="Open Sans"/>
            <w:color w:val="3F3F3F"/>
            <w:position w:val="1"/>
          </w:rPr>
          <w:delText>he</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spacing w:val="4"/>
            <w:position w:val="1"/>
          </w:rPr>
          <w:delText>V</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h</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c</w:delText>
        </w:r>
        <w:r w:rsidDel="00337B52">
          <w:rPr>
            <w:rFonts w:ascii="Open Sans" w:eastAsia="Open Sans" w:hAnsi="Open Sans" w:cs="Open Sans"/>
            <w:color w:val="3F3F3F"/>
            <w:spacing w:val="5"/>
            <w:position w:val="1"/>
          </w:rPr>
          <w:delText>l</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s</w:delText>
        </w:r>
        <w:r w:rsidDel="00337B52">
          <w:rPr>
            <w:rFonts w:ascii="Open Sans" w:eastAsia="Open Sans" w:hAnsi="Open Sans" w:cs="Open Sans"/>
            <w:color w:val="3F3F3F"/>
            <w:spacing w:val="1"/>
            <w:position w:val="1"/>
          </w:rPr>
          <w:delText xml:space="preserve"> </w:delText>
        </w:r>
        <w:r w:rsidDel="00337B52">
          <w:rPr>
            <w:rFonts w:ascii="Open Sans" w:eastAsia="Open Sans" w:hAnsi="Open Sans" w:cs="Open Sans"/>
            <w:color w:val="3F3F3F"/>
            <w:spacing w:val="5"/>
            <w:position w:val="1"/>
          </w:rPr>
          <w:delText>G</w:delText>
        </w:r>
        <w:r w:rsidDel="00337B52">
          <w:rPr>
            <w:rFonts w:ascii="Open Sans" w:eastAsia="Open Sans" w:hAnsi="Open Sans" w:cs="Open Sans"/>
            <w:color w:val="3F3F3F"/>
            <w:spacing w:val="-2"/>
            <w:position w:val="1"/>
          </w:rPr>
          <w:delText>a</w:delText>
        </w:r>
        <w:r w:rsidDel="00337B52">
          <w:rPr>
            <w:rFonts w:ascii="Open Sans" w:eastAsia="Open Sans" w:hAnsi="Open Sans" w:cs="Open Sans"/>
            <w:color w:val="3F3F3F"/>
            <w:position w:val="1"/>
          </w:rPr>
          <w:delText>n</w:delText>
        </w:r>
        <w:r w:rsidDel="00337B52">
          <w:rPr>
            <w:rFonts w:ascii="Open Sans" w:eastAsia="Open Sans" w:hAnsi="Open Sans" w:cs="Open Sans"/>
            <w:color w:val="3F3F3F"/>
            <w:spacing w:val="-3"/>
            <w:position w:val="1"/>
          </w:rPr>
          <w:delText>t</w:delText>
        </w:r>
        <w:r w:rsidDel="00337B52">
          <w:rPr>
            <w:rFonts w:ascii="Open Sans" w:eastAsia="Open Sans" w:hAnsi="Open Sans" w:cs="Open Sans"/>
            <w:color w:val="3F3F3F"/>
            <w:position w:val="1"/>
          </w:rPr>
          <w:delText>t</w:delText>
        </w:r>
        <w:r w:rsidDel="00337B52">
          <w:rPr>
            <w:rFonts w:ascii="Open Sans" w:eastAsia="Open Sans" w:hAnsi="Open Sans" w:cs="Open Sans"/>
            <w:color w:val="3F3F3F"/>
            <w:spacing w:val="-1"/>
            <w:position w:val="1"/>
          </w:rPr>
          <w:delText xml:space="preserve"> </w:delText>
        </w:r>
        <w:r w:rsidDel="00337B52">
          <w:rPr>
            <w:rFonts w:ascii="Open Sans" w:eastAsia="Open Sans" w:hAnsi="Open Sans" w:cs="Open Sans"/>
            <w:color w:val="3F3F3F"/>
            <w:spacing w:val="1"/>
            <w:position w:val="1"/>
          </w:rPr>
          <w:delText>f</w:delText>
        </w:r>
        <w:r w:rsidDel="00337B52">
          <w:rPr>
            <w:rFonts w:ascii="Open Sans" w:eastAsia="Open Sans" w:hAnsi="Open Sans" w:cs="Open Sans"/>
            <w:color w:val="3F3F3F"/>
            <w:spacing w:val="2"/>
            <w:position w:val="1"/>
          </w:rPr>
          <w:delText>o</w:delText>
        </w:r>
        <w:r w:rsidDel="00337B52">
          <w:rPr>
            <w:rFonts w:ascii="Open Sans" w:eastAsia="Open Sans" w:hAnsi="Open Sans" w:cs="Open Sans"/>
            <w:color w:val="3F3F3F"/>
            <w:position w:val="1"/>
          </w:rPr>
          <w:delText>r</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spacing w:val="4"/>
            <w:position w:val="1"/>
          </w:rPr>
          <w:delText>V</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h</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c</w:delText>
        </w:r>
        <w:r w:rsidDel="00337B52">
          <w:rPr>
            <w:rFonts w:ascii="Open Sans" w:eastAsia="Open Sans" w:hAnsi="Open Sans" w:cs="Open Sans"/>
            <w:color w:val="3F3F3F"/>
            <w:spacing w:val="5"/>
            <w:position w:val="1"/>
          </w:rPr>
          <w:delText>l</w:delText>
        </w:r>
        <w:r w:rsidDel="00337B52">
          <w:rPr>
            <w:rFonts w:ascii="Open Sans" w:eastAsia="Open Sans" w:hAnsi="Open Sans" w:cs="Open Sans"/>
            <w:color w:val="3F3F3F"/>
            <w:position w:val="1"/>
          </w:rPr>
          <w:delText>e</w:delText>
        </w:r>
        <w:r w:rsidDel="00337B52">
          <w:rPr>
            <w:rFonts w:ascii="Open Sans" w:eastAsia="Open Sans" w:hAnsi="Open Sans" w:cs="Open Sans"/>
            <w:color w:val="3F3F3F"/>
            <w:spacing w:val="-3"/>
            <w:position w:val="1"/>
          </w:rPr>
          <w:delText xml:space="preserve"> </w:delText>
        </w:r>
        <w:r w:rsidDel="00337B52">
          <w:rPr>
            <w:rFonts w:ascii="Open Sans" w:eastAsia="Open Sans" w:hAnsi="Open Sans" w:cs="Open Sans"/>
            <w:color w:val="3F3F3F"/>
            <w:position w:val="1"/>
          </w:rPr>
          <w:delText>1</w:delText>
        </w:r>
        <w:r w:rsidDel="00337B52">
          <w:rPr>
            <w:rFonts w:ascii="Open Sans" w:eastAsia="Open Sans" w:hAnsi="Open Sans" w:cs="Open Sans"/>
            <w:color w:val="3F3F3F"/>
            <w:spacing w:val="-4"/>
            <w:position w:val="1"/>
          </w:rPr>
          <w:delText xml:space="preserve"> </w:delText>
        </w:r>
        <w:r w:rsidDel="00337B52">
          <w:rPr>
            <w:rFonts w:ascii="Open Sans" w:eastAsia="Open Sans" w:hAnsi="Open Sans" w:cs="Open Sans"/>
            <w:color w:val="3F3F3F"/>
            <w:spacing w:val="-5"/>
            <w:position w:val="1"/>
          </w:rPr>
          <w:delText>(</w:delText>
        </w:r>
        <w:r w:rsidDel="00337B52">
          <w:rPr>
            <w:rFonts w:ascii="Open Sans" w:eastAsia="Open Sans" w:hAnsi="Open Sans" w:cs="Open Sans"/>
            <w:color w:val="3F3F3F"/>
            <w:position w:val="1"/>
          </w:rPr>
          <w:delText>no</w:delText>
        </w:r>
        <w:r w:rsidDel="00337B52">
          <w:rPr>
            <w:rFonts w:ascii="Open Sans" w:eastAsia="Open Sans" w:hAnsi="Open Sans" w:cs="Open Sans"/>
            <w:color w:val="3F3F3F"/>
            <w:spacing w:val="3"/>
            <w:position w:val="1"/>
          </w:rPr>
          <w:delText xml:space="preserve"> </w:delText>
        </w:r>
        <w:r w:rsidDel="00337B52">
          <w:rPr>
            <w:rFonts w:ascii="Open Sans" w:eastAsia="Open Sans" w:hAnsi="Open Sans" w:cs="Open Sans"/>
            <w:color w:val="3F3F3F"/>
            <w:spacing w:val="5"/>
            <w:position w:val="1"/>
          </w:rPr>
          <w:delText>l</w:delText>
        </w:r>
        <w:r w:rsidDel="00337B52">
          <w:rPr>
            <w:rFonts w:ascii="Open Sans" w:eastAsia="Open Sans" w:hAnsi="Open Sans" w:cs="Open Sans"/>
            <w:color w:val="3F3F3F"/>
            <w:spacing w:val="2"/>
            <w:position w:val="1"/>
          </w:rPr>
          <w:delText>o</w:delText>
        </w:r>
        <w:r w:rsidDel="00337B52">
          <w:rPr>
            <w:rFonts w:ascii="Open Sans" w:eastAsia="Open Sans" w:hAnsi="Open Sans" w:cs="Open Sans"/>
            <w:color w:val="3F3F3F"/>
            <w:position w:val="1"/>
          </w:rPr>
          <w:delText>ng</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r r</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qu</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r</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d</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spacing w:val="-3"/>
            <w:position w:val="1"/>
          </w:rPr>
          <w:delText>t</w:delText>
        </w:r>
        <w:r w:rsidDel="00337B52">
          <w:rPr>
            <w:rFonts w:ascii="Open Sans" w:eastAsia="Open Sans" w:hAnsi="Open Sans" w:cs="Open Sans"/>
            <w:color w:val="3F3F3F"/>
            <w:position w:val="1"/>
          </w:rPr>
          <w:delText>o</w:delText>
        </w:r>
        <w:r w:rsidDel="00337B52">
          <w:rPr>
            <w:rFonts w:ascii="Open Sans" w:eastAsia="Open Sans" w:hAnsi="Open Sans" w:cs="Open Sans"/>
            <w:color w:val="3F3F3F"/>
            <w:spacing w:val="5"/>
            <w:position w:val="1"/>
          </w:rPr>
          <w:delText xml:space="preserve"> </w:delText>
        </w:r>
        <w:r w:rsidDel="00337B52">
          <w:rPr>
            <w:rFonts w:ascii="Open Sans" w:eastAsia="Open Sans" w:hAnsi="Open Sans" w:cs="Open Sans"/>
            <w:color w:val="3F3F3F"/>
            <w:position w:val="1"/>
          </w:rPr>
          <w:delText>do</w:delText>
        </w:r>
      </w:del>
    </w:p>
    <w:p w14:paraId="35643D4C" w14:textId="5C54101D" w:rsidR="0074787C" w:rsidRDefault="00656446">
      <w:pPr>
        <w:spacing w:after="0" w:line="240" w:lineRule="auto"/>
        <w:ind w:left="115" w:right="441"/>
        <w:rPr>
          <w:rFonts w:ascii="Open Sans" w:eastAsia="Open Sans" w:hAnsi="Open Sans" w:cs="Open Sans"/>
        </w:rPr>
      </w:pPr>
      <w:del w:id="131" w:author="Administrator" w:date="2016-09-17T14:28:00Z">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he</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rPr>
          <w:delText>d</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spacing w:val="5"/>
          </w:rPr>
          <w:delText>l</w:delText>
        </w:r>
        <w:r w:rsidDel="00337B52">
          <w:rPr>
            <w:rFonts w:ascii="Open Sans" w:eastAsia="Open Sans" w:hAnsi="Open Sans" w:cs="Open Sans"/>
            <w:color w:val="3F3F3F"/>
            <w:spacing w:val="-3"/>
          </w:rPr>
          <w:delText>ete</w:delText>
        </w:r>
        <w:r w:rsidDel="00337B52">
          <w:rPr>
            <w:rFonts w:ascii="Open Sans" w:eastAsia="Open Sans" w:hAnsi="Open Sans" w:cs="Open Sans"/>
            <w:color w:val="3F3F3F"/>
          </w:rPr>
          <w:delText xml:space="preserve">d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r</w:delText>
        </w:r>
        <w:r w:rsidDel="00337B52">
          <w:rPr>
            <w:rFonts w:ascii="Open Sans" w:eastAsia="Open Sans" w:hAnsi="Open Sans" w:cs="Open Sans"/>
            <w:color w:val="3F3F3F"/>
            <w:spacing w:val="5"/>
          </w:rPr>
          <w:delText>i</w:delText>
        </w:r>
        <w:r w:rsidDel="00337B52">
          <w:rPr>
            <w:rFonts w:ascii="Open Sans" w:eastAsia="Open Sans" w:hAnsi="Open Sans" w:cs="Open Sans"/>
            <w:color w:val="3F3F3F"/>
          </w:rPr>
          <w:delText>p</w:delText>
        </w:r>
        <w:r w:rsidDel="00337B52">
          <w:rPr>
            <w:rFonts w:ascii="Open Sans" w:eastAsia="Open Sans" w:hAnsi="Open Sans" w:cs="Open Sans"/>
            <w:color w:val="3F3F3F"/>
            <w:spacing w:val="-5"/>
          </w:rPr>
          <w:delText>)</w:delText>
        </w:r>
        <w:r w:rsidDel="00337B52">
          <w:rPr>
            <w:rFonts w:ascii="Open Sans" w:eastAsia="Open Sans" w:hAnsi="Open Sans" w:cs="Open Sans"/>
            <w:color w:val="3F3F3F"/>
          </w:rPr>
          <w:delText>.</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1"/>
          </w:rPr>
          <w:delText>I</w:delText>
        </w:r>
        <w:r w:rsidDel="00337B52">
          <w:rPr>
            <w:rFonts w:ascii="Open Sans" w:eastAsia="Open Sans" w:hAnsi="Open Sans" w:cs="Open Sans"/>
            <w:color w:val="3F3F3F"/>
          </w:rPr>
          <w:delText>f</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spacing w:val="-6"/>
          </w:rPr>
          <w:delText>y</w:delText>
        </w:r>
        <w:r w:rsidDel="00337B52">
          <w:rPr>
            <w:rFonts w:ascii="Open Sans" w:eastAsia="Open Sans" w:hAnsi="Open Sans" w:cs="Open Sans"/>
            <w:color w:val="3F3F3F"/>
            <w:spacing w:val="2"/>
          </w:rPr>
          <w:delText>o</w:delText>
        </w:r>
        <w:r w:rsidDel="00337B52">
          <w:rPr>
            <w:rFonts w:ascii="Open Sans" w:eastAsia="Open Sans" w:hAnsi="Open Sans" w:cs="Open Sans"/>
            <w:color w:val="3F3F3F"/>
          </w:rPr>
          <w:delText>u</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5"/>
          </w:rPr>
          <w:delText>l</w:delText>
        </w:r>
        <w:r w:rsidDel="00337B52">
          <w:rPr>
            <w:rFonts w:ascii="Open Sans" w:eastAsia="Open Sans" w:hAnsi="Open Sans" w:cs="Open Sans"/>
            <w:color w:val="3F3F3F"/>
            <w:spacing w:val="2"/>
          </w:rPr>
          <w:delText>oo</w:delText>
        </w:r>
        <w:r w:rsidDel="00337B52">
          <w:rPr>
            <w:rFonts w:ascii="Open Sans" w:eastAsia="Open Sans" w:hAnsi="Open Sans" w:cs="Open Sans"/>
            <w:color w:val="3F3F3F"/>
          </w:rPr>
          <w:delText>k</w:delText>
        </w:r>
        <w:r w:rsidDel="00337B52">
          <w:rPr>
            <w:rFonts w:ascii="Open Sans" w:eastAsia="Open Sans" w:hAnsi="Open Sans" w:cs="Open Sans"/>
            <w:color w:val="3F3F3F"/>
            <w:spacing w:val="5"/>
          </w:rPr>
          <w:delText xml:space="preserve"> </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 xml:space="preserve">t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he</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spacing w:val="4"/>
          </w:rPr>
          <w:delText>V</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h</w:delText>
        </w:r>
        <w:r w:rsidDel="00337B52">
          <w:rPr>
            <w:rFonts w:ascii="Open Sans" w:eastAsia="Open Sans" w:hAnsi="Open Sans" w:cs="Open Sans"/>
            <w:color w:val="3F3F3F"/>
            <w:spacing w:val="5"/>
          </w:rPr>
          <w:delText>i</w:delText>
        </w:r>
        <w:r w:rsidDel="00337B52">
          <w:rPr>
            <w:rFonts w:ascii="Open Sans" w:eastAsia="Open Sans" w:hAnsi="Open Sans" w:cs="Open Sans"/>
            <w:color w:val="3F3F3F"/>
          </w:rPr>
          <w:delText>c</w:delText>
        </w:r>
        <w:r w:rsidDel="00337B52">
          <w:rPr>
            <w:rFonts w:ascii="Open Sans" w:eastAsia="Open Sans" w:hAnsi="Open Sans" w:cs="Open Sans"/>
            <w:color w:val="3F3F3F"/>
            <w:spacing w:val="5"/>
          </w:rPr>
          <w:delText>l</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s</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5"/>
          </w:rPr>
          <w:delText>G</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n</w:delText>
        </w:r>
        <w:r w:rsidDel="00337B52">
          <w:rPr>
            <w:rFonts w:ascii="Open Sans" w:eastAsia="Open Sans" w:hAnsi="Open Sans" w:cs="Open Sans"/>
            <w:color w:val="3F3F3F"/>
            <w:spacing w:val="-3"/>
          </w:rPr>
          <w:delText>tt</w:delText>
        </w:r>
        <w:r w:rsidDel="00337B52">
          <w:rPr>
            <w:rFonts w:ascii="Open Sans" w:eastAsia="Open Sans" w:hAnsi="Open Sans" w:cs="Open Sans"/>
            <w:color w:val="3F3F3F"/>
          </w:rPr>
          <w:delText>,</w:delText>
        </w:r>
        <w:r w:rsidDel="00337B52">
          <w:rPr>
            <w:rFonts w:ascii="Open Sans" w:eastAsia="Open Sans" w:hAnsi="Open Sans" w:cs="Open Sans"/>
            <w:color w:val="3F3F3F"/>
            <w:spacing w:val="8"/>
          </w:rPr>
          <w:delText xml:space="preserve"> </w:delText>
        </w:r>
        <w:r w:rsidDel="00337B52">
          <w:rPr>
            <w:rFonts w:ascii="Open Sans" w:eastAsia="Open Sans" w:hAnsi="Open Sans" w:cs="Open Sans"/>
            <w:color w:val="3F3F3F"/>
            <w:spacing w:val="-6"/>
          </w:rPr>
          <w:delText>y</w:delText>
        </w:r>
        <w:r w:rsidDel="00337B52">
          <w:rPr>
            <w:rFonts w:ascii="Open Sans" w:eastAsia="Open Sans" w:hAnsi="Open Sans" w:cs="Open Sans"/>
            <w:color w:val="3F3F3F"/>
            <w:spacing w:val="2"/>
          </w:rPr>
          <w:delText>o</w:delText>
        </w:r>
        <w:r w:rsidDel="00337B52">
          <w:rPr>
            <w:rFonts w:ascii="Open Sans" w:eastAsia="Open Sans" w:hAnsi="Open Sans" w:cs="Open Sans"/>
            <w:color w:val="3F3F3F"/>
          </w:rPr>
          <w:delText>u</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6"/>
          </w:rPr>
          <w:delText>w</w:delText>
        </w:r>
        <w:r w:rsidDel="00337B52">
          <w:rPr>
            <w:rFonts w:ascii="Open Sans" w:eastAsia="Open Sans" w:hAnsi="Open Sans" w:cs="Open Sans"/>
            <w:color w:val="3F3F3F"/>
            <w:spacing w:val="5"/>
          </w:rPr>
          <w:delText>il</w:delText>
        </w:r>
        <w:r w:rsidDel="00337B52">
          <w:rPr>
            <w:rFonts w:ascii="Open Sans" w:eastAsia="Open Sans" w:hAnsi="Open Sans" w:cs="Open Sans"/>
            <w:color w:val="3F3F3F"/>
          </w:rPr>
          <w:delText>l</w:delText>
        </w:r>
        <w:r w:rsidDel="00337B52">
          <w:rPr>
            <w:rFonts w:ascii="Open Sans" w:eastAsia="Open Sans" w:hAnsi="Open Sans" w:cs="Open Sans"/>
            <w:color w:val="3F3F3F"/>
            <w:spacing w:val="4"/>
          </w:rPr>
          <w:delText xml:space="preserve"> </w:delText>
        </w:r>
        <w:r w:rsidDel="00337B52">
          <w:rPr>
            <w:rFonts w:ascii="Open Sans" w:eastAsia="Open Sans" w:hAnsi="Open Sans" w:cs="Open Sans"/>
            <w:color w:val="3F3F3F"/>
          </w:rPr>
          <w:delText>s</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e</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h</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t</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4"/>
          </w:rPr>
          <w:delText>V</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h</w:delText>
        </w:r>
        <w:r w:rsidDel="00337B52">
          <w:rPr>
            <w:rFonts w:ascii="Open Sans" w:eastAsia="Open Sans" w:hAnsi="Open Sans" w:cs="Open Sans"/>
            <w:color w:val="3F3F3F"/>
            <w:spacing w:val="5"/>
          </w:rPr>
          <w:delText>i</w:delText>
        </w:r>
        <w:r w:rsidDel="00337B52">
          <w:rPr>
            <w:rFonts w:ascii="Open Sans" w:eastAsia="Open Sans" w:hAnsi="Open Sans" w:cs="Open Sans"/>
            <w:color w:val="3F3F3F"/>
          </w:rPr>
          <w:delText>c</w:delText>
        </w:r>
        <w:r w:rsidDel="00337B52">
          <w:rPr>
            <w:rFonts w:ascii="Open Sans" w:eastAsia="Open Sans" w:hAnsi="Open Sans" w:cs="Open Sans"/>
            <w:color w:val="3F3F3F"/>
            <w:spacing w:val="5"/>
          </w:rPr>
          <w:delText>l</w:delText>
        </w:r>
        <w:r w:rsidDel="00337B52">
          <w:rPr>
            <w:rFonts w:ascii="Open Sans" w:eastAsia="Open Sans" w:hAnsi="Open Sans" w:cs="Open Sans"/>
            <w:color w:val="3F3F3F"/>
          </w:rPr>
          <w:delText>e</w:delText>
        </w:r>
        <w:r w:rsidDel="00337B52">
          <w:rPr>
            <w:rFonts w:ascii="Open Sans" w:eastAsia="Open Sans" w:hAnsi="Open Sans" w:cs="Open Sans"/>
            <w:color w:val="3F3F3F"/>
            <w:spacing w:val="-3"/>
          </w:rPr>
          <w:delText xml:space="preserve"> </w:delText>
        </w:r>
        <w:r w:rsidDel="00337B52">
          <w:rPr>
            <w:rFonts w:ascii="Open Sans" w:eastAsia="Open Sans" w:hAnsi="Open Sans" w:cs="Open Sans"/>
            <w:color w:val="3F3F3F"/>
          </w:rPr>
          <w:delText>1</w:delText>
        </w:r>
        <w:r w:rsidDel="00337B52">
          <w:rPr>
            <w:rFonts w:ascii="Open Sans" w:eastAsia="Open Sans" w:hAnsi="Open Sans" w:cs="Open Sans"/>
            <w:color w:val="3F3F3F"/>
            <w:spacing w:val="-4"/>
          </w:rPr>
          <w:delText xml:space="preserve"> </w:delText>
        </w:r>
        <w:r w:rsidDel="00337B52">
          <w:rPr>
            <w:rFonts w:ascii="Open Sans" w:eastAsia="Open Sans" w:hAnsi="Open Sans" w:cs="Open Sans"/>
            <w:color w:val="3F3F3F"/>
          </w:rPr>
          <w:delText>h</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s</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rPr>
          <w:delText>b</w:delText>
        </w:r>
        <w:r w:rsidDel="00337B52">
          <w:rPr>
            <w:rFonts w:ascii="Open Sans" w:eastAsia="Open Sans" w:hAnsi="Open Sans" w:cs="Open Sans"/>
            <w:color w:val="3F3F3F"/>
            <w:spacing w:val="-3"/>
          </w:rPr>
          <w:delText>ee</w:delText>
        </w:r>
        <w:r w:rsidDel="00337B52">
          <w:rPr>
            <w:rFonts w:ascii="Open Sans" w:eastAsia="Open Sans" w:hAnsi="Open Sans" w:cs="Open Sans"/>
            <w:color w:val="3F3F3F"/>
          </w:rPr>
          <w:delText>n un</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ss</w:delText>
        </w:r>
        <w:r w:rsidDel="00337B52">
          <w:rPr>
            <w:rFonts w:ascii="Open Sans" w:eastAsia="Open Sans" w:hAnsi="Open Sans" w:cs="Open Sans"/>
            <w:color w:val="3F3F3F"/>
            <w:spacing w:val="5"/>
          </w:rPr>
          <w:delText>i</w:delText>
        </w:r>
        <w:r w:rsidDel="00337B52">
          <w:rPr>
            <w:rFonts w:ascii="Open Sans" w:eastAsia="Open Sans" w:hAnsi="Open Sans" w:cs="Open Sans"/>
            <w:color w:val="3F3F3F"/>
          </w:rPr>
          <w:delText>gn</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d</w:delText>
        </w:r>
        <w:r w:rsidDel="00337B52">
          <w:rPr>
            <w:rFonts w:ascii="Open Sans" w:eastAsia="Open Sans" w:hAnsi="Open Sans" w:cs="Open Sans"/>
            <w:color w:val="3F3F3F"/>
            <w:spacing w:val="-4"/>
          </w:rPr>
          <w:delText xml:space="preserve">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o</w:delText>
        </w:r>
        <w:r w:rsidDel="00337B52">
          <w:rPr>
            <w:rFonts w:ascii="Open Sans" w:eastAsia="Open Sans" w:hAnsi="Open Sans" w:cs="Open Sans"/>
            <w:color w:val="3F3F3F"/>
            <w:spacing w:val="5"/>
          </w:rPr>
          <w:delText xml:space="preserve">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he</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rPr>
          <w:delText>s</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c</w:delText>
        </w:r>
        <w:r w:rsidDel="00337B52">
          <w:rPr>
            <w:rFonts w:ascii="Open Sans" w:eastAsia="Open Sans" w:hAnsi="Open Sans" w:cs="Open Sans"/>
            <w:color w:val="3F3F3F"/>
            <w:spacing w:val="5"/>
          </w:rPr>
          <w:delText>k</w:delText>
        </w:r>
        <w:r w:rsidDel="00337B52">
          <w:rPr>
            <w:rFonts w:ascii="Open Sans" w:eastAsia="Open Sans" w:hAnsi="Open Sans" w:cs="Open Sans"/>
            <w:color w:val="3F3F3F"/>
          </w:rPr>
          <w:delText>.</w:delText>
        </w:r>
        <w:r w:rsidDel="00337B52">
          <w:rPr>
            <w:rFonts w:ascii="Open Sans" w:eastAsia="Open Sans" w:hAnsi="Open Sans" w:cs="Open Sans"/>
            <w:color w:val="3F3F3F"/>
            <w:spacing w:val="3"/>
          </w:rPr>
          <w:delText xml:space="preserve"> </w:delText>
        </w:r>
      </w:del>
      <w:r>
        <w:rPr>
          <w:rFonts w:ascii="Open Sans" w:eastAsia="Open Sans" w:hAnsi="Open Sans" w:cs="Open Sans"/>
          <w:color w:val="3F3F3F"/>
          <w:spacing w:val="-4"/>
        </w:rPr>
        <w:t>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b/>
          <w:bCs/>
          <w:color w:val="3F3F3F"/>
          <w:spacing w:val="-2"/>
        </w:rPr>
        <w:t>A</w:t>
      </w:r>
      <w:r>
        <w:rPr>
          <w:rFonts w:ascii="Open Sans" w:eastAsia="Open Sans" w:hAnsi="Open Sans" w:cs="Open Sans"/>
          <w:b/>
          <w:bCs/>
          <w:color w:val="3F3F3F"/>
          <w:spacing w:val="-4"/>
        </w:rPr>
        <w:t>ss</w:t>
      </w:r>
      <w:r>
        <w:rPr>
          <w:rFonts w:ascii="Open Sans" w:eastAsia="Open Sans" w:hAnsi="Open Sans" w:cs="Open Sans"/>
          <w:b/>
          <w:bCs/>
          <w:color w:val="3F3F3F"/>
          <w:spacing w:val="-7"/>
        </w:rPr>
        <w:t>i</w:t>
      </w:r>
      <w:r>
        <w:rPr>
          <w:rFonts w:ascii="Open Sans" w:eastAsia="Open Sans" w:hAnsi="Open Sans" w:cs="Open Sans"/>
          <w:b/>
          <w:bCs/>
          <w:color w:val="3F3F3F"/>
          <w:spacing w:val="-4"/>
        </w:rPr>
        <w:t>g</w:t>
      </w:r>
      <w:r>
        <w:rPr>
          <w:rFonts w:ascii="Open Sans" w:eastAsia="Open Sans" w:hAnsi="Open Sans" w:cs="Open Sans"/>
          <w:b/>
          <w:bCs/>
          <w:color w:val="3F3F3F"/>
        </w:rPr>
        <w:t>n</w:t>
      </w:r>
      <w:r>
        <w:rPr>
          <w:rFonts w:ascii="Open Sans" w:eastAsia="Open Sans" w:hAnsi="Open Sans" w:cs="Open Sans"/>
          <w:b/>
          <w:bCs/>
          <w:color w:val="3F3F3F"/>
          <w:spacing w:val="5"/>
        </w:rPr>
        <w:t xml:space="preserve"> </w:t>
      </w:r>
      <w:r>
        <w:rPr>
          <w:rFonts w:ascii="Open Sans" w:eastAsia="Open Sans" w:hAnsi="Open Sans" w:cs="Open Sans"/>
          <w:b/>
          <w:bCs/>
          <w:color w:val="3F3F3F"/>
          <w:spacing w:val="7"/>
        </w:rPr>
        <w:t>V</w:t>
      </w:r>
      <w:r>
        <w:rPr>
          <w:rFonts w:ascii="Open Sans" w:eastAsia="Open Sans" w:hAnsi="Open Sans" w:cs="Open Sans"/>
          <w:b/>
          <w:bCs/>
          <w:color w:val="3F3F3F"/>
          <w:spacing w:val="5"/>
        </w:rPr>
        <w:t>eh</w:t>
      </w:r>
      <w:r>
        <w:rPr>
          <w:rFonts w:ascii="Open Sans" w:eastAsia="Open Sans" w:hAnsi="Open Sans" w:cs="Open Sans"/>
          <w:b/>
          <w:bCs/>
          <w:color w:val="3F3F3F"/>
          <w:spacing w:val="-7"/>
        </w:rPr>
        <w:t>i</w:t>
      </w:r>
      <w:r>
        <w:rPr>
          <w:rFonts w:ascii="Open Sans" w:eastAsia="Open Sans" w:hAnsi="Open Sans" w:cs="Open Sans"/>
          <w:b/>
          <w:bCs/>
          <w:color w:val="3F3F3F"/>
          <w:spacing w:val="7"/>
        </w:rPr>
        <w:t>c</w:t>
      </w:r>
      <w:r>
        <w:rPr>
          <w:rFonts w:ascii="Open Sans" w:eastAsia="Open Sans" w:hAnsi="Open Sans" w:cs="Open Sans"/>
          <w:b/>
          <w:bCs/>
          <w:color w:val="3F3F3F"/>
          <w:spacing w:val="-7"/>
        </w:rPr>
        <w:t>l</w:t>
      </w:r>
      <w:r>
        <w:rPr>
          <w:rFonts w:ascii="Open Sans" w:eastAsia="Open Sans" w:hAnsi="Open Sans" w:cs="Open Sans"/>
          <w:b/>
          <w:bCs/>
          <w:color w:val="3F3F3F"/>
          <w:spacing w:val="5"/>
        </w:rPr>
        <w:t>e</w:t>
      </w:r>
      <w:r>
        <w:rPr>
          <w:rFonts w:ascii="Open Sans" w:eastAsia="Open Sans" w:hAnsi="Open Sans" w:cs="Open Sans"/>
          <w:b/>
          <w:bCs/>
          <w:color w:val="3F3F3F"/>
          <w:spacing w:val="-5"/>
        </w:rPr>
        <w:t>s</w:t>
      </w:r>
      <w:r>
        <w:rPr>
          <w:rFonts w:ascii="Open Sans" w:eastAsia="Open Sans" w:hAnsi="Open Sans" w:cs="Open Sans"/>
          <w:color w:val="3F3F3F"/>
        </w:rPr>
        <w:t>.</w:t>
      </w:r>
    </w:p>
    <w:p w14:paraId="61904ACC" w14:textId="77777777" w:rsidR="0074787C" w:rsidRDefault="0074787C">
      <w:pPr>
        <w:spacing w:before="12" w:after="0" w:line="260" w:lineRule="exact"/>
        <w:rPr>
          <w:sz w:val="26"/>
          <w:szCs w:val="26"/>
        </w:rPr>
      </w:pPr>
    </w:p>
    <w:p w14:paraId="77926B2B" w14:textId="79FC4D5B" w:rsidR="0074787C" w:rsidDel="00016529" w:rsidRDefault="00656446">
      <w:pPr>
        <w:spacing w:after="0" w:line="240" w:lineRule="auto"/>
        <w:ind w:left="115" w:right="-20"/>
        <w:rPr>
          <w:del w:id="132" w:author="Tal" w:date="2016-09-19T09:01:00Z"/>
          <w:rFonts w:ascii="Arial" w:eastAsia="Arial" w:hAnsi="Arial" w:cs="Arial"/>
          <w:sz w:val="30"/>
          <w:szCs w:val="30"/>
        </w:rPr>
      </w:pPr>
      <w:del w:id="133" w:author="Tal" w:date="2016-09-19T09:01:00Z">
        <w:r w:rsidDel="00016529">
          <w:rPr>
            <w:rFonts w:ascii="Arial" w:eastAsia="Arial" w:hAnsi="Arial" w:cs="Arial"/>
            <w:b/>
            <w:bCs/>
            <w:i/>
            <w:color w:val="004CDD"/>
            <w:spacing w:val="-7"/>
            <w:sz w:val="30"/>
            <w:szCs w:val="30"/>
          </w:rPr>
          <w:delText>D</w:delText>
        </w:r>
        <w:r w:rsidDel="00016529">
          <w:rPr>
            <w:rFonts w:ascii="Arial" w:eastAsia="Arial" w:hAnsi="Arial" w:cs="Arial"/>
            <w:b/>
            <w:bCs/>
            <w:i/>
            <w:color w:val="004CDD"/>
            <w:spacing w:val="-2"/>
            <w:sz w:val="30"/>
            <w:szCs w:val="30"/>
          </w:rPr>
          <w:delText>e</w:delText>
        </w:r>
        <w:r w:rsidDel="00016529">
          <w:rPr>
            <w:rFonts w:ascii="Arial" w:eastAsia="Arial" w:hAnsi="Arial" w:cs="Arial"/>
            <w:b/>
            <w:bCs/>
            <w:i/>
            <w:color w:val="004CDD"/>
            <w:spacing w:val="7"/>
            <w:sz w:val="30"/>
            <w:szCs w:val="30"/>
          </w:rPr>
          <w:delText>l</w:delText>
        </w:r>
        <w:r w:rsidDel="00016529">
          <w:rPr>
            <w:rFonts w:ascii="Arial" w:eastAsia="Arial" w:hAnsi="Arial" w:cs="Arial"/>
            <w:b/>
            <w:bCs/>
            <w:i/>
            <w:color w:val="004CDD"/>
            <w:spacing w:val="-2"/>
            <w:sz w:val="30"/>
            <w:szCs w:val="30"/>
          </w:rPr>
          <w:delText>e</w:delText>
        </w:r>
        <w:r w:rsidDel="00016529">
          <w:rPr>
            <w:rFonts w:ascii="Arial" w:eastAsia="Arial" w:hAnsi="Arial" w:cs="Arial"/>
            <w:b/>
            <w:bCs/>
            <w:i/>
            <w:color w:val="004CDD"/>
            <w:spacing w:val="5"/>
            <w:sz w:val="30"/>
            <w:szCs w:val="30"/>
          </w:rPr>
          <w:delText>t</w:delText>
        </w:r>
        <w:r w:rsidDel="00016529">
          <w:rPr>
            <w:rFonts w:ascii="Arial" w:eastAsia="Arial" w:hAnsi="Arial" w:cs="Arial"/>
            <w:b/>
            <w:bCs/>
            <w:i/>
            <w:color w:val="004CDD"/>
            <w:spacing w:val="7"/>
            <w:sz w:val="30"/>
            <w:szCs w:val="30"/>
          </w:rPr>
          <w:delText>i</w:delText>
        </w:r>
        <w:r w:rsidDel="00016529">
          <w:rPr>
            <w:rFonts w:ascii="Arial" w:eastAsia="Arial" w:hAnsi="Arial" w:cs="Arial"/>
            <w:b/>
            <w:bCs/>
            <w:i/>
            <w:color w:val="004CDD"/>
            <w:spacing w:val="-3"/>
            <w:sz w:val="30"/>
            <w:szCs w:val="30"/>
          </w:rPr>
          <w:delText>n</w:delText>
        </w:r>
        <w:r w:rsidDel="00016529">
          <w:rPr>
            <w:rFonts w:ascii="Arial" w:eastAsia="Arial" w:hAnsi="Arial" w:cs="Arial"/>
            <w:b/>
            <w:bCs/>
            <w:i/>
            <w:color w:val="004CDD"/>
            <w:sz w:val="30"/>
            <w:szCs w:val="30"/>
          </w:rPr>
          <w:delText>g</w:delText>
        </w:r>
        <w:r w:rsidDel="00016529">
          <w:rPr>
            <w:rFonts w:ascii="Arial" w:eastAsia="Arial" w:hAnsi="Arial" w:cs="Arial"/>
            <w:b/>
            <w:bCs/>
            <w:i/>
            <w:color w:val="004CDD"/>
            <w:spacing w:val="-1"/>
            <w:sz w:val="30"/>
            <w:szCs w:val="30"/>
          </w:rPr>
          <w:delText xml:space="preserve"> </w:delText>
        </w:r>
        <w:r w:rsidDel="00016529">
          <w:rPr>
            <w:rFonts w:ascii="Arial" w:eastAsia="Arial" w:hAnsi="Arial" w:cs="Arial"/>
            <w:b/>
            <w:bCs/>
            <w:i/>
            <w:color w:val="004CDD"/>
            <w:sz w:val="30"/>
            <w:szCs w:val="30"/>
          </w:rPr>
          <w:delText>a</w:delText>
        </w:r>
        <w:r w:rsidDel="00016529">
          <w:rPr>
            <w:rFonts w:ascii="Arial" w:eastAsia="Arial" w:hAnsi="Arial" w:cs="Arial"/>
            <w:b/>
            <w:bCs/>
            <w:i/>
            <w:color w:val="004CDD"/>
            <w:spacing w:val="5"/>
            <w:sz w:val="30"/>
            <w:szCs w:val="30"/>
          </w:rPr>
          <w:delText xml:space="preserve"> </w:delText>
        </w:r>
        <w:r w:rsidDel="00016529">
          <w:rPr>
            <w:rFonts w:ascii="Arial" w:eastAsia="Arial" w:hAnsi="Arial" w:cs="Arial"/>
            <w:b/>
            <w:bCs/>
            <w:i/>
            <w:color w:val="004CDD"/>
            <w:spacing w:val="-7"/>
            <w:sz w:val="30"/>
            <w:szCs w:val="30"/>
          </w:rPr>
          <w:delText>D</w:delText>
        </w:r>
        <w:r w:rsidDel="00016529">
          <w:rPr>
            <w:rFonts w:ascii="Arial" w:eastAsia="Arial" w:hAnsi="Arial" w:cs="Arial"/>
            <w:b/>
            <w:bCs/>
            <w:i/>
            <w:color w:val="004CDD"/>
            <w:spacing w:val="-2"/>
            <w:sz w:val="30"/>
            <w:szCs w:val="30"/>
          </w:rPr>
          <w:delText>ea</w:delText>
        </w:r>
        <w:r w:rsidDel="00016529">
          <w:rPr>
            <w:rFonts w:ascii="Arial" w:eastAsia="Arial" w:hAnsi="Arial" w:cs="Arial"/>
            <w:b/>
            <w:bCs/>
            <w:i/>
            <w:color w:val="004CDD"/>
            <w:spacing w:val="-3"/>
            <w:sz w:val="30"/>
            <w:szCs w:val="30"/>
          </w:rPr>
          <w:delText>dh</w:delText>
        </w:r>
        <w:r w:rsidDel="00016529">
          <w:rPr>
            <w:rFonts w:ascii="Arial" w:eastAsia="Arial" w:hAnsi="Arial" w:cs="Arial"/>
            <w:b/>
            <w:bCs/>
            <w:i/>
            <w:color w:val="004CDD"/>
            <w:spacing w:val="-2"/>
            <w:sz w:val="30"/>
            <w:szCs w:val="30"/>
          </w:rPr>
          <w:delText>ea</w:delText>
        </w:r>
        <w:r w:rsidDel="00016529">
          <w:rPr>
            <w:rFonts w:ascii="Arial" w:eastAsia="Arial" w:hAnsi="Arial" w:cs="Arial"/>
            <w:b/>
            <w:bCs/>
            <w:i/>
            <w:color w:val="004CDD"/>
            <w:sz w:val="30"/>
            <w:szCs w:val="30"/>
          </w:rPr>
          <w:delText>d</w:delText>
        </w:r>
      </w:del>
    </w:p>
    <w:p w14:paraId="47264283" w14:textId="77777777" w:rsidR="0074787C" w:rsidRDefault="0074787C">
      <w:pPr>
        <w:spacing w:before="3" w:after="0" w:line="100" w:lineRule="exact"/>
        <w:rPr>
          <w:sz w:val="10"/>
          <w:szCs w:val="10"/>
        </w:rPr>
      </w:pPr>
    </w:p>
    <w:p w14:paraId="21D27907" w14:textId="745B7F44" w:rsidR="0074787C" w:rsidDel="00F8007D" w:rsidRDefault="00656446" w:rsidP="00675AE1">
      <w:pPr>
        <w:spacing w:after="0" w:line="240" w:lineRule="auto"/>
        <w:ind w:left="115" w:right="167"/>
        <w:rPr>
          <w:del w:id="134" w:author="Tal" w:date="2016-09-18T18:51:00Z"/>
          <w:rFonts w:ascii="Open Sans" w:eastAsia="Open Sans" w:hAnsi="Open Sans" w:cs="Open Sans"/>
          <w:color w:val="3F3F3F"/>
          <w:spacing w:val="5"/>
        </w:rPr>
      </w:pPr>
      <w:del w:id="135" w:author="Tal" w:date="2016-09-18T18:51:00Z">
        <w:r w:rsidDel="00F8007D">
          <w:rPr>
            <w:rFonts w:ascii="Open Sans" w:eastAsia="Open Sans" w:hAnsi="Open Sans" w:cs="Open Sans"/>
            <w:color w:val="3F3F3F"/>
            <w:spacing w:val="5"/>
          </w:rPr>
          <w:delText>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spacing w:val="-3"/>
          </w:rPr>
          <w:delText>et</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ng</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dh</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ds</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1"/>
          </w:rPr>
          <w:delText>f</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5"/>
          </w:rPr>
          <w:delText>ll</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he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spacing w:val="5"/>
          </w:rPr>
          <w:delText>m</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rPr>
          <w:delText>p</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spacing w:val="-3"/>
          </w:rPr>
          <w:delText>tte</w:delText>
        </w:r>
        <w:r w:rsidDel="00F8007D">
          <w:rPr>
            <w:rFonts w:ascii="Open Sans" w:eastAsia="Open Sans" w:hAnsi="Open Sans" w:cs="Open Sans"/>
            <w:color w:val="3F3F3F"/>
          </w:rPr>
          <w:delText>rn</w:delText>
        </w:r>
        <w:r w:rsidDel="00F8007D">
          <w:rPr>
            <w:rFonts w:ascii="Open Sans" w:eastAsia="Open Sans" w:hAnsi="Open Sans" w:cs="Open Sans"/>
            <w:color w:val="3F3F3F"/>
          </w:rPr>
          <w:delText>,</w:delText>
        </w:r>
        <w:r w:rsidDel="00F8007D">
          <w:rPr>
            <w:rFonts w:ascii="Open Sans" w:eastAsia="Open Sans" w:hAnsi="Open Sans" w:cs="Open Sans"/>
            <w:color w:val="3F3F3F"/>
            <w:spacing w:val="6"/>
          </w:rPr>
          <w:delText xml:space="preserve"> </w:delText>
        </w:r>
        <w:r w:rsidDel="00F8007D">
          <w:rPr>
            <w:rFonts w:ascii="Open Sans" w:eastAsia="Open Sans" w:hAnsi="Open Sans" w:cs="Open Sans"/>
            <w:color w:val="3F3F3F"/>
          </w:rPr>
          <w:delText>h</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5"/>
          </w:rPr>
          <w:delText>v</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r</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rPr>
          <w:delText>y</w:delText>
        </w:r>
        <w:r w:rsidDel="00F8007D">
          <w:rPr>
            <w:rFonts w:ascii="Open Sans" w:eastAsia="Open Sans" w:hAnsi="Open Sans" w:cs="Open Sans"/>
            <w:color w:val="3F3F3F"/>
            <w:spacing w:val="-6"/>
          </w:rPr>
          <w:delText xml:space="preserve"> </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b</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5"/>
          </w:rPr>
          <w:delText xml:space="preserve"> </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dh</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ds</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5"/>
          </w:rPr>
          <w:delText>m</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y</w:delText>
        </w:r>
        <w:r w:rsidDel="00F8007D">
          <w:rPr>
            <w:rFonts w:ascii="Open Sans" w:eastAsia="Open Sans" w:hAnsi="Open Sans" w:cs="Open Sans"/>
            <w:color w:val="3F3F3F"/>
            <w:spacing w:val="-4"/>
          </w:rPr>
          <w:delText xml:space="preserve"> </w:delText>
        </w:r>
        <w:r w:rsidDel="00F8007D">
          <w:rPr>
            <w:rFonts w:ascii="Open Sans" w:eastAsia="Open Sans" w:hAnsi="Open Sans" w:cs="Open Sans"/>
            <w:color w:val="3F3F3F"/>
          </w:rPr>
          <w:delText>be 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spacing w:val="-3"/>
          </w:rPr>
          <w:delText>ete</w:delText>
        </w:r>
        <w:r w:rsidDel="00F8007D">
          <w:rPr>
            <w:rFonts w:ascii="Open Sans" w:eastAsia="Open Sans" w:hAnsi="Open Sans" w:cs="Open Sans"/>
            <w:color w:val="3F3F3F"/>
          </w:rPr>
          <w:delText xml:space="preserve">d </w:delText>
        </w:r>
        <w:r w:rsidDel="00F8007D">
          <w:rPr>
            <w:rFonts w:ascii="Open Sans" w:eastAsia="Open Sans" w:hAnsi="Open Sans" w:cs="Open Sans"/>
            <w:color w:val="3F3F3F"/>
            <w:spacing w:val="-5"/>
          </w:rPr>
          <w:delText>(</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b/>
            <w:bCs/>
            <w:color w:val="0000FF"/>
            <w:spacing w:val="-3"/>
          </w:rPr>
          <w:delText>W</w:delText>
        </w:r>
        <w:r w:rsidDel="00F8007D">
          <w:rPr>
            <w:rFonts w:ascii="Open Sans" w:eastAsia="Open Sans" w:hAnsi="Open Sans" w:cs="Open Sans"/>
            <w:b/>
            <w:bCs/>
            <w:color w:val="0000FF"/>
            <w:spacing w:val="5"/>
          </w:rPr>
          <w:delText>h</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rPr>
          <w:delText>t</w:delText>
        </w:r>
        <w:r w:rsidDel="00F8007D">
          <w:rPr>
            <w:rFonts w:ascii="Open Sans" w:eastAsia="Open Sans" w:hAnsi="Open Sans" w:cs="Open Sans"/>
            <w:b/>
            <w:bCs/>
            <w:color w:val="0000FF"/>
            <w:spacing w:val="-5"/>
          </w:rPr>
          <w:delText xml:space="preserve"> </w:delText>
        </w:r>
        <w:r w:rsidDel="00F8007D">
          <w:rPr>
            <w:rFonts w:ascii="Open Sans" w:eastAsia="Open Sans" w:hAnsi="Open Sans" w:cs="Open Sans"/>
            <w:b/>
            <w:bCs/>
            <w:color w:val="0000FF"/>
            <w:spacing w:val="7"/>
          </w:rPr>
          <w:delText>c</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rPr>
          <w:delText>n</w:delText>
        </w:r>
        <w:r w:rsidDel="00F8007D">
          <w:rPr>
            <w:rFonts w:ascii="Open Sans" w:eastAsia="Open Sans" w:hAnsi="Open Sans" w:cs="Open Sans"/>
            <w:b/>
            <w:bCs/>
            <w:color w:val="0000FF"/>
            <w:spacing w:val="8"/>
          </w:rPr>
          <w:delText xml:space="preserve"> </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spacing w:val="5"/>
          </w:rPr>
          <w:delText>n</w:delText>
        </w:r>
        <w:r w:rsidDel="00F8007D">
          <w:rPr>
            <w:rFonts w:ascii="Open Sans" w:eastAsia="Open Sans" w:hAnsi="Open Sans" w:cs="Open Sans"/>
            <w:b/>
            <w:bCs/>
            <w:color w:val="0000FF"/>
          </w:rPr>
          <w:delText>d</w:delText>
        </w:r>
        <w:r w:rsidDel="00F8007D">
          <w:rPr>
            <w:rFonts w:ascii="Open Sans" w:eastAsia="Open Sans" w:hAnsi="Open Sans" w:cs="Open Sans"/>
            <w:b/>
            <w:bCs/>
            <w:color w:val="0000FF"/>
            <w:spacing w:val="-2"/>
          </w:rPr>
          <w:delText xml:space="preserve"> </w:delText>
        </w:r>
        <w:r w:rsidDel="00F8007D">
          <w:rPr>
            <w:rFonts w:ascii="Open Sans" w:eastAsia="Open Sans" w:hAnsi="Open Sans" w:cs="Open Sans"/>
            <w:b/>
            <w:bCs/>
            <w:color w:val="0000FF"/>
            <w:spacing w:val="7"/>
          </w:rPr>
          <w:delText>c</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spacing w:val="5"/>
          </w:rPr>
          <w:delText>nn</w:delText>
        </w:r>
        <w:r w:rsidDel="00F8007D">
          <w:rPr>
            <w:rFonts w:ascii="Open Sans" w:eastAsia="Open Sans" w:hAnsi="Open Sans" w:cs="Open Sans"/>
            <w:b/>
            <w:bCs/>
            <w:color w:val="0000FF"/>
            <w:spacing w:val="-1"/>
          </w:rPr>
          <w:delText>o</w:delText>
        </w:r>
        <w:r w:rsidDel="00F8007D">
          <w:rPr>
            <w:rFonts w:ascii="Open Sans" w:eastAsia="Open Sans" w:hAnsi="Open Sans" w:cs="Open Sans"/>
            <w:b/>
            <w:bCs/>
            <w:color w:val="0000FF"/>
          </w:rPr>
          <w:delText>t</w:delText>
        </w:r>
        <w:r w:rsidDel="00F8007D">
          <w:rPr>
            <w:rFonts w:ascii="Open Sans" w:eastAsia="Open Sans" w:hAnsi="Open Sans" w:cs="Open Sans"/>
            <w:b/>
            <w:bCs/>
            <w:color w:val="0000FF"/>
            <w:spacing w:val="-3"/>
          </w:rPr>
          <w:delText xml:space="preserve"> </w:delText>
        </w:r>
        <w:r w:rsidDel="00F8007D">
          <w:rPr>
            <w:rFonts w:ascii="Open Sans" w:eastAsia="Open Sans" w:hAnsi="Open Sans" w:cs="Open Sans"/>
            <w:b/>
            <w:bCs/>
            <w:color w:val="0000FF"/>
            <w:spacing w:val="-4"/>
          </w:rPr>
          <w:delText>b</w:delText>
        </w:r>
        <w:r w:rsidDel="00F8007D">
          <w:rPr>
            <w:rFonts w:ascii="Open Sans" w:eastAsia="Open Sans" w:hAnsi="Open Sans" w:cs="Open Sans"/>
            <w:b/>
            <w:bCs/>
            <w:color w:val="0000FF"/>
          </w:rPr>
          <w:delText>e</w:delText>
        </w:r>
        <w:r w:rsidDel="00F8007D">
          <w:rPr>
            <w:rFonts w:ascii="Open Sans" w:eastAsia="Open Sans" w:hAnsi="Open Sans" w:cs="Open Sans"/>
            <w:b/>
            <w:bCs/>
            <w:color w:val="0000FF"/>
            <w:spacing w:val="5"/>
          </w:rPr>
          <w:delText xml:space="preserve"> e</w:delText>
        </w:r>
        <w:r w:rsidDel="00F8007D">
          <w:rPr>
            <w:rFonts w:ascii="Open Sans" w:eastAsia="Open Sans" w:hAnsi="Open Sans" w:cs="Open Sans"/>
            <w:b/>
            <w:bCs/>
            <w:color w:val="0000FF"/>
            <w:spacing w:val="-4"/>
          </w:rPr>
          <w:delText>d</w:delText>
        </w:r>
        <w:r w:rsidDel="00F8007D">
          <w:rPr>
            <w:rFonts w:ascii="Open Sans" w:eastAsia="Open Sans" w:hAnsi="Open Sans" w:cs="Open Sans"/>
            <w:b/>
            <w:bCs/>
            <w:color w:val="0000FF"/>
            <w:spacing w:val="-7"/>
          </w:rPr>
          <w:delText>i</w:delText>
        </w:r>
        <w:r w:rsidDel="00F8007D">
          <w:rPr>
            <w:rFonts w:ascii="Open Sans" w:eastAsia="Open Sans" w:hAnsi="Open Sans" w:cs="Open Sans"/>
            <w:b/>
            <w:bCs/>
            <w:color w:val="0000FF"/>
            <w:spacing w:val="-5"/>
          </w:rPr>
          <w:delText>t</w:delText>
        </w:r>
        <w:r w:rsidDel="00F8007D">
          <w:rPr>
            <w:rFonts w:ascii="Open Sans" w:eastAsia="Open Sans" w:hAnsi="Open Sans" w:cs="Open Sans"/>
            <w:b/>
            <w:bCs/>
            <w:color w:val="0000FF"/>
            <w:spacing w:val="5"/>
          </w:rPr>
          <w:delText>e</w:delText>
        </w:r>
        <w:r w:rsidDel="00F8007D">
          <w:rPr>
            <w:rFonts w:ascii="Open Sans" w:eastAsia="Open Sans" w:hAnsi="Open Sans" w:cs="Open Sans"/>
            <w:b/>
            <w:bCs/>
            <w:color w:val="0000FF"/>
            <w:spacing w:val="-4"/>
          </w:rPr>
          <w:delText>d</w:delText>
        </w:r>
        <w:r w:rsidR="00F84B95" w:rsidDel="00F8007D">
          <w:rPr>
            <w:rFonts w:ascii="Open Sans" w:eastAsia="Open Sans" w:hAnsi="Open Sans" w:cs="Open Sans"/>
            <w:b/>
            <w:bCs/>
            <w:color w:val="0000FF"/>
            <w:spacing w:val="-4"/>
          </w:rPr>
          <w:delText xml:space="preserve">. </w:delText>
        </w:r>
      </w:del>
      <w:ins w:id="136" w:author="Administrator" w:date="2016-09-17T14:28:00Z">
        <w:del w:id="137" w:author="Tal" w:date="2016-09-18T18:51:00Z">
          <w:r w:rsidR="00337B52" w:rsidDel="00F8007D">
            <w:rPr>
              <w:rFonts w:ascii="Open Sans" w:eastAsia="Open Sans" w:hAnsi="Open Sans" w:cs="Open Sans"/>
              <w:color w:val="3F3F3F"/>
              <w:spacing w:val="5"/>
            </w:rPr>
            <w:delText>You can delete a deadhead that is in the beginning or ending of a driver duty</w:delText>
          </w:r>
        </w:del>
      </w:ins>
      <w:del w:id="138" w:author="Tal" w:date="2016-09-18T18:51:00Z">
        <w:r w:rsidR="00675AE1" w:rsidDel="00F8007D">
          <w:rPr>
            <w:rFonts w:ascii="Open Sans" w:eastAsia="Open Sans" w:hAnsi="Open Sans" w:cs="Open Sans"/>
            <w:color w:val="3F3F3F"/>
            <w:spacing w:val="5"/>
          </w:rPr>
          <w:delText>.</w:delText>
        </w:r>
      </w:del>
    </w:p>
    <w:p w14:paraId="752E4D3C" w14:textId="77777777" w:rsidR="00F8007D" w:rsidRDefault="00F8007D" w:rsidP="00675AE1">
      <w:pPr>
        <w:spacing w:after="0" w:line="240" w:lineRule="auto"/>
        <w:ind w:left="115" w:right="167"/>
        <w:rPr>
          <w:ins w:id="139" w:author="Tal" w:date="2016-09-18T18:51:00Z"/>
          <w:rFonts w:ascii="Open Sans" w:eastAsia="Open Sans" w:hAnsi="Open Sans" w:cs="Open Sans"/>
          <w:color w:val="3F3F3F"/>
          <w:spacing w:val="5"/>
        </w:rPr>
      </w:pPr>
    </w:p>
    <w:p w14:paraId="0C55E89E" w14:textId="10E1F0BE" w:rsidR="00F8007D" w:rsidRPr="00F8007D" w:rsidRDefault="00F8007D" w:rsidP="00675AE1">
      <w:pPr>
        <w:spacing w:after="0" w:line="240" w:lineRule="auto"/>
        <w:ind w:left="115" w:right="167"/>
        <w:rPr>
          <w:ins w:id="140" w:author="Tal" w:date="2016-09-18T18:51:00Z"/>
          <w:rFonts w:ascii="Arial" w:eastAsia="Arial" w:hAnsi="Arial" w:cs="Arial"/>
          <w:b/>
          <w:bCs/>
          <w:i/>
          <w:color w:val="004CDD"/>
          <w:spacing w:val="-7"/>
          <w:sz w:val="30"/>
          <w:szCs w:val="30"/>
          <w:rPrChange w:id="141" w:author="Tal" w:date="2016-09-18T18:52:00Z">
            <w:rPr>
              <w:ins w:id="142" w:author="Tal" w:date="2016-09-18T18:51:00Z"/>
              <w:rFonts w:ascii="Open Sans" w:eastAsia="Open Sans" w:hAnsi="Open Sans" w:cs="Open Sans"/>
              <w:color w:val="3F3F3F"/>
              <w:spacing w:val="5"/>
            </w:rPr>
          </w:rPrChange>
        </w:rPr>
      </w:pPr>
      <w:ins w:id="143" w:author="Tal" w:date="2016-09-18T18:51:00Z">
        <w:r w:rsidRPr="00F8007D">
          <w:rPr>
            <w:rFonts w:ascii="Arial" w:eastAsia="Arial" w:hAnsi="Arial" w:cs="Arial"/>
            <w:b/>
            <w:bCs/>
            <w:i/>
            <w:color w:val="004CDD"/>
            <w:spacing w:val="-7"/>
            <w:sz w:val="30"/>
            <w:szCs w:val="30"/>
            <w:rPrChange w:id="144" w:author="Tal" w:date="2016-09-18T18:52:00Z">
              <w:rPr>
                <w:rFonts w:ascii="Open Sans" w:eastAsia="Open Sans" w:hAnsi="Open Sans" w:cs="Open Sans"/>
                <w:color w:val="3F3F3F"/>
                <w:spacing w:val="5"/>
              </w:rPr>
            </w:rPrChange>
          </w:rPr>
          <w:t>Changing a depot pull in/out</w:t>
        </w:r>
      </w:ins>
    </w:p>
    <w:p w14:paraId="56C9A594" w14:textId="13897F54" w:rsidR="00F8007D" w:rsidRDefault="00F8007D" w:rsidP="00675AE1">
      <w:pPr>
        <w:spacing w:after="0" w:line="240" w:lineRule="auto"/>
        <w:ind w:left="115" w:right="167"/>
        <w:rPr>
          <w:ins w:id="145" w:author="Tal" w:date="2016-09-18T18:52:00Z"/>
          <w:rFonts w:ascii="Open Sans" w:eastAsia="Open Sans" w:hAnsi="Open Sans" w:cs="Open Sans"/>
          <w:color w:val="3F3F3F"/>
          <w:spacing w:val="5"/>
        </w:rPr>
      </w:pPr>
      <w:ins w:id="146" w:author="Tal" w:date="2016-09-18T18:51:00Z">
        <w:r>
          <w:rPr>
            <w:rFonts w:ascii="Open Sans" w:eastAsia="Open Sans" w:hAnsi="Open Sans" w:cs="Open Sans"/>
            <w:color w:val="3F3F3F"/>
            <w:spacing w:val="5"/>
          </w:rPr>
          <w:t xml:space="preserve">You can </w:t>
        </w:r>
      </w:ins>
      <w:ins w:id="147" w:author="Tal" w:date="2016-09-18T18:52:00Z">
        <w:r>
          <w:rPr>
            <w:rFonts w:ascii="Open Sans" w:eastAsia="Open Sans" w:hAnsi="Open Sans" w:cs="Open Sans"/>
            <w:color w:val="3F3F3F"/>
            <w:spacing w:val="5"/>
          </w:rPr>
          <w:t>change a depot pull in destination or depot pull out origin in a beginning /ending of a duty or in the beginning or ending of split break.</w:t>
        </w:r>
      </w:ins>
    </w:p>
    <w:p w14:paraId="04BE4C80" w14:textId="550E0A41" w:rsidR="00F8007D" w:rsidRDefault="00F8007D" w:rsidP="00675AE1">
      <w:pPr>
        <w:spacing w:after="0" w:line="240" w:lineRule="auto"/>
        <w:ind w:left="115" w:right="167"/>
        <w:rPr>
          <w:ins w:id="148" w:author="Tal" w:date="2016-09-18T18:52:00Z"/>
          <w:rFonts w:ascii="Open Sans" w:eastAsia="Open Sans" w:hAnsi="Open Sans" w:cs="Open Sans"/>
          <w:color w:val="3F3F3F"/>
          <w:spacing w:val="5"/>
        </w:rPr>
      </w:pPr>
      <w:ins w:id="149" w:author="Tal" w:date="2016-09-18T18:52:00Z">
        <w:r>
          <w:rPr>
            <w:rFonts w:ascii="Open Sans" w:eastAsia="Open Sans" w:hAnsi="Open Sans" w:cs="Open Sans"/>
            <w:color w:val="3F3F3F"/>
            <w:spacing w:val="5"/>
          </w:rPr>
          <w:t>To do so, follow these steps</w:t>
        </w:r>
      </w:ins>
      <w:ins w:id="150" w:author="Tal" w:date="2016-09-18T18:53:00Z">
        <w:r>
          <w:rPr>
            <w:rFonts w:ascii="Open Sans" w:eastAsia="Open Sans" w:hAnsi="Open Sans" w:cs="Open Sans"/>
            <w:color w:val="3F3F3F"/>
            <w:spacing w:val="5"/>
          </w:rPr>
          <w:t xml:space="preserve"> (do it at both beginning and ending of the duty\split)</w:t>
        </w:r>
      </w:ins>
    </w:p>
    <w:p w14:paraId="05DD1D32" w14:textId="54F6D3CA" w:rsidR="00F8007D" w:rsidRDefault="00F8007D" w:rsidP="00F8007D">
      <w:pPr>
        <w:pStyle w:val="ListParagraph"/>
        <w:numPr>
          <w:ilvl w:val="0"/>
          <w:numId w:val="4"/>
        </w:numPr>
        <w:spacing w:after="0" w:line="240" w:lineRule="auto"/>
        <w:ind w:right="167"/>
        <w:rPr>
          <w:ins w:id="151" w:author="Tal" w:date="2016-09-18T18:53:00Z"/>
          <w:rFonts w:ascii="Open Sans" w:eastAsia="Open Sans" w:hAnsi="Open Sans" w:cs="Open Sans"/>
        </w:rPr>
        <w:pPrChange w:id="152" w:author="Tal" w:date="2016-09-18T18:53:00Z">
          <w:pPr>
            <w:spacing w:after="0" w:line="240" w:lineRule="auto"/>
            <w:ind w:right="167"/>
          </w:pPr>
        </w:pPrChange>
      </w:pPr>
      <w:ins w:id="153" w:author="Tal" w:date="2016-09-18T18:53:00Z">
        <w:r>
          <w:rPr>
            <w:rFonts w:ascii="Open Sans" w:eastAsia="Open Sans" w:hAnsi="Open Sans" w:cs="Open Sans"/>
          </w:rPr>
          <w:t>Delete the depot pull in/out</w:t>
        </w:r>
      </w:ins>
    </w:p>
    <w:p w14:paraId="6F3164D9" w14:textId="69754811" w:rsidR="00F8007D" w:rsidRDefault="00F8007D" w:rsidP="00F8007D">
      <w:pPr>
        <w:pStyle w:val="ListParagraph"/>
        <w:numPr>
          <w:ilvl w:val="0"/>
          <w:numId w:val="4"/>
        </w:numPr>
        <w:spacing w:after="0" w:line="240" w:lineRule="auto"/>
        <w:ind w:right="167"/>
        <w:rPr>
          <w:ins w:id="154" w:author="Tal" w:date="2016-09-18T18:56:00Z"/>
          <w:rFonts w:ascii="Open Sans" w:eastAsia="Open Sans" w:hAnsi="Open Sans" w:cs="Open Sans"/>
        </w:rPr>
        <w:pPrChange w:id="155" w:author="Tal" w:date="2016-09-18T18:54:00Z">
          <w:pPr>
            <w:spacing w:after="0" w:line="240" w:lineRule="auto"/>
            <w:ind w:right="167"/>
          </w:pPr>
        </w:pPrChange>
      </w:pPr>
      <w:ins w:id="156" w:author="Tal" w:date="2016-09-18T18:53:00Z">
        <w:r>
          <w:rPr>
            <w:rFonts w:ascii="Open Sans" w:eastAsia="Open Sans" w:hAnsi="Open Sans" w:cs="Open Sans"/>
          </w:rPr>
          <w:t>Add a new depot pull in \out</w:t>
        </w:r>
      </w:ins>
    </w:p>
    <w:p w14:paraId="2AE4F22E" w14:textId="2C2BA75A" w:rsidR="00F8007D" w:rsidRDefault="00F8007D" w:rsidP="00F8007D">
      <w:pPr>
        <w:pStyle w:val="ListParagraph"/>
        <w:numPr>
          <w:ilvl w:val="0"/>
          <w:numId w:val="4"/>
        </w:numPr>
        <w:spacing w:after="0" w:line="240" w:lineRule="auto"/>
        <w:ind w:right="167"/>
        <w:rPr>
          <w:ins w:id="157" w:author="Tal" w:date="2016-09-18T19:18:00Z"/>
          <w:rFonts w:ascii="Open Sans" w:eastAsia="Open Sans" w:hAnsi="Open Sans" w:cs="Open Sans"/>
        </w:rPr>
        <w:pPrChange w:id="158" w:author="Tal" w:date="2016-09-18T18:54:00Z">
          <w:pPr>
            <w:spacing w:after="0" w:line="240" w:lineRule="auto"/>
            <w:ind w:right="167"/>
          </w:pPr>
        </w:pPrChange>
      </w:pPr>
      <w:ins w:id="159" w:author="Tal" w:date="2016-09-18T18:57:00Z">
        <w:r>
          <w:rPr>
            <w:rFonts w:ascii="Open Sans" w:eastAsia="Open Sans" w:hAnsi="Open Sans" w:cs="Open Sans"/>
          </w:rPr>
          <w:t>Assign vehicles</w:t>
        </w:r>
      </w:ins>
    </w:p>
    <w:p w14:paraId="6107B509" w14:textId="77777777" w:rsidR="00FD6ED0" w:rsidRDefault="00FD6ED0" w:rsidP="00FD6ED0">
      <w:pPr>
        <w:spacing w:after="0" w:line="240" w:lineRule="auto"/>
        <w:ind w:left="115" w:right="167"/>
        <w:rPr>
          <w:ins w:id="160" w:author="Tal" w:date="2016-09-18T19:18:00Z"/>
          <w:rFonts w:ascii="Open Sans" w:eastAsia="Open Sans" w:hAnsi="Open Sans" w:cs="Open Sans"/>
        </w:rPr>
        <w:pPrChange w:id="161" w:author="Tal" w:date="2016-09-18T19:18:00Z">
          <w:pPr>
            <w:spacing w:after="0" w:line="240" w:lineRule="auto"/>
            <w:ind w:right="167"/>
          </w:pPr>
        </w:pPrChange>
      </w:pPr>
    </w:p>
    <w:p w14:paraId="7A246021" w14:textId="2CE610AE" w:rsidR="00FD6ED0" w:rsidRDefault="00FD6ED0" w:rsidP="00FD6ED0">
      <w:pPr>
        <w:spacing w:before="16" w:after="0" w:line="220" w:lineRule="exact"/>
        <w:rPr>
          <w:ins w:id="162" w:author="Tal" w:date="2016-09-18T19:18:00Z"/>
          <w:rFonts w:ascii="Open Sans" w:eastAsia="Open Sans" w:hAnsi="Open Sans" w:cs="Open Sans"/>
          <w:b/>
          <w:bCs/>
          <w:color w:val="4E80BD"/>
          <w:spacing w:val="-3"/>
          <w:sz w:val="36"/>
          <w:szCs w:val="36"/>
        </w:rPr>
      </w:pPr>
      <w:ins w:id="163" w:author="Tal" w:date="2016-09-18T19:18:00Z">
        <w:r>
          <w:rPr>
            <w:rFonts w:ascii="Open Sans" w:eastAsia="Open Sans" w:hAnsi="Open Sans" w:cs="Open Sans"/>
            <w:b/>
            <w:bCs/>
            <w:color w:val="4E80BD"/>
            <w:spacing w:val="-3"/>
            <w:sz w:val="36"/>
            <w:szCs w:val="36"/>
          </w:rPr>
          <w:t>A</w:t>
        </w:r>
        <w:r>
          <w:rPr>
            <w:rFonts w:ascii="Open Sans" w:eastAsia="Open Sans" w:hAnsi="Open Sans" w:cs="Open Sans"/>
            <w:b/>
            <w:bCs/>
            <w:color w:val="4E80BD"/>
            <w:spacing w:val="-3"/>
            <w:sz w:val="36"/>
            <w:szCs w:val="36"/>
          </w:rPr>
          <w:t>dd\remove a taxi</w:t>
        </w:r>
      </w:ins>
    </w:p>
    <w:p w14:paraId="111AABF8" w14:textId="124E3FCD" w:rsidR="00FD6ED0" w:rsidRDefault="00FD6ED0" w:rsidP="00FD6ED0">
      <w:pPr>
        <w:spacing w:before="16" w:after="0" w:line="220" w:lineRule="exact"/>
        <w:rPr>
          <w:ins w:id="164" w:author="Tal" w:date="2016-09-18T19:18:00Z"/>
        </w:rPr>
      </w:pPr>
      <w:ins w:id="165" w:author="Tal" w:date="2016-09-18T19:18:00Z">
        <w:r>
          <w:rPr>
            <w:rFonts w:ascii="Open Sans" w:eastAsia="Open Sans" w:hAnsi="Open Sans" w:cs="Open Sans"/>
          </w:rPr>
          <w:t>A taxi at the beginning</w:t>
        </w:r>
        <w:r w:rsidR="0085352F">
          <w:rPr>
            <w:rFonts w:ascii="Open Sans" w:eastAsia="Open Sans" w:hAnsi="Open Sans" w:cs="Open Sans"/>
          </w:rPr>
          <w:t>/ending of a duty or a split break can be added or removed.</w:t>
        </w:r>
      </w:ins>
    </w:p>
    <w:p w14:paraId="61970840" w14:textId="77777777" w:rsidR="00FD6ED0" w:rsidRPr="00FD6ED0" w:rsidRDefault="00FD6ED0" w:rsidP="00FD6ED0">
      <w:pPr>
        <w:spacing w:after="0" w:line="240" w:lineRule="auto"/>
        <w:ind w:left="115" w:right="167"/>
        <w:rPr>
          <w:ins w:id="166" w:author="Tal" w:date="2016-09-18T18:51:00Z"/>
          <w:rFonts w:ascii="Open Sans" w:eastAsia="Open Sans" w:hAnsi="Open Sans" w:cs="Open Sans"/>
          <w:rPrChange w:id="167" w:author="Tal" w:date="2016-09-18T19:18:00Z">
            <w:rPr>
              <w:ins w:id="168" w:author="Tal" w:date="2016-09-18T18:51:00Z"/>
            </w:rPr>
          </w:rPrChange>
        </w:rPr>
        <w:pPrChange w:id="169" w:author="Tal" w:date="2016-09-18T19:18:00Z">
          <w:pPr>
            <w:spacing w:after="0" w:line="240" w:lineRule="auto"/>
            <w:ind w:right="167"/>
          </w:pPr>
        </w:pPrChange>
      </w:pPr>
    </w:p>
    <w:p w14:paraId="2279C86D" w14:textId="77777777" w:rsidR="0074787C" w:rsidRDefault="0074787C">
      <w:pPr>
        <w:spacing w:before="15" w:after="0" w:line="220" w:lineRule="exact"/>
      </w:pPr>
    </w:p>
    <w:p w14:paraId="350AD0FE" w14:textId="77F23DD6" w:rsidR="0074787C" w:rsidDel="00F8007D" w:rsidRDefault="00656446" w:rsidP="00F8007D">
      <w:pPr>
        <w:spacing w:after="0" w:line="260" w:lineRule="auto"/>
        <w:ind w:left="115" w:right="249"/>
        <w:rPr>
          <w:del w:id="170" w:author="Tal" w:date="2016-09-18T18:55:00Z"/>
          <w:rFonts w:ascii="Open Sans" w:eastAsia="Open Sans" w:hAnsi="Open Sans" w:cs="Open Sans"/>
        </w:rPr>
      </w:pPr>
      <w:commentRangeStart w:id="171"/>
      <w:del w:id="172" w:author="Tal" w:date="2016-09-18T18:54:00Z">
        <w:r w:rsidDel="00F8007D">
          <w:rPr>
            <w:rFonts w:ascii="Open Sans" w:eastAsia="Open Sans" w:hAnsi="Open Sans" w:cs="Open Sans"/>
            <w:b/>
            <w:bCs/>
            <w:color w:val="4E80BD"/>
            <w:spacing w:val="-3"/>
            <w:sz w:val="36"/>
            <w:szCs w:val="36"/>
          </w:rPr>
          <w:delText>S</w:delText>
        </w:r>
        <w:r w:rsidDel="00F8007D">
          <w:rPr>
            <w:rFonts w:ascii="Open Sans" w:eastAsia="Open Sans" w:hAnsi="Open Sans" w:cs="Open Sans"/>
            <w:b/>
            <w:bCs/>
            <w:color w:val="4E80BD"/>
            <w:spacing w:val="7"/>
            <w:sz w:val="36"/>
            <w:szCs w:val="36"/>
          </w:rPr>
          <w:delText>w</w:delText>
        </w:r>
        <w:r w:rsidDel="00F8007D">
          <w:rPr>
            <w:rFonts w:ascii="Open Sans" w:eastAsia="Open Sans" w:hAnsi="Open Sans" w:cs="Open Sans"/>
            <w:b/>
            <w:bCs/>
            <w:color w:val="4E80BD"/>
            <w:spacing w:val="-5"/>
            <w:sz w:val="36"/>
            <w:szCs w:val="36"/>
          </w:rPr>
          <w:delText>i</w:delText>
        </w:r>
        <w:r w:rsidDel="00F8007D">
          <w:rPr>
            <w:rFonts w:ascii="Open Sans" w:eastAsia="Open Sans" w:hAnsi="Open Sans" w:cs="Open Sans"/>
            <w:b/>
            <w:bCs/>
            <w:color w:val="4E80BD"/>
            <w:spacing w:val="-6"/>
            <w:sz w:val="36"/>
            <w:szCs w:val="36"/>
          </w:rPr>
          <w:delText>t</w:delText>
        </w:r>
        <w:r w:rsidDel="00F8007D">
          <w:rPr>
            <w:rFonts w:ascii="Open Sans" w:eastAsia="Open Sans" w:hAnsi="Open Sans" w:cs="Open Sans"/>
            <w:b/>
            <w:bCs/>
            <w:color w:val="4E80BD"/>
            <w:spacing w:val="-5"/>
            <w:sz w:val="36"/>
            <w:szCs w:val="36"/>
          </w:rPr>
          <w:delText>c</w:delText>
        </w:r>
        <w:r w:rsidDel="00F8007D">
          <w:rPr>
            <w:rFonts w:ascii="Open Sans" w:eastAsia="Open Sans" w:hAnsi="Open Sans" w:cs="Open Sans"/>
            <w:b/>
            <w:bCs/>
            <w:color w:val="4E80BD"/>
            <w:sz w:val="36"/>
            <w:szCs w:val="36"/>
          </w:rPr>
          <w:delText>h</w:delText>
        </w:r>
        <w:r w:rsidDel="00F8007D">
          <w:rPr>
            <w:rFonts w:ascii="Open Sans" w:eastAsia="Open Sans" w:hAnsi="Open Sans" w:cs="Open Sans"/>
            <w:b/>
            <w:bCs/>
            <w:color w:val="4E80BD"/>
            <w:spacing w:val="10"/>
            <w:sz w:val="36"/>
            <w:szCs w:val="36"/>
          </w:rPr>
          <w:delText xml:space="preserve"> </w:delText>
        </w:r>
        <w:r w:rsidDel="00F8007D">
          <w:rPr>
            <w:rFonts w:ascii="Open Sans" w:eastAsia="Open Sans" w:hAnsi="Open Sans" w:cs="Open Sans"/>
            <w:b/>
            <w:bCs/>
            <w:color w:val="4E80BD"/>
            <w:spacing w:val="-3"/>
            <w:sz w:val="36"/>
            <w:szCs w:val="36"/>
          </w:rPr>
          <w:delText>b</w:delText>
        </w:r>
        <w:r w:rsidDel="00F8007D">
          <w:rPr>
            <w:rFonts w:ascii="Open Sans" w:eastAsia="Open Sans" w:hAnsi="Open Sans" w:cs="Open Sans"/>
            <w:b/>
            <w:bCs/>
            <w:color w:val="4E80BD"/>
            <w:spacing w:val="-2"/>
            <w:sz w:val="36"/>
            <w:szCs w:val="36"/>
          </w:rPr>
          <w:delText>e</w:delText>
        </w:r>
        <w:r w:rsidDel="00F8007D">
          <w:rPr>
            <w:rFonts w:ascii="Open Sans" w:eastAsia="Open Sans" w:hAnsi="Open Sans" w:cs="Open Sans"/>
            <w:b/>
            <w:bCs/>
            <w:color w:val="4E80BD"/>
            <w:spacing w:val="-6"/>
            <w:sz w:val="36"/>
            <w:szCs w:val="36"/>
          </w:rPr>
          <w:delText>t</w:delText>
        </w:r>
        <w:r w:rsidDel="00F8007D">
          <w:rPr>
            <w:rFonts w:ascii="Open Sans" w:eastAsia="Open Sans" w:hAnsi="Open Sans" w:cs="Open Sans"/>
            <w:b/>
            <w:bCs/>
            <w:color w:val="4E80BD"/>
            <w:spacing w:val="7"/>
            <w:sz w:val="36"/>
            <w:szCs w:val="36"/>
          </w:rPr>
          <w:delText>w</w:delText>
        </w:r>
        <w:r w:rsidDel="00F8007D">
          <w:rPr>
            <w:rFonts w:ascii="Open Sans" w:eastAsia="Open Sans" w:hAnsi="Open Sans" w:cs="Open Sans"/>
            <w:b/>
            <w:bCs/>
            <w:color w:val="4E80BD"/>
            <w:spacing w:val="-2"/>
            <w:sz w:val="36"/>
            <w:szCs w:val="36"/>
          </w:rPr>
          <w:delText>ee</w:delText>
        </w:r>
        <w:r w:rsidDel="00F8007D">
          <w:rPr>
            <w:rFonts w:ascii="Open Sans" w:eastAsia="Open Sans" w:hAnsi="Open Sans" w:cs="Open Sans"/>
            <w:b/>
            <w:bCs/>
            <w:color w:val="4E80BD"/>
            <w:sz w:val="36"/>
            <w:szCs w:val="36"/>
          </w:rPr>
          <w:delText>n</w:delText>
        </w:r>
      </w:del>
      <w:ins w:id="173" w:author="Tal" w:date="2016-09-18T18:54:00Z">
        <w:r w:rsidR="00F8007D">
          <w:rPr>
            <w:rFonts w:ascii="Open Sans" w:eastAsia="Open Sans" w:hAnsi="Open Sans" w:cs="Open Sans"/>
            <w:b/>
            <w:bCs/>
            <w:color w:val="4E80BD"/>
            <w:spacing w:val="-3"/>
            <w:sz w:val="36"/>
            <w:szCs w:val="36"/>
          </w:rPr>
          <w:t>Replace a</w:t>
        </w:r>
      </w:ins>
      <w:r>
        <w:rPr>
          <w:rFonts w:ascii="Open Sans" w:eastAsia="Open Sans" w:hAnsi="Open Sans" w:cs="Open Sans"/>
          <w:b/>
          <w:bCs/>
          <w:color w:val="4E80BD"/>
          <w:spacing w:val="3"/>
          <w:sz w:val="36"/>
          <w:szCs w:val="36"/>
        </w:rPr>
        <w:t xml:space="preserve"> </w:t>
      </w:r>
      <w:r>
        <w:rPr>
          <w:rFonts w:ascii="Open Sans" w:eastAsia="Open Sans" w:hAnsi="Open Sans" w:cs="Open Sans"/>
          <w:b/>
          <w:bCs/>
          <w:color w:val="4E80BD"/>
          <w:spacing w:val="2"/>
          <w:sz w:val="36"/>
          <w:szCs w:val="36"/>
        </w:rPr>
        <w:t>T</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2"/>
          <w:sz w:val="36"/>
          <w:szCs w:val="36"/>
        </w:rPr>
        <w:t>x</w:t>
      </w:r>
      <w:r>
        <w:rPr>
          <w:rFonts w:ascii="Open Sans" w:eastAsia="Open Sans" w:hAnsi="Open Sans" w:cs="Open Sans"/>
          <w:b/>
          <w:bCs/>
          <w:color w:val="4E80BD"/>
          <w:sz w:val="36"/>
          <w:szCs w:val="36"/>
        </w:rPr>
        <w:t>i</w:t>
      </w:r>
      <w:r>
        <w:rPr>
          <w:rFonts w:ascii="Open Sans" w:eastAsia="Open Sans" w:hAnsi="Open Sans" w:cs="Open Sans"/>
          <w:b/>
          <w:bCs/>
          <w:color w:val="4E80BD"/>
          <w:spacing w:val="7"/>
          <w:sz w:val="36"/>
          <w:szCs w:val="36"/>
        </w:rPr>
        <w:t xml:space="preserve"> </w:t>
      </w:r>
      <w:del w:id="174" w:author="Tal" w:date="2016-09-18T18:54:00Z">
        <w:r w:rsidDel="00F8007D">
          <w:rPr>
            <w:rFonts w:ascii="Open Sans" w:eastAsia="Open Sans" w:hAnsi="Open Sans" w:cs="Open Sans"/>
            <w:b/>
            <w:bCs/>
            <w:color w:val="4E80BD"/>
            <w:spacing w:val="-7"/>
            <w:sz w:val="36"/>
            <w:szCs w:val="36"/>
          </w:rPr>
          <w:delText>a</w:delText>
        </w:r>
        <w:r w:rsidDel="00F8007D">
          <w:rPr>
            <w:rFonts w:ascii="Open Sans" w:eastAsia="Open Sans" w:hAnsi="Open Sans" w:cs="Open Sans"/>
            <w:b/>
            <w:bCs/>
            <w:color w:val="4E80BD"/>
            <w:spacing w:val="3"/>
            <w:sz w:val="36"/>
            <w:szCs w:val="36"/>
          </w:rPr>
          <w:delText>n</w:delText>
        </w:r>
        <w:r w:rsidDel="00F8007D">
          <w:rPr>
            <w:rFonts w:ascii="Open Sans" w:eastAsia="Open Sans" w:hAnsi="Open Sans" w:cs="Open Sans"/>
            <w:b/>
            <w:bCs/>
            <w:color w:val="4E80BD"/>
            <w:sz w:val="36"/>
            <w:szCs w:val="36"/>
          </w:rPr>
          <w:delText>d</w:delText>
        </w:r>
        <w:r w:rsidDel="00F8007D">
          <w:rPr>
            <w:rFonts w:ascii="Open Sans" w:eastAsia="Open Sans" w:hAnsi="Open Sans" w:cs="Open Sans"/>
            <w:b/>
            <w:bCs/>
            <w:color w:val="4E80BD"/>
            <w:spacing w:val="7"/>
            <w:sz w:val="36"/>
            <w:szCs w:val="36"/>
          </w:rPr>
          <w:delText xml:space="preserve"> </w:delText>
        </w:r>
      </w:del>
      <w:ins w:id="175" w:author="Tal" w:date="2016-09-18T18:54:00Z">
        <w:r w:rsidR="00F8007D">
          <w:rPr>
            <w:rFonts w:ascii="Open Sans" w:eastAsia="Open Sans" w:hAnsi="Open Sans" w:cs="Open Sans"/>
            <w:b/>
            <w:bCs/>
            <w:color w:val="4E80BD"/>
            <w:spacing w:val="-7"/>
            <w:sz w:val="36"/>
            <w:szCs w:val="36"/>
          </w:rPr>
          <w:t>with a</w:t>
        </w:r>
        <w:r w:rsidR="00F8007D">
          <w:rPr>
            <w:rFonts w:ascii="Open Sans" w:eastAsia="Open Sans" w:hAnsi="Open Sans" w:cs="Open Sans"/>
            <w:b/>
            <w:bCs/>
            <w:color w:val="4E80BD"/>
            <w:spacing w:val="7"/>
            <w:sz w:val="36"/>
            <w:szCs w:val="36"/>
          </w:rPr>
          <w:t xml:space="preserve"> </w:t>
        </w:r>
      </w:ins>
      <w:r>
        <w:rPr>
          <w:rFonts w:ascii="Open Sans" w:eastAsia="Open Sans" w:hAnsi="Open Sans" w:cs="Open Sans"/>
          <w:b/>
          <w:bCs/>
          <w:color w:val="4E80BD"/>
          <w:spacing w:val="4"/>
          <w:sz w:val="36"/>
          <w:szCs w:val="36"/>
        </w:rPr>
        <w:t>D</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 xml:space="preserve">d </w:t>
      </w:r>
      <w:del w:id="176" w:author="Tal" w:date="2016-09-18T18:54:00Z">
        <w:r w:rsidDel="00F8007D">
          <w:rPr>
            <w:rFonts w:ascii="Open Sans" w:eastAsia="Open Sans" w:hAnsi="Open Sans" w:cs="Open Sans"/>
            <w:b/>
            <w:bCs/>
            <w:color w:val="4E80BD"/>
            <w:spacing w:val="-2"/>
            <w:sz w:val="36"/>
            <w:szCs w:val="36"/>
          </w:rPr>
          <w:delText>e</w:delText>
        </w:r>
        <w:r w:rsidDel="00F8007D">
          <w:rPr>
            <w:rFonts w:ascii="Open Sans" w:eastAsia="Open Sans" w:hAnsi="Open Sans" w:cs="Open Sans"/>
            <w:b/>
            <w:bCs/>
            <w:color w:val="4E80BD"/>
            <w:spacing w:val="-5"/>
            <w:sz w:val="36"/>
            <w:szCs w:val="36"/>
          </w:rPr>
          <w:delText>l</w:delText>
        </w:r>
        <w:r w:rsidDel="00F8007D">
          <w:rPr>
            <w:rFonts w:ascii="Open Sans" w:eastAsia="Open Sans" w:hAnsi="Open Sans" w:cs="Open Sans"/>
            <w:b/>
            <w:bCs/>
            <w:color w:val="4E80BD"/>
            <w:spacing w:val="-2"/>
            <w:sz w:val="36"/>
            <w:szCs w:val="36"/>
          </w:rPr>
          <w:delText>e</w:delText>
        </w:r>
        <w:r w:rsidDel="00F8007D">
          <w:rPr>
            <w:rFonts w:ascii="Open Sans" w:eastAsia="Open Sans" w:hAnsi="Open Sans" w:cs="Open Sans"/>
            <w:b/>
            <w:bCs/>
            <w:color w:val="4E80BD"/>
            <w:spacing w:val="7"/>
            <w:sz w:val="36"/>
            <w:szCs w:val="36"/>
          </w:rPr>
          <w:delText>m</w:delText>
        </w:r>
        <w:r w:rsidDel="00F8007D">
          <w:rPr>
            <w:rFonts w:ascii="Open Sans" w:eastAsia="Open Sans" w:hAnsi="Open Sans" w:cs="Open Sans"/>
            <w:b/>
            <w:bCs/>
            <w:color w:val="4E80BD"/>
            <w:spacing w:val="-2"/>
            <w:sz w:val="36"/>
            <w:szCs w:val="36"/>
          </w:rPr>
          <w:delText>e</w:delText>
        </w:r>
        <w:r w:rsidDel="00F8007D">
          <w:rPr>
            <w:rFonts w:ascii="Open Sans" w:eastAsia="Open Sans" w:hAnsi="Open Sans" w:cs="Open Sans"/>
            <w:b/>
            <w:bCs/>
            <w:color w:val="4E80BD"/>
            <w:spacing w:val="3"/>
            <w:sz w:val="36"/>
            <w:szCs w:val="36"/>
          </w:rPr>
          <w:delText>n</w:delText>
        </w:r>
        <w:r w:rsidDel="00F8007D">
          <w:rPr>
            <w:rFonts w:ascii="Open Sans" w:eastAsia="Open Sans" w:hAnsi="Open Sans" w:cs="Open Sans"/>
            <w:b/>
            <w:bCs/>
            <w:color w:val="4E80BD"/>
            <w:spacing w:val="-6"/>
            <w:sz w:val="36"/>
            <w:szCs w:val="36"/>
          </w:rPr>
          <w:delText>t</w:delText>
        </w:r>
        <w:r w:rsidDel="00F8007D">
          <w:rPr>
            <w:rFonts w:ascii="Open Sans" w:eastAsia="Open Sans" w:hAnsi="Open Sans" w:cs="Open Sans"/>
            <w:b/>
            <w:bCs/>
            <w:color w:val="4E80BD"/>
            <w:sz w:val="36"/>
            <w:szCs w:val="36"/>
          </w:rPr>
          <w:delText xml:space="preserve">s </w:delText>
        </w:r>
        <w:commentRangeEnd w:id="171"/>
        <w:r w:rsidR="00F8007D" w:rsidDel="00F8007D">
          <w:rPr>
            <w:rStyle w:val="CommentReference"/>
          </w:rPr>
          <w:commentReference w:id="171"/>
        </w:r>
      </w:del>
      <w:del w:id="177" w:author="Tal" w:date="2016-09-18T18:55:00Z">
        <w:r w:rsidDel="00F8007D">
          <w:rPr>
            <w:rFonts w:ascii="Open Sans" w:eastAsia="Open Sans" w:hAnsi="Open Sans" w:cs="Open Sans"/>
            <w:color w:val="3F3F3F"/>
            <w:spacing w:val="5"/>
          </w:rPr>
          <w:delText>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dh</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ds</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h</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t</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rPr>
          <w:delText>c</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spacing w:val="-3"/>
          </w:rPr>
          <w:delText>te</w:delText>
        </w:r>
        <w:r w:rsidDel="00F8007D">
          <w:rPr>
            <w:rFonts w:ascii="Open Sans" w:eastAsia="Open Sans" w:hAnsi="Open Sans" w:cs="Open Sans"/>
            <w:color w:val="3F3F3F"/>
          </w:rPr>
          <w:delText xml:space="preserve">d </w:delText>
        </w:r>
        <w:r w:rsidDel="00F8007D">
          <w:rPr>
            <w:rFonts w:ascii="Open Sans" w:eastAsia="Open Sans" w:hAnsi="Open Sans" w:cs="Open Sans"/>
            <w:color w:val="3F3F3F"/>
            <w:spacing w:val="-5"/>
          </w:rPr>
          <w:delText>(</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b/>
            <w:bCs/>
            <w:color w:val="0000FF"/>
            <w:spacing w:val="-3"/>
          </w:rPr>
          <w:delText>W</w:delText>
        </w:r>
        <w:r w:rsidDel="00F8007D">
          <w:rPr>
            <w:rFonts w:ascii="Open Sans" w:eastAsia="Open Sans" w:hAnsi="Open Sans" w:cs="Open Sans"/>
            <w:b/>
            <w:bCs/>
            <w:color w:val="0000FF"/>
            <w:spacing w:val="5"/>
          </w:rPr>
          <w:delText>h</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rPr>
          <w:delText>t</w:delText>
        </w:r>
        <w:r w:rsidDel="00F8007D">
          <w:rPr>
            <w:rFonts w:ascii="Open Sans" w:eastAsia="Open Sans" w:hAnsi="Open Sans" w:cs="Open Sans"/>
            <w:b/>
            <w:bCs/>
            <w:color w:val="0000FF"/>
            <w:spacing w:val="-5"/>
          </w:rPr>
          <w:delText xml:space="preserve"> </w:delText>
        </w:r>
        <w:r w:rsidDel="00F8007D">
          <w:rPr>
            <w:rFonts w:ascii="Open Sans" w:eastAsia="Open Sans" w:hAnsi="Open Sans" w:cs="Open Sans"/>
            <w:b/>
            <w:bCs/>
            <w:color w:val="0000FF"/>
            <w:spacing w:val="7"/>
          </w:rPr>
          <w:delText>c</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rPr>
          <w:delText>n</w:delText>
        </w:r>
        <w:r w:rsidDel="00F8007D">
          <w:rPr>
            <w:rFonts w:ascii="Open Sans" w:eastAsia="Open Sans" w:hAnsi="Open Sans" w:cs="Open Sans"/>
            <w:b/>
            <w:bCs/>
            <w:color w:val="0000FF"/>
            <w:spacing w:val="8"/>
          </w:rPr>
          <w:delText xml:space="preserve"> </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spacing w:val="5"/>
          </w:rPr>
          <w:delText>n</w:delText>
        </w:r>
        <w:r w:rsidDel="00F8007D">
          <w:rPr>
            <w:rFonts w:ascii="Open Sans" w:eastAsia="Open Sans" w:hAnsi="Open Sans" w:cs="Open Sans"/>
            <w:b/>
            <w:bCs/>
            <w:color w:val="0000FF"/>
          </w:rPr>
          <w:delText>d</w:delText>
        </w:r>
        <w:r w:rsidDel="00F8007D">
          <w:rPr>
            <w:rFonts w:ascii="Open Sans" w:eastAsia="Open Sans" w:hAnsi="Open Sans" w:cs="Open Sans"/>
            <w:b/>
            <w:bCs/>
            <w:color w:val="0000FF"/>
            <w:spacing w:val="-2"/>
          </w:rPr>
          <w:delText xml:space="preserve"> </w:delText>
        </w:r>
        <w:r w:rsidDel="00F8007D">
          <w:rPr>
            <w:rFonts w:ascii="Open Sans" w:eastAsia="Open Sans" w:hAnsi="Open Sans" w:cs="Open Sans"/>
            <w:b/>
            <w:bCs/>
            <w:color w:val="0000FF"/>
            <w:spacing w:val="7"/>
          </w:rPr>
          <w:delText>c</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spacing w:val="5"/>
          </w:rPr>
          <w:delText>nn</w:delText>
        </w:r>
        <w:r w:rsidDel="00F8007D">
          <w:rPr>
            <w:rFonts w:ascii="Open Sans" w:eastAsia="Open Sans" w:hAnsi="Open Sans" w:cs="Open Sans"/>
            <w:b/>
            <w:bCs/>
            <w:color w:val="0000FF"/>
            <w:spacing w:val="-1"/>
          </w:rPr>
          <w:delText>o</w:delText>
        </w:r>
        <w:r w:rsidDel="00F8007D">
          <w:rPr>
            <w:rFonts w:ascii="Open Sans" w:eastAsia="Open Sans" w:hAnsi="Open Sans" w:cs="Open Sans"/>
            <w:b/>
            <w:bCs/>
            <w:color w:val="0000FF"/>
          </w:rPr>
          <w:delText>t</w:delText>
        </w:r>
        <w:r w:rsidDel="00F8007D">
          <w:rPr>
            <w:rFonts w:ascii="Open Sans" w:eastAsia="Open Sans" w:hAnsi="Open Sans" w:cs="Open Sans"/>
            <w:b/>
            <w:bCs/>
            <w:color w:val="0000FF"/>
            <w:spacing w:val="-3"/>
          </w:rPr>
          <w:delText xml:space="preserve"> </w:delText>
        </w:r>
        <w:r w:rsidDel="00F8007D">
          <w:rPr>
            <w:rFonts w:ascii="Open Sans" w:eastAsia="Open Sans" w:hAnsi="Open Sans" w:cs="Open Sans"/>
            <w:b/>
            <w:bCs/>
            <w:color w:val="0000FF"/>
            <w:spacing w:val="-4"/>
          </w:rPr>
          <w:delText>b</w:delText>
        </w:r>
        <w:r w:rsidDel="00F8007D">
          <w:rPr>
            <w:rFonts w:ascii="Open Sans" w:eastAsia="Open Sans" w:hAnsi="Open Sans" w:cs="Open Sans"/>
            <w:b/>
            <w:bCs/>
            <w:color w:val="0000FF"/>
          </w:rPr>
          <w:delText>e</w:delText>
        </w:r>
        <w:r w:rsidDel="00F8007D">
          <w:rPr>
            <w:rFonts w:ascii="Open Sans" w:eastAsia="Open Sans" w:hAnsi="Open Sans" w:cs="Open Sans"/>
            <w:b/>
            <w:bCs/>
            <w:color w:val="0000FF"/>
            <w:spacing w:val="5"/>
          </w:rPr>
          <w:delText xml:space="preserve"> e</w:delText>
        </w:r>
        <w:r w:rsidDel="00F8007D">
          <w:rPr>
            <w:rFonts w:ascii="Open Sans" w:eastAsia="Open Sans" w:hAnsi="Open Sans" w:cs="Open Sans"/>
            <w:b/>
            <w:bCs/>
            <w:color w:val="0000FF"/>
            <w:spacing w:val="-4"/>
          </w:rPr>
          <w:delText>d</w:delText>
        </w:r>
        <w:r w:rsidDel="00F8007D">
          <w:rPr>
            <w:rFonts w:ascii="Open Sans" w:eastAsia="Open Sans" w:hAnsi="Open Sans" w:cs="Open Sans"/>
            <w:b/>
            <w:bCs/>
            <w:color w:val="0000FF"/>
            <w:spacing w:val="-7"/>
          </w:rPr>
          <w:delText>i</w:delText>
        </w:r>
        <w:r w:rsidDel="00F8007D">
          <w:rPr>
            <w:rFonts w:ascii="Open Sans" w:eastAsia="Open Sans" w:hAnsi="Open Sans" w:cs="Open Sans"/>
            <w:b/>
            <w:bCs/>
            <w:color w:val="0000FF"/>
            <w:spacing w:val="-5"/>
          </w:rPr>
          <w:delText>t</w:delText>
        </w:r>
        <w:r w:rsidDel="00F8007D">
          <w:rPr>
            <w:rFonts w:ascii="Open Sans" w:eastAsia="Open Sans" w:hAnsi="Open Sans" w:cs="Open Sans"/>
            <w:b/>
            <w:bCs/>
            <w:color w:val="0000FF"/>
            <w:spacing w:val="5"/>
          </w:rPr>
          <w:delText>e</w:delText>
        </w:r>
        <w:r w:rsidDel="00F8007D">
          <w:rPr>
            <w:rFonts w:ascii="Open Sans" w:eastAsia="Open Sans" w:hAnsi="Open Sans" w:cs="Open Sans"/>
            <w:b/>
            <w:bCs/>
            <w:color w:val="0000FF"/>
            <w:spacing w:val="-4"/>
          </w:rPr>
          <w:delText>d</w:delText>
        </w:r>
        <w:r w:rsidDel="00F8007D">
          <w:rPr>
            <w:rFonts w:ascii="Open Sans" w:eastAsia="Open Sans" w:hAnsi="Open Sans" w:cs="Open Sans"/>
            <w:color w:val="3F3F3F"/>
          </w:rPr>
          <w:delText>)</w:delText>
        </w:r>
        <w:r w:rsidDel="00F8007D">
          <w:rPr>
            <w:rFonts w:ascii="Open Sans" w:eastAsia="Open Sans" w:hAnsi="Open Sans" w:cs="Open Sans"/>
            <w:color w:val="3F3F3F"/>
            <w:spacing w:val="-8"/>
          </w:rPr>
          <w:delText xml:space="preserve"> </w:delText>
        </w:r>
        <w:r w:rsidDel="00F8007D">
          <w:rPr>
            <w:rFonts w:ascii="Open Sans" w:eastAsia="Open Sans" w:hAnsi="Open Sans" w:cs="Open Sans"/>
            <w:color w:val="3F3F3F"/>
          </w:rPr>
          <w:delText>c</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rPr>
          <w:delText>be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ch</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o</w:delText>
        </w:r>
        <w:r w:rsidDel="00F8007D">
          <w:rPr>
            <w:rFonts w:ascii="Open Sans" w:eastAsia="Open Sans" w:hAnsi="Open Sans" w:cs="Open Sans"/>
            <w:color w:val="3F3F3F"/>
            <w:spacing w:val="5"/>
          </w:rPr>
          <w:delText xml:space="preserve"> </w:delText>
        </w:r>
        <w:r w:rsidDel="00F8007D">
          <w:rPr>
            <w:rFonts w:ascii="Open Sans" w:eastAsia="Open Sans" w:hAnsi="Open Sans" w:cs="Open Sans"/>
            <w:color w:val="3F3F3F"/>
          </w:rPr>
          <w:delText xml:space="preserve">a </w:delText>
        </w:r>
        <w:r w:rsidDel="00F8007D">
          <w:rPr>
            <w:rFonts w:ascii="Open Sans" w:eastAsia="Open Sans" w:hAnsi="Open Sans" w:cs="Open Sans"/>
            <w:color w:val="3F3F3F"/>
            <w:spacing w:val="-2"/>
          </w:rPr>
          <w:delText>Ta</w:delText>
        </w:r>
        <w:r w:rsidDel="00F8007D">
          <w:rPr>
            <w:rFonts w:ascii="Open Sans" w:eastAsia="Open Sans" w:hAnsi="Open Sans" w:cs="Open Sans"/>
            <w:color w:val="3F3F3F"/>
            <w:spacing w:val="5"/>
          </w:rPr>
          <w:delText>x</w:delText>
        </w:r>
        <w:r w:rsidDel="00F8007D">
          <w:rPr>
            <w:rFonts w:ascii="Open Sans" w:eastAsia="Open Sans" w:hAnsi="Open Sans" w:cs="Open Sans"/>
            <w:color w:val="3F3F3F"/>
          </w:rPr>
          <w:delText>i</w:delText>
        </w:r>
        <w:r w:rsidDel="00F8007D">
          <w:rPr>
            <w:rFonts w:ascii="Open Sans" w:eastAsia="Open Sans" w:hAnsi="Open Sans" w:cs="Open Sans"/>
            <w:color w:val="3F3F3F"/>
            <w:spacing w:val="5"/>
          </w:rPr>
          <w:delText xml:space="preserve"> </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 xml:space="preserve">nd </w:delText>
        </w:r>
        <w:r w:rsidDel="00F8007D">
          <w:rPr>
            <w:rFonts w:ascii="Open Sans" w:eastAsia="Open Sans" w:hAnsi="Open Sans" w:cs="Open Sans"/>
            <w:color w:val="3F3F3F"/>
            <w:spacing w:val="-5"/>
          </w:rPr>
          <w:delText>v</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ce</w:delText>
        </w:r>
        <w:r w:rsidDel="00F8007D">
          <w:rPr>
            <w:rFonts w:ascii="Open Sans" w:eastAsia="Open Sans" w:hAnsi="Open Sans" w:cs="Open Sans"/>
            <w:color w:val="3F3F3F"/>
            <w:spacing w:val="-3"/>
          </w:rPr>
          <w:delText xml:space="preserve"> </w:delText>
        </w:r>
        <w:r w:rsidDel="00F8007D">
          <w:rPr>
            <w:rFonts w:ascii="Open Sans" w:eastAsia="Open Sans" w:hAnsi="Open Sans" w:cs="Open Sans"/>
            <w:color w:val="3F3F3F"/>
            <w:spacing w:val="-5"/>
          </w:rPr>
          <w:delText>v</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rs</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w:delText>
        </w:r>
        <w:r w:rsidDel="00F8007D">
          <w:rPr>
            <w:rFonts w:ascii="Open Sans" w:eastAsia="Open Sans" w:hAnsi="Open Sans" w:cs="Open Sans"/>
            <w:color w:val="3F3F3F"/>
            <w:spacing w:val="3"/>
          </w:rPr>
          <w:delText xml:space="preserve"> </w:delText>
        </w:r>
        <w:r w:rsidDel="00F8007D">
          <w:rPr>
            <w:rFonts w:ascii="Open Sans" w:eastAsia="Open Sans" w:hAnsi="Open Sans" w:cs="Open Sans"/>
            <w:color w:val="3F3F3F"/>
            <w:spacing w:val="-4"/>
          </w:rPr>
          <w:delText>A</w:delText>
        </w:r>
        <w:r w:rsidDel="00F8007D">
          <w:rPr>
            <w:rFonts w:ascii="Open Sans" w:eastAsia="Open Sans" w:hAnsi="Open Sans" w:cs="Open Sans"/>
            <w:color w:val="3F3F3F"/>
          </w:rPr>
          <w:delText>g</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3"/>
          </w:rPr>
          <w:delText xml:space="preserve"> </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spacing w:val="5"/>
          </w:rPr>
          <w:delText>il</w:delText>
        </w:r>
        <w:r w:rsidDel="00F8007D">
          <w:rPr>
            <w:rFonts w:ascii="Open Sans" w:eastAsia="Open Sans" w:hAnsi="Open Sans" w:cs="Open Sans"/>
            <w:color w:val="3F3F3F"/>
          </w:rPr>
          <w:delText>l</w:delText>
        </w:r>
        <w:r w:rsidDel="00F8007D">
          <w:rPr>
            <w:rFonts w:ascii="Open Sans" w:eastAsia="Open Sans" w:hAnsi="Open Sans" w:cs="Open Sans"/>
            <w:color w:val="3F3F3F"/>
            <w:spacing w:val="4"/>
          </w:rPr>
          <w:delText xml:space="preserve"> </w:delText>
        </w:r>
        <w:r w:rsidDel="00F8007D">
          <w:rPr>
            <w:rFonts w:ascii="Open Sans" w:eastAsia="Open Sans" w:hAnsi="Open Sans" w:cs="Open Sans"/>
            <w:color w:val="3F3F3F"/>
          </w:rPr>
          <w:delText>use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5"/>
          </w:rPr>
          <w:delText>D</w:delText>
        </w:r>
        <w:r w:rsidDel="00F8007D">
          <w:rPr>
            <w:rFonts w:ascii="Open Sans" w:eastAsia="Open Sans" w:hAnsi="Open Sans" w:cs="Open Sans"/>
            <w:color w:val="3F3F3F"/>
          </w:rPr>
          <w:delText>r</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spacing w:val="-5"/>
          </w:rPr>
          <w:delText>v</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r</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6"/>
          </w:rPr>
          <w:delText>20</w:delText>
        </w:r>
        <w:r w:rsidDel="00F8007D">
          <w:rPr>
            <w:rFonts w:ascii="Open Sans" w:eastAsia="Open Sans" w:hAnsi="Open Sans" w:cs="Open Sans"/>
            <w:color w:val="3F3F3F"/>
          </w:rPr>
          <w:delText>1</w:delText>
        </w:r>
        <w:r w:rsidDel="00F8007D">
          <w:rPr>
            <w:rFonts w:ascii="Open Sans" w:eastAsia="Open Sans" w:hAnsi="Open Sans" w:cs="Open Sans"/>
            <w:color w:val="3F3F3F"/>
            <w:spacing w:val="-7"/>
          </w:rPr>
          <w:delText xml:space="preserve"> </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b/>
            <w:bCs/>
            <w:color w:val="191970"/>
            <w:spacing w:val="-1"/>
          </w:rPr>
          <w:delText>F</w:delText>
        </w:r>
        <w:r w:rsidDel="00F8007D">
          <w:rPr>
            <w:rFonts w:ascii="Open Sans" w:eastAsia="Open Sans" w:hAnsi="Open Sans" w:cs="Open Sans"/>
            <w:b/>
            <w:bCs/>
            <w:color w:val="191970"/>
            <w:spacing w:val="-7"/>
          </w:rPr>
          <w:delText>i</w:delText>
        </w:r>
        <w:r w:rsidDel="00F8007D">
          <w:rPr>
            <w:rFonts w:ascii="Open Sans" w:eastAsia="Open Sans" w:hAnsi="Open Sans" w:cs="Open Sans"/>
            <w:b/>
            <w:bCs/>
            <w:color w:val="191970"/>
            <w:spacing w:val="-4"/>
          </w:rPr>
          <w:delText>g</w:delText>
        </w:r>
        <w:r w:rsidDel="00F8007D">
          <w:rPr>
            <w:rFonts w:ascii="Open Sans" w:eastAsia="Open Sans" w:hAnsi="Open Sans" w:cs="Open Sans"/>
            <w:b/>
            <w:bCs/>
            <w:color w:val="191970"/>
            <w:spacing w:val="5"/>
          </w:rPr>
          <w:delText>ur</w:delText>
        </w:r>
        <w:r w:rsidDel="00F8007D">
          <w:rPr>
            <w:rFonts w:ascii="Open Sans" w:eastAsia="Open Sans" w:hAnsi="Open Sans" w:cs="Open Sans"/>
            <w:b/>
            <w:bCs/>
            <w:color w:val="191970"/>
          </w:rPr>
          <w:delText>e</w:delText>
        </w:r>
        <w:r w:rsidDel="00F8007D">
          <w:rPr>
            <w:rFonts w:ascii="Open Sans" w:eastAsia="Open Sans" w:hAnsi="Open Sans" w:cs="Open Sans"/>
            <w:b/>
            <w:bCs/>
            <w:color w:val="191970"/>
            <w:spacing w:val="4"/>
          </w:rPr>
          <w:delText xml:space="preserve"> </w:delText>
        </w:r>
        <w:r w:rsidDel="00F8007D">
          <w:rPr>
            <w:rFonts w:ascii="Open Sans" w:eastAsia="Open Sans" w:hAnsi="Open Sans" w:cs="Open Sans"/>
            <w:b/>
            <w:bCs/>
            <w:color w:val="191970"/>
            <w:spacing w:val="-5"/>
          </w:rPr>
          <w:delText>1</w:delText>
        </w:r>
        <w:r w:rsidDel="00F8007D">
          <w:rPr>
            <w:rFonts w:ascii="Open Sans" w:eastAsia="Open Sans" w:hAnsi="Open Sans" w:cs="Open Sans"/>
            <w:b/>
            <w:bCs/>
            <w:color w:val="191970"/>
            <w:spacing w:val="4"/>
          </w:rPr>
          <w:delText>-</w:delText>
        </w:r>
        <w:r w:rsidDel="00F8007D">
          <w:rPr>
            <w:rFonts w:ascii="Open Sans" w:eastAsia="Open Sans" w:hAnsi="Open Sans" w:cs="Open Sans"/>
            <w:b/>
            <w:bCs/>
            <w:color w:val="191970"/>
            <w:spacing w:val="-5"/>
          </w:rPr>
          <w:delText>1</w:delText>
        </w:r>
        <w:r w:rsidDel="00F8007D">
          <w:rPr>
            <w:rFonts w:ascii="Open Sans" w:eastAsia="Open Sans" w:hAnsi="Open Sans" w:cs="Open Sans"/>
            <w:color w:val="3F3F3F"/>
          </w:rPr>
          <w:delText>.</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1"/>
          </w:rPr>
          <w:delText>I</w:delText>
        </w:r>
        <w:r w:rsidDel="00F8007D">
          <w:rPr>
            <w:rFonts w:ascii="Open Sans" w:eastAsia="Open Sans" w:hAnsi="Open Sans" w:cs="Open Sans"/>
            <w:color w:val="3F3F3F"/>
            <w:spacing w:val="5"/>
          </w:rPr>
          <w:delText>mm</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5"/>
          </w:rPr>
          <w:delText>ii</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spacing w:val="-3"/>
          </w:rPr>
          <w:delText>te</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rPr>
          <w:delText>y</w:delText>
        </w:r>
        <w:r w:rsidDel="00F8007D">
          <w:rPr>
            <w:rFonts w:ascii="Open Sans" w:eastAsia="Open Sans" w:hAnsi="Open Sans" w:cs="Open Sans"/>
            <w:color w:val="3F3F3F"/>
            <w:spacing w:val="-8"/>
          </w:rPr>
          <w:delText xml:space="preserve"> </w:delText>
        </w:r>
        <w:r w:rsidDel="00F8007D">
          <w:rPr>
            <w:rFonts w:ascii="Open Sans" w:eastAsia="Open Sans" w:hAnsi="Open Sans" w:cs="Open Sans"/>
            <w:color w:val="3F3F3F"/>
            <w:spacing w:val="1"/>
          </w:rPr>
          <w:delText>f</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5"/>
          </w:rPr>
          <w:delText>ll</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ng</w:delText>
        </w:r>
      </w:del>
    </w:p>
    <w:p w14:paraId="7B00807A" w14:textId="583EA51E" w:rsidR="0074787C" w:rsidDel="00F8007D" w:rsidRDefault="00656446" w:rsidP="00F8007D">
      <w:pPr>
        <w:spacing w:after="0" w:line="260" w:lineRule="auto"/>
        <w:ind w:left="115" w:right="249"/>
        <w:rPr>
          <w:del w:id="178" w:author="Tal" w:date="2016-09-18T18:55:00Z"/>
          <w:rFonts w:ascii="Open Sans" w:eastAsia="Open Sans" w:hAnsi="Open Sans" w:cs="Open Sans"/>
        </w:rPr>
        <w:pPrChange w:id="179" w:author="Tal" w:date="2016-09-18T18:55:00Z">
          <w:pPr>
            <w:spacing w:after="0" w:line="274" w:lineRule="exact"/>
            <w:ind w:left="115" w:right="-20"/>
          </w:pPr>
        </w:pPrChange>
      </w:pPr>
      <w:del w:id="180" w:author="Tal" w:date="2016-09-18T18:55:00Z">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he</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r</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p</w:delText>
        </w:r>
        <w:r w:rsidDel="00F8007D">
          <w:rPr>
            <w:rFonts w:ascii="Open Sans" w:eastAsia="Open Sans" w:hAnsi="Open Sans" w:cs="Open Sans"/>
            <w:color w:val="3F3F3F"/>
            <w:spacing w:val="1"/>
            <w:position w:val="1"/>
          </w:rPr>
          <w:delText xml:space="preserve">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n</w:delText>
        </w:r>
        <w:r w:rsidDel="00F8007D">
          <w:rPr>
            <w:rFonts w:ascii="Open Sans" w:eastAsia="Open Sans" w:hAnsi="Open Sans" w:cs="Open Sans"/>
            <w:color w:val="3F3F3F"/>
            <w:spacing w:val="1"/>
            <w:position w:val="1"/>
          </w:rPr>
          <w:delText xml:space="preserve"> </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he</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position w:val="1"/>
          </w:rPr>
          <w:delText>r</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position w:val="1"/>
          </w:rPr>
          <w:delText>d</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position w:val="1"/>
          </w:rPr>
          <w:delText>b</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spacing w:val="5"/>
            <w:position w:val="1"/>
          </w:rPr>
          <w:delText>x</w:delText>
        </w:r>
        <w:r w:rsidDel="00F8007D">
          <w:rPr>
            <w:rFonts w:ascii="Open Sans" w:eastAsia="Open Sans" w:hAnsi="Open Sans" w:cs="Open Sans"/>
            <w:color w:val="3F3F3F"/>
            <w:position w:val="1"/>
          </w:rPr>
          <w:delText>,</w:delText>
        </w:r>
        <w:r w:rsidDel="00F8007D">
          <w:rPr>
            <w:rFonts w:ascii="Open Sans" w:eastAsia="Open Sans" w:hAnsi="Open Sans" w:cs="Open Sans"/>
            <w:color w:val="3F3F3F"/>
            <w:spacing w:val="6"/>
            <w:position w:val="1"/>
          </w:rPr>
          <w:delText xml:space="preserve"> </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h</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position w:val="1"/>
          </w:rPr>
          <w:delText>re</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s</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position w:val="1"/>
          </w:rPr>
          <w:delText>a d</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spacing w:val="-2"/>
            <w:position w:val="1"/>
          </w:rPr>
          <w:delText>a</w:delText>
        </w:r>
        <w:r w:rsidDel="00F8007D">
          <w:rPr>
            <w:rFonts w:ascii="Open Sans" w:eastAsia="Open Sans" w:hAnsi="Open Sans" w:cs="Open Sans"/>
            <w:color w:val="3F3F3F"/>
            <w:position w:val="1"/>
          </w:rPr>
          <w:delText>dh</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spacing w:val="-2"/>
            <w:position w:val="1"/>
          </w:rPr>
          <w:delText>a</w:delText>
        </w:r>
        <w:r w:rsidDel="00F8007D">
          <w:rPr>
            <w:rFonts w:ascii="Open Sans" w:eastAsia="Open Sans" w:hAnsi="Open Sans" w:cs="Open Sans"/>
            <w:color w:val="3F3F3F"/>
            <w:position w:val="1"/>
          </w:rPr>
          <w:delText>d.</w:delText>
        </w:r>
        <w:r w:rsidDel="00F8007D">
          <w:rPr>
            <w:rFonts w:ascii="Open Sans" w:eastAsia="Open Sans" w:hAnsi="Open Sans" w:cs="Open Sans"/>
            <w:color w:val="3F3F3F"/>
            <w:spacing w:val="-1"/>
            <w:position w:val="1"/>
          </w:rPr>
          <w:delText xml:space="preserve"> </w:delText>
        </w:r>
        <w:r w:rsidDel="00F8007D">
          <w:rPr>
            <w:rFonts w:ascii="Open Sans" w:eastAsia="Open Sans" w:hAnsi="Open Sans" w:cs="Open Sans"/>
            <w:color w:val="3F3F3F"/>
            <w:spacing w:val="-4"/>
            <w:position w:val="1"/>
          </w:rPr>
          <w:delText>C</w:delText>
        </w:r>
        <w:r w:rsidDel="00F8007D">
          <w:rPr>
            <w:rFonts w:ascii="Open Sans" w:eastAsia="Open Sans" w:hAnsi="Open Sans" w:cs="Open Sans"/>
            <w:color w:val="3F3F3F"/>
            <w:spacing w:val="5"/>
            <w:position w:val="1"/>
          </w:rPr>
          <w:delText>li</w:delText>
        </w:r>
        <w:r w:rsidDel="00F8007D">
          <w:rPr>
            <w:rFonts w:ascii="Open Sans" w:eastAsia="Open Sans" w:hAnsi="Open Sans" w:cs="Open Sans"/>
            <w:color w:val="3F3F3F"/>
            <w:position w:val="1"/>
          </w:rPr>
          <w:delText>c</w:delText>
        </w:r>
        <w:r w:rsidDel="00F8007D">
          <w:rPr>
            <w:rFonts w:ascii="Open Sans" w:eastAsia="Open Sans" w:hAnsi="Open Sans" w:cs="Open Sans"/>
            <w:color w:val="3F3F3F"/>
            <w:spacing w:val="5"/>
            <w:position w:val="1"/>
          </w:rPr>
          <w:delText>ki</w:delText>
        </w:r>
        <w:r w:rsidDel="00F8007D">
          <w:rPr>
            <w:rFonts w:ascii="Open Sans" w:eastAsia="Open Sans" w:hAnsi="Open Sans" w:cs="Open Sans"/>
            <w:color w:val="3F3F3F"/>
            <w:position w:val="1"/>
          </w:rPr>
          <w:delText>ng</w:delText>
        </w:r>
        <w:r w:rsidDel="00F8007D">
          <w:rPr>
            <w:rFonts w:ascii="Open Sans" w:eastAsia="Open Sans" w:hAnsi="Open Sans" w:cs="Open Sans"/>
            <w:color w:val="3F3F3F"/>
            <w:spacing w:val="-5"/>
            <w:position w:val="1"/>
          </w:rPr>
          <w:delText xml:space="preserve">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t</w:delText>
        </w:r>
        <w:r w:rsidDel="00F8007D">
          <w:rPr>
            <w:rFonts w:ascii="Open Sans" w:eastAsia="Open Sans" w:hAnsi="Open Sans" w:cs="Open Sans"/>
            <w:color w:val="3F3F3F"/>
            <w:spacing w:val="-1"/>
            <w:position w:val="1"/>
          </w:rPr>
          <w:delText xml:space="preserve"> </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o</w:delText>
        </w:r>
        <w:r w:rsidDel="00F8007D">
          <w:rPr>
            <w:rFonts w:ascii="Open Sans" w:eastAsia="Open Sans" w:hAnsi="Open Sans" w:cs="Open Sans"/>
            <w:color w:val="3F3F3F"/>
            <w:spacing w:val="5"/>
            <w:position w:val="1"/>
          </w:rPr>
          <w:delText xml:space="preserve"> </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position w:val="1"/>
          </w:rPr>
          <w:delText>p</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position w:val="1"/>
          </w:rPr>
          <w:delText xml:space="preserve">n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s</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n</w:delText>
        </w:r>
        <w:r w:rsidDel="00F8007D">
          <w:rPr>
            <w:rFonts w:ascii="Open Sans" w:eastAsia="Open Sans" w:hAnsi="Open Sans" w:cs="Open Sans"/>
            <w:color w:val="3F3F3F"/>
            <w:spacing w:val="1"/>
            <w:position w:val="1"/>
          </w:rPr>
          <w:delText>f</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position w:val="1"/>
          </w:rPr>
          <w:delText>r</w:delText>
        </w:r>
        <w:r w:rsidDel="00F8007D">
          <w:rPr>
            <w:rFonts w:ascii="Open Sans" w:eastAsia="Open Sans" w:hAnsi="Open Sans" w:cs="Open Sans"/>
            <w:color w:val="3F3F3F"/>
            <w:spacing w:val="5"/>
            <w:position w:val="1"/>
          </w:rPr>
          <w:delText>m</w:delText>
        </w:r>
        <w:r w:rsidDel="00F8007D">
          <w:rPr>
            <w:rFonts w:ascii="Open Sans" w:eastAsia="Open Sans" w:hAnsi="Open Sans" w:cs="Open Sans"/>
            <w:color w:val="3F3F3F"/>
            <w:spacing w:val="-2"/>
            <w:position w:val="1"/>
          </w:rPr>
          <w:delText>a</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position w:val="1"/>
          </w:rPr>
          <w:delText>n</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position w:val="1"/>
          </w:rPr>
          <w:delText>b</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spacing w:val="5"/>
            <w:position w:val="1"/>
          </w:rPr>
          <w:delText>x</w:delText>
        </w:r>
        <w:r w:rsidDel="00F8007D">
          <w:rPr>
            <w:rFonts w:ascii="Open Sans" w:eastAsia="Open Sans" w:hAnsi="Open Sans" w:cs="Open Sans"/>
            <w:color w:val="3F3F3F"/>
            <w:position w:val="1"/>
          </w:rPr>
          <w:delText>,</w:delText>
        </w:r>
        <w:r w:rsidDel="00F8007D">
          <w:rPr>
            <w:rFonts w:ascii="Open Sans" w:eastAsia="Open Sans" w:hAnsi="Open Sans" w:cs="Open Sans"/>
            <w:color w:val="3F3F3F"/>
            <w:spacing w:val="6"/>
            <w:position w:val="1"/>
          </w:rPr>
          <w:delText xml:space="preserve"> </w:delText>
        </w:r>
        <w:r w:rsidDel="00F8007D">
          <w:rPr>
            <w:rFonts w:ascii="Open Sans" w:eastAsia="Open Sans" w:hAnsi="Open Sans" w:cs="Open Sans"/>
            <w:color w:val="3F3F3F"/>
            <w:spacing w:val="-6"/>
            <w:position w:val="1"/>
          </w:rPr>
          <w:delText>w</w:delText>
        </w:r>
        <w:r w:rsidDel="00F8007D">
          <w:rPr>
            <w:rFonts w:ascii="Open Sans" w:eastAsia="Open Sans" w:hAnsi="Open Sans" w:cs="Open Sans"/>
            <w:color w:val="3F3F3F"/>
            <w:position w:val="1"/>
          </w:rPr>
          <w:delText>e</w:delText>
        </w:r>
      </w:del>
    </w:p>
    <w:p w14:paraId="5D4DD136" w14:textId="322E2421" w:rsidR="0074787C" w:rsidRDefault="00656446" w:rsidP="00F8007D">
      <w:pPr>
        <w:spacing w:after="0" w:line="260" w:lineRule="auto"/>
        <w:ind w:left="115" w:right="249"/>
        <w:rPr>
          <w:ins w:id="181" w:author="Tal" w:date="2016-09-18T18:55:00Z"/>
          <w:rFonts w:ascii="Open Sans" w:eastAsia="Open Sans" w:hAnsi="Open Sans" w:cs="Open Sans"/>
          <w:color w:val="3F3F3F"/>
        </w:rPr>
        <w:pPrChange w:id="182" w:author="Tal" w:date="2016-09-18T18:55:00Z">
          <w:pPr>
            <w:spacing w:after="0" w:line="240" w:lineRule="auto"/>
            <w:ind w:left="115" w:right="-20"/>
          </w:pPr>
        </w:pPrChange>
      </w:pPr>
      <w:del w:id="183" w:author="Tal" w:date="2016-09-18T18:55:00Z">
        <w:r w:rsidDel="00F8007D">
          <w:rPr>
            <w:rFonts w:ascii="Open Sans" w:eastAsia="Open Sans" w:hAnsi="Open Sans" w:cs="Open Sans"/>
            <w:color w:val="3F3F3F"/>
          </w:rPr>
          <w:delText>s</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h</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s:</w:delText>
        </w:r>
      </w:del>
    </w:p>
    <w:p w14:paraId="12871975" w14:textId="62F5F92A" w:rsidR="00712140" w:rsidRDefault="00F8007D" w:rsidP="00712140">
      <w:pPr>
        <w:spacing w:after="0" w:line="260" w:lineRule="auto"/>
        <w:ind w:left="115" w:right="249"/>
        <w:rPr>
          <w:ins w:id="184" w:author="Tal" w:date="2016-09-18T18:58:00Z"/>
          <w:rFonts w:ascii="Open Sans" w:eastAsia="Open Sans" w:hAnsi="Open Sans" w:cs="Open Sans"/>
          <w:color w:val="3F3F3F"/>
        </w:rPr>
        <w:pPrChange w:id="185" w:author="Tal" w:date="2016-09-18T18:58:00Z">
          <w:pPr>
            <w:spacing w:after="0" w:line="240" w:lineRule="auto"/>
            <w:ind w:left="115" w:right="-20"/>
          </w:pPr>
        </w:pPrChange>
      </w:pPr>
      <w:ins w:id="186" w:author="Tal" w:date="2016-09-18T18:55:00Z">
        <w:r>
          <w:rPr>
            <w:rFonts w:ascii="Open Sans" w:eastAsia="Open Sans" w:hAnsi="Open Sans" w:cs="Open Sans"/>
            <w:color w:val="3F3F3F"/>
          </w:rPr>
          <w:t xml:space="preserve">Taxi in the beginning\ending of a </w:t>
        </w:r>
      </w:ins>
      <w:ins w:id="187" w:author="Tal" w:date="2016-09-18T18:58:00Z">
        <w:r w:rsidR="00712140">
          <w:rPr>
            <w:rFonts w:ascii="Open Sans" w:eastAsia="Open Sans" w:hAnsi="Open Sans" w:cs="Open Sans"/>
            <w:color w:val="3F3F3F"/>
          </w:rPr>
          <w:t>split break</w:t>
        </w:r>
      </w:ins>
      <w:ins w:id="188" w:author="Tal" w:date="2016-09-18T18:55:00Z">
        <w:r>
          <w:rPr>
            <w:rFonts w:ascii="Open Sans" w:eastAsia="Open Sans" w:hAnsi="Open Sans" w:cs="Open Sans"/>
            <w:color w:val="3F3F3F"/>
          </w:rPr>
          <w:t xml:space="preserve"> can be replace</w:t>
        </w:r>
      </w:ins>
      <w:ins w:id="189" w:author="Tal" w:date="2016-09-18T18:58:00Z">
        <w:r w:rsidR="00712140">
          <w:rPr>
            <w:rFonts w:ascii="Open Sans" w:eastAsia="Open Sans" w:hAnsi="Open Sans" w:cs="Open Sans"/>
            <w:color w:val="3F3F3F"/>
          </w:rPr>
          <w:t>d</w:t>
        </w:r>
      </w:ins>
      <w:ins w:id="190" w:author="Tal" w:date="2016-09-18T18:55:00Z">
        <w:r>
          <w:rPr>
            <w:rFonts w:ascii="Open Sans" w:eastAsia="Open Sans" w:hAnsi="Open Sans" w:cs="Open Sans"/>
            <w:color w:val="3F3F3F"/>
          </w:rPr>
          <w:t xml:space="preserve"> with a deadhead</w:t>
        </w:r>
      </w:ins>
      <w:ins w:id="191" w:author="Tal" w:date="2016-09-18T18:56:00Z">
        <w:r>
          <w:rPr>
            <w:rFonts w:ascii="Open Sans" w:eastAsia="Open Sans" w:hAnsi="Open Sans" w:cs="Open Sans"/>
            <w:color w:val="3F3F3F"/>
          </w:rPr>
          <w:t xml:space="preserve">, </w:t>
        </w:r>
      </w:ins>
      <w:ins w:id="192" w:author="Tal" w:date="2016-09-18T18:58:00Z">
        <w:r w:rsidR="00712140">
          <w:rPr>
            <w:rFonts w:ascii="Open Sans" w:eastAsia="Open Sans" w:hAnsi="Open Sans" w:cs="Open Sans"/>
            <w:color w:val="3F3F3F"/>
          </w:rPr>
          <w:t>and sometimes also a taxi in the beginning/ending of a duty can be replaced.</w:t>
        </w:r>
      </w:ins>
    </w:p>
    <w:p w14:paraId="78E23125" w14:textId="63E85446" w:rsidR="00F8007D" w:rsidRDefault="00F8007D" w:rsidP="00712140">
      <w:pPr>
        <w:spacing w:after="0" w:line="260" w:lineRule="auto"/>
        <w:ind w:left="115" w:right="249"/>
        <w:rPr>
          <w:ins w:id="193" w:author="Tal" w:date="2016-09-18T18:56:00Z"/>
          <w:rFonts w:ascii="Open Sans" w:eastAsia="Open Sans" w:hAnsi="Open Sans" w:cs="Open Sans"/>
          <w:color w:val="3F3F3F"/>
        </w:rPr>
        <w:pPrChange w:id="194" w:author="Tal" w:date="2016-09-18T18:58:00Z">
          <w:pPr>
            <w:spacing w:after="0" w:line="240" w:lineRule="auto"/>
            <w:ind w:left="115" w:right="-20"/>
          </w:pPr>
        </w:pPrChange>
      </w:pPr>
      <w:proofErr w:type="gramStart"/>
      <w:ins w:id="195" w:author="Tal" w:date="2016-09-18T18:56:00Z">
        <w:r>
          <w:rPr>
            <w:rFonts w:ascii="Open Sans" w:eastAsia="Open Sans" w:hAnsi="Open Sans" w:cs="Open Sans"/>
            <w:color w:val="3F3F3F"/>
          </w:rPr>
          <w:t>to</w:t>
        </w:r>
        <w:proofErr w:type="gramEnd"/>
        <w:r>
          <w:rPr>
            <w:rFonts w:ascii="Open Sans" w:eastAsia="Open Sans" w:hAnsi="Open Sans" w:cs="Open Sans"/>
            <w:color w:val="3F3F3F"/>
          </w:rPr>
          <w:t xml:space="preserve"> do so:</w:t>
        </w:r>
      </w:ins>
    </w:p>
    <w:p w14:paraId="26527A3F" w14:textId="6587395F" w:rsidR="00F8007D" w:rsidRDefault="00712140" w:rsidP="00F8007D">
      <w:pPr>
        <w:pStyle w:val="ListParagraph"/>
        <w:numPr>
          <w:ilvl w:val="0"/>
          <w:numId w:val="5"/>
        </w:numPr>
        <w:spacing w:after="0" w:line="260" w:lineRule="auto"/>
        <w:ind w:right="249"/>
        <w:rPr>
          <w:ins w:id="196" w:author="Tal" w:date="2016-09-18T18:57:00Z"/>
          <w:rFonts w:ascii="Open Sans" w:eastAsia="Open Sans" w:hAnsi="Open Sans" w:cs="Open Sans"/>
          <w:color w:val="3F3F3F"/>
        </w:rPr>
        <w:pPrChange w:id="197" w:author="Tal" w:date="2016-09-18T18:56:00Z">
          <w:pPr>
            <w:spacing w:after="0" w:line="240" w:lineRule="auto"/>
            <w:ind w:left="115" w:right="-20"/>
          </w:pPr>
        </w:pPrChange>
      </w:pPr>
      <w:ins w:id="198" w:author="Tal" w:date="2016-09-18T18:57:00Z">
        <w:r>
          <w:rPr>
            <w:rFonts w:ascii="Open Sans" w:eastAsia="Open Sans" w:hAnsi="Open Sans" w:cs="Open Sans"/>
            <w:color w:val="3F3F3F"/>
          </w:rPr>
          <w:t>Enter the taxi tooltip</w:t>
        </w:r>
      </w:ins>
    </w:p>
    <w:p w14:paraId="49D7593C" w14:textId="6E092135" w:rsidR="00712140" w:rsidRDefault="00712140" w:rsidP="00F8007D">
      <w:pPr>
        <w:pStyle w:val="ListParagraph"/>
        <w:numPr>
          <w:ilvl w:val="0"/>
          <w:numId w:val="5"/>
        </w:numPr>
        <w:spacing w:after="0" w:line="260" w:lineRule="auto"/>
        <w:ind w:right="249"/>
        <w:rPr>
          <w:ins w:id="199" w:author="Tal" w:date="2016-09-18T19:01:00Z"/>
          <w:rFonts w:ascii="Open Sans" w:eastAsia="Open Sans" w:hAnsi="Open Sans" w:cs="Open Sans"/>
          <w:color w:val="3F3F3F"/>
        </w:rPr>
        <w:pPrChange w:id="200" w:author="Tal" w:date="2016-09-18T18:56:00Z">
          <w:pPr>
            <w:spacing w:after="0" w:line="240" w:lineRule="auto"/>
            <w:ind w:left="115" w:right="-20"/>
          </w:pPr>
        </w:pPrChange>
      </w:pPr>
      <w:ins w:id="201" w:author="Tal" w:date="2016-09-18T18:57:00Z">
        <w:r>
          <w:rPr>
            <w:rFonts w:ascii="Open Sans" w:eastAsia="Open Sans" w:hAnsi="Open Sans" w:cs="Open Sans"/>
            <w:color w:val="3F3F3F"/>
          </w:rPr>
          <w:t>Press edit and change the taxi to a deadhead (if it is a taxi in a s</w:t>
        </w:r>
      </w:ins>
      <w:ins w:id="202" w:author="Tal" w:date="2016-09-18T18:58:00Z">
        <w:r>
          <w:rPr>
            <w:rFonts w:ascii="Open Sans" w:eastAsia="Open Sans" w:hAnsi="Open Sans" w:cs="Open Sans"/>
            <w:color w:val="3F3F3F"/>
          </w:rPr>
          <w:t>plit break</w:t>
        </w:r>
      </w:ins>
      <w:ins w:id="203" w:author="Tal" w:date="2016-09-18T19:11:00Z">
        <w:r w:rsidR="00FD6ED0">
          <w:rPr>
            <w:rFonts w:ascii="Open Sans" w:eastAsia="Open Sans" w:hAnsi="Open Sans" w:cs="Open Sans"/>
            <w:color w:val="3F3F3F"/>
          </w:rPr>
          <w:t xml:space="preserve"> and there is no vehicle changeover</w:t>
        </w:r>
      </w:ins>
      <w:ins w:id="204" w:author="Tal" w:date="2016-09-18T18:58:00Z">
        <w:r>
          <w:rPr>
            <w:rFonts w:ascii="Open Sans" w:eastAsia="Open Sans" w:hAnsi="Open Sans" w:cs="Open Sans"/>
            <w:color w:val="3F3F3F"/>
          </w:rPr>
          <w:t>, need to replace both taxis at the beginning and ending of the split)</w:t>
        </w:r>
      </w:ins>
    </w:p>
    <w:p w14:paraId="3C9AEBBD" w14:textId="28747FFF" w:rsidR="002F4C97" w:rsidRPr="00F8007D" w:rsidRDefault="002F4C97" w:rsidP="002F4C97">
      <w:pPr>
        <w:pStyle w:val="ListParagraph"/>
        <w:numPr>
          <w:ilvl w:val="0"/>
          <w:numId w:val="5"/>
        </w:numPr>
        <w:spacing w:after="0" w:line="260" w:lineRule="auto"/>
        <w:ind w:right="249"/>
        <w:rPr>
          <w:rFonts w:ascii="Open Sans" w:eastAsia="Open Sans" w:hAnsi="Open Sans" w:cs="Open Sans"/>
          <w:color w:val="3F3F3F"/>
          <w:rPrChange w:id="205" w:author="Tal" w:date="2016-09-18T18:56:00Z">
            <w:rPr>
              <w:rFonts w:ascii="Open Sans" w:eastAsia="Open Sans" w:hAnsi="Open Sans" w:cs="Open Sans"/>
            </w:rPr>
          </w:rPrChange>
        </w:rPr>
        <w:pPrChange w:id="206" w:author="Tal" w:date="2016-09-18T19:01:00Z">
          <w:pPr>
            <w:spacing w:after="0" w:line="240" w:lineRule="auto"/>
            <w:ind w:left="115" w:right="-20"/>
          </w:pPr>
        </w:pPrChange>
      </w:pPr>
      <w:ins w:id="207" w:author="Tal" w:date="2016-09-18T19:01:00Z">
        <w:r>
          <w:rPr>
            <w:rFonts w:ascii="Open Sans" w:eastAsia="Open Sans" w:hAnsi="Open Sans" w:cs="Open Sans"/>
            <w:color w:val="3F3F3F"/>
          </w:rPr>
          <w:t>Assign vehicles (if the taxi cannot be replaced with a deadhead the assign vehicles will re-add a taxi)</w:t>
        </w:r>
      </w:ins>
    </w:p>
    <w:p w14:paraId="0D5FFF6E" w14:textId="77777777" w:rsidR="0074787C" w:rsidRDefault="0074787C">
      <w:pPr>
        <w:spacing w:before="2" w:after="0" w:line="130" w:lineRule="exact"/>
        <w:rPr>
          <w:sz w:val="13"/>
          <w:szCs w:val="13"/>
        </w:rPr>
      </w:pPr>
    </w:p>
    <w:p w14:paraId="36D6C746" w14:textId="77777777" w:rsidR="0074787C" w:rsidRDefault="002D0355">
      <w:pPr>
        <w:spacing w:after="0" w:line="240" w:lineRule="auto"/>
        <w:ind w:left="115" w:right="-20"/>
        <w:rPr>
          <w:rFonts w:ascii="Times New Roman" w:eastAsia="Times New Roman" w:hAnsi="Times New Roman" w:cs="Times New Roman"/>
          <w:sz w:val="20"/>
          <w:szCs w:val="20"/>
        </w:rPr>
      </w:pPr>
      <w:r>
        <w:lastRenderedPageBreak/>
        <w:pict w14:anchorId="4AE2DB8C">
          <v:shape id="_x0000_i1039" type="#_x0000_t75" style="width:457.5pt;height:184.5pt;mso-position-horizontal-relative:char;mso-position-vertical-relative:line">
            <v:imagedata r:id="rId31" o:title=""/>
          </v:shape>
        </w:pict>
      </w:r>
    </w:p>
    <w:p w14:paraId="68A797A0" w14:textId="77777777" w:rsidR="0074787C" w:rsidRDefault="0074787C">
      <w:pPr>
        <w:spacing w:before="1" w:after="0" w:line="180" w:lineRule="exact"/>
        <w:rPr>
          <w:sz w:val="18"/>
          <w:szCs w:val="18"/>
        </w:rPr>
      </w:pPr>
    </w:p>
    <w:p w14:paraId="0070D51B"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6"/>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rPr>
        <w:t>nd 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7"/>
        </w:rPr>
        <w:t>T</w:t>
      </w:r>
      <w:r>
        <w:rPr>
          <w:rFonts w:ascii="Open Sans" w:eastAsia="Open Sans" w:hAnsi="Open Sans" w:cs="Open Sans"/>
          <w:b/>
          <w:bCs/>
          <w:color w:val="3F3F3F"/>
          <w:spacing w:val="-5"/>
        </w:rPr>
        <w:t>y</w:t>
      </w:r>
      <w:r>
        <w:rPr>
          <w:rFonts w:ascii="Open Sans" w:eastAsia="Open Sans" w:hAnsi="Open Sans" w:cs="Open Sans"/>
          <w:b/>
          <w:bCs/>
          <w:color w:val="3F3F3F"/>
          <w:spacing w:val="-4"/>
        </w:rPr>
        <w:t>p</w:t>
      </w:r>
      <w:r>
        <w:rPr>
          <w:rFonts w:ascii="Open Sans" w:eastAsia="Open Sans" w:hAnsi="Open Sans" w:cs="Open Sans"/>
          <w:b/>
          <w:bCs/>
          <w:color w:val="3F3F3F"/>
        </w:rPr>
        <w:t>e</w:t>
      </w:r>
      <w:r>
        <w:rPr>
          <w:rFonts w:ascii="Open Sans" w:eastAsia="Open Sans" w:hAnsi="Open Sans" w:cs="Open Sans"/>
          <w:b/>
          <w:bCs/>
          <w:color w:val="3F3F3F"/>
          <w:spacing w:val="4"/>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d:</w:t>
      </w:r>
    </w:p>
    <w:p w14:paraId="03AC2994" w14:textId="77777777" w:rsidR="0074787C" w:rsidRDefault="0074787C">
      <w:pPr>
        <w:spacing w:after="0"/>
        <w:sectPr w:rsidR="0074787C">
          <w:pgSz w:w="11920" w:h="16840"/>
          <w:pgMar w:top="1560" w:right="1260" w:bottom="280" w:left="1280" w:header="720" w:footer="720" w:gutter="0"/>
          <w:cols w:space="720"/>
        </w:sectPr>
      </w:pPr>
    </w:p>
    <w:p w14:paraId="7EC3D227" w14:textId="77777777" w:rsidR="0074787C" w:rsidRDefault="0074787C">
      <w:pPr>
        <w:spacing w:before="7" w:after="0" w:line="170" w:lineRule="exact"/>
        <w:rPr>
          <w:sz w:val="17"/>
          <w:szCs w:val="17"/>
        </w:rPr>
      </w:pPr>
    </w:p>
    <w:p w14:paraId="39622121" w14:textId="77777777" w:rsidR="0074787C" w:rsidRDefault="002D0355">
      <w:pPr>
        <w:spacing w:after="0" w:line="240" w:lineRule="auto"/>
        <w:ind w:left="115" w:right="-20"/>
        <w:rPr>
          <w:rFonts w:ascii="Times New Roman" w:eastAsia="Times New Roman" w:hAnsi="Times New Roman" w:cs="Times New Roman"/>
          <w:sz w:val="20"/>
          <w:szCs w:val="20"/>
        </w:rPr>
      </w:pPr>
      <w:r>
        <w:pict w14:anchorId="7C0D58C1">
          <v:shape id="_x0000_i1040" type="#_x0000_t75" style="width:278.25pt;height:235.5pt;mso-position-horizontal-relative:char;mso-position-vertical-relative:line">
            <v:imagedata r:id="rId32" o:title=""/>
          </v:shape>
        </w:pict>
      </w:r>
    </w:p>
    <w:p w14:paraId="049DCC6E" w14:textId="77777777" w:rsidR="0074787C" w:rsidRDefault="0074787C">
      <w:pPr>
        <w:spacing w:before="6" w:after="0" w:line="180" w:lineRule="exact"/>
        <w:rPr>
          <w:sz w:val="18"/>
          <w:szCs w:val="18"/>
        </w:rPr>
      </w:pPr>
    </w:p>
    <w:p w14:paraId="34B8387B"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4"/>
          <w:position w:val="1"/>
        </w:rPr>
        <w:t>C</w:t>
      </w:r>
      <w:r>
        <w:rPr>
          <w:rFonts w:ascii="Open Sans" w:eastAsia="Open Sans" w:hAnsi="Open Sans" w:cs="Open Sans"/>
          <w:color w:val="3F3F3F"/>
          <w:position w:val="1"/>
        </w:rPr>
        <w:t>h</w:t>
      </w:r>
      <w:r>
        <w:rPr>
          <w:rFonts w:ascii="Open Sans" w:eastAsia="Open Sans" w:hAnsi="Open Sans" w:cs="Open Sans"/>
          <w:color w:val="3F3F3F"/>
          <w:spacing w:val="-2"/>
          <w:position w:val="1"/>
        </w:rPr>
        <w:t>a</w:t>
      </w:r>
      <w:r>
        <w:rPr>
          <w:rFonts w:ascii="Open Sans" w:eastAsia="Open Sans" w:hAnsi="Open Sans" w:cs="Open Sans"/>
          <w:color w:val="3F3F3F"/>
          <w:position w:val="1"/>
        </w:rPr>
        <w:t>nge</w:t>
      </w:r>
      <w:r>
        <w:rPr>
          <w:rFonts w:ascii="Open Sans" w:eastAsia="Open Sans" w:hAnsi="Open Sans" w:cs="Open Sans"/>
          <w:color w:val="3F3F3F"/>
          <w:spacing w:val="-6"/>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Ta</w:t>
      </w:r>
      <w:r>
        <w:rPr>
          <w:rFonts w:ascii="Open Sans" w:eastAsia="Open Sans" w:hAnsi="Open Sans" w:cs="Open Sans"/>
          <w:color w:val="3F3F3F"/>
          <w:spacing w:val="5"/>
          <w:position w:val="1"/>
        </w:rPr>
        <w:t>x</w:t>
      </w:r>
      <w:r>
        <w:rPr>
          <w:rFonts w:ascii="Open Sans" w:eastAsia="Open Sans" w:hAnsi="Open Sans" w:cs="Open Sans"/>
          <w:color w:val="3F3F3F"/>
          <w:position w:val="1"/>
        </w:rPr>
        <w:t>i</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nd s</w:t>
      </w:r>
      <w:r>
        <w:rPr>
          <w:rFonts w:ascii="Open Sans" w:eastAsia="Open Sans" w:hAnsi="Open Sans" w:cs="Open Sans"/>
          <w:color w:val="3F3F3F"/>
          <w:spacing w:val="-2"/>
          <w:position w:val="1"/>
        </w:rPr>
        <w:t>a</w:t>
      </w:r>
      <w:r>
        <w:rPr>
          <w:rFonts w:ascii="Open Sans" w:eastAsia="Open Sans" w:hAnsi="Open Sans" w:cs="Open Sans"/>
          <w:color w:val="3F3F3F"/>
          <w:spacing w:val="-5"/>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w:t>
      </w:r>
    </w:p>
    <w:p w14:paraId="1A5B9A15" w14:textId="77777777" w:rsidR="0074787C" w:rsidRDefault="0074787C">
      <w:pPr>
        <w:spacing w:before="2" w:after="0" w:line="130" w:lineRule="exact"/>
        <w:rPr>
          <w:sz w:val="13"/>
          <w:szCs w:val="13"/>
        </w:rPr>
      </w:pPr>
    </w:p>
    <w:p w14:paraId="4732D179" w14:textId="77777777" w:rsidR="0074787C" w:rsidRDefault="002D0355">
      <w:pPr>
        <w:spacing w:after="0" w:line="240" w:lineRule="auto"/>
        <w:ind w:left="115" w:right="-20"/>
        <w:rPr>
          <w:rFonts w:ascii="Times New Roman" w:eastAsia="Times New Roman" w:hAnsi="Times New Roman" w:cs="Times New Roman"/>
          <w:sz w:val="20"/>
          <w:szCs w:val="20"/>
        </w:rPr>
      </w:pPr>
      <w:r>
        <w:pict w14:anchorId="2712EE95">
          <v:shape id="_x0000_i1041" type="#_x0000_t75" style="width:458.25pt;height:233.25pt;mso-position-horizontal-relative:char;mso-position-vertical-relative:line">
            <v:imagedata r:id="rId33" o:title=""/>
          </v:shape>
        </w:pict>
      </w:r>
    </w:p>
    <w:p w14:paraId="039AF17E" w14:textId="77777777" w:rsidR="0074787C" w:rsidRDefault="0074787C">
      <w:pPr>
        <w:spacing w:before="5" w:after="0" w:line="170" w:lineRule="exact"/>
        <w:rPr>
          <w:sz w:val="17"/>
          <w:szCs w:val="17"/>
        </w:rPr>
      </w:pPr>
    </w:p>
    <w:p w14:paraId="6A2F1CC7" w14:textId="6C522861" w:rsidR="0074787C" w:rsidDel="00E60BE2" w:rsidRDefault="00656446">
      <w:pPr>
        <w:spacing w:after="0" w:line="240" w:lineRule="auto"/>
        <w:ind w:left="115" w:right="261"/>
        <w:rPr>
          <w:del w:id="208" w:author="Tal" w:date="2016-09-18T19:02:00Z"/>
          <w:rFonts w:ascii="Open Sans" w:eastAsia="Open Sans" w:hAnsi="Open Sans" w:cs="Open Sans"/>
        </w:rPr>
      </w:pPr>
      <w:del w:id="209" w:author="Tal" w:date="2016-09-18T19:02:00Z">
        <w:r w:rsidDel="00E60BE2">
          <w:rPr>
            <w:rFonts w:ascii="Open Sans" w:eastAsia="Open Sans" w:hAnsi="Open Sans" w:cs="Open Sans"/>
            <w:color w:val="3F3F3F"/>
            <w:spacing w:val="-2"/>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re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no</w:delText>
        </w:r>
        <w:r w:rsidDel="00E60BE2">
          <w:rPr>
            <w:rFonts w:ascii="Open Sans" w:eastAsia="Open Sans" w:hAnsi="Open Sans" w:cs="Open Sans"/>
            <w:color w:val="3F3F3F"/>
            <w:spacing w:val="4"/>
          </w:rPr>
          <w:delText xml:space="preserve"> </w:delText>
        </w:r>
        <w:r w:rsidDel="00E60BE2">
          <w:rPr>
            <w:rFonts w:ascii="Open Sans" w:eastAsia="Open Sans" w:hAnsi="Open Sans" w:cs="Open Sans"/>
            <w:color w:val="3F3F3F"/>
            <w:spacing w:val="-5"/>
          </w:rPr>
          <w:delText>v</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rPr>
          <w:delText>ch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nge</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o</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5"/>
          </w:rPr>
          <w:delText>G</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n ch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ng</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4"/>
          </w:rPr>
          <w:delText>-</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 xml:space="preserve"> </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du</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y</w:delText>
        </w:r>
        <w:r w:rsidDel="00E60BE2">
          <w:rPr>
            <w:rFonts w:ascii="Open Sans" w:eastAsia="Open Sans" w:hAnsi="Open Sans" w:cs="Open Sans"/>
            <w:color w:val="3F3F3F"/>
            <w:spacing w:val="-7"/>
          </w:rPr>
          <w:delText xml:space="preserve"> </w:delText>
        </w:r>
        <w:r w:rsidDel="00E60BE2">
          <w:rPr>
            <w:rFonts w:ascii="Open Sans" w:eastAsia="Open Sans" w:hAnsi="Open Sans" w:cs="Open Sans"/>
            <w:color w:val="3F3F3F"/>
            <w:spacing w:val="-6"/>
          </w:rPr>
          <w:delText>20</w:delText>
        </w:r>
        <w:r w:rsidDel="00E60BE2">
          <w:rPr>
            <w:rFonts w:ascii="Open Sans" w:eastAsia="Open Sans" w:hAnsi="Open Sans" w:cs="Open Sans"/>
            <w:color w:val="3F3F3F"/>
          </w:rPr>
          <w:delText>1</w:delText>
        </w:r>
        <w:r w:rsidDel="00E60BE2">
          <w:rPr>
            <w:rFonts w:ascii="Open Sans" w:eastAsia="Open Sans" w:hAnsi="Open Sans" w:cs="Open Sans"/>
            <w:color w:val="3F3F3F"/>
            <w:spacing w:val="-7"/>
          </w:rPr>
          <w:delText xml:space="preserve"> </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 xml:space="preserve">nd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m</w:delText>
        </w:r>
        <w:r w:rsidDel="00E60BE2">
          <w:rPr>
            <w:rFonts w:ascii="Open Sans" w:eastAsia="Open Sans" w:hAnsi="Open Sans" w:cs="Open Sans"/>
            <w:color w:val="3F3F3F"/>
            <w:spacing w:val="8"/>
          </w:rPr>
          <w:delText xml:space="preserve"> </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1"/>
          </w:rPr>
          <w:delText>f</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nd</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c</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4"/>
          </w:rPr>
          <w:delText>-</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spacing w:val="5"/>
          </w:rPr>
          <w:delText>ll</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c</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1"/>
          </w:rPr>
          <w:delText>f</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4"/>
          </w:rPr>
          <w:delText>V</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c</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3"/>
          </w:rPr>
          <w:delText xml:space="preserve"> </w:delText>
        </w:r>
        <w:r w:rsidDel="00E60BE2">
          <w:rPr>
            <w:rFonts w:ascii="Open Sans" w:eastAsia="Open Sans" w:hAnsi="Open Sans" w:cs="Open Sans"/>
            <w:color w:val="3F3F3F"/>
          </w:rPr>
          <w:delText>1</w:delText>
        </w:r>
        <w:r w:rsidDel="00E60BE2">
          <w:rPr>
            <w:rFonts w:ascii="Open Sans" w:eastAsia="Open Sans" w:hAnsi="Open Sans" w:cs="Open Sans"/>
            <w:color w:val="3F3F3F"/>
            <w:spacing w:val="-4"/>
          </w:rPr>
          <w:delText xml:space="preserve"> </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qu</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d.</w:delText>
        </w:r>
        <w:r w:rsidDel="00E60BE2">
          <w:rPr>
            <w:rFonts w:ascii="Open Sans" w:eastAsia="Open Sans" w:hAnsi="Open Sans" w:cs="Open Sans"/>
            <w:color w:val="3F3F3F"/>
            <w:spacing w:val="-1"/>
          </w:rPr>
          <w:delText xml:space="preserve"> R</w:delText>
        </w:r>
        <w:r w:rsidDel="00E60BE2">
          <w:rPr>
            <w:rFonts w:ascii="Open Sans" w:eastAsia="Open Sans" w:hAnsi="Open Sans" w:cs="Open Sans"/>
            <w:color w:val="3F3F3F"/>
          </w:rPr>
          <w:delText>unn</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ng</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rPr>
          <w:delText xml:space="preserve">a </w:delText>
        </w:r>
        <w:r w:rsidDel="00E60BE2">
          <w:rPr>
            <w:rFonts w:ascii="Open Sans" w:eastAsia="Open Sans" w:hAnsi="Open Sans" w:cs="Open Sans"/>
            <w:color w:val="3F3F3F"/>
            <w:spacing w:val="1"/>
          </w:rPr>
          <w:delText>f</w:delText>
        </w:r>
        <w:r w:rsidDel="00E60BE2">
          <w:rPr>
            <w:rFonts w:ascii="Open Sans" w:eastAsia="Open Sans" w:hAnsi="Open Sans" w:cs="Open Sans"/>
            <w:color w:val="3F3F3F"/>
          </w:rPr>
          <w:delText>u</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l</w:delText>
        </w:r>
        <w:r w:rsidDel="00E60BE2">
          <w:rPr>
            <w:rFonts w:ascii="Open Sans" w:eastAsia="Open Sans" w:hAnsi="Open Sans" w:cs="Open Sans"/>
            <w:color w:val="3F3F3F"/>
            <w:spacing w:val="4"/>
          </w:rPr>
          <w:delText xml:space="preserve"> </w:delText>
        </w:r>
        <w:r w:rsidDel="00E60BE2">
          <w:rPr>
            <w:rFonts w:ascii="Open Sans" w:eastAsia="Open Sans" w:hAnsi="Open Sans" w:cs="Open Sans"/>
            <w:b/>
            <w:bCs/>
            <w:color w:val="3F3F3F"/>
            <w:spacing w:val="-2"/>
          </w:rPr>
          <w:delText>A</w:delText>
        </w:r>
        <w:r w:rsidDel="00E60BE2">
          <w:rPr>
            <w:rFonts w:ascii="Open Sans" w:eastAsia="Open Sans" w:hAnsi="Open Sans" w:cs="Open Sans"/>
            <w:b/>
            <w:bCs/>
            <w:color w:val="3F3F3F"/>
            <w:spacing w:val="-4"/>
          </w:rPr>
          <w:delText>ss</w:delText>
        </w:r>
        <w:r w:rsidDel="00E60BE2">
          <w:rPr>
            <w:rFonts w:ascii="Open Sans" w:eastAsia="Open Sans" w:hAnsi="Open Sans" w:cs="Open Sans"/>
            <w:b/>
            <w:bCs/>
            <w:color w:val="3F3F3F"/>
            <w:spacing w:val="-7"/>
          </w:rPr>
          <w:delText>i</w:delText>
        </w:r>
        <w:r w:rsidDel="00E60BE2">
          <w:rPr>
            <w:rFonts w:ascii="Open Sans" w:eastAsia="Open Sans" w:hAnsi="Open Sans" w:cs="Open Sans"/>
            <w:b/>
            <w:bCs/>
            <w:color w:val="3F3F3F"/>
            <w:spacing w:val="-4"/>
          </w:rPr>
          <w:delText>g</w:delText>
        </w:r>
        <w:r w:rsidDel="00E60BE2">
          <w:rPr>
            <w:rFonts w:ascii="Open Sans" w:eastAsia="Open Sans" w:hAnsi="Open Sans" w:cs="Open Sans"/>
            <w:b/>
            <w:bCs/>
            <w:color w:val="3F3F3F"/>
          </w:rPr>
          <w:delText xml:space="preserve">n </w:delText>
        </w:r>
        <w:r w:rsidDel="00E60BE2">
          <w:rPr>
            <w:rFonts w:ascii="Open Sans" w:eastAsia="Open Sans" w:hAnsi="Open Sans" w:cs="Open Sans"/>
            <w:b/>
            <w:bCs/>
            <w:color w:val="3F3F3F"/>
            <w:spacing w:val="7"/>
          </w:rPr>
          <w:delText>V</w:delText>
        </w:r>
        <w:r w:rsidDel="00E60BE2">
          <w:rPr>
            <w:rFonts w:ascii="Open Sans" w:eastAsia="Open Sans" w:hAnsi="Open Sans" w:cs="Open Sans"/>
            <w:b/>
            <w:bCs/>
            <w:color w:val="3F3F3F"/>
            <w:spacing w:val="5"/>
          </w:rPr>
          <w:delText>eh</w:delText>
        </w:r>
        <w:r w:rsidDel="00E60BE2">
          <w:rPr>
            <w:rFonts w:ascii="Open Sans" w:eastAsia="Open Sans" w:hAnsi="Open Sans" w:cs="Open Sans"/>
            <w:b/>
            <w:bCs/>
            <w:color w:val="3F3F3F"/>
            <w:spacing w:val="-7"/>
          </w:rPr>
          <w:delText>i</w:delText>
        </w:r>
        <w:r w:rsidDel="00E60BE2">
          <w:rPr>
            <w:rFonts w:ascii="Open Sans" w:eastAsia="Open Sans" w:hAnsi="Open Sans" w:cs="Open Sans"/>
            <w:b/>
            <w:bCs/>
            <w:color w:val="3F3F3F"/>
            <w:spacing w:val="7"/>
          </w:rPr>
          <w:delText>c</w:delText>
        </w:r>
        <w:r w:rsidDel="00E60BE2">
          <w:rPr>
            <w:rFonts w:ascii="Open Sans" w:eastAsia="Open Sans" w:hAnsi="Open Sans" w:cs="Open Sans"/>
            <w:b/>
            <w:bCs/>
            <w:color w:val="3F3F3F"/>
            <w:spacing w:val="-7"/>
          </w:rPr>
          <w:delText>l</w:delText>
        </w:r>
        <w:r w:rsidDel="00E60BE2">
          <w:rPr>
            <w:rFonts w:ascii="Open Sans" w:eastAsia="Open Sans" w:hAnsi="Open Sans" w:cs="Open Sans"/>
            <w:b/>
            <w:bCs/>
            <w:color w:val="3F3F3F"/>
            <w:spacing w:val="5"/>
          </w:rPr>
          <w:delText>e</w:delText>
        </w:r>
        <w:r w:rsidDel="00E60BE2">
          <w:rPr>
            <w:rFonts w:ascii="Open Sans" w:eastAsia="Open Sans" w:hAnsi="Open Sans" w:cs="Open Sans"/>
            <w:b/>
            <w:bCs/>
            <w:color w:val="3F3F3F"/>
          </w:rPr>
          <w:delText>s</w:delText>
        </w:r>
        <w:r w:rsidDel="00E60BE2">
          <w:rPr>
            <w:rFonts w:ascii="Open Sans" w:eastAsia="Open Sans" w:hAnsi="Open Sans" w:cs="Open Sans"/>
            <w:b/>
            <w:bCs/>
            <w:color w:val="3F3F3F"/>
            <w:spacing w:val="-6"/>
          </w:rPr>
          <w:delText xml:space="preserve"> </w:delText>
        </w:r>
        <w:r w:rsidDel="00E60BE2">
          <w:rPr>
            <w:rFonts w:ascii="Open Sans" w:eastAsia="Open Sans" w:hAnsi="Open Sans" w:cs="Open Sans"/>
            <w:color w:val="3F3F3F"/>
            <w:spacing w:val="-5"/>
          </w:rPr>
          <w:delText>(</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b/>
            <w:bCs/>
            <w:color w:val="0000FF"/>
            <w:spacing w:val="-1"/>
          </w:rPr>
          <w:delText>U</w:delText>
        </w:r>
        <w:r w:rsidDel="00E60BE2">
          <w:rPr>
            <w:rFonts w:ascii="Open Sans" w:eastAsia="Open Sans" w:hAnsi="Open Sans" w:cs="Open Sans"/>
            <w:b/>
            <w:bCs/>
            <w:color w:val="0000FF"/>
            <w:spacing w:val="-4"/>
          </w:rPr>
          <w:delText>s</w:delText>
        </w:r>
        <w:r w:rsidDel="00E60BE2">
          <w:rPr>
            <w:rFonts w:ascii="Open Sans" w:eastAsia="Open Sans" w:hAnsi="Open Sans" w:cs="Open Sans"/>
            <w:b/>
            <w:bCs/>
            <w:color w:val="0000FF"/>
            <w:spacing w:val="-7"/>
          </w:rPr>
          <w:delText>i</w:delText>
        </w:r>
        <w:r w:rsidDel="00E60BE2">
          <w:rPr>
            <w:rFonts w:ascii="Open Sans" w:eastAsia="Open Sans" w:hAnsi="Open Sans" w:cs="Open Sans"/>
            <w:b/>
            <w:bCs/>
            <w:color w:val="0000FF"/>
            <w:spacing w:val="5"/>
          </w:rPr>
          <w:delText>n</w:delText>
        </w:r>
        <w:r w:rsidDel="00E60BE2">
          <w:rPr>
            <w:rFonts w:ascii="Open Sans" w:eastAsia="Open Sans" w:hAnsi="Open Sans" w:cs="Open Sans"/>
            <w:b/>
            <w:bCs/>
            <w:color w:val="0000FF"/>
          </w:rPr>
          <w:delText>g</w:delText>
        </w:r>
        <w:r w:rsidDel="00E60BE2">
          <w:rPr>
            <w:rFonts w:ascii="Open Sans" w:eastAsia="Open Sans" w:hAnsi="Open Sans" w:cs="Open Sans"/>
            <w:b/>
            <w:bCs/>
            <w:color w:val="0000FF"/>
            <w:spacing w:val="-4"/>
          </w:rPr>
          <w:delText xml:space="preserve"> </w:delText>
        </w:r>
        <w:r w:rsidDel="00E60BE2">
          <w:rPr>
            <w:rFonts w:ascii="Open Sans" w:eastAsia="Open Sans" w:hAnsi="Open Sans" w:cs="Open Sans"/>
            <w:b/>
            <w:bCs/>
            <w:color w:val="0000FF"/>
            <w:spacing w:val="-5"/>
          </w:rPr>
          <w:delText>t</w:delText>
        </w:r>
        <w:r w:rsidDel="00E60BE2">
          <w:rPr>
            <w:rFonts w:ascii="Open Sans" w:eastAsia="Open Sans" w:hAnsi="Open Sans" w:cs="Open Sans"/>
            <w:b/>
            <w:bCs/>
            <w:color w:val="0000FF"/>
            <w:spacing w:val="5"/>
          </w:rPr>
          <w:delText>h</w:delText>
        </w:r>
        <w:r w:rsidDel="00E60BE2">
          <w:rPr>
            <w:rFonts w:ascii="Open Sans" w:eastAsia="Open Sans" w:hAnsi="Open Sans" w:cs="Open Sans"/>
            <w:b/>
            <w:bCs/>
            <w:color w:val="0000FF"/>
          </w:rPr>
          <w:delText>e</w:delText>
        </w:r>
        <w:r w:rsidDel="00E60BE2">
          <w:rPr>
            <w:rFonts w:ascii="Open Sans" w:eastAsia="Open Sans" w:hAnsi="Open Sans" w:cs="Open Sans"/>
            <w:b/>
            <w:bCs/>
            <w:color w:val="0000FF"/>
            <w:spacing w:val="7"/>
          </w:rPr>
          <w:delText xml:space="preserve"> </w:delText>
        </w:r>
        <w:r w:rsidDel="00E60BE2">
          <w:rPr>
            <w:rFonts w:ascii="Open Sans" w:eastAsia="Open Sans" w:hAnsi="Open Sans" w:cs="Open Sans"/>
            <w:b/>
            <w:bCs/>
            <w:color w:val="0000FF"/>
            <w:spacing w:val="-2"/>
          </w:rPr>
          <w:delText>A</w:delText>
        </w:r>
        <w:r w:rsidDel="00E60BE2">
          <w:rPr>
            <w:rFonts w:ascii="Open Sans" w:eastAsia="Open Sans" w:hAnsi="Open Sans" w:cs="Open Sans"/>
            <w:b/>
            <w:bCs/>
            <w:color w:val="0000FF"/>
            <w:spacing w:val="-4"/>
          </w:rPr>
          <w:delText>ss</w:delText>
        </w:r>
        <w:r w:rsidDel="00E60BE2">
          <w:rPr>
            <w:rFonts w:ascii="Open Sans" w:eastAsia="Open Sans" w:hAnsi="Open Sans" w:cs="Open Sans"/>
            <w:b/>
            <w:bCs/>
            <w:color w:val="0000FF"/>
            <w:spacing w:val="-7"/>
          </w:rPr>
          <w:delText>i</w:delText>
        </w:r>
        <w:r w:rsidDel="00E60BE2">
          <w:rPr>
            <w:rFonts w:ascii="Open Sans" w:eastAsia="Open Sans" w:hAnsi="Open Sans" w:cs="Open Sans"/>
            <w:b/>
            <w:bCs/>
            <w:color w:val="0000FF"/>
            <w:spacing w:val="-4"/>
          </w:rPr>
          <w:delText>g</w:delText>
        </w:r>
        <w:r w:rsidDel="00E60BE2">
          <w:rPr>
            <w:rFonts w:ascii="Open Sans" w:eastAsia="Open Sans" w:hAnsi="Open Sans" w:cs="Open Sans"/>
            <w:b/>
            <w:bCs/>
            <w:color w:val="0000FF"/>
          </w:rPr>
          <w:delText>n</w:delText>
        </w:r>
        <w:r w:rsidDel="00E60BE2">
          <w:rPr>
            <w:rFonts w:ascii="Open Sans" w:eastAsia="Open Sans" w:hAnsi="Open Sans" w:cs="Open Sans"/>
            <w:b/>
            <w:bCs/>
            <w:color w:val="0000FF"/>
            <w:spacing w:val="5"/>
          </w:rPr>
          <w:delText xml:space="preserve"> </w:delText>
        </w:r>
        <w:r w:rsidDel="00E60BE2">
          <w:rPr>
            <w:rFonts w:ascii="Open Sans" w:eastAsia="Open Sans" w:hAnsi="Open Sans" w:cs="Open Sans"/>
            <w:b/>
            <w:bCs/>
            <w:color w:val="0000FF"/>
            <w:spacing w:val="7"/>
          </w:rPr>
          <w:delText>V</w:delText>
        </w:r>
        <w:r w:rsidDel="00E60BE2">
          <w:rPr>
            <w:rFonts w:ascii="Open Sans" w:eastAsia="Open Sans" w:hAnsi="Open Sans" w:cs="Open Sans"/>
            <w:b/>
            <w:bCs/>
            <w:color w:val="0000FF"/>
            <w:spacing w:val="5"/>
          </w:rPr>
          <w:delText>eh</w:delText>
        </w:r>
        <w:r w:rsidDel="00E60BE2">
          <w:rPr>
            <w:rFonts w:ascii="Open Sans" w:eastAsia="Open Sans" w:hAnsi="Open Sans" w:cs="Open Sans"/>
            <w:b/>
            <w:bCs/>
            <w:color w:val="0000FF"/>
            <w:spacing w:val="-7"/>
          </w:rPr>
          <w:delText>i</w:delText>
        </w:r>
        <w:r w:rsidDel="00E60BE2">
          <w:rPr>
            <w:rFonts w:ascii="Open Sans" w:eastAsia="Open Sans" w:hAnsi="Open Sans" w:cs="Open Sans"/>
            <w:b/>
            <w:bCs/>
            <w:color w:val="0000FF"/>
            <w:spacing w:val="7"/>
          </w:rPr>
          <w:delText>c</w:delText>
        </w:r>
        <w:r w:rsidDel="00E60BE2">
          <w:rPr>
            <w:rFonts w:ascii="Open Sans" w:eastAsia="Open Sans" w:hAnsi="Open Sans" w:cs="Open Sans"/>
            <w:b/>
            <w:bCs/>
            <w:color w:val="0000FF"/>
            <w:spacing w:val="-7"/>
          </w:rPr>
          <w:delText>l</w:delText>
        </w:r>
        <w:r w:rsidDel="00E60BE2">
          <w:rPr>
            <w:rFonts w:ascii="Open Sans" w:eastAsia="Open Sans" w:hAnsi="Open Sans" w:cs="Open Sans"/>
            <w:b/>
            <w:bCs/>
            <w:color w:val="0000FF"/>
            <w:spacing w:val="5"/>
          </w:rPr>
          <w:delText>e</w:delText>
        </w:r>
        <w:r w:rsidDel="00E60BE2">
          <w:rPr>
            <w:rFonts w:ascii="Open Sans" w:eastAsia="Open Sans" w:hAnsi="Open Sans" w:cs="Open Sans"/>
            <w:b/>
            <w:bCs/>
            <w:color w:val="0000FF"/>
          </w:rPr>
          <w:delText>s</w:delText>
        </w:r>
        <w:r w:rsidDel="00E60BE2">
          <w:rPr>
            <w:rFonts w:ascii="Open Sans" w:eastAsia="Open Sans" w:hAnsi="Open Sans" w:cs="Open Sans"/>
            <w:b/>
            <w:bCs/>
            <w:color w:val="0000FF"/>
            <w:spacing w:val="-6"/>
          </w:rPr>
          <w:delText xml:space="preserve"> </w:delText>
        </w:r>
        <w:r w:rsidDel="00E60BE2">
          <w:rPr>
            <w:rFonts w:ascii="Open Sans" w:eastAsia="Open Sans" w:hAnsi="Open Sans" w:cs="Open Sans"/>
            <w:b/>
            <w:bCs/>
            <w:color w:val="0000FF"/>
            <w:spacing w:val="2"/>
          </w:rPr>
          <w:delText>B</w:delText>
        </w:r>
        <w:r w:rsidDel="00E60BE2">
          <w:rPr>
            <w:rFonts w:ascii="Open Sans" w:eastAsia="Open Sans" w:hAnsi="Open Sans" w:cs="Open Sans"/>
            <w:b/>
            <w:bCs/>
            <w:color w:val="0000FF"/>
            <w:spacing w:val="5"/>
          </w:rPr>
          <w:delText>u</w:delText>
        </w:r>
        <w:r w:rsidDel="00E60BE2">
          <w:rPr>
            <w:rFonts w:ascii="Open Sans" w:eastAsia="Open Sans" w:hAnsi="Open Sans" w:cs="Open Sans"/>
            <w:b/>
            <w:bCs/>
            <w:color w:val="0000FF"/>
            <w:spacing w:val="-5"/>
          </w:rPr>
          <w:delText>tt</w:delText>
        </w:r>
        <w:r w:rsidDel="00E60BE2">
          <w:rPr>
            <w:rFonts w:ascii="Open Sans" w:eastAsia="Open Sans" w:hAnsi="Open Sans" w:cs="Open Sans"/>
            <w:b/>
            <w:bCs/>
            <w:color w:val="0000FF"/>
            <w:spacing w:val="-1"/>
          </w:rPr>
          <w:delText>o</w:delText>
        </w:r>
        <w:r w:rsidDel="00E60BE2">
          <w:rPr>
            <w:rFonts w:ascii="Open Sans" w:eastAsia="Open Sans" w:hAnsi="Open Sans" w:cs="Open Sans"/>
            <w:b/>
            <w:bCs/>
            <w:color w:val="0000FF"/>
            <w:spacing w:val="5"/>
          </w:rPr>
          <w:delText>n</w:delText>
        </w:r>
        <w:r w:rsidDel="00E60BE2">
          <w:rPr>
            <w:rFonts w:ascii="Open Sans" w:eastAsia="Open Sans" w:hAnsi="Open Sans" w:cs="Open Sans"/>
            <w:color w:val="3F3F3F"/>
          </w:rPr>
          <w:delText>)</w:delText>
        </w:r>
        <w:r w:rsidDel="00E60BE2">
          <w:rPr>
            <w:rFonts w:ascii="Open Sans" w:eastAsia="Open Sans" w:hAnsi="Open Sans" w:cs="Open Sans"/>
            <w:color w:val="3F3F3F"/>
            <w:spacing w:val="-4"/>
          </w:rPr>
          <w:delText xml:space="preserve"> </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ds</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o</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su</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d</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dh</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d 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3"/>
          </w:rPr>
          <w:delText>ee</w:delText>
        </w:r>
        <w:r w:rsidDel="00E60BE2">
          <w:rPr>
            <w:rFonts w:ascii="Open Sans" w:eastAsia="Open Sans" w:hAnsi="Open Sans" w:cs="Open Sans"/>
            <w:color w:val="3F3F3F"/>
          </w:rPr>
          <w:delText>n c</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5"/>
          </w:rPr>
          <w:delText>v</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te</w:delText>
        </w:r>
        <w:r w:rsidDel="00E60BE2">
          <w:rPr>
            <w:rFonts w:ascii="Open Sans" w:eastAsia="Open Sans" w:hAnsi="Open Sans" w:cs="Open Sans"/>
            <w:color w:val="3F3F3F"/>
          </w:rPr>
          <w:delText>d</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o</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rPr>
          <w:delText>a n</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4"/>
          </w:rPr>
          <w:delText>-</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d</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8"/>
          </w:rPr>
          <w:delText xml:space="preserve"> </w:delText>
        </w:r>
        <w:r w:rsidDel="00E60BE2">
          <w:rPr>
            <w:rFonts w:ascii="Open Sans" w:eastAsia="Open Sans" w:hAnsi="Open Sans" w:cs="Open Sans"/>
            <w:color w:val="3F3F3F"/>
          </w:rPr>
          <w:delText>pu</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l</w:delText>
        </w:r>
        <w:r w:rsidDel="00E60BE2">
          <w:rPr>
            <w:rFonts w:ascii="Open Sans" w:eastAsia="Open Sans" w:hAnsi="Open Sans" w:cs="Open Sans"/>
            <w:color w:val="3F3F3F"/>
            <w:spacing w:val="3"/>
          </w:rPr>
          <w:delText xml:space="preserve"> </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rPr>
          <w:delText>-</w:delText>
        </w:r>
        <w:r w:rsidDel="00E60BE2">
          <w:rPr>
            <w:rFonts w:ascii="Open Sans" w:eastAsia="Open Sans" w:hAnsi="Open Sans" w:cs="Open Sans"/>
            <w:color w:val="3F3F3F"/>
            <w:spacing w:val="6"/>
          </w:rPr>
          <w:delText xml:space="preserve"> </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 xml:space="preserve">t </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l</w:delText>
        </w:r>
        <w:r w:rsidDel="00E60BE2">
          <w:rPr>
            <w:rFonts w:ascii="Open Sans" w:eastAsia="Open Sans" w:hAnsi="Open Sans" w:cs="Open Sans"/>
            <w:color w:val="3F3F3F"/>
            <w:spacing w:val="6"/>
          </w:rPr>
          <w:delText xml:space="preserve"> </w:delText>
        </w:r>
        <w:r w:rsidDel="00E60BE2">
          <w:rPr>
            <w:rFonts w:ascii="Open Sans" w:eastAsia="Open Sans" w:hAnsi="Open Sans" w:cs="Open Sans"/>
            <w:color w:val="3F3F3F"/>
            <w:spacing w:val="-6"/>
          </w:rPr>
          <w:delText>w</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3"/>
          </w:rPr>
          <w:delText xml:space="preserve"> </w:delText>
        </w:r>
        <w:r w:rsidDel="00E60BE2">
          <w:rPr>
            <w:rFonts w:ascii="Open Sans" w:eastAsia="Open Sans" w:hAnsi="Open Sans" w:cs="Open Sans"/>
            <w:color w:val="3F3F3F"/>
            <w:spacing w:val="-6"/>
          </w:rPr>
          <w:delText>w</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3"/>
          </w:rPr>
          <w:delText xml:space="preserve"> e</w:delText>
        </w:r>
        <w:r w:rsidDel="00E60BE2">
          <w:rPr>
            <w:rFonts w:ascii="Open Sans" w:eastAsia="Open Sans" w:hAnsi="Open Sans" w:cs="Open Sans"/>
            <w:color w:val="3F3F3F"/>
            <w:spacing w:val="5"/>
          </w:rPr>
          <w:delText>x</w:delText>
        </w:r>
        <w:r w:rsidDel="00E60BE2">
          <w:rPr>
            <w:rFonts w:ascii="Open Sans" w:eastAsia="Open Sans" w:hAnsi="Open Sans" w:cs="Open Sans"/>
            <w:color w:val="3F3F3F"/>
          </w:rPr>
          <w:delText>p</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c</w:delText>
        </w:r>
        <w:r w:rsidDel="00E60BE2">
          <w:rPr>
            <w:rFonts w:ascii="Open Sans" w:eastAsia="Open Sans" w:hAnsi="Open Sans" w:cs="Open Sans"/>
            <w:color w:val="3F3F3F"/>
            <w:spacing w:val="-3"/>
          </w:rPr>
          <w:delText>te</w:delText>
        </w:r>
        <w:r w:rsidDel="00E60BE2">
          <w:rPr>
            <w:rFonts w:ascii="Open Sans" w:eastAsia="Open Sans" w:hAnsi="Open Sans" w:cs="Open Sans"/>
            <w:color w:val="3F3F3F"/>
          </w:rPr>
          <w:delText>d:</w:delText>
        </w:r>
      </w:del>
    </w:p>
    <w:p w14:paraId="2C6FEC5D" w14:textId="77777777" w:rsidR="0074787C" w:rsidRDefault="0074787C">
      <w:pPr>
        <w:spacing w:after="0"/>
        <w:sectPr w:rsidR="0074787C">
          <w:pgSz w:w="11920" w:h="16840"/>
          <w:pgMar w:top="1560" w:right="1260" w:bottom="280" w:left="1280" w:header="720" w:footer="720" w:gutter="0"/>
          <w:cols w:space="720"/>
        </w:sectPr>
      </w:pPr>
    </w:p>
    <w:p w14:paraId="5CCB7F1B" w14:textId="77777777" w:rsidR="0074787C" w:rsidRDefault="0074787C">
      <w:pPr>
        <w:spacing w:before="7" w:after="0" w:line="170" w:lineRule="exact"/>
        <w:rPr>
          <w:sz w:val="17"/>
          <w:szCs w:val="17"/>
        </w:rPr>
      </w:pPr>
    </w:p>
    <w:p w14:paraId="05D8080D" w14:textId="77777777" w:rsidR="0074787C" w:rsidRDefault="002D0355">
      <w:pPr>
        <w:spacing w:after="0" w:line="240" w:lineRule="auto"/>
        <w:ind w:left="115" w:right="-20"/>
        <w:rPr>
          <w:rFonts w:ascii="Times New Roman" w:eastAsia="Times New Roman" w:hAnsi="Times New Roman" w:cs="Times New Roman"/>
          <w:sz w:val="20"/>
          <w:szCs w:val="20"/>
        </w:rPr>
      </w:pPr>
      <w:r>
        <w:pict w14:anchorId="1C579762">
          <v:shape id="_x0000_i1042" type="#_x0000_t75" style="width:456.75pt;height:198.75pt;mso-position-horizontal-relative:char;mso-position-vertical-relative:line">
            <v:imagedata r:id="rId34" o:title=""/>
          </v:shape>
        </w:pict>
      </w:r>
    </w:p>
    <w:p w14:paraId="4BB99B03" w14:textId="77777777" w:rsidR="0074787C" w:rsidRDefault="0074787C">
      <w:pPr>
        <w:spacing w:before="2" w:after="0" w:line="190" w:lineRule="exact"/>
        <w:rPr>
          <w:sz w:val="19"/>
          <w:szCs w:val="19"/>
        </w:rPr>
      </w:pPr>
    </w:p>
    <w:p w14:paraId="2A7C9616" w14:textId="54E0E297" w:rsidR="0074787C" w:rsidDel="00E60BE2" w:rsidRDefault="00656446">
      <w:pPr>
        <w:spacing w:after="0" w:line="297" w:lineRule="exact"/>
        <w:ind w:left="115" w:right="-20"/>
        <w:rPr>
          <w:del w:id="210" w:author="Tal" w:date="2016-09-18T19:02:00Z"/>
          <w:rFonts w:ascii="Open Sans" w:eastAsia="Open Sans" w:hAnsi="Open Sans" w:cs="Open Sans"/>
        </w:rPr>
      </w:pPr>
      <w:del w:id="211" w:author="Tal" w:date="2016-09-18T19:02:00Z">
        <w:r w:rsidDel="00E60BE2">
          <w:rPr>
            <w:rFonts w:ascii="Open Sans" w:eastAsia="Open Sans" w:hAnsi="Open Sans" w:cs="Open Sans"/>
            <w:color w:val="FFFF00"/>
            <w:spacing w:val="-6"/>
            <w:position w:val="1"/>
          </w:rPr>
          <w:delText>O</w:delText>
        </w:r>
        <w:r w:rsidDel="00E60BE2">
          <w:rPr>
            <w:rFonts w:ascii="Open Sans" w:eastAsia="Open Sans" w:hAnsi="Open Sans" w:cs="Open Sans"/>
            <w:color w:val="FFFF00"/>
            <w:spacing w:val="2"/>
            <w:position w:val="1"/>
          </w:rPr>
          <w:delText>o</w:delText>
        </w:r>
        <w:r w:rsidDel="00E60BE2">
          <w:rPr>
            <w:rFonts w:ascii="Open Sans" w:eastAsia="Open Sans" w:hAnsi="Open Sans" w:cs="Open Sans"/>
            <w:color w:val="FFFF00"/>
            <w:position w:val="1"/>
          </w:rPr>
          <w:delText>ps!</w:delText>
        </w:r>
        <w:r w:rsidDel="00E60BE2">
          <w:rPr>
            <w:rFonts w:ascii="Open Sans" w:eastAsia="Open Sans" w:hAnsi="Open Sans" w:cs="Open Sans"/>
            <w:color w:val="FFFF00"/>
            <w:spacing w:val="1"/>
            <w:position w:val="1"/>
          </w:rPr>
          <w:delText xml:space="preserve"> </w:delText>
        </w:r>
        <w:r w:rsidDel="00E60BE2">
          <w:rPr>
            <w:rFonts w:ascii="Open Sans" w:eastAsia="Open Sans" w:hAnsi="Open Sans" w:cs="Open Sans"/>
            <w:color w:val="FFFF00"/>
            <w:spacing w:val="-2"/>
            <w:position w:val="1"/>
          </w:rPr>
          <w:delText>T</w:delText>
        </w:r>
        <w:r w:rsidDel="00E60BE2">
          <w:rPr>
            <w:rFonts w:ascii="Open Sans" w:eastAsia="Open Sans" w:hAnsi="Open Sans" w:cs="Open Sans"/>
            <w:color w:val="FFFF00"/>
            <w:spacing w:val="8"/>
            <w:position w:val="1"/>
          </w:rPr>
          <w:delText>B</w:delText>
        </w:r>
        <w:r w:rsidDel="00E60BE2">
          <w:rPr>
            <w:rFonts w:ascii="Open Sans" w:eastAsia="Open Sans" w:hAnsi="Open Sans" w:cs="Open Sans"/>
            <w:color w:val="FFFF00"/>
            <w:position w:val="1"/>
          </w:rPr>
          <w:delText>D</w:delText>
        </w:r>
      </w:del>
    </w:p>
    <w:p w14:paraId="08969539" w14:textId="708C26A1" w:rsidR="0074787C" w:rsidRDefault="00FD6ED0">
      <w:pPr>
        <w:spacing w:before="16" w:after="0" w:line="220" w:lineRule="exact"/>
        <w:rPr>
          <w:ins w:id="212" w:author="Tal" w:date="2016-09-18T19:17:00Z"/>
        </w:rPr>
      </w:pPr>
      <w:del w:id="213" w:author="Tal" w:date="2016-09-18T19:17:00Z">
        <w:r w:rsidDel="00FD6ED0">
          <w:pict w14:anchorId="6757487E">
            <v:group id="_x0000_s1146" style="position:absolute;margin-left:69.35pt;margin-top:3.2pt;width:55.5pt;height:18.1pt;z-index:-1279;mso-position-horizontal-relative:page" coordorigin="1388,-566" coordsize="1110,362">
              <v:group id="_x0000_s1151" style="position:absolute;left:1395;top:-535;width:600;height:300" coordorigin="1395,-535" coordsize="600,300">
                <v:shape id="_x0000_s1152" style="position:absolute;left:1395;top:-535;width:600;height:300" coordorigin="1395,-535" coordsize="600,300" path="m1395,-535r600,l1995,-235r-600,l1395,-535e" fillcolor="red" stroked="f">
                  <v:path arrowok="t"/>
                </v:shape>
              </v:group>
              <v:group id="_x0000_s1149" style="position:absolute;left:2025;top:-535;width:2;height:300" coordorigin="2025,-535" coordsize="2,300">
                <v:shape id="_x0000_s1150" style="position:absolute;left:2025;top:-535;width:2;height:300" coordorigin="2025,-535" coordsize="0,300" path="m2025,-535r,300e" filled="f" strokecolor="red" strokeweight="3.1pt">
                  <v:path arrowok="t"/>
                </v:shape>
              </v:group>
              <v:group id="_x0000_s1147" style="position:absolute;left:2055;top:-535;width:435;height:300" coordorigin="2055,-535" coordsize="435,300">
                <v:shape id="_x0000_s1148" style="position:absolute;left:2055;top:-535;width:435;height:300" coordorigin="2055,-535" coordsize="435,300" path="m2055,-535r435,l2490,-235r-435,l2055,-535e" fillcolor="red" stroked="f">
                  <v:path arrowok="t"/>
                </v:shape>
              </v:group>
              <w10:wrap anchorx="page"/>
            </v:group>
          </w:pict>
        </w:r>
      </w:del>
    </w:p>
    <w:p w14:paraId="7A6EF194" w14:textId="65D32700" w:rsidR="00FD6ED0" w:rsidRDefault="00FD6ED0">
      <w:pPr>
        <w:spacing w:before="16" w:after="0" w:line="220" w:lineRule="exact"/>
        <w:rPr>
          <w:ins w:id="214" w:author="Tal" w:date="2016-09-18T19:17:00Z"/>
        </w:rPr>
      </w:pPr>
    </w:p>
    <w:p w14:paraId="0D36B25B" w14:textId="77777777" w:rsidR="00FD6ED0" w:rsidRDefault="00FD6ED0">
      <w:pPr>
        <w:spacing w:before="16" w:after="0" w:line="220" w:lineRule="exact"/>
        <w:rPr>
          <w:ins w:id="215" w:author="Tal" w:date="2016-09-18T19:17:00Z"/>
          <w:rFonts w:ascii="Open Sans" w:eastAsia="Open Sans" w:hAnsi="Open Sans" w:cs="Open Sans"/>
          <w:b/>
          <w:bCs/>
          <w:color w:val="4E80BD"/>
          <w:spacing w:val="-3"/>
          <w:sz w:val="36"/>
          <w:szCs w:val="36"/>
        </w:rPr>
      </w:pPr>
    </w:p>
    <w:p w14:paraId="2995468E" w14:textId="60E8E0DF" w:rsidR="00FD6ED0" w:rsidDel="00FD6ED0" w:rsidRDefault="00FD6ED0">
      <w:pPr>
        <w:spacing w:before="16" w:after="0" w:line="220" w:lineRule="exact"/>
        <w:rPr>
          <w:del w:id="216" w:author="Tal" w:date="2016-09-18T19:18:00Z"/>
        </w:rPr>
      </w:pPr>
    </w:p>
    <w:p w14:paraId="13E76D46" w14:textId="6B3CE02A" w:rsidR="0074787C" w:rsidRDefault="00656446">
      <w:pPr>
        <w:spacing w:after="0" w:line="240" w:lineRule="auto"/>
        <w:ind w:left="115" w:right="-20"/>
        <w:rPr>
          <w:rFonts w:ascii="Open Sans" w:eastAsia="Open Sans" w:hAnsi="Open Sans" w:cs="Open Sans"/>
          <w:sz w:val="36"/>
          <w:szCs w:val="36"/>
        </w:rPr>
      </w:pPr>
      <w:commentRangeStart w:id="217"/>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d</w:t>
      </w:r>
      <w:r>
        <w:rPr>
          <w:rFonts w:ascii="Open Sans" w:eastAsia="Open Sans" w:hAnsi="Open Sans" w:cs="Open Sans"/>
          <w:b/>
          <w:bCs/>
          <w:color w:val="4E80BD"/>
          <w:sz w:val="36"/>
          <w:szCs w:val="36"/>
        </w:rPr>
        <w:t>d</w:t>
      </w:r>
      <w:r>
        <w:rPr>
          <w:rFonts w:ascii="Open Sans" w:eastAsia="Open Sans" w:hAnsi="Open Sans" w:cs="Open Sans"/>
          <w:b/>
          <w:bCs/>
          <w:color w:val="4E80BD"/>
          <w:spacing w:val="2"/>
          <w:sz w:val="36"/>
          <w:szCs w:val="36"/>
        </w:rPr>
        <w:t xml:space="preserve"> </w:t>
      </w:r>
      <w:r>
        <w:rPr>
          <w:rFonts w:ascii="Open Sans" w:eastAsia="Open Sans" w:hAnsi="Open Sans" w:cs="Open Sans"/>
          <w:b/>
          <w:bCs/>
          <w:color w:val="4E80BD"/>
          <w:spacing w:val="3"/>
          <w:sz w:val="36"/>
          <w:szCs w:val="36"/>
        </w:rPr>
        <w:t>n</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w</w:t>
      </w:r>
      <w:r>
        <w:rPr>
          <w:rFonts w:ascii="Open Sans" w:eastAsia="Open Sans" w:hAnsi="Open Sans" w:cs="Open Sans"/>
          <w:b/>
          <w:bCs/>
          <w:color w:val="4E80BD"/>
          <w:spacing w:val="14"/>
          <w:sz w:val="36"/>
          <w:szCs w:val="36"/>
        </w:rPr>
        <w:t xml:space="preserve"> </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7"/>
          <w:sz w:val="36"/>
          <w:szCs w:val="36"/>
        </w:rPr>
        <w:t>m</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t</w:t>
      </w:r>
      <w:commentRangeEnd w:id="217"/>
      <w:r w:rsidR="00EC5CAB">
        <w:rPr>
          <w:rStyle w:val="CommentReference"/>
        </w:rPr>
        <w:commentReference w:id="217"/>
      </w:r>
    </w:p>
    <w:p w14:paraId="3057C76F" w14:textId="77777777" w:rsidR="0074787C" w:rsidRDefault="0074787C">
      <w:pPr>
        <w:spacing w:before="2" w:after="0" w:line="220" w:lineRule="exact"/>
      </w:pPr>
    </w:p>
    <w:p w14:paraId="328ABF39" w14:textId="3DB67D73" w:rsidR="0074787C" w:rsidRDefault="00656446" w:rsidP="00EC5CAB">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A</w:t>
      </w:r>
      <w:r>
        <w:rPr>
          <w:rFonts w:ascii="Arial" w:eastAsia="Arial" w:hAnsi="Arial" w:cs="Arial"/>
          <w:b/>
          <w:bCs/>
          <w:i/>
          <w:color w:val="004CDD"/>
          <w:spacing w:val="-3"/>
          <w:sz w:val="30"/>
          <w:szCs w:val="30"/>
        </w:rPr>
        <w:t>dd</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4"/>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n</w:t>
      </w:r>
      <w:r>
        <w:rPr>
          <w:rFonts w:ascii="Arial" w:eastAsia="Arial" w:hAnsi="Arial" w:cs="Arial"/>
          <w:b/>
          <w:bCs/>
          <w:i/>
          <w:color w:val="004CDD"/>
          <w:spacing w:val="-2"/>
          <w:sz w:val="30"/>
          <w:szCs w:val="30"/>
        </w:rPr>
        <w:t>e</w:t>
      </w:r>
      <w:r>
        <w:rPr>
          <w:rFonts w:ascii="Arial" w:eastAsia="Arial" w:hAnsi="Arial" w:cs="Arial"/>
          <w:b/>
          <w:bCs/>
          <w:i/>
          <w:color w:val="004CDD"/>
          <w:sz w:val="30"/>
          <w:szCs w:val="30"/>
        </w:rPr>
        <w:t>w</w:t>
      </w:r>
      <w:r>
        <w:rPr>
          <w:rFonts w:ascii="Arial" w:eastAsia="Arial" w:hAnsi="Arial" w:cs="Arial"/>
          <w:b/>
          <w:bCs/>
          <w:i/>
          <w:color w:val="004CDD"/>
          <w:spacing w:val="9"/>
          <w:sz w:val="30"/>
          <w:szCs w:val="30"/>
        </w:rPr>
        <w:t xml:space="preserve"> </w:t>
      </w:r>
      <w:ins w:id="218" w:author="Tal" w:date="2016-09-19T08:41:00Z">
        <w:r w:rsidR="00EC5CAB">
          <w:rPr>
            <w:rFonts w:ascii="Arial" w:eastAsia="Arial" w:hAnsi="Arial" w:cs="Arial"/>
            <w:b/>
            <w:bCs/>
            <w:i/>
            <w:color w:val="004CDD"/>
            <w:spacing w:val="9"/>
            <w:sz w:val="30"/>
            <w:szCs w:val="30"/>
          </w:rPr>
          <w:t xml:space="preserve">custom </w:t>
        </w:r>
      </w:ins>
      <w:r>
        <w:rPr>
          <w:rFonts w:ascii="Arial" w:eastAsia="Arial" w:hAnsi="Arial" w:cs="Arial"/>
          <w:b/>
          <w:bCs/>
          <w:i/>
          <w:color w:val="004CDD"/>
          <w:spacing w:val="-2"/>
          <w:sz w:val="30"/>
          <w:szCs w:val="30"/>
        </w:rPr>
        <w:t>e</w:t>
      </w:r>
      <w:r>
        <w:rPr>
          <w:rFonts w:ascii="Arial" w:eastAsia="Arial" w:hAnsi="Arial" w:cs="Arial"/>
          <w:b/>
          <w:bCs/>
          <w:i/>
          <w:color w:val="004CDD"/>
          <w:spacing w:val="7"/>
          <w:sz w:val="30"/>
          <w:szCs w:val="30"/>
        </w:rPr>
        <w:t>l</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m</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n</w:t>
      </w:r>
      <w:r>
        <w:rPr>
          <w:rFonts w:ascii="Arial" w:eastAsia="Arial" w:hAnsi="Arial" w:cs="Arial"/>
          <w:b/>
          <w:bCs/>
          <w:i/>
          <w:color w:val="004CDD"/>
          <w:sz w:val="30"/>
          <w:szCs w:val="30"/>
        </w:rPr>
        <w:t>t</w:t>
      </w:r>
      <w:r>
        <w:rPr>
          <w:rFonts w:ascii="Arial" w:eastAsia="Arial" w:hAnsi="Arial" w:cs="Arial"/>
          <w:b/>
          <w:bCs/>
          <w:i/>
          <w:color w:val="004CDD"/>
          <w:spacing w:val="9"/>
          <w:sz w:val="30"/>
          <w:szCs w:val="30"/>
        </w:rPr>
        <w:t xml:space="preserve"> </w:t>
      </w:r>
      <w:del w:id="219" w:author="Tal" w:date="2016-09-19T08:41:00Z">
        <w:r w:rsidDel="00EC5CAB">
          <w:rPr>
            <w:rFonts w:ascii="Arial" w:eastAsia="Arial" w:hAnsi="Arial" w:cs="Arial"/>
            <w:b/>
            <w:bCs/>
            <w:i/>
            <w:color w:val="004CDD"/>
            <w:spacing w:val="5"/>
            <w:sz w:val="30"/>
            <w:szCs w:val="30"/>
          </w:rPr>
          <w:delText>f</w:delText>
        </w:r>
        <w:r w:rsidDel="00EC5CAB">
          <w:rPr>
            <w:rFonts w:ascii="Arial" w:eastAsia="Arial" w:hAnsi="Arial" w:cs="Arial"/>
            <w:b/>
            <w:bCs/>
            <w:i/>
            <w:color w:val="004CDD"/>
            <w:spacing w:val="3"/>
            <w:sz w:val="30"/>
            <w:szCs w:val="30"/>
          </w:rPr>
          <w:delText>r</w:delText>
        </w:r>
        <w:r w:rsidDel="00EC5CAB">
          <w:rPr>
            <w:rFonts w:ascii="Arial" w:eastAsia="Arial" w:hAnsi="Arial" w:cs="Arial"/>
            <w:b/>
            <w:bCs/>
            <w:i/>
            <w:color w:val="004CDD"/>
            <w:spacing w:val="-3"/>
            <w:sz w:val="30"/>
            <w:szCs w:val="30"/>
          </w:rPr>
          <w:delText>o</w:delText>
        </w:r>
        <w:r w:rsidDel="00EC5CAB">
          <w:rPr>
            <w:rFonts w:ascii="Arial" w:eastAsia="Arial" w:hAnsi="Arial" w:cs="Arial"/>
            <w:b/>
            <w:bCs/>
            <w:i/>
            <w:color w:val="004CDD"/>
            <w:sz w:val="30"/>
            <w:szCs w:val="30"/>
          </w:rPr>
          <w:delText>m</w:delText>
        </w:r>
        <w:r w:rsidDel="00EC5CAB">
          <w:rPr>
            <w:rFonts w:ascii="Arial" w:eastAsia="Arial" w:hAnsi="Arial" w:cs="Arial"/>
            <w:b/>
            <w:bCs/>
            <w:i/>
            <w:color w:val="004CDD"/>
            <w:spacing w:val="8"/>
            <w:sz w:val="30"/>
            <w:szCs w:val="30"/>
          </w:rPr>
          <w:delText xml:space="preserve"> </w:delText>
        </w:r>
        <w:r w:rsidDel="00EC5CAB">
          <w:rPr>
            <w:rFonts w:ascii="Arial" w:eastAsia="Arial" w:hAnsi="Arial" w:cs="Arial"/>
            <w:b/>
            <w:bCs/>
            <w:i/>
            <w:color w:val="004CDD"/>
            <w:spacing w:val="-2"/>
            <w:sz w:val="30"/>
            <w:szCs w:val="30"/>
          </w:rPr>
          <w:delText>a</w:delText>
        </w:r>
        <w:r w:rsidDel="00EC5CAB">
          <w:rPr>
            <w:rFonts w:ascii="Arial" w:eastAsia="Arial" w:hAnsi="Arial" w:cs="Arial"/>
            <w:b/>
            <w:bCs/>
            <w:i/>
            <w:color w:val="004CDD"/>
            <w:sz w:val="30"/>
            <w:szCs w:val="30"/>
          </w:rPr>
          <w:delText>n</w:delText>
        </w:r>
        <w:r w:rsidDel="00EC5CAB">
          <w:rPr>
            <w:rFonts w:ascii="Arial" w:eastAsia="Arial" w:hAnsi="Arial" w:cs="Arial"/>
            <w:b/>
            <w:bCs/>
            <w:i/>
            <w:color w:val="004CDD"/>
            <w:spacing w:val="2"/>
            <w:sz w:val="30"/>
            <w:szCs w:val="30"/>
          </w:rPr>
          <w:delText xml:space="preserve"> </w:delText>
        </w:r>
        <w:r w:rsidDel="00EC5CAB">
          <w:rPr>
            <w:rFonts w:ascii="Arial" w:eastAsia="Arial" w:hAnsi="Arial" w:cs="Arial"/>
            <w:b/>
            <w:bCs/>
            <w:i/>
            <w:color w:val="004CDD"/>
            <w:spacing w:val="-2"/>
            <w:sz w:val="30"/>
            <w:szCs w:val="30"/>
          </w:rPr>
          <w:delText>ex</w:delText>
        </w:r>
        <w:r w:rsidDel="00EC5CAB">
          <w:rPr>
            <w:rFonts w:ascii="Arial" w:eastAsia="Arial" w:hAnsi="Arial" w:cs="Arial"/>
            <w:b/>
            <w:bCs/>
            <w:i/>
            <w:color w:val="004CDD"/>
            <w:spacing w:val="7"/>
            <w:sz w:val="30"/>
            <w:szCs w:val="30"/>
          </w:rPr>
          <w:delText>i</w:delText>
        </w:r>
        <w:r w:rsidDel="00EC5CAB">
          <w:rPr>
            <w:rFonts w:ascii="Arial" w:eastAsia="Arial" w:hAnsi="Arial" w:cs="Arial"/>
            <w:b/>
            <w:bCs/>
            <w:i/>
            <w:color w:val="004CDD"/>
            <w:spacing w:val="-2"/>
            <w:sz w:val="30"/>
            <w:szCs w:val="30"/>
          </w:rPr>
          <w:delText>s</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pacing w:val="7"/>
            <w:sz w:val="30"/>
            <w:szCs w:val="30"/>
          </w:rPr>
          <w:delText>i</w:delText>
        </w:r>
        <w:r w:rsidDel="00EC5CAB">
          <w:rPr>
            <w:rFonts w:ascii="Arial" w:eastAsia="Arial" w:hAnsi="Arial" w:cs="Arial"/>
            <w:b/>
            <w:bCs/>
            <w:i/>
            <w:color w:val="004CDD"/>
            <w:spacing w:val="-3"/>
            <w:sz w:val="30"/>
            <w:szCs w:val="30"/>
          </w:rPr>
          <w:delText>n</w:delText>
        </w:r>
        <w:r w:rsidDel="00EC5CAB">
          <w:rPr>
            <w:rFonts w:ascii="Arial" w:eastAsia="Arial" w:hAnsi="Arial" w:cs="Arial"/>
            <w:b/>
            <w:bCs/>
            <w:i/>
            <w:color w:val="004CDD"/>
            <w:sz w:val="30"/>
            <w:szCs w:val="30"/>
          </w:rPr>
          <w:delText>g</w:delText>
        </w:r>
        <w:r w:rsidDel="00EC5CAB">
          <w:rPr>
            <w:rFonts w:ascii="Arial" w:eastAsia="Arial" w:hAnsi="Arial" w:cs="Arial"/>
            <w:b/>
            <w:bCs/>
            <w:i/>
            <w:color w:val="004CDD"/>
            <w:spacing w:val="-1"/>
            <w:sz w:val="30"/>
            <w:szCs w:val="30"/>
          </w:rPr>
          <w:delText xml:space="preserve"> </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pacing w:val="-2"/>
            <w:sz w:val="30"/>
            <w:szCs w:val="30"/>
          </w:rPr>
          <w:delText>y</w:delText>
        </w:r>
        <w:r w:rsidDel="00EC5CAB">
          <w:rPr>
            <w:rFonts w:ascii="Arial" w:eastAsia="Arial" w:hAnsi="Arial" w:cs="Arial"/>
            <w:b/>
            <w:bCs/>
            <w:i/>
            <w:color w:val="004CDD"/>
            <w:spacing w:val="-3"/>
            <w:sz w:val="30"/>
            <w:szCs w:val="30"/>
          </w:rPr>
          <w:delText>p</w:delText>
        </w:r>
        <w:r w:rsidDel="00EC5CAB">
          <w:rPr>
            <w:rFonts w:ascii="Arial" w:eastAsia="Arial" w:hAnsi="Arial" w:cs="Arial"/>
            <w:b/>
            <w:bCs/>
            <w:i/>
            <w:color w:val="004CDD"/>
            <w:sz w:val="30"/>
            <w:szCs w:val="30"/>
          </w:rPr>
          <w:delText>e</w:delText>
        </w:r>
      </w:del>
    </w:p>
    <w:p w14:paraId="0FD6B5A4" w14:textId="77777777" w:rsidR="0074787C" w:rsidRDefault="0074787C">
      <w:pPr>
        <w:spacing w:before="3" w:after="0" w:line="100" w:lineRule="exact"/>
        <w:rPr>
          <w:sz w:val="10"/>
          <w:szCs w:val="10"/>
        </w:rPr>
      </w:pPr>
    </w:p>
    <w:p w14:paraId="3B031671" w14:textId="68DE5548" w:rsidR="0074787C" w:rsidRDefault="00656446">
      <w:pPr>
        <w:spacing w:after="0" w:line="240" w:lineRule="auto"/>
        <w:ind w:left="115" w:right="201"/>
        <w:rPr>
          <w:rFonts w:ascii="Open Sans" w:eastAsia="Open Sans" w:hAnsi="Open Sans" w:cs="Open Sans"/>
        </w:rPr>
      </w:pP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dd a n</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dh</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spacing w:val="5"/>
        </w:rPr>
        <w:t>x</w:t>
      </w:r>
      <w:r>
        <w:rPr>
          <w:rFonts w:ascii="Open Sans" w:eastAsia="Open Sans" w:hAnsi="Open Sans" w:cs="Open Sans"/>
          <w:color w:val="3F3F3F"/>
        </w:rPr>
        <w:t>i</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nn</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7"/>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rPr>
        <w:t>a du</w:t>
      </w:r>
      <w:r>
        <w:rPr>
          <w:rFonts w:ascii="Open Sans" w:eastAsia="Open Sans" w:hAnsi="Open Sans" w:cs="Open Sans"/>
          <w:color w:val="3F3F3F"/>
          <w:spacing w:val="-3"/>
        </w:rPr>
        <w:t>t</w:t>
      </w:r>
      <w:r>
        <w:rPr>
          <w:rFonts w:ascii="Open Sans" w:eastAsia="Open Sans" w:hAnsi="Open Sans" w:cs="Open Sans"/>
          <w:color w:val="3F3F3F"/>
          <w:spacing w:val="-6"/>
        </w:rPr>
        <w:t>y</w:t>
      </w:r>
      <w:r>
        <w:rPr>
          <w:rFonts w:ascii="Open Sans" w:eastAsia="Open Sans" w:hAnsi="Open Sans" w:cs="Open Sans"/>
          <w:color w:val="3F3F3F"/>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dd a </w:t>
      </w:r>
      <w:r>
        <w:rPr>
          <w:rFonts w:ascii="Open Sans" w:eastAsia="Open Sans" w:hAnsi="Open Sans" w:cs="Open Sans"/>
          <w:color w:val="3F3F3F"/>
          <w:spacing w:val="-2"/>
        </w:rPr>
        <w:t>Ta</w:t>
      </w:r>
      <w:r>
        <w:rPr>
          <w:rFonts w:ascii="Open Sans" w:eastAsia="Open Sans" w:hAnsi="Open Sans" w:cs="Open Sans"/>
          <w:color w:val="3F3F3F"/>
          <w:spacing w:val="5"/>
        </w:rPr>
        <w:t>x</w:t>
      </w:r>
      <w:r>
        <w:rPr>
          <w:rFonts w:ascii="Open Sans" w:eastAsia="Open Sans" w:hAnsi="Open Sans" w:cs="Open Sans"/>
          <w:color w:val="3F3F3F"/>
        </w:rPr>
        <w:t>i</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e</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ins w:id="220" w:author="Administrator" w:date="2016-09-17T14:33:00Z">
        <w:r w:rsidR="00337B52">
          <w:rPr>
            <w:rFonts w:ascii="Open Sans" w:eastAsia="Open Sans" w:hAnsi="Open Sans" w:cs="Open Sans"/>
            <w:color w:val="3F3F3F"/>
            <w:spacing w:val="-3"/>
          </w:rPr>
          <w:t xml:space="preserve">start or </w:t>
        </w:r>
      </w:ins>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rPr>
        <w:t>a sp</w:t>
      </w:r>
      <w:r>
        <w:rPr>
          <w:rFonts w:ascii="Open Sans" w:eastAsia="Open Sans" w:hAnsi="Open Sans" w:cs="Open Sans"/>
          <w:color w:val="3F3F3F"/>
          <w:spacing w:val="5"/>
        </w:rPr>
        <w:t>li</w:t>
      </w:r>
      <w:r>
        <w:rPr>
          <w:rFonts w:ascii="Open Sans" w:eastAsia="Open Sans" w:hAnsi="Open Sans" w:cs="Open Sans"/>
          <w:color w:val="3F3F3F"/>
        </w:rPr>
        <w:t>t</w:t>
      </w:r>
      <w:r>
        <w:rPr>
          <w:rFonts w:ascii="Open Sans" w:eastAsia="Open Sans" w:hAnsi="Open Sans" w:cs="Open Sans"/>
          <w:color w:val="3F3F3F"/>
          <w:spacing w:val="-2"/>
        </w:rPr>
        <w:t xml:space="preserve"> </w:t>
      </w:r>
      <w:r>
        <w:rPr>
          <w:rFonts w:ascii="Open Sans" w:eastAsia="Open Sans" w:hAnsi="Open Sans" w:cs="Open Sans"/>
          <w:color w:val="3F3F3F"/>
        </w:rPr>
        <w:t>br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5"/>
        </w:rPr>
        <w:t>k</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2"/>
        </w:rPr>
        <w:t>E</w:t>
      </w:r>
      <w:r>
        <w:rPr>
          <w:rFonts w:ascii="Open Sans" w:eastAsia="Open Sans" w:hAnsi="Open Sans" w:cs="Open Sans"/>
          <w:color w:val="3F3F3F"/>
          <w:spacing w:val="5"/>
        </w:rPr>
        <w:t>li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ns</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ee</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by h</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rPr>
        <w:t>curs</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t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nn</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7"/>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rPr>
        <w:t>a du</w:t>
      </w:r>
      <w:r>
        <w:rPr>
          <w:rFonts w:ascii="Open Sans" w:eastAsia="Open Sans" w:hAnsi="Open Sans" w:cs="Open Sans"/>
          <w:color w:val="3F3F3F"/>
          <w:spacing w:val="-3"/>
        </w:rPr>
        <w:t>t</w:t>
      </w:r>
      <w:r>
        <w:rPr>
          <w:rFonts w:ascii="Open Sans" w:eastAsia="Open Sans" w:hAnsi="Open Sans" w:cs="Open Sans"/>
          <w:color w:val="3F3F3F"/>
          <w:spacing w:val="-6"/>
        </w:rPr>
        <w:t>y</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rPr>
        <w:t>a d</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dh</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rPr>
        <w:t>a sp</w:t>
      </w:r>
      <w:r>
        <w:rPr>
          <w:rFonts w:ascii="Open Sans" w:eastAsia="Open Sans" w:hAnsi="Open Sans" w:cs="Open Sans"/>
          <w:color w:val="3F3F3F"/>
          <w:spacing w:val="5"/>
        </w:rPr>
        <w:t>li</w:t>
      </w:r>
      <w:r>
        <w:rPr>
          <w:rFonts w:ascii="Open Sans" w:eastAsia="Open Sans" w:hAnsi="Open Sans" w:cs="Open Sans"/>
          <w:color w:val="3F3F3F"/>
          <w:spacing w:val="-3"/>
        </w:rPr>
        <w:t>t</w:t>
      </w:r>
      <w:r>
        <w:rPr>
          <w:rFonts w:ascii="Open Sans" w:eastAsia="Open Sans" w:hAnsi="Open Sans" w:cs="Open Sans"/>
          <w:color w:val="3F3F3F"/>
        </w:rPr>
        <w:t>.</w:t>
      </w:r>
      <w:r>
        <w:rPr>
          <w:rFonts w:ascii="Open Sans" w:eastAsia="Open Sans" w:hAnsi="Open Sans" w:cs="Open Sans"/>
          <w:color w:val="3F3F3F"/>
          <w:spacing w:val="2"/>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 xml:space="preserve">u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rPr>
        <w:t>a s</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l</w:t>
      </w:r>
      <w:r>
        <w:rPr>
          <w:rFonts w:ascii="Open Sans" w:eastAsia="Open Sans" w:hAnsi="Open Sans" w:cs="Open Sans"/>
          <w:color w:val="3F3F3F"/>
          <w:spacing w:val="2"/>
        </w:rPr>
        <w:t xml:space="preserve"> </w:t>
      </w:r>
      <w:r w:rsidR="002D0355">
        <w:rPr>
          <w:rFonts w:ascii="Open Sans" w:eastAsia="Open Sans" w:hAnsi="Open Sans" w:cs="Open Sans"/>
          <w:color w:val="3F3F3F"/>
          <w:spacing w:val="2"/>
        </w:rPr>
        <w:pict w14:anchorId="1A84E4F7">
          <v:shape id="_x0000_i1043" type="#_x0000_t75" style="width:7.5pt;height:7.5pt;mso-position-horizontal-relative:char;mso-position-vertical-relative:line">
            <v:imagedata r:id="rId35" o:title=""/>
          </v:shape>
        </w:pict>
      </w:r>
      <w:r>
        <w:rPr>
          <w:rFonts w:ascii="Times New Roman" w:eastAsia="Times New Roman" w:hAnsi="Times New Roman" w:cs="Times New Roman"/>
          <w:color w:val="3F3F3F"/>
          <w:spacing w:val="13"/>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 xml:space="preserve">n. </w:t>
      </w: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ns </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nd</w:t>
      </w:r>
      <w:r>
        <w:rPr>
          <w:rFonts w:ascii="Open Sans" w:eastAsia="Open Sans" w:hAnsi="Open Sans" w:cs="Open Sans"/>
          <w:color w:val="3F3F3F"/>
          <w:spacing w:val="2"/>
        </w:rPr>
        <w:t>o</w:t>
      </w:r>
      <w:r>
        <w:rPr>
          <w:rFonts w:ascii="Open Sans" w:eastAsia="Open Sans" w:hAnsi="Open Sans" w:cs="Open Sans"/>
          <w:color w:val="3F3F3F"/>
        </w:rPr>
        <w:t>w</w:t>
      </w:r>
      <w:r>
        <w:rPr>
          <w:rFonts w:ascii="Open Sans" w:eastAsia="Open Sans" w:hAnsi="Open Sans" w:cs="Open Sans"/>
          <w:color w:val="3F3F3F"/>
          <w:spacing w:val="-10"/>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 xml:space="preserve">ng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0080B9EE" w14:textId="77777777" w:rsidR="0074787C" w:rsidRDefault="0074787C">
      <w:pPr>
        <w:spacing w:before="2" w:after="0" w:line="130" w:lineRule="exact"/>
        <w:rPr>
          <w:sz w:val="13"/>
          <w:szCs w:val="13"/>
        </w:rPr>
      </w:pPr>
    </w:p>
    <w:p w14:paraId="6569A0DF" w14:textId="77777777" w:rsidR="0074787C" w:rsidRDefault="002D0355">
      <w:pPr>
        <w:spacing w:after="0" w:line="240" w:lineRule="auto"/>
        <w:ind w:left="115" w:right="-20"/>
        <w:rPr>
          <w:rFonts w:ascii="Times New Roman" w:eastAsia="Times New Roman" w:hAnsi="Times New Roman" w:cs="Times New Roman"/>
          <w:sz w:val="20"/>
          <w:szCs w:val="20"/>
        </w:rPr>
      </w:pPr>
      <w:r>
        <w:pict w14:anchorId="77508D60">
          <v:shape id="_x0000_i1044" type="#_x0000_t75" style="width:323.25pt;height:161.25pt;mso-position-horizontal-relative:char;mso-position-vertical-relative:line">
            <v:imagedata r:id="rId36" o:title=""/>
          </v:shape>
        </w:pict>
      </w:r>
    </w:p>
    <w:p w14:paraId="204D7ACF" w14:textId="77777777" w:rsidR="0074787C" w:rsidRDefault="0074787C">
      <w:pPr>
        <w:spacing w:after="0" w:line="170" w:lineRule="exact"/>
        <w:rPr>
          <w:sz w:val="17"/>
          <w:szCs w:val="17"/>
        </w:rPr>
      </w:pPr>
    </w:p>
    <w:p w14:paraId="576D1670" w14:textId="77777777" w:rsidR="0074787C" w:rsidRDefault="00656446">
      <w:pPr>
        <w:spacing w:after="0" w:line="240" w:lineRule="auto"/>
        <w:ind w:left="115" w:right="728"/>
        <w:rPr>
          <w:rFonts w:ascii="Open Sans" w:eastAsia="Open Sans" w:hAnsi="Open Sans" w:cs="Open Sans"/>
        </w:rPr>
      </w:pPr>
      <w:proofErr w:type="gramStart"/>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1"/>
        </w:rPr>
        <w:t>F</w:t>
      </w:r>
      <w:r>
        <w:rPr>
          <w:rFonts w:ascii="Open Sans" w:eastAsia="Open Sans" w:hAnsi="Open Sans" w:cs="Open Sans"/>
          <w:b/>
          <w:bCs/>
          <w:color w:val="3F3F3F"/>
          <w:spacing w:val="5"/>
        </w:rPr>
        <w:t>r</w:t>
      </w:r>
      <w:r>
        <w:rPr>
          <w:rFonts w:ascii="Open Sans" w:eastAsia="Open Sans" w:hAnsi="Open Sans" w:cs="Open Sans"/>
          <w:b/>
          <w:bCs/>
          <w:color w:val="3F3F3F"/>
          <w:spacing w:val="-1"/>
        </w:rPr>
        <w:t>o</w:t>
      </w:r>
      <w:r>
        <w:rPr>
          <w:rFonts w:ascii="Open Sans" w:eastAsia="Open Sans" w:hAnsi="Open Sans" w:cs="Open Sans"/>
          <w:b/>
          <w:bCs/>
          <w:color w:val="3F3F3F"/>
          <w:spacing w:val="-6"/>
        </w:rPr>
        <w:t>m</w:t>
      </w:r>
      <w:proofErr w:type="gramEnd"/>
      <w:r>
        <w:rPr>
          <w:rFonts w:ascii="Open Sans" w:eastAsia="Open Sans" w:hAnsi="Open Sans" w:cs="Open Sans"/>
          <w:b/>
          <w:bCs/>
          <w:color w:val="3F3F3F"/>
        </w:rPr>
        <w:t>:</w:t>
      </w:r>
      <w:r>
        <w:rPr>
          <w:rFonts w:ascii="Open Sans" w:eastAsia="Open Sans" w:hAnsi="Open Sans" w:cs="Open Sans"/>
          <w:b/>
          <w:bC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ns a dr</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4"/>
        </w:rPr>
        <w:t>-</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5"/>
        </w:rPr>
        <w:t xml:space="preserve"> </w:t>
      </w:r>
      <w:r>
        <w:rPr>
          <w:rFonts w:ascii="Open Sans" w:eastAsia="Open Sans" w:hAnsi="Open Sans" w:cs="Open Sans"/>
          <w:color w:val="3F3F3F"/>
          <w:spacing w:val="5"/>
        </w:rPr>
        <w:t>li</w:t>
      </w:r>
      <w:r>
        <w:rPr>
          <w:rFonts w:ascii="Open Sans" w:eastAsia="Open Sans" w:hAnsi="Open Sans" w:cs="Open Sans"/>
          <w:color w:val="3F3F3F"/>
        </w:rPr>
        <w:t>st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o</w:t>
      </w:r>
      <w:r>
        <w:rPr>
          <w:rFonts w:ascii="Open Sans" w:eastAsia="Open Sans" w:hAnsi="Open Sans" w:cs="Open Sans"/>
          <w:color w:val="3F3F3F"/>
        </w:rPr>
        <w:t>ps.</w:t>
      </w:r>
      <w:r>
        <w:rPr>
          <w:rFonts w:ascii="Open Sans" w:eastAsia="Open Sans" w:hAnsi="Open Sans" w:cs="Open Sans"/>
          <w:color w:val="3F3F3F"/>
          <w:spacing w:val="3"/>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7"/>
        </w:rPr>
        <w:t>T</w:t>
      </w:r>
      <w:r>
        <w:rPr>
          <w:rFonts w:ascii="Open Sans" w:eastAsia="Open Sans" w:hAnsi="Open Sans" w:cs="Open Sans"/>
          <w:b/>
          <w:bCs/>
          <w:color w:val="3F3F3F"/>
          <w:spacing w:val="-5"/>
        </w:rPr>
        <w:t>y</w:t>
      </w:r>
      <w:r>
        <w:rPr>
          <w:rFonts w:ascii="Open Sans" w:eastAsia="Open Sans" w:hAnsi="Open Sans" w:cs="Open Sans"/>
          <w:b/>
          <w:bCs/>
          <w:color w:val="3F3F3F"/>
          <w:spacing w:val="-4"/>
        </w:rPr>
        <w:t>p</w:t>
      </w:r>
      <w:r>
        <w:rPr>
          <w:rFonts w:ascii="Open Sans" w:eastAsia="Open Sans" w:hAnsi="Open Sans" w:cs="Open Sans"/>
          <w:b/>
          <w:bCs/>
          <w:color w:val="3F3F3F"/>
          <w:spacing w:val="5"/>
        </w:rPr>
        <w:t>e</w:t>
      </w:r>
      <w:r>
        <w:rPr>
          <w:rFonts w:ascii="Open Sans" w:eastAsia="Open Sans" w:hAnsi="Open Sans" w:cs="Open Sans"/>
          <w:b/>
          <w:bCs/>
          <w:color w:val="3F3F3F"/>
        </w:rPr>
        <w:t>:</w:t>
      </w:r>
      <w:r>
        <w:rPr>
          <w:rFonts w:ascii="Open Sans" w:eastAsia="Open Sans" w:hAnsi="Open Sans" w:cs="Open Sans"/>
          <w:b/>
          <w:bCs/>
          <w:color w:val="3F3F3F"/>
          <w:spacing w:val="-4"/>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 xml:space="preserve">so </w:t>
      </w:r>
      <w:r>
        <w:rPr>
          <w:rFonts w:ascii="Open Sans" w:eastAsia="Open Sans" w:hAnsi="Open Sans" w:cs="Open Sans"/>
          <w:color w:val="3F3F3F"/>
          <w:spacing w:val="2"/>
        </w:rPr>
        <w:t>o</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rPr>
        <w:t>a dr</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4"/>
        </w:rPr>
        <w:t>-</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5"/>
        </w:rPr>
        <w:t xml:space="preserve"> </w:t>
      </w:r>
      <w:r>
        <w:rPr>
          <w:rFonts w:ascii="Open Sans" w:eastAsia="Open Sans" w:hAnsi="Open Sans" w:cs="Open Sans"/>
          <w:color w:val="3F3F3F"/>
          <w:spacing w:val="5"/>
        </w:rPr>
        <w:t>li</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rPr>
        <w:t>:</w:t>
      </w:r>
    </w:p>
    <w:p w14:paraId="0F02AC38" w14:textId="77777777" w:rsidR="0074787C" w:rsidRDefault="0074787C">
      <w:pPr>
        <w:spacing w:after="0"/>
        <w:sectPr w:rsidR="0074787C">
          <w:pgSz w:w="11920" w:h="16840"/>
          <w:pgMar w:top="1560" w:right="1260" w:bottom="280" w:left="1280" w:header="720" w:footer="720" w:gutter="0"/>
          <w:cols w:space="720"/>
        </w:sectPr>
      </w:pPr>
    </w:p>
    <w:p w14:paraId="74959889" w14:textId="77777777" w:rsidR="0074787C" w:rsidRDefault="0074787C">
      <w:pPr>
        <w:spacing w:before="7" w:after="0" w:line="170" w:lineRule="exact"/>
        <w:rPr>
          <w:sz w:val="17"/>
          <w:szCs w:val="17"/>
        </w:rPr>
      </w:pPr>
    </w:p>
    <w:p w14:paraId="2A09C8D1" w14:textId="77777777" w:rsidR="0074787C" w:rsidRDefault="002D0355">
      <w:pPr>
        <w:spacing w:after="0" w:line="240" w:lineRule="auto"/>
        <w:ind w:left="115" w:right="-20"/>
        <w:rPr>
          <w:rFonts w:ascii="Times New Roman" w:eastAsia="Times New Roman" w:hAnsi="Times New Roman" w:cs="Times New Roman"/>
          <w:sz w:val="20"/>
          <w:szCs w:val="20"/>
        </w:rPr>
      </w:pPr>
      <w:r>
        <w:pict w14:anchorId="684C9E2C">
          <v:shape id="_x0000_i1045" type="#_x0000_t75" style="width:323.25pt;height:161.25pt;mso-position-horizontal-relative:char;mso-position-vertical-relative:line">
            <v:imagedata r:id="rId37" o:title=""/>
          </v:shape>
        </w:pict>
      </w:r>
    </w:p>
    <w:p w14:paraId="5469B5F1" w14:textId="77777777" w:rsidR="0074787C" w:rsidRDefault="0074787C">
      <w:pPr>
        <w:spacing w:before="2" w:after="0" w:line="130" w:lineRule="exact"/>
        <w:rPr>
          <w:sz w:val="13"/>
          <w:szCs w:val="13"/>
        </w:rPr>
      </w:pPr>
    </w:p>
    <w:p w14:paraId="7675CB58"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i/>
          <w:spacing w:val="1"/>
          <w:position w:val="1"/>
        </w:rPr>
        <w:t>F</w:t>
      </w:r>
      <w:r>
        <w:rPr>
          <w:rFonts w:ascii="Open Sans" w:eastAsia="Open Sans" w:hAnsi="Open Sans" w:cs="Open Sans"/>
          <w:i/>
          <w:spacing w:val="4"/>
          <w:position w:val="1"/>
        </w:rPr>
        <w:t>i</w:t>
      </w:r>
      <w:r>
        <w:rPr>
          <w:rFonts w:ascii="Open Sans" w:eastAsia="Open Sans" w:hAnsi="Open Sans" w:cs="Open Sans"/>
          <w:i/>
          <w:spacing w:val="-5"/>
          <w:position w:val="1"/>
        </w:rPr>
        <w:t>g</w:t>
      </w:r>
      <w:r>
        <w:rPr>
          <w:rFonts w:ascii="Open Sans" w:eastAsia="Open Sans" w:hAnsi="Open Sans" w:cs="Open Sans"/>
          <w:i/>
          <w:spacing w:val="-7"/>
          <w:position w:val="1"/>
        </w:rPr>
        <w:t>u</w:t>
      </w:r>
      <w:r>
        <w:rPr>
          <w:rFonts w:ascii="Open Sans" w:eastAsia="Open Sans" w:hAnsi="Open Sans" w:cs="Open Sans"/>
          <w:i/>
          <w:spacing w:val="3"/>
          <w:position w:val="1"/>
        </w:rPr>
        <w:t>r</w:t>
      </w:r>
      <w:r>
        <w:rPr>
          <w:rFonts w:ascii="Open Sans" w:eastAsia="Open Sans" w:hAnsi="Open Sans" w:cs="Open Sans"/>
          <w:i/>
          <w:position w:val="1"/>
        </w:rPr>
        <w:t>e</w:t>
      </w:r>
      <w:r>
        <w:rPr>
          <w:rFonts w:ascii="Open Sans" w:eastAsia="Open Sans" w:hAnsi="Open Sans" w:cs="Open Sans"/>
          <w:i/>
          <w:spacing w:val="-4"/>
          <w:position w:val="1"/>
        </w:rPr>
        <w:t xml:space="preserve"> </w:t>
      </w:r>
      <w:r>
        <w:rPr>
          <w:rFonts w:ascii="Open Sans" w:eastAsia="Open Sans" w:hAnsi="Open Sans" w:cs="Open Sans"/>
          <w:i/>
          <w:spacing w:val="-1"/>
          <w:position w:val="1"/>
        </w:rPr>
        <w:t>1</w:t>
      </w:r>
      <w:r>
        <w:rPr>
          <w:rFonts w:ascii="Open Sans" w:eastAsia="Open Sans" w:hAnsi="Open Sans" w:cs="Open Sans"/>
          <w:i/>
          <w:spacing w:val="6"/>
          <w:position w:val="1"/>
        </w:rPr>
        <w:t>-</w:t>
      </w:r>
      <w:r>
        <w:rPr>
          <w:rFonts w:ascii="Open Sans" w:eastAsia="Open Sans" w:hAnsi="Open Sans" w:cs="Open Sans"/>
          <w:i/>
          <w:spacing w:val="-1"/>
          <w:position w:val="1"/>
        </w:rPr>
        <w:t>5</w:t>
      </w:r>
      <w:r>
        <w:rPr>
          <w:rFonts w:ascii="Open Sans" w:eastAsia="Open Sans" w:hAnsi="Open Sans" w:cs="Open Sans"/>
          <w:i/>
          <w:position w:val="1"/>
        </w:rPr>
        <w:t>:</w:t>
      </w:r>
      <w:r>
        <w:rPr>
          <w:rFonts w:ascii="Open Sans" w:eastAsia="Open Sans" w:hAnsi="Open Sans" w:cs="Open Sans"/>
          <w:i/>
          <w:spacing w:val="4"/>
          <w:position w:val="1"/>
        </w:rPr>
        <w:t xml:space="preserve"> </w:t>
      </w:r>
      <w:r>
        <w:rPr>
          <w:rFonts w:ascii="Open Sans" w:eastAsia="Open Sans" w:hAnsi="Open Sans" w:cs="Open Sans"/>
          <w:i/>
          <w:spacing w:val="7"/>
          <w:position w:val="1"/>
        </w:rPr>
        <w:t>C</w:t>
      </w:r>
      <w:r>
        <w:rPr>
          <w:rFonts w:ascii="Open Sans" w:eastAsia="Open Sans" w:hAnsi="Open Sans" w:cs="Open Sans"/>
          <w:i/>
          <w:spacing w:val="-7"/>
          <w:position w:val="1"/>
        </w:rPr>
        <w:t>h</w:t>
      </w:r>
      <w:r>
        <w:rPr>
          <w:rFonts w:ascii="Open Sans" w:eastAsia="Open Sans" w:hAnsi="Open Sans" w:cs="Open Sans"/>
          <w:i/>
          <w:spacing w:val="-3"/>
          <w:position w:val="1"/>
        </w:rPr>
        <w:t>oo</w:t>
      </w:r>
      <w:r>
        <w:rPr>
          <w:rFonts w:ascii="Open Sans" w:eastAsia="Open Sans" w:hAnsi="Open Sans" w:cs="Open Sans"/>
          <w:i/>
          <w:spacing w:val="-4"/>
          <w:position w:val="1"/>
        </w:rPr>
        <w:t>s</w:t>
      </w:r>
      <w:r>
        <w:rPr>
          <w:rFonts w:ascii="Open Sans" w:eastAsia="Open Sans" w:hAnsi="Open Sans" w:cs="Open Sans"/>
          <w:i/>
          <w:spacing w:val="4"/>
          <w:position w:val="1"/>
        </w:rPr>
        <w:t>i</w:t>
      </w:r>
      <w:r>
        <w:rPr>
          <w:rFonts w:ascii="Open Sans" w:eastAsia="Open Sans" w:hAnsi="Open Sans" w:cs="Open Sans"/>
          <w:i/>
          <w:spacing w:val="-7"/>
          <w:position w:val="1"/>
        </w:rPr>
        <w:t>n</w:t>
      </w:r>
      <w:r>
        <w:rPr>
          <w:rFonts w:ascii="Open Sans" w:eastAsia="Open Sans" w:hAnsi="Open Sans" w:cs="Open Sans"/>
          <w:i/>
          <w:position w:val="1"/>
        </w:rPr>
        <w:t>g</w:t>
      </w:r>
      <w:r>
        <w:rPr>
          <w:rFonts w:ascii="Open Sans" w:eastAsia="Open Sans" w:hAnsi="Open Sans" w:cs="Open Sans"/>
          <w:i/>
          <w:spacing w:val="-5"/>
          <w:position w:val="1"/>
        </w:rPr>
        <w:t xml:space="preserve"> </w:t>
      </w:r>
      <w:r>
        <w:rPr>
          <w:rFonts w:ascii="Open Sans" w:eastAsia="Open Sans" w:hAnsi="Open Sans" w:cs="Open Sans"/>
          <w:i/>
          <w:spacing w:val="4"/>
          <w:position w:val="1"/>
        </w:rPr>
        <w:t>t</w:t>
      </w:r>
      <w:r>
        <w:rPr>
          <w:rFonts w:ascii="Open Sans" w:eastAsia="Open Sans" w:hAnsi="Open Sans" w:cs="Open Sans"/>
          <w:i/>
          <w:spacing w:val="-7"/>
          <w:position w:val="1"/>
        </w:rPr>
        <w:t>h</w:t>
      </w:r>
      <w:r>
        <w:rPr>
          <w:rFonts w:ascii="Open Sans" w:eastAsia="Open Sans" w:hAnsi="Open Sans" w:cs="Open Sans"/>
          <w:i/>
          <w:position w:val="1"/>
        </w:rPr>
        <w:t>e</w:t>
      </w:r>
      <w:r>
        <w:rPr>
          <w:rFonts w:ascii="Open Sans" w:eastAsia="Open Sans" w:hAnsi="Open Sans" w:cs="Open Sans"/>
          <w:i/>
          <w:spacing w:val="-1"/>
          <w:position w:val="1"/>
        </w:rPr>
        <w:t xml:space="preserve"> </w:t>
      </w:r>
      <w:r>
        <w:rPr>
          <w:rFonts w:ascii="Open Sans" w:eastAsia="Open Sans" w:hAnsi="Open Sans" w:cs="Open Sans"/>
          <w:i/>
          <w:spacing w:val="5"/>
          <w:position w:val="1"/>
        </w:rPr>
        <w:t>"</w:t>
      </w:r>
      <w:r>
        <w:rPr>
          <w:rFonts w:ascii="Open Sans" w:eastAsia="Open Sans" w:hAnsi="Open Sans" w:cs="Open Sans"/>
          <w:i/>
          <w:spacing w:val="-5"/>
          <w:position w:val="1"/>
        </w:rPr>
        <w:t>T</w:t>
      </w:r>
      <w:r>
        <w:rPr>
          <w:rFonts w:ascii="Open Sans" w:eastAsia="Open Sans" w:hAnsi="Open Sans" w:cs="Open Sans"/>
          <w:i/>
          <w:spacing w:val="-4"/>
          <w:position w:val="1"/>
        </w:rPr>
        <w:t>a</w:t>
      </w:r>
      <w:r>
        <w:rPr>
          <w:rFonts w:ascii="Open Sans" w:eastAsia="Open Sans" w:hAnsi="Open Sans" w:cs="Open Sans"/>
          <w:i/>
          <w:position w:val="1"/>
        </w:rPr>
        <w:t>xi</w:t>
      </w:r>
      <w:r>
        <w:rPr>
          <w:rFonts w:ascii="Open Sans" w:eastAsia="Open Sans" w:hAnsi="Open Sans" w:cs="Open Sans"/>
          <w:i/>
          <w:spacing w:val="5"/>
          <w:position w:val="1"/>
        </w:rPr>
        <w:t xml:space="preserve"> </w:t>
      </w:r>
      <w:r>
        <w:rPr>
          <w:rFonts w:ascii="Open Sans" w:eastAsia="Open Sans" w:hAnsi="Open Sans" w:cs="Open Sans"/>
          <w:i/>
          <w:spacing w:val="-5"/>
          <w:position w:val="1"/>
        </w:rPr>
        <w:t>T</w:t>
      </w:r>
      <w:r>
        <w:rPr>
          <w:rFonts w:ascii="Open Sans" w:eastAsia="Open Sans" w:hAnsi="Open Sans" w:cs="Open Sans"/>
          <w:i/>
          <w:spacing w:val="4"/>
          <w:position w:val="1"/>
        </w:rPr>
        <w:t>y</w:t>
      </w:r>
      <w:r>
        <w:rPr>
          <w:rFonts w:ascii="Open Sans" w:eastAsia="Open Sans" w:hAnsi="Open Sans" w:cs="Open Sans"/>
          <w:i/>
          <w:spacing w:val="-7"/>
          <w:position w:val="1"/>
        </w:rPr>
        <w:t>p</w:t>
      </w:r>
      <w:r>
        <w:rPr>
          <w:rFonts w:ascii="Open Sans" w:eastAsia="Open Sans" w:hAnsi="Open Sans" w:cs="Open Sans"/>
          <w:i/>
          <w:spacing w:val="-3"/>
          <w:position w:val="1"/>
        </w:rPr>
        <w:t>e</w:t>
      </w:r>
      <w:r>
        <w:rPr>
          <w:rFonts w:ascii="Open Sans" w:eastAsia="Open Sans" w:hAnsi="Open Sans" w:cs="Open Sans"/>
          <w:i/>
          <w:position w:val="1"/>
        </w:rPr>
        <w:t>"</w:t>
      </w:r>
    </w:p>
    <w:p w14:paraId="2006E548" w14:textId="77777777" w:rsidR="0074787C" w:rsidRDefault="0074787C">
      <w:pPr>
        <w:spacing w:before="1" w:after="0" w:line="130" w:lineRule="exact"/>
        <w:rPr>
          <w:sz w:val="13"/>
          <w:szCs w:val="13"/>
        </w:rPr>
      </w:pPr>
    </w:p>
    <w:p w14:paraId="4396CDCD" w14:textId="56A090B4" w:rsidR="0074787C" w:rsidRDefault="002D0355" w:rsidP="00337B52">
      <w:pPr>
        <w:spacing w:after="0" w:line="240" w:lineRule="auto"/>
        <w:ind w:left="115" w:right="40"/>
        <w:rPr>
          <w:rFonts w:ascii="Open Sans" w:eastAsia="Open Sans" w:hAnsi="Open Sans" w:cs="Open Sans"/>
        </w:rPr>
      </w:pPr>
      <w:r>
        <w:pict w14:anchorId="5E5CF964">
          <v:group id="_x0000_s1134" style="position:absolute;left:0;text-align:left;margin-left:425.6pt;margin-top:28.45pt;width:94.9pt;height:18.1pt;z-index:-1278;mso-position-horizontal-relative:page" coordorigin="8513,569" coordsize="1898,362">
            <v:group id="_x0000_s1141" style="position:absolute;left:8520;top:600;width:825;height:300" coordorigin="8520,600" coordsize="825,300">
              <v:shape id="_x0000_s1142" style="position:absolute;left:8520;top:600;width:825;height:300" coordorigin="8520,600" coordsize="825,300" path="m8520,600r825,l9345,900r-825,l8520,600e" fillcolor="red" stroked="f">
                <v:path arrowok="t"/>
              </v:shape>
            </v:group>
            <v:group id="_x0000_s1139" style="position:absolute;left:9375;top:600;width:2;height:300" coordorigin="9375,600" coordsize="2,300">
              <v:shape id="_x0000_s1140" style="position:absolute;left:9375;top:600;width:2;height:300" coordorigin="9375,600" coordsize="0,300" path="m9375,600r,300e" filled="f" strokecolor="red" strokeweight="3.1pt">
                <v:path arrowok="t"/>
              </v:shape>
            </v:group>
            <v:group id="_x0000_s1137" style="position:absolute;left:9405;top:600;width:945;height:300" coordorigin="9405,600" coordsize="945,300">
              <v:shape id="_x0000_s1138" style="position:absolute;left:9405;top:600;width:945;height:300" coordorigin="9405,600" coordsize="945,300" path="m9405,600r945,l10350,900r-945,l9405,600e" fillcolor="red" stroked="f">
                <v:path arrowok="t"/>
              </v:shape>
            </v:group>
            <v:group id="_x0000_s1135" style="position:absolute;left:10380;top:600;width:2;height:300" coordorigin="10380,600" coordsize="2,300">
              <v:shape id="_x0000_s1136" style="position:absolute;left:10380;top:600;width:2;height:300" coordorigin="10380,600" coordsize="0,300" path="m10380,600r,300e" filled="f" strokecolor="red" strokeweight="3.1pt">
                <v:path arrowok="t"/>
              </v:shape>
            </v:group>
            <w10:wrap anchorx="page"/>
          </v:group>
        </w:pict>
      </w:r>
      <w:r>
        <w:pict w14:anchorId="2FD85163">
          <v:group id="_x0000_s1127" style="position:absolute;left:0;text-align:left;margin-left:69.4pt;margin-top:43.45pt;width:55.5pt;height:18.1pt;z-index:-1277;mso-position-horizontal-relative:page" coordorigin="1388,869" coordsize="1110,362">
            <v:group id="_x0000_s1132" style="position:absolute;left:1395;top:900;width:600;height:300" coordorigin="1395,900" coordsize="600,300">
              <v:shape id="_x0000_s1133" style="position:absolute;left:1395;top:900;width:600;height:300" coordorigin="1395,900" coordsize="600,300" path="m1395,900r600,l1995,1200r-600,l1395,900e" fillcolor="red" stroked="f">
                <v:path arrowok="t"/>
              </v:shape>
            </v:group>
            <v:group id="_x0000_s1130" style="position:absolute;left:2025;top:900;width:2;height:300" coordorigin="2025,900" coordsize="2,300">
              <v:shape id="_x0000_s1131" style="position:absolute;left:2025;top:900;width:2;height:300" coordorigin="2025,900" coordsize="0,300" path="m2025,900r,300e" filled="f" strokecolor="red" strokeweight="3.1pt">
                <v:path arrowok="t"/>
              </v:shape>
            </v:group>
            <v:group id="_x0000_s1128" style="position:absolute;left:2055;top:900;width:435;height:300" coordorigin="2055,900" coordsize="435,300">
              <v:shape id="_x0000_s1129" style="position:absolute;left:2055;top:900;width:435;height:300" coordorigin="2055,900" coordsize="435,300" path="m2055,900r435,l2490,1200r-435,l2055,900e" fillcolor="red" stroked="f">
                <v:path arrowok="t"/>
              </v:shape>
            </v:group>
            <w10:wrap anchorx="page"/>
          </v:group>
        </w:pict>
      </w:r>
      <w:r w:rsidR="00656446">
        <w:rPr>
          <w:rFonts w:ascii="Open Sans" w:eastAsia="Open Sans" w:hAnsi="Open Sans" w:cs="Open Sans"/>
          <w:color w:val="3F3F3F"/>
          <w:spacing w:val="-3"/>
        </w:rPr>
        <w:t>Y</w:t>
      </w:r>
      <w:r w:rsidR="00656446">
        <w:rPr>
          <w:rFonts w:ascii="Open Sans" w:eastAsia="Open Sans" w:hAnsi="Open Sans" w:cs="Open Sans"/>
          <w:color w:val="3F3F3F"/>
          <w:spacing w:val="2"/>
        </w:rPr>
        <w:t>o</w:t>
      </w:r>
      <w:r w:rsidR="00656446">
        <w:rPr>
          <w:rFonts w:ascii="Open Sans" w:eastAsia="Open Sans" w:hAnsi="Open Sans" w:cs="Open Sans"/>
          <w:color w:val="3F3F3F"/>
        </w:rPr>
        <w:t>u</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c</w:t>
      </w:r>
      <w:r w:rsidR="00656446">
        <w:rPr>
          <w:rFonts w:ascii="Open Sans" w:eastAsia="Open Sans" w:hAnsi="Open Sans" w:cs="Open Sans"/>
          <w:color w:val="3F3F3F"/>
          <w:spacing w:val="-2"/>
        </w:rPr>
        <w:t>a</w:t>
      </w:r>
      <w:r w:rsidR="00656446">
        <w:rPr>
          <w:rFonts w:ascii="Open Sans" w:eastAsia="Open Sans" w:hAnsi="Open Sans" w:cs="Open Sans"/>
          <w:color w:val="3F3F3F"/>
        </w:rPr>
        <w:t>n</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e</w:t>
      </w:r>
      <w:r w:rsidR="00656446">
        <w:rPr>
          <w:rFonts w:ascii="Open Sans" w:eastAsia="Open Sans" w:hAnsi="Open Sans" w:cs="Open Sans"/>
          <w:color w:val="3F3F3F"/>
          <w:spacing w:val="5"/>
        </w:rPr>
        <w:t>i</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3"/>
        </w:rPr>
        <w:t>e</w:t>
      </w:r>
      <w:r w:rsidR="00656446">
        <w:rPr>
          <w:rFonts w:ascii="Open Sans" w:eastAsia="Open Sans" w:hAnsi="Open Sans" w:cs="Open Sans"/>
          <w:color w:val="3F3F3F"/>
        </w:rPr>
        <w:t>r</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ch</w:t>
      </w:r>
      <w:r w:rsidR="00656446">
        <w:rPr>
          <w:rFonts w:ascii="Open Sans" w:eastAsia="Open Sans" w:hAnsi="Open Sans" w:cs="Open Sans"/>
          <w:color w:val="3F3F3F"/>
          <w:spacing w:val="2"/>
        </w:rPr>
        <w:t>oo</w:t>
      </w:r>
      <w:r w:rsidR="00656446">
        <w:rPr>
          <w:rFonts w:ascii="Open Sans" w:eastAsia="Open Sans" w:hAnsi="Open Sans" w:cs="Open Sans"/>
          <w:color w:val="3F3F3F"/>
        </w:rPr>
        <w:t>se</w:t>
      </w:r>
      <w:r w:rsidR="00656446">
        <w:rPr>
          <w:rFonts w:ascii="Open Sans" w:eastAsia="Open Sans" w:hAnsi="Open Sans" w:cs="Open Sans"/>
          <w:color w:val="3F3F3F"/>
          <w:spacing w:val="-2"/>
        </w:rPr>
        <w:t xml:space="preserve"> Ta</w:t>
      </w:r>
      <w:r w:rsidR="00656446">
        <w:rPr>
          <w:rFonts w:ascii="Open Sans" w:eastAsia="Open Sans" w:hAnsi="Open Sans" w:cs="Open Sans"/>
          <w:color w:val="3F3F3F"/>
          <w:spacing w:val="5"/>
        </w:rPr>
        <w:t>x</w:t>
      </w:r>
      <w:r w:rsidR="00656446">
        <w:rPr>
          <w:rFonts w:ascii="Open Sans" w:eastAsia="Open Sans" w:hAnsi="Open Sans" w:cs="Open Sans"/>
          <w:color w:val="3F3F3F"/>
        </w:rPr>
        <w:t>i</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5"/>
        </w:rPr>
        <w:t>(</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ny</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3"/>
        </w:rPr>
        <w:t>e</w:t>
      </w:r>
      <w:r w:rsidR="00656446">
        <w:rPr>
          <w:rFonts w:ascii="Open Sans" w:eastAsia="Open Sans" w:hAnsi="Open Sans" w:cs="Open Sans"/>
          <w:color w:val="3F3F3F"/>
        </w:rPr>
        <w:t>r</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pr</w:t>
      </w:r>
      <w:r w:rsidR="00656446">
        <w:rPr>
          <w:rFonts w:ascii="Open Sans" w:eastAsia="Open Sans" w:hAnsi="Open Sans" w:cs="Open Sans"/>
          <w:color w:val="3F3F3F"/>
          <w:spacing w:val="-3"/>
        </w:rPr>
        <w:t>e</w:t>
      </w:r>
      <w:r w:rsidR="00656446">
        <w:rPr>
          <w:rFonts w:ascii="Open Sans" w:eastAsia="Open Sans" w:hAnsi="Open Sans" w:cs="Open Sans"/>
          <w:color w:val="3F3F3F"/>
        </w:rPr>
        <w:t>d</w:t>
      </w:r>
      <w:r w:rsidR="00656446">
        <w:rPr>
          <w:rFonts w:ascii="Open Sans" w:eastAsia="Open Sans" w:hAnsi="Open Sans" w:cs="Open Sans"/>
          <w:color w:val="3F3F3F"/>
          <w:spacing w:val="-3"/>
        </w:rPr>
        <w:t>e</w:t>
      </w:r>
      <w:r w:rsidR="00656446">
        <w:rPr>
          <w:rFonts w:ascii="Open Sans" w:eastAsia="Open Sans" w:hAnsi="Open Sans" w:cs="Open Sans"/>
          <w:color w:val="3F3F3F"/>
          <w:spacing w:val="1"/>
        </w:rPr>
        <w:t>f</w:t>
      </w:r>
      <w:r w:rsidR="00656446">
        <w:rPr>
          <w:rFonts w:ascii="Open Sans" w:eastAsia="Open Sans" w:hAnsi="Open Sans" w:cs="Open Sans"/>
          <w:color w:val="3F3F3F"/>
          <w:spacing w:val="5"/>
        </w:rPr>
        <w:t>i</w:t>
      </w:r>
      <w:r w:rsidR="00656446">
        <w:rPr>
          <w:rFonts w:ascii="Open Sans" w:eastAsia="Open Sans" w:hAnsi="Open Sans" w:cs="Open Sans"/>
          <w:color w:val="3F3F3F"/>
        </w:rPr>
        <w:t>n</w:t>
      </w:r>
      <w:r w:rsidR="00656446">
        <w:rPr>
          <w:rFonts w:ascii="Open Sans" w:eastAsia="Open Sans" w:hAnsi="Open Sans" w:cs="Open Sans"/>
          <w:color w:val="3F3F3F"/>
          <w:spacing w:val="-3"/>
        </w:rPr>
        <w:t>e</w:t>
      </w:r>
      <w:r w:rsidR="00656446">
        <w:rPr>
          <w:rFonts w:ascii="Open Sans" w:eastAsia="Open Sans" w:hAnsi="Open Sans" w:cs="Open Sans"/>
          <w:color w:val="3F3F3F"/>
        </w:rPr>
        <w:t>d</w:t>
      </w:r>
      <w:r w:rsidR="00656446">
        <w:rPr>
          <w:rFonts w:ascii="Open Sans" w:eastAsia="Open Sans" w:hAnsi="Open Sans" w:cs="Open Sans"/>
          <w:color w:val="3F3F3F"/>
          <w:spacing w:val="-4"/>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v</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il</w:t>
      </w:r>
      <w:r w:rsidR="00656446">
        <w:rPr>
          <w:rFonts w:ascii="Open Sans" w:eastAsia="Open Sans" w:hAnsi="Open Sans" w:cs="Open Sans"/>
          <w:color w:val="3F3F3F"/>
          <w:spacing w:val="-2"/>
        </w:rPr>
        <w:t>a</w:t>
      </w:r>
      <w:r w:rsidR="00656446">
        <w:rPr>
          <w:rFonts w:ascii="Open Sans" w:eastAsia="Open Sans" w:hAnsi="Open Sans" w:cs="Open Sans"/>
          <w:color w:val="3F3F3F"/>
        </w:rPr>
        <w:t>b</w:t>
      </w:r>
      <w:r w:rsidR="00656446">
        <w:rPr>
          <w:rFonts w:ascii="Open Sans" w:eastAsia="Open Sans" w:hAnsi="Open Sans" w:cs="Open Sans"/>
          <w:color w:val="3F3F3F"/>
          <w:spacing w:val="5"/>
        </w:rPr>
        <w:t>l</w:t>
      </w:r>
      <w:r w:rsidR="00656446">
        <w:rPr>
          <w:rFonts w:ascii="Open Sans" w:eastAsia="Open Sans" w:hAnsi="Open Sans" w:cs="Open Sans"/>
          <w:color w:val="3F3F3F"/>
        </w:rPr>
        <w:t>e</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spacing w:val="-6"/>
        </w:rPr>
        <w:t>y</w:t>
      </w:r>
      <w:r w:rsidR="00656446">
        <w:rPr>
          <w:rFonts w:ascii="Open Sans" w:eastAsia="Open Sans" w:hAnsi="Open Sans" w:cs="Open Sans"/>
          <w:color w:val="3F3F3F"/>
        </w:rPr>
        <w:t>p</w:t>
      </w:r>
      <w:r w:rsidR="00656446">
        <w:rPr>
          <w:rFonts w:ascii="Open Sans" w:eastAsia="Open Sans" w:hAnsi="Open Sans" w:cs="Open Sans"/>
          <w:color w:val="3F3F3F"/>
          <w:spacing w:val="-3"/>
        </w:rPr>
        <w:t>e</w:t>
      </w:r>
      <w:r w:rsidR="00656446">
        <w:rPr>
          <w:rFonts w:ascii="Open Sans" w:eastAsia="Open Sans" w:hAnsi="Open Sans" w:cs="Open Sans"/>
          <w:color w:val="3F3F3F"/>
        </w:rPr>
        <w:t>)</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cr</w:t>
      </w:r>
      <w:r w:rsidR="00656446">
        <w:rPr>
          <w:rFonts w:ascii="Open Sans" w:eastAsia="Open Sans" w:hAnsi="Open Sans" w:cs="Open Sans"/>
          <w:color w:val="3F3F3F"/>
          <w:spacing w:val="-3"/>
        </w:rPr>
        <w:t>e</w:t>
      </w:r>
      <w:r w:rsidR="00656446">
        <w:rPr>
          <w:rFonts w:ascii="Open Sans" w:eastAsia="Open Sans" w:hAnsi="Open Sans" w:cs="Open Sans"/>
          <w:color w:val="3F3F3F"/>
          <w:spacing w:val="-2"/>
        </w:rPr>
        <w:t>a</w:t>
      </w:r>
      <w:r w:rsidR="00656446">
        <w:rPr>
          <w:rFonts w:ascii="Open Sans" w:eastAsia="Open Sans" w:hAnsi="Open Sans" w:cs="Open Sans"/>
          <w:color w:val="3F3F3F"/>
          <w:spacing w:val="-3"/>
        </w:rPr>
        <w:t>t</w:t>
      </w:r>
      <w:r w:rsidR="00656446">
        <w:rPr>
          <w:rFonts w:ascii="Open Sans" w:eastAsia="Open Sans" w:hAnsi="Open Sans" w:cs="Open Sans"/>
          <w:color w:val="3F3F3F"/>
        </w:rPr>
        <w:t>e</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a n</w:t>
      </w:r>
      <w:r w:rsidR="00656446">
        <w:rPr>
          <w:rFonts w:ascii="Open Sans" w:eastAsia="Open Sans" w:hAnsi="Open Sans" w:cs="Open Sans"/>
          <w:color w:val="3F3F3F"/>
          <w:spacing w:val="-3"/>
        </w:rPr>
        <w:t>e</w:t>
      </w:r>
      <w:r w:rsidR="00656446">
        <w:rPr>
          <w:rFonts w:ascii="Open Sans" w:eastAsia="Open Sans" w:hAnsi="Open Sans" w:cs="Open Sans"/>
          <w:color w:val="3F3F3F"/>
        </w:rPr>
        <w:t>w</w:t>
      </w:r>
      <w:r w:rsidR="00656446">
        <w:rPr>
          <w:rFonts w:ascii="Open Sans" w:eastAsia="Open Sans" w:hAnsi="Open Sans" w:cs="Open Sans"/>
          <w:color w:val="3F3F3F"/>
          <w:spacing w:val="-6"/>
        </w:rPr>
        <w:t xml:space="preserve"> </w:t>
      </w:r>
      <w:r w:rsidR="00656446">
        <w:rPr>
          <w:rFonts w:ascii="Open Sans" w:eastAsia="Open Sans" w:hAnsi="Open Sans" w:cs="Open Sans"/>
          <w:color w:val="3F3F3F"/>
          <w:spacing w:val="2"/>
        </w:rPr>
        <w:t>"</w:t>
      </w:r>
      <w:r w:rsidR="00656446">
        <w:rPr>
          <w:rFonts w:ascii="Open Sans" w:eastAsia="Open Sans" w:hAnsi="Open Sans" w:cs="Open Sans"/>
          <w:color w:val="3F3F3F"/>
          <w:spacing w:val="-2"/>
        </w:rPr>
        <w:t>Ta</w:t>
      </w:r>
      <w:r w:rsidR="00656446">
        <w:rPr>
          <w:rFonts w:ascii="Open Sans" w:eastAsia="Open Sans" w:hAnsi="Open Sans" w:cs="Open Sans"/>
          <w:color w:val="3F3F3F"/>
          <w:spacing w:val="5"/>
        </w:rPr>
        <w:t>x</w:t>
      </w:r>
      <w:r w:rsidR="00656446">
        <w:rPr>
          <w:rFonts w:ascii="Open Sans" w:eastAsia="Open Sans" w:hAnsi="Open Sans" w:cs="Open Sans"/>
          <w:color w:val="3F3F3F"/>
        </w:rPr>
        <w:t xml:space="preserve">i </w:t>
      </w:r>
      <w:r w:rsidR="00656446">
        <w:rPr>
          <w:rFonts w:ascii="Open Sans" w:eastAsia="Open Sans" w:hAnsi="Open Sans" w:cs="Open Sans"/>
          <w:color w:val="3F3F3F"/>
          <w:spacing w:val="-2"/>
        </w:rPr>
        <w:t>T</w:t>
      </w:r>
      <w:r w:rsidR="00656446">
        <w:rPr>
          <w:rFonts w:ascii="Open Sans" w:eastAsia="Open Sans" w:hAnsi="Open Sans" w:cs="Open Sans"/>
          <w:color w:val="3F3F3F"/>
          <w:spacing w:val="-6"/>
        </w:rPr>
        <w:t>y</w:t>
      </w:r>
      <w:r w:rsidR="00656446">
        <w:rPr>
          <w:rFonts w:ascii="Open Sans" w:eastAsia="Open Sans" w:hAnsi="Open Sans" w:cs="Open Sans"/>
          <w:color w:val="3F3F3F"/>
        </w:rPr>
        <w:t>p</w:t>
      </w:r>
      <w:r w:rsidR="00656446">
        <w:rPr>
          <w:rFonts w:ascii="Open Sans" w:eastAsia="Open Sans" w:hAnsi="Open Sans" w:cs="Open Sans"/>
          <w:color w:val="3F3F3F"/>
          <w:spacing w:val="-3"/>
        </w:rPr>
        <w:t>e</w:t>
      </w:r>
      <w:r w:rsidR="00656446">
        <w:rPr>
          <w:rFonts w:ascii="Open Sans" w:eastAsia="Open Sans" w:hAnsi="Open Sans" w:cs="Open Sans"/>
          <w:color w:val="3F3F3F"/>
        </w:rPr>
        <w:t>"</w:t>
      </w:r>
      <w:r w:rsidR="00656446">
        <w:rPr>
          <w:rFonts w:ascii="Open Sans" w:eastAsia="Open Sans" w:hAnsi="Open Sans" w:cs="Open Sans"/>
          <w:color w:val="3F3F3F"/>
          <w:spacing w:val="2"/>
        </w:rPr>
        <w:t xml:space="preserve"> o</w:t>
      </w:r>
      <w:r w:rsidR="00656446">
        <w:rPr>
          <w:rFonts w:ascii="Open Sans" w:eastAsia="Open Sans" w:hAnsi="Open Sans" w:cs="Open Sans"/>
          <w:color w:val="3F3F3F"/>
        </w:rPr>
        <w:t>f</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6"/>
        </w:rPr>
        <w:t>y</w:t>
      </w:r>
      <w:r w:rsidR="00656446">
        <w:rPr>
          <w:rFonts w:ascii="Open Sans" w:eastAsia="Open Sans" w:hAnsi="Open Sans" w:cs="Open Sans"/>
          <w:color w:val="3F3F3F"/>
          <w:spacing w:val="2"/>
        </w:rPr>
        <w:t>o</w:t>
      </w:r>
      <w:r w:rsidR="00656446">
        <w:rPr>
          <w:rFonts w:ascii="Open Sans" w:eastAsia="Open Sans" w:hAnsi="Open Sans" w:cs="Open Sans"/>
          <w:color w:val="3F3F3F"/>
        </w:rPr>
        <w:t>ur</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spacing w:val="-6"/>
        </w:rPr>
        <w:t>w</w:t>
      </w:r>
      <w:r w:rsidR="00656446">
        <w:rPr>
          <w:rFonts w:ascii="Open Sans" w:eastAsia="Open Sans" w:hAnsi="Open Sans" w:cs="Open Sans"/>
          <w:color w:val="3F3F3F"/>
        </w:rPr>
        <w:t>n.</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6"/>
        </w:rPr>
        <w:t>F</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2"/>
        </w:rPr>
        <w:t>o</w:t>
      </w:r>
      <w:r w:rsidR="00656446">
        <w:rPr>
          <w:rFonts w:ascii="Open Sans" w:eastAsia="Open Sans" w:hAnsi="Open Sans" w:cs="Open Sans"/>
          <w:color w:val="3F3F3F"/>
          <w:spacing w:val="-6"/>
        </w:rPr>
        <w:t>w</w:t>
      </w:r>
      <w:r w:rsidR="00656446">
        <w:rPr>
          <w:rFonts w:ascii="Open Sans" w:eastAsia="Open Sans" w:hAnsi="Open Sans" w:cs="Open Sans"/>
          <w:color w:val="3F3F3F"/>
        </w:rPr>
        <w:t>,</w:t>
      </w:r>
      <w:r w:rsidR="00656446">
        <w:rPr>
          <w:rFonts w:ascii="Open Sans" w:eastAsia="Open Sans" w:hAnsi="Open Sans" w:cs="Open Sans"/>
          <w:color w:val="3F3F3F"/>
          <w:spacing w:val="6"/>
        </w:rPr>
        <w:t xml:space="preserve"> </w:t>
      </w:r>
      <w:r w:rsidR="00656446">
        <w:rPr>
          <w:rFonts w:ascii="Open Sans" w:eastAsia="Open Sans" w:hAnsi="Open Sans" w:cs="Open Sans"/>
          <w:color w:val="3F3F3F"/>
          <w:spacing w:val="5"/>
        </w:rPr>
        <w:t>l</w:t>
      </w:r>
      <w:r w:rsidR="00656446">
        <w:rPr>
          <w:rFonts w:ascii="Open Sans" w:eastAsia="Open Sans" w:hAnsi="Open Sans" w:cs="Open Sans"/>
          <w:color w:val="3F3F3F"/>
          <w:spacing w:val="-3"/>
        </w:rPr>
        <w:t>e</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v</w:t>
      </w:r>
      <w:r w:rsidR="00656446">
        <w:rPr>
          <w:rFonts w:ascii="Open Sans" w:eastAsia="Open Sans" w:hAnsi="Open Sans" w:cs="Open Sans"/>
          <w:color w:val="3F3F3F"/>
        </w:rPr>
        <w:t>e</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 xml:space="preserve">t </w:t>
      </w:r>
      <w:r w:rsidR="00656446">
        <w:rPr>
          <w:rFonts w:ascii="Open Sans" w:eastAsia="Open Sans" w:hAnsi="Open Sans" w:cs="Open Sans"/>
          <w:color w:val="3F3F3F"/>
          <w:spacing w:val="-2"/>
        </w:rPr>
        <w:t>Ta</w:t>
      </w:r>
      <w:r w:rsidR="00656446">
        <w:rPr>
          <w:rFonts w:ascii="Open Sans" w:eastAsia="Open Sans" w:hAnsi="Open Sans" w:cs="Open Sans"/>
          <w:color w:val="3F3F3F"/>
          <w:spacing w:val="5"/>
        </w:rPr>
        <w:t>x</w:t>
      </w:r>
      <w:r w:rsidR="00656446">
        <w:rPr>
          <w:rFonts w:ascii="Open Sans" w:eastAsia="Open Sans" w:hAnsi="Open Sans" w:cs="Open Sans"/>
          <w:color w:val="3F3F3F"/>
        </w:rPr>
        <w:t>i</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nd c</w:t>
      </w:r>
      <w:r w:rsidR="00656446">
        <w:rPr>
          <w:rFonts w:ascii="Open Sans" w:eastAsia="Open Sans" w:hAnsi="Open Sans" w:cs="Open Sans"/>
          <w:color w:val="3F3F3F"/>
          <w:spacing w:val="5"/>
        </w:rPr>
        <w:t>li</w:t>
      </w:r>
      <w:r w:rsidR="00656446">
        <w:rPr>
          <w:rFonts w:ascii="Open Sans" w:eastAsia="Open Sans" w:hAnsi="Open Sans" w:cs="Open Sans"/>
          <w:color w:val="3F3F3F"/>
        </w:rPr>
        <w:t>ck</w:t>
      </w:r>
      <w:r w:rsidR="00656446">
        <w:rPr>
          <w:rFonts w:ascii="Open Sans" w:eastAsia="Open Sans" w:hAnsi="Open Sans" w:cs="Open Sans"/>
          <w:color w:val="3F3F3F"/>
          <w:spacing w:val="5"/>
        </w:rPr>
        <w:t xml:space="preserve"> </w:t>
      </w:r>
      <w:r w:rsidR="00656446">
        <w:rPr>
          <w:rFonts w:ascii="Open Sans" w:eastAsia="Open Sans" w:hAnsi="Open Sans" w:cs="Open Sans"/>
          <w:b/>
          <w:bCs/>
          <w:color w:val="3F3F3F"/>
          <w:spacing w:val="-2"/>
        </w:rPr>
        <w:t>A</w:t>
      </w:r>
      <w:r w:rsidR="00656446">
        <w:rPr>
          <w:rFonts w:ascii="Open Sans" w:eastAsia="Open Sans" w:hAnsi="Open Sans" w:cs="Open Sans"/>
          <w:b/>
          <w:bCs/>
          <w:color w:val="3F3F3F"/>
          <w:spacing w:val="-4"/>
        </w:rPr>
        <w:t>dd</w:t>
      </w:r>
      <w:r w:rsidR="00656446">
        <w:rPr>
          <w:rFonts w:ascii="Open Sans" w:eastAsia="Open Sans" w:hAnsi="Open Sans" w:cs="Open Sans"/>
          <w:color w:val="3F3F3F"/>
        </w:rPr>
        <w:t xml:space="preserve">. </w:t>
      </w:r>
      <w:r w:rsidR="00656446">
        <w:rPr>
          <w:rFonts w:ascii="Open Sans" w:eastAsia="Open Sans" w:hAnsi="Open Sans" w:cs="Open Sans"/>
          <w:color w:val="3F3F3F"/>
          <w:spacing w:val="-4"/>
        </w:rPr>
        <w:t>A</w:t>
      </w:r>
      <w:r w:rsidR="00656446">
        <w:rPr>
          <w:rFonts w:ascii="Open Sans" w:eastAsia="Open Sans" w:hAnsi="Open Sans" w:cs="Open Sans"/>
          <w:color w:val="3F3F3F"/>
        </w:rPr>
        <w:t>p</w:t>
      </w:r>
      <w:r w:rsidR="00656446">
        <w:rPr>
          <w:rFonts w:ascii="Open Sans" w:eastAsia="Open Sans" w:hAnsi="Open Sans" w:cs="Open Sans"/>
          <w:color w:val="3F3F3F"/>
          <w:spacing w:val="-2"/>
        </w:rPr>
        <w:t>a</w:t>
      </w:r>
      <w:r w:rsidR="00656446">
        <w:rPr>
          <w:rFonts w:ascii="Open Sans" w:eastAsia="Open Sans" w:hAnsi="Open Sans" w:cs="Open Sans"/>
          <w:color w:val="3F3F3F"/>
        </w:rPr>
        <w:t>rt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1"/>
        </w:rPr>
        <w:t>f</w:t>
      </w:r>
      <w:r w:rsidR="00656446">
        <w:rPr>
          <w:rFonts w:ascii="Open Sans" w:eastAsia="Open Sans" w:hAnsi="Open Sans" w:cs="Open Sans"/>
          <w:color w:val="3F3F3F"/>
        </w:rPr>
        <w:t>r</w:t>
      </w:r>
      <w:r w:rsidR="00656446">
        <w:rPr>
          <w:rFonts w:ascii="Open Sans" w:eastAsia="Open Sans" w:hAnsi="Open Sans" w:cs="Open Sans"/>
          <w:color w:val="3F3F3F"/>
          <w:spacing w:val="2"/>
        </w:rPr>
        <w:t>o</w:t>
      </w:r>
      <w:r w:rsidR="00656446">
        <w:rPr>
          <w:rFonts w:ascii="Open Sans" w:eastAsia="Open Sans" w:hAnsi="Open Sans" w:cs="Open Sans"/>
          <w:color w:val="3F3F3F"/>
        </w:rPr>
        <w:t>m</w:t>
      </w:r>
      <w:r w:rsidR="00656446">
        <w:rPr>
          <w:rFonts w:ascii="Open Sans" w:eastAsia="Open Sans" w:hAnsi="Open Sans" w:cs="Open Sans"/>
          <w:color w:val="3F3F3F"/>
          <w:spacing w:val="7"/>
        </w:rPr>
        <w:t xml:space="preserve"> </w:t>
      </w:r>
      <w:r w:rsidR="00656446">
        <w:rPr>
          <w:rFonts w:ascii="Open Sans" w:eastAsia="Open Sans" w:hAnsi="Open Sans" w:cs="Open Sans"/>
          <w:color w:val="3F3F3F"/>
        </w:rPr>
        <w:t>a c</w:t>
      </w:r>
      <w:r w:rsidR="00656446">
        <w:rPr>
          <w:rFonts w:ascii="Open Sans" w:eastAsia="Open Sans" w:hAnsi="Open Sans" w:cs="Open Sans"/>
          <w:color w:val="3F3F3F"/>
          <w:w w:val="99"/>
        </w:rPr>
        <w:t>h</w:t>
      </w:r>
      <w:r w:rsidR="00656446">
        <w:rPr>
          <w:rFonts w:ascii="Open Sans" w:eastAsia="Open Sans" w:hAnsi="Open Sans" w:cs="Open Sans"/>
          <w:color w:val="3F3F3F"/>
          <w:spacing w:val="-2"/>
        </w:rPr>
        <w:t>a</w:t>
      </w:r>
      <w:r w:rsidR="00656446">
        <w:rPr>
          <w:rFonts w:ascii="Open Sans" w:eastAsia="Open Sans" w:hAnsi="Open Sans" w:cs="Open Sans"/>
          <w:color w:val="3F3F3F"/>
          <w:w w:val="99"/>
        </w:rPr>
        <w:t>ng</w:t>
      </w:r>
      <w:r w:rsidR="00656446">
        <w:rPr>
          <w:rFonts w:ascii="Open Sans" w:eastAsia="Open Sans" w:hAnsi="Open Sans" w:cs="Open Sans"/>
          <w:color w:val="3F3F3F"/>
          <w:spacing w:val="-3"/>
        </w:rPr>
        <w:t>e</w:t>
      </w:r>
      <w:r w:rsidR="00656446">
        <w:rPr>
          <w:rFonts w:ascii="Open Sans" w:eastAsia="Open Sans" w:hAnsi="Open Sans" w:cs="Open Sans"/>
          <w:color w:val="3F3F3F"/>
          <w:spacing w:val="4"/>
          <w:w w:val="99"/>
        </w:rPr>
        <w:t>-</w:t>
      </w:r>
      <w:r w:rsidR="00656446">
        <w:rPr>
          <w:rFonts w:ascii="Open Sans" w:eastAsia="Open Sans" w:hAnsi="Open Sans" w:cs="Open Sans"/>
          <w:color w:val="3F3F3F"/>
          <w:w w:val="99"/>
        </w:rPr>
        <w:t>b</w:t>
      </w:r>
      <w:r w:rsidR="00656446">
        <w:rPr>
          <w:rFonts w:ascii="Open Sans" w:eastAsia="Open Sans" w:hAnsi="Open Sans" w:cs="Open Sans"/>
          <w:color w:val="3F3F3F"/>
          <w:spacing w:val="-2"/>
        </w:rPr>
        <w:t>a</w:t>
      </w:r>
      <w:r w:rsidR="00656446">
        <w:rPr>
          <w:rFonts w:ascii="Open Sans" w:eastAsia="Open Sans" w:hAnsi="Open Sans" w:cs="Open Sans"/>
          <w:color w:val="3F3F3F"/>
        </w:rPr>
        <w:t xml:space="preserve">r, </w:t>
      </w:r>
      <w:commentRangeStart w:id="221"/>
      <w:del w:id="222" w:author="Administrator" w:date="2016-09-17T14:38:00Z">
        <w:r w:rsidR="00656446" w:rsidDel="00337B52">
          <w:rPr>
            <w:rFonts w:ascii="Open Sans" w:eastAsia="Open Sans" w:hAnsi="Open Sans" w:cs="Open Sans"/>
            <w:color w:val="3F3F3F"/>
            <w:spacing w:val="-3"/>
          </w:rPr>
          <w:delText>t</w:delText>
        </w:r>
        <w:r w:rsidR="00656446" w:rsidDel="00337B52">
          <w:rPr>
            <w:rFonts w:ascii="Open Sans" w:eastAsia="Open Sans" w:hAnsi="Open Sans" w:cs="Open Sans"/>
            <w:color w:val="3F3F3F"/>
            <w:w w:val="99"/>
          </w:rPr>
          <w:delText>h</w:delText>
        </w:r>
        <w:r w:rsidR="00656446" w:rsidDel="00337B52">
          <w:rPr>
            <w:rFonts w:ascii="Open Sans" w:eastAsia="Open Sans" w:hAnsi="Open Sans" w:cs="Open Sans"/>
            <w:color w:val="3F3F3F"/>
            <w:spacing w:val="-3"/>
          </w:rPr>
          <w:delText>e</w:delText>
        </w:r>
        <w:r w:rsidR="00656446" w:rsidDel="00337B52">
          <w:rPr>
            <w:rFonts w:ascii="Open Sans" w:eastAsia="Open Sans" w:hAnsi="Open Sans" w:cs="Open Sans"/>
            <w:color w:val="3F3F3F"/>
          </w:rPr>
          <w:delText>re</w:delText>
        </w:r>
        <w:r w:rsidR="00656446" w:rsidDel="00337B52">
          <w:rPr>
            <w:rFonts w:ascii="Open Sans" w:eastAsia="Open Sans" w:hAnsi="Open Sans" w:cs="Open Sans"/>
            <w:color w:val="3F3F3F"/>
            <w:spacing w:val="-1"/>
          </w:rPr>
          <w:delText xml:space="preserve"> </w:delText>
        </w:r>
        <w:r w:rsidR="00656446" w:rsidDel="00337B52">
          <w:rPr>
            <w:rFonts w:ascii="Open Sans" w:eastAsia="Open Sans" w:hAnsi="Open Sans" w:cs="Open Sans"/>
            <w:color w:val="3F3F3F"/>
            <w:spacing w:val="5"/>
          </w:rPr>
          <w:delText>i</w:delText>
        </w:r>
        <w:r w:rsidR="00656446" w:rsidDel="00337B52">
          <w:rPr>
            <w:rFonts w:ascii="Open Sans" w:eastAsia="Open Sans" w:hAnsi="Open Sans" w:cs="Open Sans"/>
            <w:color w:val="3F3F3F"/>
          </w:rPr>
          <w:delText>s</w:delText>
        </w:r>
        <w:r w:rsidR="00656446" w:rsidDel="00337B52">
          <w:rPr>
            <w:rFonts w:ascii="Open Sans" w:eastAsia="Open Sans" w:hAnsi="Open Sans" w:cs="Open Sans"/>
            <w:color w:val="3F3F3F"/>
            <w:spacing w:val="2"/>
          </w:rPr>
          <w:delText xml:space="preserve"> </w:delText>
        </w:r>
        <w:r w:rsidR="00656446" w:rsidDel="00337B52">
          <w:rPr>
            <w:rFonts w:ascii="Open Sans" w:eastAsia="Open Sans" w:hAnsi="Open Sans" w:cs="Open Sans"/>
            <w:color w:val="3F3F3F"/>
          </w:rPr>
          <w:delText>no</w:delText>
        </w:r>
        <w:r w:rsidR="00656446" w:rsidDel="00337B52">
          <w:rPr>
            <w:rFonts w:ascii="Open Sans" w:eastAsia="Open Sans" w:hAnsi="Open Sans" w:cs="Open Sans"/>
            <w:color w:val="3F3F3F"/>
            <w:spacing w:val="4"/>
          </w:rPr>
          <w:delText xml:space="preserve"> </w:delText>
        </w:r>
        <w:r w:rsidR="00656446" w:rsidDel="00337B52">
          <w:rPr>
            <w:rFonts w:ascii="Open Sans" w:eastAsia="Open Sans" w:hAnsi="Open Sans" w:cs="Open Sans"/>
            <w:color w:val="3F3F3F"/>
            <w:spacing w:val="-5"/>
          </w:rPr>
          <w:delText>v</w:delText>
        </w:r>
        <w:r w:rsidR="00656446" w:rsidDel="00337B52">
          <w:rPr>
            <w:rFonts w:ascii="Open Sans" w:eastAsia="Open Sans" w:hAnsi="Open Sans" w:cs="Open Sans"/>
            <w:color w:val="3F3F3F"/>
            <w:spacing w:val="5"/>
          </w:rPr>
          <w:delText>i</w:delText>
        </w:r>
        <w:r w:rsidR="00656446" w:rsidDel="00337B52">
          <w:rPr>
            <w:rFonts w:ascii="Open Sans" w:eastAsia="Open Sans" w:hAnsi="Open Sans" w:cs="Open Sans"/>
            <w:color w:val="3F3F3F"/>
          </w:rPr>
          <w:delText>s</w:delText>
        </w:r>
        <w:r w:rsidR="00656446" w:rsidDel="00337B52">
          <w:rPr>
            <w:rFonts w:ascii="Open Sans" w:eastAsia="Open Sans" w:hAnsi="Open Sans" w:cs="Open Sans"/>
            <w:color w:val="3F3F3F"/>
            <w:spacing w:val="5"/>
          </w:rPr>
          <w:delText>i</w:delText>
        </w:r>
        <w:r w:rsidR="00656446" w:rsidDel="00337B52">
          <w:rPr>
            <w:rFonts w:ascii="Open Sans" w:eastAsia="Open Sans" w:hAnsi="Open Sans" w:cs="Open Sans"/>
            <w:color w:val="3F3F3F"/>
          </w:rPr>
          <w:delText>b</w:delText>
        </w:r>
        <w:r w:rsidR="00656446" w:rsidDel="00337B52">
          <w:rPr>
            <w:rFonts w:ascii="Open Sans" w:eastAsia="Open Sans" w:hAnsi="Open Sans" w:cs="Open Sans"/>
            <w:color w:val="3F3F3F"/>
            <w:spacing w:val="5"/>
          </w:rPr>
          <w:delText>l</w:delText>
        </w:r>
        <w:r w:rsidR="00656446" w:rsidDel="00337B52">
          <w:rPr>
            <w:rFonts w:ascii="Open Sans" w:eastAsia="Open Sans" w:hAnsi="Open Sans" w:cs="Open Sans"/>
            <w:color w:val="3F3F3F"/>
          </w:rPr>
          <w:delText>e</w:delText>
        </w:r>
        <w:r w:rsidR="00656446" w:rsidDel="00337B52">
          <w:rPr>
            <w:rFonts w:ascii="Open Sans" w:eastAsia="Open Sans" w:hAnsi="Open Sans" w:cs="Open Sans"/>
            <w:color w:val="3F3F3F"/>
            <w:spacing w:val="-5"/>
          </w:rPr>
          <w:delText xml:space="preserve"> </w:delText>
        </w:r>
        <w:r w:rsidR="00656446" w:rsidDel="00337B52">
          <w:rPr>
            <w:rFonts w:ascii="Open Sans" w:eastAsia="Open Sans" w:hAnsi="Open Sans" w:cs="Open Sans"/>
            <w:color w:val="3F3F3F"/>
          </w:rPr>
          <w:delText>ch</w:delText>
        </w:r>
        <w:r w:rsidR="00656446" w:rsidDel="00337B52">
          <w:rPr>
            <w:rFonts w:ascii="Open Sans" w:eastAsia="Open Sans" w:hAnsi="Open Sans" w:cs="Open Sans"/>
            <w:color w:val="3F3F3F"/>
            <w:spacing w:val="-2"/>
          </w:rPr>
          <w:delText>a</w:delText>
        </w:r>
        <w:r w:rsidR="00656446" w:rsidDel="00337B52">
          <w:rPr>
            <w:rFonts w:ascii="Open Sans" w:eastAsia="Open Sans" w:hAnsi="Open Sans" w:cs="Open Sans"/>
            <w:color w:val="3F3F3F"/>
          </w:rPr>
          <w:delText>nge</w:delText>
        </w:r>
        <w:r w:rsidR="00656446" w:rsidDel="00337B52">
          <w:rPr>
            <w:rFonts w:ascii="Open Sans" w:eastAsia="Open Sans" w:hAnsi="Open Sans" w:cs="Open Sans"/>
            <w:color w:val="3F3F3F"/>
            <w:spacing w:val="-5"/>
          </w:rPr>
          <w:delText xml:space="preserve"> </w:delText>
        </w:r>
        <w:r w:rsidR="00656446" w:rsidDel="00337B52">
          <w:rPr>
            <w:rFonts w:ascii="Open Sans" w:eastAsia="Open Sans" w:hAnsi="Open Sans" w:cs="Open Sans"/>
            <w:color w:val="3F3F3F"/>
            <w:spacing w:val="-3"/>
          </w:rPr>
          <w:delText>t</w:delText>
        </w:r>
        <w:r w:rsidR="00656446" w:rsidDel="00337B52">
          <w:rPr>
            <w:rFonts w:ascii="Open Sans" w:eastAsia="Open Sans" w:hAnsi="Open Sans" w:cs="Open Sans"/>
            <w:color w:val="3F3F3F"/>
          </w:rPr>
          <w:delText>o</w:delText>
        </w:r>
        <w:r w:rsidR="00656446" w:rsidDel="00337B52">
          <w:rPr>
            <w:rFonts w:ascii="Open Sans" w:eastAsia="Open Sans" w:hAnsi="Open Sans" w:cs="Open Sans"/>
            <w:color w:val="3F3F3F"/>
            <w:spacing w:val="5"/>
          </w:rPr>
          <w:delText xml:space="preserve"> </w:delText>
        </w:r>
        <w:r w:rsidR="00656446" w:rsidDel="00337B52">
          <w:rPr>
            <w:rFonts w:ascii="Open Sans" w:eastAsia="Open Sans" w:hAnsi="Open Sans" w:cs="Open Sans"/>
            <w:color w:val="3F3F3F"/>
            <w:spacing w:val="-3"/>
          </w:rPr>
          <w:delText>t</w:delText>
        </w:r>
        <w:r w:rsidR="00656446" w:rsidDel="00337B52">
          <w:rPr>
            <w:rFonts w:ascii="Open Sans" w:eastAsia="Open Sans" w:hAnsi="Open Sans" w:cs="Open Sans"/>
            <w:color w:val="3F3F3F"/>
          </w:rPr>
          <w:delText>he</w:delText>
        </w:r>
        <w:r w:rsidR="00656446" w:rsidDel="00337B52">
          <w:rPr>
            <w:rFonts w:ascii="Open Sans" w:eastAsia="Open Sans" w:hAnsi="Open Sans" w:cs="Open Sans"/>
            <w:color w:val="3F3F3F"/>
            <w:spacing w:val="-2"/>
          </w:rPr>
          <w:delText xml:space="preserve"> </w:delText>
        </w:r>
        <w:r w:rsidR="00656446" w:rsidDel="00337B52">
          <w:rPr>
            <w:rFonts w:ascii="Open Sans" w:eastAsia="Open Sans" w:hAnsi="Open Sans" w:cs="Open Sans"/>
            <w:color w:val="3F3F3F"/>
            <w:spacing w:val="5"/>
          </w:rPr>
          <w:delText>D</w:delText>
        </w:r>
        <w:r w:rsidR="00656446" w:rsidDel="00337B52">
          <w:rPr>
            <w:rFonts w:ascii="Open Sans" w:eastAsia="Open Sans" w:hAnsi="Open Sans" w:cs="Open Sans"/>
            <w:color w:val="3F3F3F"/>
          </w:rPr>
          <w:delText>r</w:delText>
        </w:r>
        <w:r w:rsidR="00656446" w:rsidDel="00337B52">
          <w:rPr>
            <w:rFonts w:ascii="Open Sans" w:eastAsia="Open Sans" w:hAnsi="Open Sans" w:cs="Open Sans"/>
            <w:color w:val="3F3F3F"/>
            <w:spacing w:val="5"/>
          </w:rPr>
          <w:delText>i</w:delText>
        </w:r>
        <w:r w:rsidR="00656446" w:rsidDel="00337B52">
          <w:rPr>
            <w:rFonts w:ascii="Open Sans" w:eastAsia="Open Sans" w:hAnsi="Open Sans" w:cs="Open Sans"/>
            <w:color w:val="3F3F3F"/>
            <w:spacing w:val="-5"/>
          </w:rPr>
          <w:delText>v</w:delText>
        </w:r>
        <w:r w:rsidR="00656446" w:rsidDel="00337B52">
          <w:rPr>
            <w:rFonts w:ascii="Open Sans" w:eastAsia="Open Sans" w:hAnsi="Open Sans" w:cs="Open Sans"/>
            <w:color w:val="3F3F3F"/>
            <w:spacing w:val="-3"/>
          </w:rPr>
          <w:delText>e</w:delText>
        </w:r>
        <w:r w:rsidR="00656446" w:rsidDel="00337B52">
          <w:rPr>
            <w:rFonts w:ascii="Open Sans" w:eastAsia="Open Sans" w:hAnsi="Open Sans" w:cs="Open Sans"/>
            <w:color w:val="3F3F3F"/>
          </w:rPr>
          <w:delText>rs</w:delText>
        </w:r>
        <w:r w:rsidR="00656446" w:rsidDel="00337B52">
          <w:rPr>
            <w:rFonts w:ascii="Open Sans" w:eastAsia="Open Sans" w:hAnsi="Open Sans" w:cs="Open Sans"/>
            <w:color w:val="3F3F3F"/>
            <w:spacing w:val="1"/>
          </w:rPr>
          <w:delText xml:space="preserve"> </w:delText>
        </w:r>
        <w:r w:rsidR="00656446" w:rsidDel="00337B52">
          <w:rPr>
            <w:rFonts w:ascii="Open Sans" w:eastAsia="Open Sans" w:hAnsi="Open Sans" w:cs="Open Sans"/>
            <w:color w:val="3F3F3F"/>
            <w:spacing w:val="5"/>
          </w:rPr>
          <w:delText>G</w:delText>
        </w:r>
        <w:r w:rsidR="00656446" w:rsidDel="00337B52">
          <w:rPr>
            <w:rFonts w:ascii="Open Sans" w:eastAsia="Open Sans" w:hAnsi="Open Sans" w:cs="Open Sans"/>
            <w:color w:val="3F3F3F"/>
            <w:spacing w:val="-2"/>
          </w:rPr>
          <w:delText>a</w:delText>
        </w:r>
        <w:r w:rsidR="00656446" w:rsidDel="00337B52">
          <w:rPr>
            <w:rFonts w:ascii="Open Sans" w:eastAsia="Open Sans" w:hAnsi="Open Sans" w:cs="Open Sans"/>
            <w:color w:val="3F3F3F"/>
          </w:rPr>
          <w:delText>n</w:delText>
        </w:r>
        <w:r w:rsidR="00656446" w:rsidDel="00337B52">
          <w:rPr>
            <w:rFonts w:ascii="Open Sans" w:eastAsia="Open Sans" w:hAnsi="Open Sans" w:cs="Open Sans"/>
            <w:color w:val="3F3F3F"/>
            <w:spacing w:val="-3"/>
          </w:rPr>
          <w:delText>t</w:delText>
        </w:r>
      </w:del>
      <w:r w:rsidR="00656446">
        <w:rPr>
          <w:rFonts w:ascii="Open Sans" w:eastAsia="Open Sans" w:hAnsi="Open Sans" w:cs="Open Sans"/>
          <w:color w:val="3F3F3F"/>
          <w:spacing w:val="-3"/>
        </w:rPr>
        <w:t>t</w:t>
      </w:r>
      <w:r w:rsidR="00656446">
        <w:rPr>
          <w:rFonts w:ascii="Open Sans" w:eastAsia="Open Sans" w:hAnsi="Open Sans" w:cs="Open Sans"/>
          <w:color w:val="3F3F3F"/>
        </w:rPr>
        <w: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4"/>
        </w:rPr>
        <w:t>C</w:t>
      </w:r>
      <w:r w:rsidR="00656446">
        <w:rPr>
          <w:rFonts w:ascii="Open Sans" w:eastAsia="Open Sans" w:hAnsi="Open Sans" w:cs="Open Sans"/>
          <w:color w:val="3F3F3F"/>
          <w:spacing w:val="5"/>
        </w:rPr>
        <w:t>li</w:t>
      </w:r>
      <w:r w:rsidR="00656446">
        <w:rPr>
          <w:rFonts w:ascii="Open Sans" w:eastAsia="Open Sans" w:hAnsi="Open Sans" w:cs="Open Sans"/>
          <w:color w:val="3F3F3F"/>
        </w:rPr>
        <w:t>ck</w:t>
      </w:r>
      <w:r w:rsidR="00656446">
        <w:rPr>
          <w:rFonts w:ascii="Open Sans" w:eastAsia="Open Sans" w:hAnsi="Open Sans" w:cs="Open Sans"/>
          <w:color w:val="3F3F3F"/>
          <w:spacing w:val="3"/>
        </w:rPr>
        <w:t xml:space="preserve"> </w:t>
      </w:r>
      <w:commentRangeEnd w:id="221"/>
      <w:r w:rsidR="00337B52">
        <w:rPr>
          <w:rStyle w:val="CommentReference"/>
        </w:rPr>
        <w:commentReference w:id="221"/>
      </w:r>
      <w:r w:rsidR="00656446">
        <w:rPr>
          <w:rFonts w:ascii="Open Sans" w:eastAsia="Open Sans" w:hAnsi="Open Sans" w:cs="Open Sans"/>
          <w:b/>
          <w:bCs/>
          <w:color w:val="3F3F3F"/>
          <w:spacing w:val="-2"/>
        </w:rPr>
        <w:t>A</w:t>
      </w:r>
      <w:r w:rsidR="00656446">
        <w:rPr>
          <w:rFonts w:ascii="Open Sans" w:eastAsia="Open Sans" w:hAnsi="Open Sans" w:cs="Open Sans"/>
          <w:b/>
          <w:bCs/>
          <w:color w:val="3F3F3F"/>
          <w:spacing w:val="-4"/>
        </w:rPr>
        <w:t>ss</w:t>
      </w:r>
      <w:r w:rsidR="00656446">
        <w:rPr>
          <w:rFonts w:ascii="Open Sans" w:eastAsia="Open Sans" w:hAnsi="Open Sans" w:cs="Open Sans"/>
          <w:b/>
          <w:bCs/>
          <w:color w:val="3F3F3F"/>
          <w:spacing w:val="-7"/>
        </w:rPr>
        <w:t>i</w:t>
      </w:r>
      <w:r w:rsidR="00656446">
        <w:rPr>
          <w:rFonts w:ascii="Open Sans" w:eastAsia="Open Sans" w:hAnsi="Open Sans" w:cs="Open Sans"/>
          <w:b/>
          <w:bCs/>
          <w:color w:val="3F3F3F"/>
          <w:spacing w:val="-4"/>
        </w:rPr>
        <w:t>g</w:t>
      </w:r>
      <w:r w:rsidR="00656446">
        <w:rPr>
          <w:rFonts w:ascii="Open Sans" w:eastAsia="Open Sans" w:hAnsi="Open Sans" w:cs="Open Sans"/>
          <w:b/>
          <w:bCs/>
          <w:color w:val="3F3F3F"/>
        </w:rPr>
        <w:t>n</w:t>
      </w:r>
      <w:r w:rsidR="00656446">
        <w:rPr>
          <w:rFonts w:ascii="Open Sans" w:eastAsia="Open Sans" w:hAnsi="Open Sans" w:cs="Open Sans"/>
          <w:b/>
          <w:bCs/>
          <w:color w:val="3F3F3F"/>
          <w:spacing w:val="5"/>
        </w:rPr>
        <w:t xml:space="preserve"> </w:t>
      </w:r>
      <w:r w:rsidR="00656446">
        <w:rPr>
          <w:rFonts w:ascii="Open Sans" w:eastAsia="Open Sans" w:hAnsi="Open Sans" w:cs="Open Sans"/>
          <w:b/>
          <w:bCs/>
          <w:color w:val="3F3F3F"/>
          <w:spacing w:val="7"/>
        </w:rPr>
        <w:t>V</w:t>
      </w:r>
      <w:r w:rsidR="00656446">
        <w:rPr>
          <w:rFonts w:ascii="Open Sans" w:eastAsia="Open Sans" w:hAnsi="Open Sans" w:cs="Open Sans"/>
          <w:b/>
          <w:bCs/>
          <w:color w:val="3F3F3F"/>
          <w:spacing w:val="5"/>
        </w:rPr>
        <w:t>eh</w:t>
      </w:r>
      <w:r w:rsidR="00656446">
        <w:rPr>
          <w:rFonts w:ascii="Open Sans" w:eastAsia="Open Sans" w:hAnsi="Open Sans" w:cs="Open Sans"/>
          <w:b/>
          <w:bCs/>
          <w:color w:val="3F3F3F"/>
          <w:spacing w:val="-7"/>
        </w:rPr>
        <w:t>i</w:t>
      </w:r>
      <w:r w:rsidR="00656446">
        <w:rPr>
          <w:rFonts w:ascii="Open Sans" w:eastAsia="Open Sans" w:hAnsi="Open Sans" w:cs="Open Sans"/>
          <w:b/>
          <w:bCs/>
          <w:color w:val="3F3F3F"/>
          <w:spacing w:val="7"/>
        </w:rPr>
        <w:t>c</w:t>
      </w:r>
      <w:r w:rsidR="00656446">
        <w:rPr>
          <w:rFonts w:ascii="Open Sans" w:eastAsia="Open Sans" w:hAnsi="Open Sans" w:cs="Open Sans"/>
          <w:b/>
          <w:bCs/>
          <w:color w:val="3F3F3F"/>
          <w:spacing w:val="-7"/>
        </w:rPr>
        <w:t>l</w:t>
      </w:r>
      <w:r w:rsidR="00656446">
        <w:rPr>
          <w:rFonts w:ascii="Open Sans" w:eastAsia="Open Sans" w:hAnsi="Open Sans" w:cs="Open Sans"/>
          <w:b/>
          <w:bCs/>
          <w:color w:val="3F3F3F"/>
          <w:spacing w:val="5"/>
        </w:rPr>
        <w:t>e</w:t>
      </w:r>
      <w:r w:rsidR="00656446">
        <w:rPr>
          <w:rFonts w:ascii="Open Sans" w:eastAsia="Open Sans" w:hAnsi="Open Sans" w:cs="Open Sans"/>
          <w:b/>
          <w:bCs/>
          <w:color w:val="3F3F3F"/>
          <w:spacing w:val="-5"/>
        </w:rPr>
        <w:t>s</w:t>
      </w:r>
      <w:r w:rsidR="00656446">
        <w:rPr>
          <w:rFonts w:ascii="Open Sans" w:eastAsia="Open Sans" w:hAnsi="Open Sans" w:cs="Open Sans"/>
          <w:color w:val="3F3F3F"/>
        </w:rPr>
        <w:t xml:space="preserve">. </w:t>
      </w:r>
      <w:r w:rsidR="00656446">
        <w:rPr>
          <w:rFonts w:ascii="Open Sans" w:eastAsia="Open Sans" w:hAnsi="Open Sans" w:cs="Open Sans"/>
          <w:color w:val="FFFF00"/>
          <w:spacing w:val="-1"/>
        </w:rPr>
        <w:t>N</w:t>
      </w:r>
      <w:r w:rsidR="00656446">
        <w:rPr>
          <w:rFonts w:ascii="Open Sans" w:eastAsia="Open Sans" w:hAnsi="Open Sans" w:cs="Open Sans"/>
          <w:color w:val="FFFF00"/>
          <w:spacing w:val="2"/>
        </w:rPr>
        <w:t>o</w:t>
      </w:r>
      <w:r w:rsidR="00656446">
        <w:rPr>
          <w:rFonts w:ascii="Open Sans" w:eastAsia="Open Sans" w:hAnsi="Open Sans" w:cs="Open Sans"/>
          <w:color w:val="FFFF00"/>
          <w:spacing w:val="-3"/>
        </w:rPr>
        <w:t>t</w:t>
      </w:r>
      <w:r w:rsidR="00656446">
        <w:rPr>
          <w:rFonts w:ascii="Open Sans" w:eastAsia="Open Sans" w:hAnsi="Open Sans" w:cs="Open Sans"/>
          <w:color w:val="FFFF00"/>
        </w:rPr>
        <w:t>h</w:t>
      </w:r>
      <w:r w:rsidR="00656446">
        <w:rPr>
          <w:rFonts w:ascii="Open Sans" w:eastAsia="Open Sans" w:hAnsi="Open Sans" w:cs="Open Sans"/>
          <w:color w:val="FFFF00"/>
          <w:spacing w:val="5"/>
        </w:rPr>
        <w:t>i</w:t>
      </w:r>
      <w:r w:rsidR="00656446">
        <w:rPr>
          <w:rFonts w:ascii="Open Sans" w:eastAsia="Open Sans" w:hAnsi="Open Sans" w:cs="Open Sans"/>
          <w:color w:val="FFFF00"/>
        </w:rPr>
        <w:t>ng</w:t>
      </w:r>
      <w:r w:rsidR="00656446">
        <w:rPr>
          <w:rFonts w:ascii="Open Sans" w:eastAsia="Open Sans" w:hAnsi="Open Sans" w:cs="Open Sans"/>
          <w:color w:val="FFFF00"/>
          <w:spacing w:val="-4"/>
        </w:rPr>
        <w:t xml:space="preserve"> </w:t>
      </w:r>
      <w:r w:rsidR="00656446">
        <w:rPr>
          <w:rFonts w:ascii="Open Sans" w:eastAsia="Open Sans" w:hAnsi="Open Sans" w:cs="Open Sans"/>
          <w:color w:val="FFFF00"/>
        </w:rPr>
        <w:t>h</w:t>
      </w:r>
      <w:r w:rsidR="00656446">
        <w:rPr>
          <w:rFonts w:ascii="Open Sans" w:eastAsia="Open Sans" w:hAnsi="Open Sans" w:cs="Open Sans"/>
          <w:color w:val="FFFF00"/>
          <w:spacing w:val="-2"/>
        </w:rPr>
        <w:t>a</w:t>
      </w:r>
      <w:r w:rsidR="00656446">
        <w:rPr>
          <w:rFonts w:ascii="Open Sans" w:eastAsia="Open Sans" w:hAnsi="Open Sans" w:cs="Open Sans"/>
          <w:color w:val="FFFF00"/>
        </w:rPr>
        <w:t>pp</w:t>
      </w:r>
      <w:r w:rsidR="00656446">
        <w:rPr>
          <w:rFonts w:ascii="Open Sans" w:eastAsia="Open Sans" w:hAnsi="Open Sans" w:cs="Open Sans"/>
          <w:color w:val="FFFF00"/>
          <w:spacing w:val="-3"/>
        </w:rPr>
        <w:t>e</w:t>
      </w:r>
      <w:r w:rsidR="00656446">
        <w:rPr>
          <w:rFonts w:ascii="Open Sans" w:eastAsia="Open Sans" w:hAnsi="Open Sans" w:cs="Open Sans"/>
          <w:color w:val="FFFF00"/>
        </w:rPr>
        <w:t xml:space="preserve">ns. </w:t>
      </w:r>
      <w:r w:rsidR="00656446">
        <w:rPr>
          <w:rFonts w:ascii="Open Sans" w:eastAsia="Open Sans" w:hAnsi="Open Sans" w:cs="Open Sans"/>
          <w:color w:val="FFFF00"/>
          <w:spacing w:val="-6"/>
        </w:rPr>
        <w:t>O</w:t>
      </w:r>
      <w:r w:rsidR="00656446">
        <w:rPr>
          <w:rFonts w:ascii="Open Sans" w:eastAsia="Open Sans" w:hAnsi="Open Sans" w:cs="Open Sans"/>
          <w:color w:val="FFFF00"/>
          <w:spacing w:val="2"/>
        </w:rPr>
        <w:t>o</w:t>
      </w:r>
      <w:r w:rsidR="00656446">
        <w:rPr>
          <w:rFonts w:ascii="Open Sans" w:eastAsia="Open Sans" w:hAnsi="Open Sans" w:cs="Open Sans"/>
          <w:color w:val="FFFF00"/>
        </w:rPr>
        <w:t>ps!</w:t>
      </w:r>
      <w:r w:rsidR="00656446">
        <w:rPr>
          <w:rFonts w:ascii="Open Sans" w:eastAsia="Open Sans" w:hAnsi="Open Sans" w:cs="Open Sans"/>
          <w:color w:val="FFFF00"/>
          <w:spacing w:val="1"/>
        </w:rPr>
        <w:t xml:space="preserve"> </w:t>
      </w:r>
      <w:r w:rsidR="00656446">
        <w:rPr>
          <w:rFonts w:ascii="Open Sans" w:eastAsia="Open Sans" w:hAnsi="Open Sans" w:cs="Open Sans"/>
          <w:color w:val="FFFF00"/>
          <w:spacing w:val="-2"/>
        </w:rPr>
        <w:t>T</w:t>
      </w:r>
      <w:r w:rsidR="00656446">
        <w:rPr>
          <w:rFonts w:ascii="Open Sans" w:eastAsia="Open Sans" w:hAnsi="Open Sans" w:cs="Open Sans"/>
          <w:color w:val="FFFF00"/>
          <w:spacing w:val="8"/>
        </w:rPr>
        <w:t>B</w:t>
      </w:r>
      <w:r w:rsidR="00656446">
        <w:rPr>
          <w:rFonts w:ascii="Open Sans" w:eastAsia="Open Sans" w:hAnsi="Open Sans" w:cs="Open Sans"/>
          <w:color w:val="FFFF00"/>
        </w:rPr>
        <w:t>D</w:t>
      </w:r>
    </w:p>
    <w:p w14:paraId="0B6218BA" w14:textId="77777777" w:rsidR="0074787C" w:rsidRDefault="0074787C">
      <w:pPr>
        <w:spacing w:before="12" w:after="0" w:line="260" w:lineRule="exact"/>
        <w:rPr>
          <w:sz w:val="26"/>
          <w:szCs w:val="26"/>
        </w:rPr>
      </w:pPr>
    </w:p>
    <w:p w14:paraId="4D5B5696"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A</w:t>
      </w:r>
      <w:r>
        <w:rPr>
          <w:rFonts w:ascii="Arial" w:eastAsia="Arial" w:hAnsi="Arial" w:cs="Arial"/>
          <w:b/>
          <w:bCs/>
          <w:i/>
          <w:color w:val="004CDD"/>
          <w:spacing w:val="-3"/>
          <w:sz w:val="30"/>
          <w:szCs w:val="30"/>
        </w:rPr>
        <w:t>dd</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4"/>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n</w:t>
      </w:r>
      <w:r>
        <w:rPr>
          <w:rFonts w:ascii="Arial" w:eastAsia="Arial" w:hAnsi="Arial" w:cs="Arial"/>
          <w:b/>
          <w:bCs/>
          <w:i/>
          <w:color w:val="004CDD"/>
          <w:spacing w:val="-2"/>
          <w:sz w:val="30"/>
          <w:szCs w:val="30"/>
        </w:rPr>
        <w:t>e</w:t>
      </w:r>
      <w:r>
        <w:rPr>
          <w:rFonts w:ascii="Arial" w:eastAsia="Arial" w:hAnsi="Arial" w:cs="Arial"/>
          <w:b/>
          <w:bCs/>
          <w:i/>
          <w:color w:val="004CDD"/>
          <w:sz w:val="30"/>
          <w:szCs w:val="30"/>
        </w:rPr>
        <w:t>w</w:t>
      </w:r>
      <w:r>
        <w:rPr>
          <w:rFonts w:ascii="Arial" w:eastAsia="Arial" w:hAnsi="Arial" w:cs="Arial"/>
          <w:b/>
          <w:bCs/>
          <w:i/>
          <w:color w:val="004CDD"/>
          <w:spacing w:val="9"/>
          <w:sz w:val="30"/>
          <w:szCs w:val="30"/>
        </w:rPr>
        <w:t xml:space="preserve"> </w:t>
      </w:r>
      <w:r>
        <w:rPr>
          <w:rFonts w:ascii="Arial" w:eastAsia="Arial" w:hAnsi="Arial" w:cs="Arial"/>
          <w:b/>
          <w:bCs/>
          <w:i/>
          <w:color w:val="004CDD"/>
          <w:spacing w:val="-2"/>
          <w:sz w:val="30"/>
          <w:szCs w:val="30"/>
        </w:rPr>
        <w:t>e</w:t>
      </w:r>
      <w:r>
        <w:rPr>
          <w:rFonts w:ascii="Arial" w:eastAsia="Arial" w:hAnsi="Arial" w:cs="Arial"/>
          <w:b/>
          <w:bCs/>
          <w:i/>
          <w:color w:val="004CDD"/>
          <w:spacing w:val="7"/>
          <w:sz w:val="30"/>
          <w:szCs w:val="30"/>
        </w:rPr>
        <w:t>l</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m</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n</w:t>
      </w:r>
      <w:r>
        <w:rPr>
          <w:rFonts w:ascii="Arial" w:eastAsia="Arial" w:hAnsi="Arial" w:cs="Arial"/>
          <w:b/>
          <w:bCs/>
          <w:i/>
          <w:color w:val="004CDD"/>
          <w:sz w:val="30"/>
          <w:szCs w:val="30"/>
        </w:rPr>
        <w:t>t</w:t>
      </w:r>
      <w:r>
        <w:rPr>
          <w:rFonts w:ascii="Arial" w:eastAsia="Arial" w:hAnsi="Arial" w:cs="Arial"/>
          <w:b/>
          <w:bCs/>
          <w:i/>
          <w:color w:val="004CDD"/>
          <w:spacing w:val="9"/>
          <w:sz w:val="30"/>
          <w:szCs w:val="30"/>
        </w:rPr>
        <w:t xml:space="preserve"> </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w:t>
      </w:r>
      <w:r>
        <w:rPr>
          <w:rFonts w:ascii="Arial" w:eastAsia="Arial" w:hAnsi="Arial" w:cs="Arial"/>
          <w:b/>
          <w:bCs/>
          <w:i/>
          <w:color w:val="004CDD"/>
          <w:sz w:val="30"/>
          <w:szCs w:val="30"/>
        </w:rPr>
        <w:t>d 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n</w:t>
      </w:r>
      <w:r>
        <w:rPr>
          <w:rFonts w:ascii="Arial" w:eastAsia="Arial" w:hAnsi="Arial" w:cs="Arial"/>
          <w:b/>
          <w:bCs/>
          <w:i/>
          <w:color w:val="004CDD"/>
          <w:spacing w:val="-2"/>
          <w:sz w:val="30"/>
          <w:szCs w:val="30"/>
        </w:rPr>
        <w:t>e</w:t>
      </w:r>
      <w:r>
        <w:rPr>
          <w:rFonts w:ascii="Arial" w:eastAsia="Arial" w:hAnsi="Arial" w:cs="Arial"/>
          <w:b/>
          <w:bCs/>
          <w:i/>
          <w:color w:val="004CDD"/>
          <w:sz w:val="30"/>
          <w:szCs w:val="30"/>
        </w:rPr>
        <w:t>w</w:t>
      </w:r>
      <w:r>
        <w:rPr>
          <w:rFonts w:ascii="Arial" w:eastAsia="Arial" w:hAnsi="Arial" w:cs="Arial"/>
          <w:b/>
          <w:bCs/>
          <w:i/>
          <w:color w:val="004CDD"/>
          <w:spacing w:val="9"/>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pacing w:val="-2"/>
          <w:sz w:val="30"/>
          <w:szCs w:val="30"/>
        </w:rPr>
        <w:t>y</w:t>
      </w:r>
      <w:r>
        <w:rPr>
          <w:rFonts w:ascii="Arial" w:eastAsia="Arial" w:hAnsi="Arial" w:cs="Arial"/>
          <w:b/>
          <w:bCs/>
          <w:i/>
          <w:color w:val="004CDD"/>
          <w:spacing w:val="-3"/>
          <w:sz w:val="30"/>
          <w:szCs w:val="30"/>
        </w:rPr>
        <w:t>p</w:t>
      </w:r>
      <w:r>
        <w:rPr>
          <w:rFonts w:ascii="Arial" w:eastAsia="Arial" w:hAnsi="Arial" w:cs="Arial"/>
          <w:b/>
          <w:bCs/>
          <w:i/>
          <w:color w:val="004CDD"/>
          <w:sz w:val="30"/>
          <w:szCs w:val="30"/>
        </w:rPr>
        <w:t>e</w:t>
      </w:r>
    </w:p>
    <w:p w14:paraId="4415891D" w14:textId="77777777" w:rsidR="0074787C" w:rsidRDefault="0074787C">
      <w:pPr>
        <w:spacing w:before="3" w:after="0" w:line="100" w:lineRule="exact"/>
        <w:rPr>
          <w:sz w:val="10"/>
          <w:szCs w:val="10"/>
        </w:rPr>
      </w:pPr>
    </w:p>
    <w:p w14:paraId="093A0876"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nu</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7"/>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5</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ch</w:t>
      </w:r>
      <w:r>
        <w:rPr>
          <w:rFonts w:ascii="Open Sans" w:eastAsia="Open Sans" w:hAnsi="Open Sans" w:cs="Open Sans"/>
          <w:color w:val="3F3F3F"/>
          <w:spacing w:val="2"/>
        </w:rPr>
        <w:t>oo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spacing w:val="-1"/>
        </w:rPr>
        <w:t>N</w:t>
      </w:r>
      <w:r>
        <w:rPr>
          <w:rFonts w:ascii="Open Sans" w:eastAsia="Open Sans" w:hAnsi="Open Sans" w:cs="Open Sans"/>
          <w:color w:val="3F3F3F"/>
          <w:spacing w:val="-3"/>
        </w:rPr>
        <w:t>e</w:t>
      </w:r>
      <w:r>
        <w:rPr>
          <w:rFonts w:ascii="Open Sans" w:eastAsia="Open Sans" w:hAnsi="Open Sans" w:cs="Open Sans"/>
          <w:color w:val="3F3F3F"/>
          <w:spacing w:val="-6"/>
        </w:rPr>
        <w:t>w</w:t>
      </w:r>
      <w:r>
        <w:rPr>
          <w:rFonts w:ascii="Open Sans" w:eastAsia="Open Sans" w:hAnsi="Open Sans" w:cs="Open Sans"/>
          <w:color w:val="3F3F3F"/>
        </w:rPr>
        <w:t>:</w:t>
      </w:r>
    </w:p>
    <w:p w14:paraId="12635210" w14:textId="77777777" w:rsidR="0074787C" w:rsidRDefault="0074787C">
      <w:pPr>
        <w:spacing w:before="2" w:after="0" w:line="130" w:lineRule="exact"/>
        <w:rPr>
          <w:sz w:val="13"/>
          <w:szCs w:val="13"/>
        </w:rPr>
      </w:pPr>
    </w:p>
    <w:p w14:paraId="074FF653" w14:textId="77777777" w:rsidR="0074787C" w:rsidRDefault="002D0355">
      <w:pPr>
        <w:spacing w:after="0" w:line="240" w:lineRule="auto"/>
        <w:ind w:left="115" w:right="-20"/>
        <w:rPr>
          <w:rFonts w:ascii="Times New Roman" w:eastAsia="Times New Roman" w:hAnsi="Times New Roman" w:cs="Times New Roman"/>
          <w:sz w:val="20"/>
          <w:szCs w:val="20"/>
        </w:rPr>
      </w:pPr>
      <w:r>
        <w:pict w14:anchorId="18B71790">
          <v:shape id="_x0000_i1046" type="#_x0000_t75" style="width:326.25pt;height:201.75pt;mso-position-horizontal-relative:char;mso-position-vertical-relative:line">
            <v:imagedata r:id="rId38" o:title=""/>
          </v:shape>
        </w:pict>
      </w:r>
    </w:p>
    <w:p w14:paraId="21A97EB5" w14:textId="77777777" w:rsidR="0074787C" w:rsidRDefault="0074787C">
      <w:pPr>
        <w:spacing w:before="6" w:after="0" w:line="170" w:lineRule="exact"/>
        <w:rPr>
          <w:sz w:val="17"/>
          <w:szCs w:val="17"/>
        </w:rPr>
      </w:pPr>
    </w:p>
    <w:p w14:paraId="7E6EB433" w14:textId="77777777" w:rsidR="0074787C" w:rsidRDefault="002D0355">
      <w:pPr>
        <w:spacing w:after="0" w:line="282" w:lineRule="exact"/>
        <w:ind w:left="115" w:right="-20"/>
        <w:rPr>
          <w:rFonts w:ascii="Open Sans" w:eastAsia="Open Sans" w:hAnsi="Open Sans" w:cs="Open Sans"/>
        </w:rPr>
      </w:pPr>
      <w:r>
        <w:pict w14:anchorId="430FA590">
          <v:group id="_x0000_s1118" style="position:absolute;left:0;text-align:left;margin-left:69.4pt;margin-top:21.2pt;width:456pt;height:98.25pt;z-index:-1276;mso-position-horizontal-relative:page" coordorigin="1388,424" coordsize="9120,1965">
            <v:shape id="_x0000_s1125" type="#_x0000_t75" style="position:absolute;left:1395;top:432;width:810;height:810">
              <v:imagedata r:id="rId21" o:title=""/>
            </v:shape>
            <v:shape id="_x0000_s1124" type="#_x0000_t75" style="position:absolute;left:2460;top:807;width:90;height:90">
              <v:imagedata r:id="rId14" o:title=""/>
            </v:shape>
            <v:shape id="_x0000_s1123" type="#_x0000_t75" style="position:absolute;left:2460;top:1482;width:90;height:90">
              <v:imagedata r:id="rId14" o:title=""/>
            </v:shape>
            <v:group id="_x0000_s1121" style="position:absolute;left:1395;top:432;width:9082;height:1950" coordorigin="1395,432" coordsize="9082,1950">
              <v:shape id="_x0000_s1122" style="position:absolute;left:1395;top:432;width:9082;height:1950" coordorigin="1395,432" coordsize="9082,1950" path="m10410,432r-8933,l1419,461r-24,61l1395,2300r29,58l1485,2382r8933,-1l10440,2377r20,-10l10476,2353r1,-1l1479,2352r-21,-7l1441,2332r-12,-18l1425,2292r,-1776l1431,495r13,-17l1463,466r22,-4l10476,462r-5,-7l10453,443r-20,-8l10410,432e" fillcolor="#1ab654" stroked="f">
                <v:path arrowok="t"/>
              </v:shape>
            </v:group>
            <v:group id="_x0000_s1119" style="position:absolute;left:1485;top:462;width:9015;height:1890" coordorigin="1485,462" coordsize="9015,1890">
              <v:shape id="_x0000_s1120" style="position:absolute;left:1485;top:462;width:9015;height:1890" coordorigin="1485,462" coordsize="9015,1890" path="m10476,462r-8991,l10416,462r21,6l10454,481r12,19l10470,522r,1775l10464,2319r-13,17l10432,2348r-22,4l10477,2352r12,-17l10497,2314r3,-22l10500,513r-5,-22l10485,472r-9,-10e" fillcolor="#1ab654" stroked="f">
                <v:path arrowok="t"/>
              </v:shape>
            </v:group>
            <w10:wrap anchorx="page"/>
          </v:group>
        </w:pict>
      </w:r>
      <w:r w:rsidR="00656446">
        <w:rPr>
          <w:rFonts w:ascii="Open Sans" w:eastAsia="Open Sans" w:hAnsi="Open Sans" w:cs="Open Sans"/>
          <w:color w:val="3F3F3F"/>
          <w:spacing w:val="-1"/>
          <w:position w:val="-1"/>
        </w:rPr>
        <w:t>I</w:t>
      </w:r>
      <w:r w:rsidR="00656446">
        <w:rPr>
          <w:rFonts w:ascii="Open Sans" w:eastAsia="Open Sans" w:hAnsi="Open Sans" w:cs="Open Sans"/>
          <w:color w:val="3F3F3F"/>
          <w:position w:val="-1"/>
        </w:rPr>
        <w:t>n</w:t>
      </w:r>
      <w:r w:rsidR="00656446">
        <w:rPr>
          <w:rFonts w:ascii="Open Sans" w:eastAsia="Open Sans" w:hAnsi="Open Sans" w:cs="Open Sans"/>
          <w:color w:val="3F3F3F"/>
          <w:spacing w:val="1"/>
          <w:position w:val="-1"/>
        </w:rPr>
        <w:t xml:space="preserve"> </w:t>
      </w:r>
      <w:r w:rsidR="00656446">
        <w:rPr>
          <w:rFonts w:ascii="Open Sans" w:eastAsia="Open Sans" w:hAnsi="Open Sans" w:cs="Open Sans"/>
          <w:color w:val="3F3F3F"/>
          <w:spacing w:val="-3"/>
          <w:position w:val="-1"/>
        </w:rPr>
        <w:t>t</w:t>
      </w:r>
      <w:r w:rsidR="00656446">
        <w:rPr>
          <w:rFonts w:ascii="Open Sans" w:eastAsia="Open Sans" w:hAnsi="Open Sans" w:cs="Open Sans"/>
          <w:color w:val="3F3F3F"/>
          <w:position w:val="-1"/>
        </w:rPr>
        <w:t>he</w:t>
      </w:r>
      <w:r w:rsidR="00656446">
        <w:rPr>
          <w:rFonts w:ascii="Open Sans" w:eastAsia="Open Sans" w:hAnsi="Open Sans" w:cs="Open Sans"/>
          <w:color w:val="3F3F3F"/>
          <w:spacing w:val="-2"/>
          <w:position w:val="-1"/>
        </w:rPr>
        <w:t xml:space="preserve"> </w:t>
      </w:r>
      <w:r w:rsidR="00656446">
        <w:rPr>
          <w:rFonts w:ascii="Open Sans" w:eastAsia="Open Sans" w:hAnsi="Open Sans" w:cs="Open Sans"/>
          <w:b/>
          <w:bCs/>
          <w:color w:val="3F3F3F"/>
          <w:spacing w:val="1"/>
          <w:position w:val="-1"/>
        </w:rPr>
        <w:t>N</w:t>
      </w:r>
      <w:r w:rsidR="00656446">
        <w:rPr>
          <w:rFonts w:ascii="Open Sans" w:eastAsia="Open Sans" w:hAnsi="Open Sans" w:cs="Open Sans"/>
          <w:b/>
          <w:bCs/>
          <w:color w:val="3F3F3F"/>
          <w:spacing w:val="2"/>
          <w:position w:val="-1"/>
        </w:rPr>
        <w:t>a</w:t>
      </w:r>
      <w:r w:rsidR="00656446">
        <w:rPr>
          <w:rFonts w:ascii="Open Sans" w:eastAsia="Open Sans" w:hAnsi="Open Sans" w:cs="Open Sans"/>
          <w:b/>
          <w:bCs/>
          <w:color w:val="3F3F3F"/>
          <w:spacing w:val="-6"/>
          <w:position w:val="-1"/>
        </w:rPr>
        <w:t>m</w:t>
      </w:r>
      <w:r w:rsidR="00656446">
        <w:rPr>
          <w:rFonts w:ascii="Open Sans" w:eastAsia="Open Sans" w:hAnsi="Open Sans" w:cs="Open Sans"/>
          <w:b/>
          <w:bCs/>
          <w:color w:val="3F3F3F"/>
          <w:spacing w:val="5"/>
          <w:position w:val="-1"/>
        </w:rPr>
        <w:t>e</w:t>
      </w:r>
      <w:r w:rsidR="00656446">
        <w:rPr>
          <w:rFonts w:ascii="Open Sans" w:eastAsia="Open Sans" w:hAnsi="Open Sans" w:cs="Open Sans"/>
          <w:b/>
          <w:bCs/>
          <w:color w:val="3F3F3F"/>
          <w:position w:val="-1"/>
        </w:rPr>
        <w:t>:</w:t>
      </w:r>
      <w:r w:rsidR="00656446">
        <w:rPr>
          <w:rFonts w:ascii="Open Sans" w:eastAsia="Open Sans" w:hAnsi="Open Sans" w:cs="Open Sans"/>
          <w:b/>
          <w:bCs/>
          <w:color w:val="3F3F3F"/>
          <w:spacing w:val="-5"/>
          <w:position w:val="-1"/>
        </w:rPr>
        <w:t xml:space="preserve"> </w:t>
      </w:r>
      <w:r w:rsidR="00656446">
        <w:rPr>
          <w:rFonts w:ascii="Open Sans" w:eastAsia="Open Sans" w:hAnsi="Open Sans" w:cs="Open Sans"/>
          <w:color w:val="3F3F3F"/>
          <w:spacing w:val="1"/>
          <w:position w:val="-1"/>
        </w:rPr>
        <w:t>f</w:t>
      </w:r>
      <w:r w:rsidR="00656446">
        <w:rPr>
          <w:rFonts w:ascii="Open Sans" w:eastAsia="Open Sans" w:hAnsi="Open Sans" w:cs="Open Sans"/>
          <w:color w:val="3F3F3F"/>
          <w:spacing w:val="5"/>
          <w:position w:val="-1"/>
        </w:rPr>
        <w:t>i</w:t>
      </w:r>
      <w:r w:rsidR="00656446">
        <w:rPr>
          <w:rFonts w:ascii="Open Sans" w:eastAsia="Open Sans" w:hAnsi="Open Sans" w:cs="Open Sans"/>
          <w:color w:val="3F3F3F"/>
          <w:spacing w:val="-3"/>
          <w:position w:val="-1"/>
        </w:rPr>
        <w:t>e</w:t>
      </w:r>
      <w:r w:rsidR="00656446">
        <w:rPr>
          <w:rFonts w:ascii="Open Sans" w:eastAsia="Open Sans" w:hAnsi="Open Sans" w:cs="Open Sans"/>
          <w:color w:val="3F3F3F"/>
          <w:spacing w:val="5"/>
          <w:position w:val="-1"/>
        </w:rPr>
        <w:t>l</w:t>
      </w:r>
      <w:r w:rsidR="00656446">
        <w:rPr>
          <w:rFonts w:ascii="Open Sans" w:eastAsia="Open Sans" w:hAnsi="Open Sans" w:cs="Open Sans"/>
          <w:color w:val="3F3F3F"/>
          <w:position w:val="-1"/>
        </w:rPr>
        <w:t xml:space="preserve">d </w:t>
      </w:r>
      <w:r w:rsidR="00656446">
        <w:rPr>
          <w:rFonts w:ascii="Open Sans" w:eastAsia="Open Sans" w:hAnsi="Open Sans" w:cs="Open Sans"/>
          <w:color w:val="3F3F3F"/>
          <w:spacing w:val="-6"/>
          <w:position w:val="-1"/>
        </w:rPr>
        <w:t>w</w:t>
      </w:r>
      <w:r w:rsidR="00656446">
        <w:rPr>
          <w:rFonts w:ascii="Open Sans" w:eastAsia="Open Sans" w:hAnsi="Open Sans" w:cs="Open Sans"/>
          <w:color w:val="3F3F3F"/>
          <w:position w:val="-1"/>
        </w:rPr>
        <w:t>e</w:t>
      </w:r>
      <w:r w:rsidR="00656446">
        <w:rPr>
          <w:rFonts w:ascii="Open Sans" w:eastAsia="Open Sans" w:hAnsi="Open Sans" w:cs="Open Sans"/>
          <w:color w:val="3F3F3F"/>
          <w:spacing w:val="-3"/>
          <w:position w:val="-1"/>
        </w:rPr>
        <w:t xml:space="preserve"> e</w:t>
      </w:r>
      <w:r w:rsidR="00656446">
        <w:rPr>
          <w:rFonts w:ascii="Open Sans" w:eastAsia="Open Sans" w:hAnsi="Open Sans" w:cs="Open Sans"/>
          <w:color w:val="3F3F3F"/>
          <w:position w:val="-1"/>
        </w:rPr>
        <w:t>n</w:t>
      </w:r>
      <w:r w:rsidR="00656446">
        <w:rPr>
          <w:rFonts w:ascii="Open Sans" w:eastAsia="Open Sans" w:hAnsi="Open Sans" w:cs="Open Sans"/>
          <w:color w:val="3F3F3F"/>
          <w:spacing w:val="-3"/>
          <w:position w:val="-1"/>
        </w:rPr>
        <w:t>te</w:t>
      </w:r>
      <w:r w:rsidR="00656446">
        <w:rPr>
          <w:rFonts w:ascii="Open Sans" w:eastAsia="Open Sans" w:hAnsi="Open Sans" w:cs="Open Sans"/>
          <w:color w:val="3F3F3F"/>
          <w:position w:val="-1"/>
        </w:rPr>
        <w:t>r</w:t>
      </w:r>
      <w:r w:rsidR="00656446">
        <w:rPr>
          <w:rFonts w:ascii="Open Sans" w:eastAsia="Open Sans" w:hAnsi="Open Sans" w:cs="Open Sans"/>
          <w:color w:val="3F3F3F"/>
          <w:spacing w:val="2"/>
          <w:position w:val="-1"/>
        </w:rPr>
        <w:t xml:space="preserve"> </w:t>
      </w:r>
      <w:r w:rsidR="00656446">
        <w:rPr>
          <w:rFonts w:ascii="Open Sans" w:eastAsia="Open Sans" w:hAnsi="Open Sans" w:cs="Open Sans"/>
          <w:color w:val="3F3F3F"/>
          <w:position w:val="-1"/>
        </w:rPr>
        <w:t>a n</w:t>
      </w:r>
      <w:r w:rsidR="00656446">
        <w:rPr>
          <w:rFonts w:ascii="Open Sans" w:eastAsia="Open Sans" w:hAnsi="Open Sans" w:cs="Open Sans"/>
          <w:color w:val="3F3F3F"/>
          <w:spacing w:val="-3"/>
          <w:position w:val="-1"/>
        </w:rPr>
        <w:t>e</w:t>
      </w:r>
      <w:r w:rsidR="00656446">
        <w:rPr>
          <w:rFonts w:ascii="Open Sans" w:eastAsia="Open Sans" w:hAnsi="Open Sans" w:cs="Open Sans"/>
          <w:color w:val="3F3F3F"/>
          <w:position w:val="-1"/>
        </w:rPr>
        <w:t>w</w:t>
      </w:r>
      <w:r w:rsidR="00656446">
        <w:rPr>
          <w:rFonts w:ascii="Open Sans" w:eastAsia="Open Sans" w:hAnsi="Open Sans" w:cs="Open Sans"/>
          <w:color w:val="3F3F3F"/>
          <w:spacing w:val="-6"/>
          <w:position w:val="-1"/>
        </w:rPr>
        <w:t xml:space="preserve"> </w:t>
      </w:r>
      <w:r w:rsidR="00656446">
        <w:rPr>
          <w:rFonts w:ascii="Open Sans" w:eastAsia="Open Sans" w:hAnsi="Open Sans" w:cs="Open Sans"/>
          <w:color w:val="3F3F3F"/>
          <w:spacing w:val="-3"/>
          <w:position w:val="-1"/>
        </w:rPr>
        <w:t>t</w:t>
      </w:r>
      <w:r w:rsidR="00656446">
        <w:rPr>
          <w:rFonts w:ascii="Open Sans" w:eastAsia="Open Sans" w:hAnsi="Open Sans" w:cs="Open Sans"/>
          <w:color w:val="3F3F3F"/>
          <w:spacing w:val="-6"/>
          <w:position w:val="-1"/>
        </w:rPr>
        <w:t>y</w:t>
      </w:r>
      <w:r w:rsidR="00656446">
        <w:rPr>
          <w:rFonts w:ascii="Open Sans" w:eastAsia="Open Sans" w:hAnsi="Open Sans" w:cs="Open Sans"/>
          <w:color w:val="3F3F3F"/>
          <w:position w:val="-1"/>
        </w:rPr>
        <w:t>p</w:t>
      </w:r>
      <w:r w:rsidR="00656446">
        <w:rPr>
          <w:rFonts w:ascii="Open Sans" w:eastAsia="Open Sans" w:hAnsi="Open Sans" w:cs="Open Sans"/>
          <w:color w:val="3F3F3F"/>
          <w:spacing w:val="-3"/>
          <w:position w:val="-1"/>
        </w:rPr>
        <w:t>e</w:t>
      </w:r>
      <w:r w:rsidR="00656446">
        <w:rPr>
          <w:rFonts w:ascii="Open Sans" w:eastAsia="Open Sans" w:hAnsi="Open Sans" w:cs="Open Sans"/>
          <w:color w:val="3F3F3F"/>
          <w:position w:val="-1"/>
        </w:rPr>
        <w:t>,</w:t>
      </w:r>
      <w:r w:rsidR="00656446">
        <w:rPr>
          <w:rFonts w:ascii="Open Sans" w:eastAsia="Open Sans" w:hAnsi="Open Sans" w:cs="Open Sans"/>
          <w:color w:val="3F3F3F"/>
          <w:spacing w:val="7"/>
          <w:position w:val="-1"/>
        </w:rPr>
        <w:t xml:space="preserve"> </w:t>
      </w:r>
      <w:r w:rsidR="00656446">
        <w:rPr>
          <w:rFonts w:ascii="Open Sans" w:eastAsia="Open Sans" w:hAnsi="Open Sans" w:cs="Open Sans"/>
          <w:color w:val="3F3F3F"/>
          <w:spacing w:val="-1"/>
          <w:position w:val="-1"/>
        </w:rPr>
        <w:t>S</w:t>
      </w:r>
      <w:r w:rsidR="00656446">
        <w:rPr>
          <w:rFonts w:ascii="Open Sans" w:eastAsia="Open Sans" w:hAnsi="Open Sans" w:cs="Open Sans"/>
          <w:color w:val="3F3F3F"/>
          <w:position w:val="-1"/>
        </w:rPr>
        <w:t>hu</w:t>
      </w:r>
      <w:r w:rsidR="00656446">
        <w:rPr>
          <w:rFonts w:ascii="Open Sans" w:eastAsia="Open Sans" w:hAnsi="Open Sans" w:cs="Open Sans"/>
          <w:color w:val="3F3F3F"/>
          <w:spacing w:val="-3"/>
          <w:position w:val="-1"/>
        </w:rPr>
        <w:t>tt</w:t>
      </w:r>
      <w:r w:rsidR="00656446">
        <w:rPr>
          <w:rFonts w:ascii="Open Sans" w:eastAsia="Open Sans" w:hAnsi="Open Sans" w:cs="Open Sans"/>
          <w:color w:val="3F3F3F"/>
          <w:spacing w:val="5"/>
          <w:position w:val="-1"/>
        </w:rPr>
        <w:t>l</w:t>
      </w:r>
      <w:r w:rsidR="00656446">
        <w:rPr>
          <w:rFonts w:ascii="Open Sans" w:eastAsia="Open Sans" w:hAnsi="Open Sans" w:cs="Open Sans"/>
          <w:color w:val="3F3F3F"/>
          <w:position w:val="-1"/>
        </w:rPr>
        <w:t>e</w:t>
      </w:r>
      <w:r w:rsidR="00656446">
        <w:rPr>
          <w:rFonts w:ascii="Open Sans" w:eastAsia="Open Sans" w:hAnsi="Open Sans" w:cs="Open Sans"/>
          <w:color w:val="3F3F3F"/>
          <w:spacing w:val="-5"/>
          <w:position w:val="-1"/>
        </w:rPr>
        <w:t xml:space="preserve"> </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 xml:space="preserve">nd </w:t>
      </w:r>
      <w:r w:rsidR="00656446">
        <w:rPr>
          <w:rFonts w:ascii="Open Sans" w:eastAsia="Open Sans" w:hAnsi="Open Sans" w:cs="Open Sans"/>
          <w:color w:val="3F3F3F"/>
          <w:spacing w:val="-3"/>
          <w:position w:val="-1"/>
        </w:rPr>
        <w:t>t</w:t>
      </w:r>
      <w:r w:rsidR="00656446">
        <w:rPr>
          <w:rFonts w:ascii="Open Sans" w:eastAsia="Open Sans" w:hAnsi="Open Sans" w:cs="Open Sans"/>
          <w:color w:val="3F3F3F"/>
          <w:position w:val="-1"/>
        </w:rPr>
        <w:t>h</w:t>
      </w:r>
      <w:r w:rsidR="00656446">
        <w:rPr>
          <w:rFonts w:ascii="Open Sans" w:eastAsia="Open Sans" w:hAnsi="Open Sans" w:cs="Open Sans"/>
          <w:color w:val="3F3F3F"/>
          <w:spacing w:val="-3"/>
          <w:position w:val="-1"/>
        </w:rPr>
        <w:t>e</w:t>
      </w:r>
      <w:r w:rsidR="00656446">
        <w:rPr>
          <w:rFonts w:ascii="Open Sans" w:eastAsia="Open Sans" w:hAnsi="Open Sans" w:cs="Open Sans"/>
          <w:color w:val="3F3F3F"/>
          <w:position w:val="-1"/>
        </w:rPr>
        <w:t xml:space="preserve">n </w:t>
      </w:r>
      <w:r w:rsidR="00656446">
        <w:rPr>
          <w:rFonts w:ascii="Open Sans" w:eastAsia="Open Sans" w:hAnsi="Open Sans" w:cs="Open Sans"/>
          <w:b/>
          <w:bCs/>
          <w:color w:val="3F3F3F"/>
          <w:spacing w:val="-1"/>
          <w:position w:val="-1"/>
        </w:rPr>
        <w:t>S</w:t>
      </w:r>
      <w:r w:rsidR="00656446">
        <w:rPr>
          <w:rFonts w:ascii="Open Sans" w:eastAsia="Open Sans" w:hAnsi="Open Sans" w:cs="Open Sans"/>
          <w:b/>
          <w:bCs/>
          <w:color w:val="3F3F3F"/>
          <w:spacing w:val="2"/>
          <w:position w:val="-1"/>
        </w:rPr>
        <w:t>a</w:t>
      </w:r>
      <w:r w:rsidR="00656446">
        <w:rPr>
          <w:rFonts w:ascii="Open Sans" w:eastAsia="Open Sans" w:hAnsi="Open Sans" w:cs="Open Sans"/>
          <w:b/>
          <w:bCs/>
          <w:color w:val="3F3F3F"/>
          <w:spacing w:val="-5"/>
          <w:position w:val="-1"/>
        </w:rPr>
        <w:t>v</w:t>
      </w:r>
      <w:r w:rsidR="00656446">
        <w:rPr>
          <w:rFonts w:ascii="Open Sans" w:eastAsia="Open Sans" w:hAnsi="Open Sans" w:cs="Open Sans"/>
          <w:b/>
          <w:bCs/>
          <w:color w:val="3F3F3F"/>
          <w:spacing w:val="5"/>
          <w:position w:val="-1"/>
        </w:rPr>
        <w:t>e</w:t>
      </w:r>
      <w:r w:rsidR="00656446">
        <w:rPr>
          <w:rFonts w:ascii="Open Sans" w:eastAsia="Open Sans" w:hAnsi="Open Sans" w:cs="Open Sans"/>
          <w:color w:val="3F3F3F"/>
          <w:position w:val="-1"/>
        </w:rPr>
        <w:t>.</w:t>
      </w:r>
    </w:p>
    <w:p w14:paraId="78040F8C" w14:textId="77777777" w:rsidR="0074787C" w:rsidRDefault="0074787C">
      <w:pPr>
        <w:spacing w:after="0" w:line="200" w:lineRule="exact"/>
        <w:rPr>
          <w:sz w:val="20"/>
          <w:szCs w:val="20"/>
        </w:rPr>
      </w:pPr>
    </w:p>
    <w:p w14:paraId="4ED553FC" w14:textId="77777777" w:rsidR="0074787C" w:rsidRDefault="0074787C">
      <w:pPr>
        <w:spacing w:before="10" w:after="0" w:line="200" w:lineRule="exact"/>
        <w:rPr>
          <w:sz w:val="20"/>
          <w:szCs w:val="20"/>
        </w:rPr>
      </w:pPr>
    </w:p>
    <w:p w14:paraId="6903DA90" w14:textId="77777777" w:rsidR="0074787C" w:rsidRDefault="00656446">
      <w:pPr>
        <w:spacing w:after="0" w:line="297" w:lineRule="exact"/>
        <w:ind w:left="1420" w:right="-20"/>
        <w:rPr>
          <w:rFonts w:ascii="Open Sans" w:eastAsia="Open Sans" w:hAnsi="Open Sans" w:cs="Open Sans"/>
        </w:rPr>
      </w:pPr>
      <w:r>
        <w:rPr>
          <w:rFonts w:ascii="Open Sans" w:eastAsia="Open Sans" w:hAnsi="Open Sans" w:cs="Open Sans"/>
          <w:spacing w:val="-3"/>
          <w:position w:val="1"/>
        </w:rPr>
        <w:t>Y</w:t>
      </w:r>
      <w:r>
        <w:rPr>
          <w:rFonts w:ascii="Open Sans" w:eastAsia="Open Sans" w:hAnsi="Open Sans" w:cs="Open Sans"/>
          <w:spacing w:val="2"/>
          <w:position w:val="1"/>
        </w:rPr>
        <w:t>o</w:t>
      </w:r>
      <w:r>
        <w:rPr>
          <w:rFonts w:ascii="Open Sans" w:eastAsia="Open Sans" w:hAnsi="Open Sans" w:cs="Open Sans"/>
          <w:position w:val="1"/>
        </w:rPr>
        <w:t>u</w:t>
      </w:r>
      <w:r>
        <w:rPr>
          <w:rFonts w:ascii="Open Sans" w:eastAsia="Open Sans" w:hAnsi="Open Sans" w:cs="Open Sans"/>
          <w:spacing w:val="2"/>
          <w:position w:val="1"/>
        </w:rPr>
        <w:t xml:space="preserve"> </w:t>
      </w:r>
      <w:r>
        <w:rPr>
          <w:rFonts w:ascii="Open Sans" w:eastAsia="Open Sans" w:hAnsi="Open Sans" w:cs="Open Sans"/>
          <w:position w:val="1"/>
        </w:rPr>
        <w:t>c</w:t>
      </w:r>
      <w:r>
        <w:rPr>
          <w:rFonts w:ascii="Open Sans" w:eastAsia="Open Sans" w:hAnsi="Open Sans" w:cs="Open Sans"/>
          <w:spacing w:val="-2"/>
          <w:position w:val="1"/>
        </w:rPr>
        <w:t>a</w:t>
      </w:r>
      <w:r>
        <w:rPr>
          <w:rFonts w:ascii="Open Sans" w:eastAsia="Open Sans" w:hAnsi="Open Sans" w:cs="Open Sans"/>
          <w:position w:val="1"/>
        </w:rPr>
        <w:t>n</w:t>
      </w:r>
      <w:r>
        <w:rPr>
          <w:rFonts w:ascii="Open Sans" w:eastAsia="Open Sans" w:hAnsi="Open Sans" w:cs="Open Sans"/>
          <w:spacing w:val="2"/>
          <w:position w:val="1"/>
        </w:rPr>
        <w:t xml:space="preserve"> </w:t>
      </w:r>
      <w:r>
        <w:rPr>
          <w:rFonts w:ascii="Open Sans" w:eastAsia="Open Sans" w:hAnsi="Open Sans" w:cs="Open Sans"/>
          <w:position w:val="1"/>
        </w:rPr>
        <w:t>use</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he</w:t>
      </w:r>
      <w:r>
        <w:rPr>
          <w:rFonts w:ascii="Open Sans" w:eastAsia="Open Sans" w:hAnsi="Open Sans" w:cs="Open Sans"/>
          <w:spacing w:val="-2"/>
          <w:position w:val="1"/>
        </w:rPr>
        <w:t xml:space="preserve"> </w:t>
      </w:r>
      <w:r>
        <w:rPr>
          <w:rFonts w:ascii="Open Sans" w:eastAsia="Open Sans" w:hAnsi="Open Sans" w:cs="Open Sans"/>
          <w:b/>
          <w:bCs/>
          <w:spacing w:val="-2"/>
          <w:position w:val="1"/>
        </w:rPr>
        <w:t>A</w:t>
      </w:r>
      <w:r>
        <w:rPr>
          <w:rFonts w:ascii="Open Sans" w:eastAsia="Open Sans" w:hAnsi="Open Sans" w:cs="Open Sans"/>
          <w:b/>
          <w:bCs/>
          <w:spacing w:val="-4"/>
          <w:position w:val="1"/>
        </w:rPr>
        <w:t>d</w:t>
      </w:r>
      <w:r>
        <w:rPr>
          <w:rFonts w:ascii="Open Sans" w:eastAsia="Open Sans" w:hAnsi="Open Sans" w:cs="Open Sans"/>
          <w:b/>
          <w:bCs/>
          <w:position w:val="1"/>
        </w:rPr>
        <w:t>d</w:t>
      </w:r>
      <w:r>
        <w:rPr>
          <w:rFonts w:ascii="Open Sans" w:eastAsia="Open Sans" w:hAnsi="Open Sans" w:cs="Open Sans"/>
          <w:b/>
          <w:bCs/>
          <w:spacing w:val="-5"/>
          <w:position w:val="1"/>
        </w:rPr>
        <w:t xml:space="preserve"> </w:t>
      </w:r>
      <w:r>
        <w:rPr>
          <w:rFonts w:ascii="Open Sans" w:eastAsia="Open Sans" w:hAnsi="Open Sans" w:cs="Open Sans"/>
          <w:position w:val="1"/>
        </w:rPr>
        <w:t>bu</w:t>
      </w:r>
      <w:r>
        <w:rPr>
          <w:rFonts w:ascii="Open Sans" w:eastAsia="Open Sans" w:hAnsi="Open Sans" w:cs="Open Sans"/>
          <w:spacing w:val="-3"/>
          <w:position w:val="1"/>
        </w:rPr>
        <w:t>tt</w:t>
      </w:r>
      <w:r>
        <w:rPr>
          <w:rFonts w:ascii="Open Sans" w:eastAsia="Open Sans" w:hAnsi="Open Sans" w:cs="Open Sans"/>
          <w:spacing w:val="2"/>
          <w:position w:val="1"/>
        </w:rPr>
        <w:t>o</w:t>
      </w:r>
      <w:r>
        <w:rPr>
          <w:rFonts w:ascii="Open Sans" w:eastAsia="Open Sans" w:hAnsi="Open Sans" w:cs="Open Sans"/>
          <w:position w:val="1"/>
        </w:rPr>
        <w:t>n</w:t>
      </w:r>
      <w:r>
        <w:rPr>
          <w:rFonts w:ascii="Open Sans" w:eastAsia="Open Sans" w:hAnsi="Open Sans" w:cs="Open Sans"/>
          <w:spacing w:val="-1"/>
          <w:position w:val="1"/>
        </w:rPr>
        <w:t xml:space="preserve"> </w:t>
      </w:r>
      <w:r>
        <w:rPr>
          <w:rFonts w:ascii="Open Sans" w:eastAsia="Open Sans" w:hAnsi="Open Sans" w:cs="Open Sans"/>
          <w:spacing w:val="-3"/>
          <w:position w:val="1"/>
        </w:rPr>
        <w:t>t</w:t>
      </w:r>
      <w:r>
        <w:rPr>
          <w:rFonts w:ascii="Open Sans" w:eastAsia="Open Sans" w:hAnsi="Open Sans" w:cs="Open Sans"/>
          <w:position w:val="1"/>
        </w:rPr>
        <w:t>o</w:t>
      </w:r>
      <w:r>
        <w:rPr>
          <w:rFonts w:ascii="Open Sans" w:eastAsia="Open Sans" w:hAnsi="Open Sans" w:cs="Open Sans"/>
          <w:spacing w:val="5"/>
          <w:position w:val="1"/>
        </w:rPr>
        <w:t xml:space="preserve"> </w:t>
      </w:r>
      <w:r>
        <w:rPr>
          <w:rFonts w:ascii="Open Sans" w:eastAsia="Open Sans" w:hAnsi="Open Sans" w:cs="Open Sans"/>
          <w:spacing w:val="-2"/>
          <w:position w:val="1"/>
        </w:rPr>
        <w:t>a</w:t>
      </w:r>
      <w:r>
        <w:rPr>
          <w:rFonts w:ascii="Open Sans" w:eastAsia="Open Sans" w:hAnsi="Open Sans" w:cs="Open Sans"/>
          <w:position w:val="1"/>
        </w:rPr>
        <w:t xml:space="preserve">dd </w:t>
      </w:r>
      <w:r>
        <w:rPr>
          <w:rFonts w:ascii="Open Sans" w:eastAsia="Open Sans" w:hAnsi="Open Sans" w:cs="Open Sans"/>
          <w:spacing w:val="5"/>
          <w:position w:val="1"/>
        </w:rPr>
        <w:t>m</w:t>
      </w:r>
      <w:r>
        <w:rPr>
          <w:rFonts w:ascii="Open Sans" w:eastAsia="Open Sans" w:hAnsi="Open Sans" w:cs="Open Sans"/>
          <w:spacing w:val="2"/>
          <w:position w:val="1"/>
        </w:rPr>
        <w:t>o</w:t>
      </w:r>
      <w:r>
        <w:rPr>
          <w:rFonts w:ascii="Open Sans" w:eastAsia="Open Sans" w:hAnsi="Open Sans" w:cs="Open Sans"/>
          <w:position w:val="1"/>
        </w:rPr>
        <w:t>re</w:t>
      </w:r>
      <w:r>
        <w:rPr>
          <w:rFonts w:ascii="Open Sans" w:eastAsia="Open Sans" w:hAnsi="Open Sans" w:cs="Open Sans"/>
          <w:spacing w:val="-1"/>
          <w:position w:val="1"/>
        </w:rPr>
        <w:t xml:space="preserve"> </w:t>
      </w:r>
      <w:r>
        <w:rPr>
          <w:rFonts w:ascii="Open Sans" w:eastAsia="Open Sans" w:hAnsi="Open Sans" w:cs="Open Sans"/>
          <w:spacing w:val="-3"/>
          <w:position w:val="1"/>
        </w:rPr>
        <w:t>t</w:t>
      </w:r>
      <w:r>
        <w:rPr>
          <w:rFonts w:ascii="Open Sans" w:eastAsia="Open Sans" w:hAnsi="Open Sans" w:cs="Open Sans"/>
          <w:spacing w:val="-6"/>
          <w:position w:val="1"/>
        </w:rPr>
        <w:t>y</w:t>
      </w:r>
      <w:r>
        <w:rPr>
          <w:rFonts w:ascii="Open Sans" w:eastAsia="Open Sans" w:hAnsi="Open Sans" w:cs="Open Sans"/>
          <w:position w:val="1"/>
        </w:rPr>
        <w:t>p</w:t>
      </w:r>
      <w:r>
        <w:rPr>
          <w:rFonts w:ascii="Open Sans" w:eastAsia="Open Sans" w:hAnsi="Open Sans" w:cs="Open Sans"/>
          <w:spacing w:val="-3"/>
          <w:position w:val="1"/>
        </w:rPr>
        <w:t>e</w:t>
      </w:r>
      <w:r>
        <w:rPr>
          <w:rFonts w:ascii="Open Sans" w:eastAsia="Open Sans" w:hAnsi="Open Sans" w:cs="Open Sans"/>
          <w:position w:val="1"/>
        </w:rPr>
        <w:t>s.</w:t>
      </w:r>
      <w:r>
        <w:rPr>
          <w:rFonts w:ascii="Open Sans" w:eastAsia="Open Sans" w:hAnsi="Open Sans" w:cs="Open Sans"/>
          <w:spacing w:val="2"/>
          <w:position w:val="1"/>
        </w:rPr>
        <w:t xml:space="preserve"> </w:t>
      </w:r>
      <w:r>
        <w:rPr>
          <w:rFonts w:ascii="Open Sans" w:eastAsia="Open Sans" w:hAnsi="Open Sans" w:cs="Open Sans"/>
          <w:spacing w:val="-2"/>
          <w:position w:val="1"/>
        </w:rPr>
        <w:t>T</w:t>
      </w:r>
      <w:r>
        <w:rPr>
          <w:rFonts w:ascii="Open Sans" w:eastAsia="Open Sans" w:hAnsi="Open Sans" w:cs="Open Sans"/>
          <w:position w:val="1"/>
        </w:rPr>
        <w:t>he</w:t>
      </w:r>
      <w:r>
        <w:rPr>
          <w:rFonts w:ascii="Open Sans" w:eastAsia="Open Sans" w:hAnsi="Open Sans" w:cs="Open Sans"/>
          <w:spacing w:val="-2"/>
          <w:position w:val="1"/>
        </w:rPr>
        <w:t xml:space="preserve"> </w:t>
      </w:r>
      <w:r>
        <w:rPr>
          <w:rFonts w:ascii="Open Sans" w:eastAsia="Open Sans" w:hAnsi="Open Sans" w:cs="Open Sans"/>
          <w:spacing w:val="2"/>
          <w:position w:val="1"/>
        </w:rPr>
        <w:t>o</w:t>
      </w:r>
      <w:r>
        <w:rPr>
          <w:rFonts w:ascii="Open Sans" w:eastAsia="Open Sans" w:hAnsi="Open Sans" w:cs="Open Sans"/>
          <w:position w:val="1"/>
        </w:rPr>
        <w:t>ne</w:t>
      </w:r>
      <w:r>
        <w:rPr>
          <w:rFonts w:ascii="Open Sans" w:eastAsia="Open Sans" w:hAnsi="Open Sans" w:cs="Open Sans"/>
          <w:spacing w:val="-2"/>
          <w:position w:val="1"/>
        </w:rPr>
        <w:t xml:space="preserve"> </w:t>
      </w:r>
      <w:r>
        <w:rPr>
          <w:rFonts w:ascii="Open Sans" w:eastAsia="Open Sans" w:hAnsi="Open Sans" w:cs="Open Sans"/>
          <w:position w:val="1"/>
        </w:rPr>
        <w:t>ch</w:t>
      </w:r>
      <w:r>
        <w:rPr>
          <w:rFonts w:ascii="Open Sans" w:eastAsia="Open Sans" w:hAnsi="Open Sans" w:cs="Open Sans"/>
          <w:spacing w:val="2"/>
          <w:position w:val="1"/>
        </w:rPr>
        <w:t>o</w:t>
      </w:r>
      <w:r>
        <w:rPr>
          <w:rFonts w:ascii="Open Sans" w:eastAsia="Open Sans" w:hAnsi="Open Sans" w:cs="Open Sans"/>
          <w:position w:val="1"/>
        </w:rPr>
        <w:t>s</w:t>
      </w:r>
      <w:r>
        <w:rPr>
          <w:rFonts w:ascii="Open Sans" w:eastAsia="Open Sans" w:hAnsi="Open Sans" w:cs="Open Sans"/>
          <w:spacing w:val="-3"/>
          <w:position w:val="1"/>
        </w:rPr>
        <w:t>e</w:t>
      </w:r>
      <w:r>
        <w:rPr>
          <w:rFonts w:ascii="Open Sans" w:eastAsia="Open Sans" w:hAnsi="Open Sans" w:cs="Open Sans"/>
          <w:position w:val="1"/>
        </w:rPr>
        <w:t xml:space="preserve">n </w:t>
      </w:r>
      <w:r>
        <w:rPr>
          <w:rFonts w:ascii="Open Sans" w:eastAsia="Open Sans" w:hAnsi="Open Sans" w:cs="Open Sans"/>
          <w:spacing w:val="-6"/>
          <w:position w:val="1"/>
        </w:rPr>
        <w:t>w</w:t>
      </w:r>
      <w:r>
        <w:rPr>
          <w:rFonts w:ascii="Open Sans" w:eastAsia="Open Sans" w:hAnsi="Open Sans" w:cs="Open Sans"/>
          <w:spacing w:val="5"/>
          <w:position w:val="1"/>
        </w:rPr>
        <w:t>il</w:t>
      </w:r>
      <w:r>
        <w:rPr>
          <w:rFonts w:ascii="Open Sans" w:eastAsia="Open Sans" w:hAnsi="Open Sans" w:cs="Open Sans"/>
          <w:position w:val="1"/>
        </w:rPr>
        <w:t>l</w:t>
      </w:r>
      <w:r>
        <w:rPr>
          <w:rFonts w:ascii="Open Sans" w:eastAsia="Open Sans" w:hAnsi="Open Sans" w:cs="Open Sans"/>
          <w:spacing w:val="4"/>
          <w:position w:val="1"/>
        </w:rPr>
        <w:t xml:space="preserve"> </w:t>
      </w:r>
      <w:r>
        <w:rPr>
          <w:rFonts w:ascii="Open Sans" w:eastAsia="Open Sans" w:hAnsi="Open Sans" w:cs="Open Sans"/>
          <w:position w:val="1"/>
        </w:rPr>
        <w:t>be</w:t>
      </w:r>
    </w:p>
    <w:p w14:paraId="53E4B55B" w14:textId="77777777" w:rsidR="0074787C" w:rsidRDefault="00656446">
      <w:pPr>
        <w:spacing w:after="0" w:line="240" w:lineRule="auto"/>
        <w:ind w:left="1420" w:right="-20"/>
        <w:rPr>
          <w:rFonts w:ascii="Open Sans" w:eastAsia="Open Sans" w:hAnsi="Open Sans" w:cs="Open Sans"/>
        </w:rPr>
      </w:pPr>
      <w:proofErr w:type="gramStart"/>
      <w:r>
        <w:rPr>
          <w:rFonts w:ascii="Open Sans" w:eastAsia="Open Sans" w:hAnsi="Open Sans" w:cs="Open Sans"/>
          <w:spacing w:val="-3"/>
        </w:rPr>
        <w:t>t</w:t>
      </w:r>
      <w:r>
        <w:rPr>
          <w:rFonts w:ascii="Open Sans" w:eastAsia="Open Sans" w:hAnsi="Open Sans" w:cs="Open Sans"/>
        </w:rPr>
        <w:t>he</w:t>
      </w:r>
      <w:proofErr w:type="gramEnd"/>
      <w:r>
        <w:rPr>
          <w:rFonts w:ascii="Open Sans" w:eastAsia="Open Sans" w:hAnsi="Open Sans" w:cs="Open Sans"/>
          <w:spacing w:val="-2"/>
        </w:rPr>
        <w:t xml:space="preserve"> </w:t>
      </w:r>
      <w:r>
        <w:rPr>
          <w:rFonts w:ascii="Open Sans" w:eastAsia="Open Sans" w:hAnsi="Open Sans" w:cs="Open Sans"/>
          <w:spacing w:val="5"/>
        </w:rPr>
        <w:t>l</w:t>
      </w:r>
      <w:r>
        <w:rPr>
          <w:rFonts w:ascii="Open Sans" w:eastAsia="Open Sans" w:hAnsi="Open Sans" w:cs="Open Sans"/>
          <w:spacing w:val="-2"/>
        </w:rPr>
        <w:t>a</w:t>
      </w:r>
      <w:r>
        <w:rPr>
          <w:rFonts w:ascii="Open Sans" w:eastAsia="Open Sans" w:hAnsi="Open Sans" w:cs="Open Sans"/>
        </w:rPr>
        <w:t>st</w:t>
      </w:r>
      <w:r>
        <w:rPr>
          <w:rFonts w:ascii="Open Sans" w:eastAsia="Open Sans" w:hAnsi="Open Sans" w:cs="Open Sans"/>
          <w:spacing w:val="-1"/>
        </w:rPr>
        <w:t xml:space="preserve"> </w:t>
      </w:r>
      <w:r>
        <w:rPr>
          <w:rFonts w:ascii="Open Sans" w:eastAsia="Open Sans" w:hAnsi="Open Sans" w:cs="Open Sans"/>
          <w:spacing w:val="-3"/>
        </w:rPr>
        <w:t>e</w:t>
      </w:r>
      <w:r>
        <w:rPr>
          <w:rFonts w:ascii="Open Sans" w:eastAsia="Open Sans" w:hAnsi="Open Sans" w:cs="Open Sans"/>
          <w:spacing w:val="5"/>
        </w:rPr>
        <w:t>l</w:t>
      </w:r>
      <w:r>
        <w:rPr>
          <w:rFonts w:ascii="Open Sans" w:eastAsia="Open Sans" w:hAnsi="Open Sans" w:cs="Open Sans"/>
          <w:spacing w:val="-3"/>
        </w:rPr>
        <w:t>e</w:t>
      </w:r>
      <w:r>
        <w:rPr>
          <w:rFonts w:ascii="Open Sans" w:eastAsia="Open Sans" w:hAnsi="Open Sans" w:cs="Open Sans"/>
          <w:spacing w:val="5"/>
        </w:rPr>
        <w:t>m</w:t>
      </w:r>
      <w:r>
        <w:rPr>
          <w:rFonts w:ascii="Open Sans" w:eastAsia="Open Sans" w:hAnsi="Open Sans" w:cs="Open Sans"/>
          <w:spacing w:val="-3"/>
        </w:rPr>
        <w:t>e</w:t>
      </w:r>
      <w:r>
        <w:rPr>
          <w:rFonts w:ascii="Open Sans" w:eastAsia="Open Sans" w:hAnsi="Open Sans" w:cs="Open Sans"/>
        </w:rPr>
        <w:t>nt</w:t>
      </w:r>
      <w:r>
        <w:rPr>
          <w:rFonts w:ascii="Open Sans" w:eastAsia="Open Sans" w:hAnsi="Open Sans" w:cs="Open Sans"/>
          <w:spacing w:val="-2"/>
        </w:rPr>
        <w:t xml:space="preserve"> </w:t>
      </w:r>
      <w:r>
        <w:rPr>
          <w:rFonts w:ascii="Open Sans" w:eastAsia="Open Sans" w:hAnsi="Open Sans" w:cs="Open Sans"/>
        </w:rPr>
        <w:t>n</w:t>
      </w:r>
      <w:r>
        <w:rPr>
          <w:rFonts w:ascii="Open Sans" w:eastAsia="Open Sans" w:hAnsi="Open Sans" w:cs="Open Sans"/>
          <w:spacing w:val="-2"/>
        </w:rPr>
        <w:t>a</w:t>
      </w:r>
      <w:r>
        <w:rPr>
          <w:rFonts w:ascii="Open Sans" w:eastAsia="Open Sans" w:hAnsi="Open Sans" w:cs="Open Sans"/>
          <w:spacing w:val="5"/>
        </w:rPr>
        <w:t>m</w:t>
      </w:r>
      <w:r>
        <w:rPr>
          <w:rFonts w:ascii="Open Sans" w:eastAsia="Open Sans" w:hAnsi="Open Sans" w:cs="Open Sans"/>
        </w:rPr>
        <w:t>e</w:t>
      </w:r>
      <w:r>
        <w:rPr>
          <w:rFonts w:ascii="Open Sans" w:eastAsia="Open Sans" w:hAnsi="Open Sans" w:cs="Open Sans"/>
          <w:spacing w:val="-2"/>
        </w:rPr>
        <w:t xml:space="preserve"> </w:t>
      </w:r>
      <w:r>
        <w:rPr>
          <w:rFonts w:ascii="Open Sans" w:eastAsia="Open Sans" w:hAnsi="Open Sans" w:cs="Open Sans"/>
          <w:spacing w:val="-6"/>
        </w:rPr>
        <w:t>y</w:t>
      </w:r>
      <w:r>
        <w:rPr>
          <w:rFonts w:ascii="Open Sans" w:eastAsia="Open Sans" w:hAnsi="Open Sans" w:cs="Open Sans"/>
          <w:spacing w:val="2"/>
        </w:rPr>
        <w:t>o</w:t>
      </w:r>
      <w:r>
        <w:rPr>
          <w:rFonts w:ascii="Open Sans" w:eastAsia="Open Sans" w:hAnsi="Open Sans" w:cs="Open Sans"/>
        </w:rPr>
        <w:t>u</w:t>
      </w:r>
      <w:r>
        <w:rPr>
          <w:rFonts w:ascii="Open Sans" w:eastAsia="Open Sans" w:hAnsi="Open Sans" w:cs="Open Sans"/>
          <w:spacing w:val="1"/>
        </w:rPr>
        <w:t xml:space="preserve"> </w:t>
      </w:r>
      <w:r>
        <w:rPr>
          <w:rFonts w:ascii="Open Sans" w:eastAsia="Open Sans" w:hAnsi="Open Sans" w:cs="Open Sans"/>
          <w:spacing w:val="-3"/>
        </w:rPr>
        <w:t>e</w:t>
      </w:r>
      <w:r>
        <w:rPr>
          <w:rFonts w:ascii="Open Sans" w:eastAsia="Open Sans" w:hAnsi="Open Sans" w:cs="Open Sans"/>
        </w:rPr>
        <w:t>n</w:t>
      </w:r>
      <w:r>
        <w:rPr>
          <w:rFonts w:ascii="Open Sans" w:eastAsia="Open Sans" w:hAnsi="Open Sans" w:cs="Open Sans"/>
          <w:spacing w:val="-3"/>
        </w:rPr>
        <w:t>te</w:t>
      </w:r>
      <w:r>
        <w:rPr>
          <w:rFonts w:ascii="Open Sans" w:eastAsia="Open Sans" w:hAnsi="Open Sans" w:cs="Open Sans"/>
        </w:rPr>
        <w:t>r.</w:t>
      </w:r>
    </w:p>
    <w:p w14:paraId="080E453F" w14:textId="77777777" w:rsidR="0074787C" w:rsidRDefault="00656446">
      <w:pPr>
        <w:spacing w:before="75" w:after="0" w:line="240" w:lineRule="auto"/>
        <w:ind w:left="1420" w:right="-20"/>
        <w:rPr>
          <w:rFonts w:ascii="Open Sans" w:eastAsia="Open Sans" w:hAnsi="Open Sans" w:cs="Open Sans"/>
        </w:rPr>
      </w:pPr>
      <w:r>
        <w:rPr>
          <w:rFonts w:ascii="Open Sans" w:eastAsia="Open Sans" w:hAnsi="Open Sans" w:cs="Open Sans"/>
          <w:b/>
          <w:bCs/>
          <w:spacing w:val="-2"/>
        </w:rPr>
        <w:t>A</w:t>
      </w:r>
      <w:r>
        <w:rPr>
          <w:rFonts w:ascii="Open Sans" w:eastAsia="Open Sans" w:hAnsi="Open Sans" w:cs="Open Sans"/>
          <w:b/>
          <w:bCs/>
          <w:spacing w:val="-4"/>
        </w:rPr>
        <w:t>dd</w:t>
      </w:r>
      <w:r>
        <w:rPr>
          <w:rFonts w:ascii="Open Sans" w:eastAsia="Open Sans" w:hAnsi="Open Sans" w:cs="Open Sans"/>
          <w:b/>
          <w:bCs/>
          <w:spacing w:val="-7"/>
        </w:rPr>
        <w:t>i</w:t>
      </w:r>
      <w:r>
        <w:rPr>
          <w:rFonts w:ascii="Open Sans" w:eastAsia="Open Sans" w:hAnsi="Open Sans" w:cs="Open Sans"/>
          <w:b/>
          <w:bCs/>
          <w:spacing w:val="5"/>
        </w:rPr>
        <w:t>n</w:t>
      </w:r>
      <w:r>
        <w:rPr>
          <w:rFonts w:ascii="Open Sans" w:eastAsia="Open Sans" w:hAnsi="Open Sans" w:cs="Open Sans"/>
          <w:b/>
          <w:bCs/>
        </w:rPr>
        <w:t>g</w:t>
      </w:r>
      <w:r>
        <w:rPr>
          <w:rFonts w:ascii="Open Sans" w:eastAsia="Open Sans" w:hAnsi="Open Sans" w:cs="Open Sans"/>
          <w:b/>
          <w:bCs/>
          <w:spacing w:val="-7"/>
        </w:rPr>
        <w:t xml:space="preserve"> </w:t>
      </w:r>
      <w:r>
        <w:rPr>
          <w:rFonts w:ascii="Open Sans" w:eastAsia="Open Sans" w:hAnsi="Open Sans" w:cs="Open Sans"/>
          <w:b/>
          <w:bCs/>
          <w:spacing w:val="3"/>
        </w:rPr>
        <w:t>M</w:t>
      </w:r>
      <w:r>
        <w:rPr>
          <w:rFonts w:ascii="Open Sans" w:eastAsia="Open Sans" w:hAnsi="Open Sans" w:cs="Open Sans"/>
          <w:b/>
          <w:bCs/>
          <w:spacing w:val="5"/>
        </w:rPr>
        <w:t>e</w:t>
      </w:r>
      <w:r>
        <w:rPr>
          <w:rFonts w:ascii="Open Sans" w:eastAsia="Open Sans" w:hAnsi="Open Sans" w:cs="Open Sans"/>
          <w:b/>
          <w:bCs/>
          <w:spacing w:val="-5"/>
        </w:rPr>
        <w:t>t</w:t>
      </w:r>
      <w:r>
        <w:rPr>
          <w:rFonts w:ascii="Open Sans" w:eastAsia="Open Sans" w:hAnsi="Open Sans" w:cs="Open Sans"/>
          <w:b/>
          <w:bCs/>
          <w:spacing w:val="2"/>
        </w:rPr>
        <w:t>a</w:t>
      </w:r>
      <w:r>
        <w:rPr>
          <w:rFonts w:ascii="Open Sans" w:eastAsia="Open Sans" w:hAnsi="Open Sans" w:cs="Open Sans"/>
          <w:b/>
          <w:bCs/>
          <w:spacing w:val="-4"/>
        </w:rPr>
        <w:t>d</w:t>
      </w:r>
      <w:r>
        <w:rPr>
          <w:rFonts w:ascii="Open Sans" w:eastAsia="Open Sans" w:hAnsi="Open Sans" w:cs="Open Sans"/>
          <w:b/>
          <w:bCs/>
          <w:spacing w:val="2"/>
        </w:rPr>
        <w:t>a</w:t>
      </w:r>
      <w:r>
        <w:rPr>
          <w:rFonts w:ascii="Open Sans" w:eastAsia="Open Sans" w:hAnsi="Open Sans" w:cs="Open Sans"/>
          <w:b/>
          <w:bCs/>
          <w:spacing w:val="-5"/>
        </w:rPr>
        <w:t>t</w:t>
      </w:r>
      <w:r>
        <w:rPr>
          <w:rFonts w:ascii="Open Sans" w:eastAsia="Open Sans" w:hAnsi="Open Sans" w:cs="Open Sans"/>
          <w:b/>
          <w:bCs/>
        </w:rPr>
        <w:t xml:space="preserve">a </w:t>
      </w:r>
      <w:r>
        <w:rPr>
          <w:rFonts w:ascii="Open Sans" w:eastAsia="Open Sans" w:hAnsi="Open Sans" w:cs="Open Sans"/>
          <w:spacing w:val="5"/>
        </w:rPr>
        <w:t>i</w:t>
      </w:r>
      <w:r>
        <w:rPr>
          <w:rFonts w:ascii="Open Sans" w:eastAsia="Open Sans" w:hAnsi="Open Sans" w:cs="Open Sans"/>
        </w:rPr>
        <w:t>s</w:t>
      </w:r>
      <w:r>
        <w:rPr>
          <w:rFonts w:ascii="Open Sans" w:eastAsia="Open Sans" w:hAnsi="Open Sans" w:cs="Open Sans"/>
          <w:spacing w:val="2"/>
        </w:rPr>
        <w:t xml:space="preserve"> </w:t>
      </w:r>
      <w:r>
        <w:rPr>
          <w:rFonts w:ascii="Open Sans" w:eastAsia="Open Sans" w:hAnsi="Open Sans" w:cs="Open Sans"/>
          <w:spacing w:val="-2"/>
        </w:rPr>
        <w:t>a</w:t>
      </w:r>
      <w:r>
        <w:rPr>
          <w:rFonts w:ascii="Open Sans" w:eastAsia="Open Sans" w:hAnsi="Open Sans" w:cs="Open Sans"/>
        </w:rPr>
        <w:t>n</w:t>
      </w:r>
      <w:r>
        <w:rPr>
          <w:rFonts w:ascii="Open Sans" w:eastAsia="Open Sans" w:hAnsi="Open Sans" w:cs="Open Sans"/>
          <w:spacing w:val="2"/>
        </w:rPr>
        <w:t xml:space="preserve"> </w:t>
      </w:r>
      <w:r>
        <w:rPr>
          <w:rFonts w:ascii="Open Sans" w:eastAsia="Open Sans" w:hAnsi="Open Sans" w:cs="Open Sans"/>
          <w:spacing w:val="-3"/>
        </w:rPr>
        <w:t>e</w:t>
      </w:r>
      <w:r>
        <w:rPr>
          <w:rFonts w:ascii="Open Sans" w:eastAsia="Open Sans" w:hAnsi="Open Sans" w:cs="Open Sans"/>
          <w:spacing w:val="5"/>
        </w:rPr>
        <w:t>x</w:t>
      </w:r>
      <w:r>
        <w:rPr>
          <w:rFonts w:ascii="Open Sans" w:eastAsia="Open Sans" w:hAnsi="Open Sans" w:cs="Open Sans"/>
        </w:rPr>
        <w:t>p</w:t>
      </w:r>
      <w:r>
        <w:rPr>
          <w:rFonts w:ascii="Open Sans" w:eastAsia="Open Sans" w:hAnsi="Open Sans" w:cs="Open Sans"/>
          <w:spacing w:val="-3"/>
        </w:rPr>
        <w:t>e</w:t>
      </w:r>
      <w:r>
        <w:rPr>
          <w:rFonts w:ascii="Open Sans" w:eastAsia="Open Sans" w:hAnsi="Open Sans" w:cs="Open Sans"/>
        </w:rPr>
        <w:t>rt</w:t>
      </w:r>
      <w:r>
        <w:rPr>
          <w:rFonts w:ascii="Open Sans" w:eastAsia="Open Sans" w:hAnsi="Open Sans" w:cs="Open Sans"/>
          <w:spacing w:val="-3"/>
        </w:rPr>
        <w:t xml:space="preserve"> </w:t>
      </w:r>
      <w:r>
        <w:rPr>
          <w:rFonts w:ascii="Open Sans" w:eastAsia="Open Sans" w:hAnsi="Open Sans" w:cs="Open Sans"/>
          <w:spacing w:val="5"/>
        </w:rPr>
        <w:t>m</w:t>
      </w:r>
      <w:r>
        <w:rPr>
          <w:rFonts w:ascii="Open Sans" w:eastAsia="Open Sans" w:hAnsi="Open Sans" w:cs="Open Sans"/>
          <w:spacing w:val="2"/>
        </w:rPr>
        <w:t>o</w:t>
      </w:r>
      <w:r>
        <w:rPr>
          <w:rFonts w:ascii="Open Sans" w:eastAsia="Open Sans" w:hAnsi="Open Sans" w:cs="Open Sans"/>
        </w:rPr>
        <w:t>de</w:t>
      </w:r>
      <w:r>
        <w:rPr>
          <w:rFonts w:ascii="Open Sans" w:eastAsia="Open Sans" w:hAnsi="Open Sans" w:cs="Open Sans"/>
          <w:spacing w:val="-2"/>
        </w:rPr>
        <w:t xml:space="preserve"> </w:t>
      </w:r>
      <w:r>
        <w:rPr>
          <w:rFonts w:ascii="Open Sans" w:eastAsia="Open Sans" w:hAnsi="Open Sans" w:cs="Open Sans"/>
          <w:spacing w:val="1"/>
        </w:rPr>
        <w:t>f</w:t>
      </w:r>
      <w:r>
        <w:rPr>
          <w:rFonts w:ascii="Open Sans" w:eastAsia="Open Sans" w:hAnsi="Open Sans" w:cs="Open Sans"/>
        </w:rPr>
        <w:t>unc</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2"/>
        </w:rPr>
        <w:t xml:space="preserve"> </w:t>
      </w:r>
      <w:r>
        <w:rPr>
          <w:rFonts w:ascii="Open Sans" w:eastAsia="Open Sans" w:hAnsi="Open Sans" w:cs="Open Sans"/>
          <w:spacing w:val="1"/>
        </w:rPr>
        <w:t>f</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2"/>
        </w:rPr>
        <w:t xml:space="preserve"> </w:t>
      </w:r>
      <w:r>
        <w:rPr>
          <w:rFonts w:ascii="Open Sans" w:eastAsia="Open Sans" w:hAnsi="Open Sans" w:cs="Open Sans"/>
        </w:rPr>
        <w:t>use</w:t>
      </w:r>
      <w:r>
        <w:rPr>
          <w:rFonts w:ascii="Open Sans" w:eastAsia="Open Sans" w:hAnsi="Open Sans" w:cs="Open Sans"/>
          <w:spacing w:val="-2"/>
        </w:rPr>
        <w:t xml:space="preserve"> </w:t>
      </w:r>
      <w:r>
        <w:rPr>
          <w:rFonts w:ascii="Open Sans" w:eastAsia="Open Sans" w:hAnsi="Open Sans" w:cs="Open Sans"/>
          <w:spacing w:val="5"/>
        </w:rPr>
        <w:t>i</w:t>
      </w:r>
      <w:r>
        <w:rPr>
          <w:rFonts w:ascii="Open Sans" w:eastAsia="Open Sans" w:hAnsi="Open Sans" w:cs="Open Sans"/>
        </w:rPr>
        <w:t>n</w:t>
      </w:r>
      <w:r>
        <w:rPr>
          <w:rFonts w:ascii="Open Sans" w:eastAsia="Open Sans" w:hAnsi="Open Sans" w:cs="Open Sans"/>
          <w:spacing w:val="1"/>
        </w:rPr>
        <w:t xml:space="preserve"> </w:t>
      </w:r>
      <w:r>
        <w:rPr>
          <w:rFonts w:ascii="Open Sans" w:eastAsia="Open Sans" w:hAnsi="Open Sans" w:cs="Open Sans"/>
        </w:rPr>
        <w:t>c</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5"/>
        </w:rPr>
        <w:t>j</w:t>
      </w:r>
      <w:r>
        <w:rPr>
          <w:rFonts w:ascii="Open Sans" w:eastAsia="Open Sans" w:hAnsi="Open Sans" w:cs="Open Sans"/>
        </w:rPr>
        <w:t>unc</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4"/>
        </w:rPr>
        <w:t xml:space="preserve"> </w:t>
      </w:r>
      <w:r>
        <w:rPr>
          <w:rFonts w:ascii="Open Sans" w:eastAsia="Open Sans" w:hAnsi="Open Sans" w:cs="Open Sans"/>
          <w:spacing w:val="-6"/>
        </w:rPr>
        <w:t>w</w:t>
      </w:r>
      <w:r>
        <w:rPr>
          <w:rFonts w:ascii="Open Sans" w:eastAsia="Open Sans" w:hAnsi="Open Sans" w:cs="Open Sans"/>
          <w:spacing w:val="5"/>
        </w:rPr>
        <w:t>i</w:t>
      </w:r>
      <w:r>
        <w:rPr>
          <w:rFonts w:ascii="Open Sans" w:eastAsia="Open Sans" w:hAnsi="Open Sans" w:cs="Open Sans"/>
          <w:spacing w:val="-3"/>
        </w:rPr>
        <w:t>t</w:t>
      </w:r>
      <w:r>
        <w:rPr>
          <w:rFonts w:ascii="Open Sans" w:eastAsia="Open Sans" w:hAnsi="Open Sans" w:cs="Open Sans"/>
        </w:rPr>
        <w:t>h</w:t>
      </w:r>
    </w:p>
    <w:p w14:paraId="2683258E" w14:textId="77777777" w:rsidR="0074787C" w:rsidRDefault="00656446">
      <w:pPr>
        <w:spacing w:after="0" w:line="240" w:lineRule="auto"/>
        <w:ind w:left="1420" w:right="-20"/>
        <w:rPr>
          <w:rFonts w:ascii="Open Sans" w:eastAsia="Open Sans" w:hAnsi="Open Sans" w:cs="Open Sans"/>
        </w:rPr>
      </w:pPr>
      <w:proofErr w:type="spellStart"/>
      <w:r>
        <w:rPr>
          <w:rFonts w:ascii="Open Sans" w:eastAsia="Open Sans" w:hAnsi="Open Sans" w:cs="Open Sans"/>
          <w:spacing w:val="-6"/>
        </w:rPr>
        <w:t>O</w:t>
      </w:r>
      <w:r>
        <w:rPr>
          <w:rFonts w:ascii="Open Sans" w:eastAsia="Open Sans" w:hAnsi="Open Sans" w:cs="Open Sans"/>
        </w:rPr>
        <w:t>p</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rPr>
        <w:t>bus</w:t>
      </w:r>
      <w:proofErr w:type="spellEnd"/>
      <w:r>
        <w:rPr>
          <w:rFonts w:ascii="Open Sans" w:eastAsia="Open Sans" w:hAnsi="Open Sans" w:cs="Open Sans"/>
          <w:spacing w:val="-3"/>
        </w:rPr>
        <w:t xml:space="preserve"> </w:t>
      </w:r>
      <w:r>
        <w:rPr>
          <w:rFonts w:ascii="Open Sans" w:eastAsia="Open Sans" w:hAnsi="Open Sans" w:cs="Open Sans"/>
          <w:spacing w:val="3"/>
        </w:rPr>
        <w:t>P</w:t>
      </w:r>
      <w:r>
        <w:rPr>
          <w:rFonts w:ascii="Open Sans" w:eastAsia="Open Sans" w:hAnsi="Open Sans" w:cs="Open Sans"/>
        </w:rPr>
        <w:t>r</w:t>
      </w:r>
      <w:r>
        <w:rPr>
          <w:rFonts w:ascii="Open Sans" w:eastAsia="Open Sans" w:hAnsi="Open Sans" w:cs="Open Sans"/>
          <w:spacing w:val="2"/>
        </w:rPr>
        <w:t>o</w:t>
      </w:r>
      <w:r>
        <w:rPr>
          <w:rFonts w:ascii="Open Sans" w:eastAsia="Open Sans" w:hAnsi="Open Sans" w:cs="Open Sans"/>
          <w:spacing w:val="1"/>
        </w:rPr>
        <w:t>f</w:t>
      </w:r>
      <w:r>
        <w:rPr>
          <w:rFonts w:ascii="Open Sans" w:eastAsia="Open Sans" w:hAnsi="Open Sans" w:cs="Open Sans"/>
          <w:spacing w:val="-3"/>
        </w:rPr>
        <w:t>e</w:t>
      </w:r>
      <w:r>
        <w:rPr>
          <w:rFonts w:ascii="Open Sans" w:eastAsia="Open Sans" w:hAnsi="Open Sans" w:cs="Open Sans"/>
        </w:rPr>
        <w:t>ss</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2"/>
        </w:rPr>
        <w:t>a</w:t>
      </w:r>
      <w:r>
        <w:rPr>
          <w:rFonts w:ascii="Open Sans" w:eastAsia="Open Sans" w:hAnsi="Open Sans" w:cs="Open Sans"/>
        </w:rPr>
        <w:t>l</w:t>
      </w:r>
      <w:r>
        <w:rPr>
          <w:rFonts w:ascii="Open Sans" w:eastAsia="Open Sans" w:hAnsi="Open Sans" w:cs="Open Sans"/>
          <w:spacing w:val="4"/>
        </w:rPr>
        <w:t xml:space="preserve"> </w:t>
      </w:r>
      <w:r>
        <w:rPr>
          <w:rFonts w:ascii="Open Sans" w:eastAsia="Open Sans" w:hAnsi="Open Sans" w:cs="Open Sans"/>
          <w:spacing w:val="-1"/>
        </w:rPr>
        <w:t>S</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5"/>
        </w:rPr>
        <w:t>v</w:t>
      </w:r>
      <w:r>
        <w:rPr>
          <w:rFonts w:ascii="Open Sans" w:eastAsia="Open Sans" w:hAnsi="Open Sans" w:cs="Open Sans"/>
          <w:spacing w:val="5"/>
        </w:rPr>
        <w:t>i</w:t>
      </w:r>
      <w:r>
        <w:rPr>
          <w:rFonts w:ascii="Open Sans" w:eastAsia="Open Sans" w:hAnsi="Open Sans" w:cs="Open Sans"/>
        </w:rPr>
        <w:t>c</w:t>
      </w:r>
      <w:r>
        <w:rPr>
          <w:rFonts w:ascii="Open Sans" w:eastAsia="Open Sans" w:hAnsi="Open Sans" w:cs="Open Sans"/>
          <w:spacing w:val="-3"/>
        </w:rPr>
        <w:t>e</w:t>
      </w:r>
      <w:r>
        <w:rPr>
          <w:rFonts w:ascii="Open Sans" w:eastAsia="Open Sans" w:hAnsi="Open Sans" w:cs="Open Sans"/>
        </w:rPr>
        <w:t>s</w:t>
      </w:r>
    </w:p>
    <w:p w14:paraId="10447DBF" w14:textId="77777777" w:rsidR="0074787C" w:rsidRDefault="0074787C">
      <w:pPr>
        <w:spacing w:after="0"/>
        <w:sectPr w:rsidR="0074787C">
          <w:pgSz w:w="11920" w:h="16840"/>
          <w:pgMar w:top="1560" w:right="1380" w:bottom="280" w:left="1280" w:header="720" w:footer="720" w:gutter="0"/>
          <w:cols w:space="720"/>
        </w:sectPr>
      </w:pPr>
    </w:p>
    <w:p w14:paraId="2E98D4F7" w14:textId="77777777" w:rsidR="0074787C" w:rsidRDefault="0074787C">
      <w:pPr>
        <w:spacing w:before="8" w:after="0" w:line="160" w:lineRule="exact"/>
        <w:rPr>
          <w:sz w:val="16"/>
          <w:szCs w:val="16"/>
        </w:rPr>
      </w:pPr>
    </w:p>
    <w:p w14:paraId="382ED3A2"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3"/>
          <w:position w:val="1"/>
        </w:rPr>
        <w:t>H</w:t>
      </w:r>
      <w:r>
        <w:rPr>
          <w:rFonts w:ascii="Open Sans" w:eastAsia="Open Sans" w:hAnsi="Open Sans" w:cs="Open Sans"/>
          <w:color w:val="3F3F3F"/>
          <w:spacing w:val="-3"/>
          <w:position w:val="1"/>
        </w:rPr>
        <w:t>e</w:t>
      </w:r>
      <w:r>
        <w:rPr>
          <w:rFonts w:ascii="Open Sans" w:eastAsia="Open Sans" w:hAnsi="Open Sans" w:cs="Open Sans"/>
          <w:color w:val="3F3F3F"/>
          <w:position w:val="1"/>
        </w:rPr>
        <w:t>re</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u</w:t>
      </w:r>
      <w:r>
        <w:rPr>
          <w:rFonts w:ascii="Open Sans" w:eastAsia="Open Sans" w:hAnsi="Open Sans" w:cs="Open Sans"/>
          <w:color w:val="3F3F3F"/>
          <w:spacing w:val="-3"/>
          <w:position w:val="1"/>
        </w:rPr>
        <w:t>t</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w:t>
      </w:r>
    </w:p>
    <w:p w14:paraId="7779C7C3" w14:textId="77777777" w:rsidR="0074787C" w:rsidRDefault="0074787C">
      <w:pPr>
        <w:spacing w:before="2" w:after="0" w:line="130" w:lineRule="exact"/>
        <w:rPr>
          <w:sz w:val="13"/>
          <w:szCs w:val="13"/>
        </w:rPr>
      </w:pPr>
    </w:p>
    <w:p w14:paraId="15F182D9" w14:textId="77777777" w:rsidR="0074787C" w:rsidRDefault="002D0355">
      <w:pPr>
        <w:spacing w:after="0" w:line="240" w:lineRule="auto"/>
        <w:ind w:left="115" w:right="-20"/>
        <w:rPr>
          <w:rFonts w:ascii="Times New Roman" w:eastAsia="Times New Roman" w:hAnsi="Times New Roman" w:cs="Times New Roman"/>
          <w:sz w:val="20"/>
          <w:szCs w:val="20"/>
        </w:rPr>
      </w:pPr>
      <w:r>
        <w:pict w14:anchorId="4A4F4C45">
          <v:shape id="_x0000_i1047" type="#_x0000_t75" style="width:326.25pt;height:177pt;mso-position-horizontal-relative:char;mso-position-vertical-relative:line">
            <v:imagedata r:id="rId39" o:title=""/>
          </v:shape>
        </w:pict>
      </w:r>
    </w:p>
    <w:p w14:paraId="6D356DCF" w14:textId="77777777" w:rsidR="0074787C" w:rsidRDefault="0074787C">
      <w:pPr>
        <w:spacing w:before="8" w:after="0" w:line="160" w:lineRule="exact"/>
        <w:rPr>
          <w:sz w:val="16"/>
          <w:szCs w:val="16"/>
        </w:rPr>
      </w:pPr>
    </w:p>
    <w:p w14:paraId="35C29A22" w14:textId="77777777" w:rsidR="0074787C" w:rsidRDefault="00656446">
      <w:pPr>
        <w:spacing w:after="0" w:line="240" w:lineRule="auto"/>
        <w:ind w:left="115" w:right="53"/>
        <w:rPr>
          <w:rFonts w:ascii="Open Sans" w:eastAsia="Open Sans" w:hAnsi="Open Sans" w:cs="Open Sans"/>
        </w:rPr>
      </w:pP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rt</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2"/>
        </w:rPr>
        <w:t>E</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nd 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b/>
          <w:bCs/>
          <w:color w:val="3F3F3F"/>
          <w:spacing w:val="-2"/>
        </w:rPr>
        <w:t>A</w:t>
      </w:r>
      <w:r>
        <w:rPr>
          <w:rFonts w:ascii="Open Sans" w:eastAsia="Open Sans" w:hAnsi="Open Sans" w:cs="Open Sans"/>
          <w:b/>
          <w:bCs/>
          <w:color w:val="3F3F3F"/>
          <w:spacing w:val="-4"/>
        </w:rPr>
        <w:t>dd</w:t>
      </w:r>
      <w:r>
        <w:rPr>
          <w:rFonts w:ascii="Open Sans" w:eastAsia="Open Sans" w:hAnsi="Open Sans" w:cs="Open Sans"/>
          <w:color w:val="3F3F3F"/>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 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s:</w:t>
      </w:r>
    </w:p>
    <w:p w14:paraId="059FCE9D" w14:textId="77777777" w:rsidR="0074787C" w:rsidRDefault="0074787C">
      <w:pPr>
        <w:spacing w:before="2" w:after="0" w:line="130" w:lineRule="exact"/>
        <w:rPr>
          <w:sz w:val="13"/>
          <w:szCs w:val="13"/>
        </w:rPr>
      </w:pPr>
    </w:p>
    <w:p w14:paraId="5EC622B8" w14:textId="77777777" w:rsidR="0074787C" w:rsidRDefault="002D0355">
      <w:pPr>
        <w:spacing w:after="0" w:line="240" w:lineRule="auto"/>
        <w:ind w:left="115" w:right="-20"/>
        <w:rPr>
          <w:rFonts w:ascii="Times New Roman" w:eastAsia="Times New Roman" w:hAnsi="Times New Roman" w:cs="Times New Roman"/>
          <w:sz w:val="20"/>
          <w:szCs w:val="20"/>
        </w:rPr>
      </w:pPr>
      <w:r>
        <w:pict w14:anchorId="5F2DCD6E">
          <v:shape id="_x0000_i1048" type="#_x0000_t75" style="width:330.75pt;height:113.25pt;mso-position-horizontal-relative:char;mso-position-vertical-relative:line">
            <v:imagedata r:id="rId40" o:title=""/>
          </v:shape>
        </w:pict>
      </w:r>
    </w:p>
    <w:p w14:paraId="722EC3D5" w14:textId="77777777" w:rsidR="0074787C" w:rsidRDefault="0074787C">
      <w:pPr>
        <w:spacing w:before="3" w:after="0" w:line="180" w:lineRule="exact"/>
        <w:rPr>
          <w:sz w:val="18"/>
          <w:szCs w:val="18"/>
        </w:rPr>
      </w:pPr>
    </w:p>
    <w:p w14:paraId="071BBE2A"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rm</w:t>
      </w:r>
      <w:r>
        <w:rPr>
          <w:rFonts w:ascii="Open Sans" w:eastAsia="Open Sans" w:hAnsi="Open Sans" w:cs="Open Sans"/>
          <w:color w:val="3F3F3F"/>
          <w:spacing w:val="5"/>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ur</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S</w:t>
      </w:r>
      <w:r>
        <w:rPr>
          <w:rFonts w:ascii="Open Sans" w:eastAsia="Open Sans" w:hAnsi="Open Sans" w:cs="Open Sans"/>
          <w:color w:val="3F3F3F"/>
        </w:rPr>
        <w:t>hu</w:t>
      </w:r>
      <w:r>
        <w:rPr>
          <w:rFonts w:ascii="Open Sans" w:eastAsia="Open Sans" w:hAnsi="Open Sans" w:cs="Open Sans"/>
          <w:color w:val="3F3F3F"/>
          <w:spacing w:val="-3"/>
        </w:rPr>
        <w:t>tt</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4E5B076E" w14:textId="77777777" w:rsidR="0074787C" w:rsidRDefault="0074787C">
      <w:pPr>
        <w:spacing w:before="2" w:after="0" w:line="130" w:lineRule="exact"/>
        <w:rPr>
          <w:sz w:val="13"/>
          <w:szCs w:val="13"/>
        </w:rPr>
      </w:pPr>
    </w:p>
    <w:p w14:paraId="1538ED51" w14:textId="77777777" w:rsidR="0074787C" w:rsidRDefault="002D0355">
      <w:pPr>
        <w:spacing w:after="0" w:line="240" w:lineRule="auto"/>
        <w:ind w:left="115" w:right="-20"/>
        <w:rPr>
          <w:rFonts w:ascii="Times New Roman" w:eastAsia="Times New Roman" w:hAnsi="Times New Roman" w:cs="Times New Roman"/>
          <w:sz w:val="20"/>
          <w:szCs w:val="20"/>
        </w:rPr>
      </w:pPr>
      <w:r>
        <w:pict w14:anchorId="7B2ED10B">
          <v:shape id="_x0000_i1049" type="#_x0000_t75" style="width:332.25pt;height:168.75pt;mso-position-horizontal-relative:char;mso-position-vertical-relative:line">
            <v:imagedata r:id="rId41" o:title=""/>
          </v:shape>
        </w:pict>
      </w:r>
    </w:p>
    <w:p w14:paraId="43F4F48C" w14:textId="77777777" w:rsidR="0074787C" w:rsidRDefault="0074787C">
      <w:pPr>
        <w:spacing w:before="6" w:after="0" w:line="160" w:lineRule="exact"/>
        <w:rPr>
          <w:sz w:val="16"/>
          <w:szCs w:val="16"/>
        </w:rPr>
      </w:pPr>
    </w:p>
    <w:p w14:paraId="27567A93"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N</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ce</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so</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1"/>
        </w:rPr>
        <w:t>S</w:t>
      </w:r>
      <w:r>
        <w:rPr>
          <w:rFonts w:ascii="Open Sans" w:eastAsia="Open Sans" w:hAnsi="Open Sans" w:cs="Open Sans"/>
          <w:b/>
          <w:bCs/>
          <w:color w:val="3F3F3F"/>
          <w:spacing w:val="-7"/>
        </w:rPr>
        <w:t>i</w:t>
      </w:r>
      <w:r>
        <w:rPr>
          <w:rFonts w:ascii="Open Sans" w:eastAsia="Open Sans" w:hAnsi="Open Sans" w:cs="Open Sans"/>
          <w:b/>
          <w:bCs/>
          <w:color w:val="3F3F3F"/>
          <w:spacing w:val="-4"/>
        </w:rPr>
        <w:t>g</w:t>
      </w:r>
      <w:r>
        <w:rPr>
          <w:rFonts w:ascii="Open Sans" w:eastAsia="Open Sans" w:hAnsi="Open Sans" w:cs="Open Sans"/>
          <w:b/>
          <w:bCs/>
          <w:color w:val="3F3F3F"/>
        </w:rPr>
        <w:t>n</w:t>
      </w:r>
      <w:r>
        <w:rPr>
          <w:rFonts w:ascii="Open Sans" w:eastAsia="Open Sans" w:hAnsi="Open Sans" w:cs="Open Sans"/>
          <w:b/>
          <w:bCs/>
          <w:color w:val="3F3F3F"/>
          <w:spacing w:val="6"/>
        </w:rPr>
        <w:t xml:space="preserve"> </w:t>
      </w:r>
      <w:r>
        <w:rPr>
          <w:rFonts w:ascii="Open Sans" w:eastAsia="Open Sans" w:hAnsi="Open Sans" w:cs="Open Sans"/>
          <w:b/>
          <w:bCs/>
          <w:color w:val="3F3F3F"/>
          <w:spacing w:val="-1"/>
        </w:rPr>
        <w:t>o</w:t>
      </w:r>
      <w:r>
        <w:rPr>
          <w:rFonts w:ascii="Open Sans" w:eastAsia="Open Sans" w:hAnsi="Open Sans" w:cs="Open Sans"/>
          <w:b/>
          <w:bCs/>
          <w:color w:val="3F3F3F"/>
        </w:rPr>
        <w:t>n</w:t>
      </w:r>
      <w:r>
        <w:rPr>
          <w:rFonts w:ascii="Open Sans" w:eastAsia="Open Sans" w:hAnsi="Open Sans" w:cs="Open Sans"/>
          <w:b/>
          <w:bCs/>
          <w:color w:val="3F3F3F"/>
          <w:spacing w:val="8"/>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2"/>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ee</w:t>
      </w:r>
      <w:r>
        <w:rPr>
          <w:rFonts w:ascii="Open Sans" w:eastAsia="Open Sans" w:hAnsi="Open Sans" w:cs="Open Sans"/>
          <w:color w:val="3F3F3F"/>
        </w:rPr>
        <w:t xml:space="preserve">n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re</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shu</w:t>
      </w:r>
      <w:r>
        <w:rPr>
          <w:rFonts w:ascii="Open Sans" w:eastAsia="Open Sans" w:hAnsi="Open Sans" w:cs="Open Sans"/>
          <w:color w:val="3F3F3F"/>
          <w:spacing w:val="-3"/>
        </w:rPr>
        <w:t>tt</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3BA91977" w14:textId="77777777" w:rsidR="0074787C" w:rsidRDefault="0074787C">
      <w:pPr>
        <w:spacing w:after="0"/>
        <w:sectPr w:rsidR="0074787C">
          <w:pgSz w:w="11920" w:h="16840"/>
          <w:pgMar w:top="1560" w:right="1360" w:bottom="280" w:left="1280" w:header="720" w:footer="720" w:gutter="0"/>
          <w:cols w:space="720"/>
        </w:sectPr>
      </w:pPr>
    </w:p>
    <w:p w14:paraId="6142CFAF" w14:textId="77777777" w:rsidR="0074787C" w:rsidRDefault="0074787C">
      <w:pPr>
        <w:spacing w:before="7" w:after="0" w:line="170" w:lineRule="exact"/>
        <w:rPr>
          <w:sz w:val="17"/>
          <w:szCs w:val="17"/>
        </w:rPr>
      </w:pPr>
    </w:p>
    <w:p w14:paraId="5B26442A" w14:textId="77777777" w:rsidR="0074787C" w:rsidRDefault="002D0355">
      <w:pPr>
        <w:spacing w:after="0" w:line="240" w:lineRule="auto"/>
        <w:ind w:left="115" w:right="-20"/>
        <w:rPr>
          <w:rFonts w:ascii="Times New Roman" w:eastAsia="Times New Roman" w:hAnsi="Times New Roman" w:cs="Times New Roman"/>
          <w:sz w:val="20"/>
          <w:szCs w:val="20"/>
        </w:rPr>
      </w:pPr>
      <w:r>
        <w:pict w14:anchorId="4E169C44">
          <v:shape id="_x0000_i1050" type="#_x0000_t75" style="width:332.25pt;height:160.5pt;mso-position-horizontal-relative:char;mso-position-vertical-relative:line">
            <v:imagedata r:id="rId42" o:title=""/>
          </v:shape>
        </w:pict>
      </w:r>
    </w:p>
    <w:p w14:paraId="6611E60F" w14:textId="77777777" w:rsidR="0074787C" w:rsidRDefault="0074787C">
      <w:pPr>
        <w:spacing w:before="8" w:after="0" w:line="160" w:lineRule="exact"/>
        <w:rPr>
          <w:sz w:val="16"/>
          <w:szCs w:val="16"/>
        </w:rPr>
      </w:pPr>
    </w:p>
    <w:p w14:paraId="57B3AF61"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4"/>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w:t>
      </w:r>
      <w:r>
        <w:rPr>
          <w:rFonts w:ascii="Open Sans" w:eastAsia="Open Sans" w:hAnsi="Open Sans" w:cs="Open Sans"/>
          <w:color w:val="3F3F3F"/>
          <w:position w:val="1"/>
        </w:rPr>
        <w:t>p</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et</w:t>
      </w:r>
      <w:r>
        <w:rPr>
          <w:rFonts w:ascii="Open Sans" w:eastAsia="Open Sans" w:hAnsi="Open Sans" w:cs="Open Sans"/>
          <w:color w:val="3F3F3F"/>
          <w:position w:val="1"/>
        </w:rPr>
        <w:t>e</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n</w:t>
      </w:r>
      <w:r>
        <w:rPr>
          <w:rFonts w:ascii="Open Sans" w:eastAsia="Open Sans" w:hAnsi="Open Sans" w:cs="Open Sans"/>
          <w:color w:val="3F3F3F"/>
          <w:spacing w:val="-3"/>
          <w:position w:val="1"/>
        </w:rPr>
        <w:t>e</w:t>
      </w:r>
      <w:r>
        <w:rPr>
          <w:rFonts w:ascii="Open Sans" w:eastAsia="Open Sans" w:hAnsi="Open Sans" w:cs="Open Sans"/>
          <w:color w:val="3F3F3F"/>
          <w:position w:val="1"/>
        </w:rPr>
        <w:t>w</w:t>
      </w:r>
      <w:r>
        <w:rPr>
          <w:rFonts w:ascii="Open Sans" w:eastAsia="Open Sans" w:hAnsi="Open Sans" w:cs="Open Sans"/>
          <w:color w:val="3F3F3F"/>
          <w:spacing w:val="-6"/>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ss</w:t>
      </w:r>
      <w:r>
        <w:rPr>
          <w:rFonts w:ascii="Open Sans" w:eastAsia="Open Sans" w:hAnsi="Open Sans" w:cs="Open Sans"/>
          <w:color w:val="3F3F3F"/>
          <w:spacing w:val="5"/>
          <w:position w:val="1"/>
        </w:rPr>
        <w:t>i</w:t>
      </w:r>
      <w:r>
        <w:rPr>
          <w:rFonts w:ascii="Open Sans" w:eastAsia="Open Sans" w:hAnsi="Open Sans" w:cs="Open Sans"/>
          <w:color w:val="3F3F3F"/>
          <w:position w:val="1"/>
        </w:rPr>
        <w:t>gn</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nt</w:t>
      </w:r>
      <w:r>
        <w:rPr>
          <w:rFonts w:ascii="Open Sans" w:eastAsia="Open Sans" w:hAnsi="Open Sans" w:cs="Open Sans"/>
          <w:color w:val="3F3F3F"/>
          <w:spacing w:val="-4"/>
          <w:position w:val="1"/>
        </w:rPr>
        <w:t xml:space="preserve"> </w:t>
      </w:r>
      <w:r>
        <w:rPr>
          <w:rFonts w:ascii="Open Sans" w:eastAsia="Open Sans" w:hAnsi="Open Sans" w:cs="Open Sans"/>
          <w:color w:val="3F3F3F"/>
          <w:position w:val="1"/>
        </w:rPr>
        <w:t>by</w:t>
      </w:r>
      <w:r>
        <w:rPr>
          <w:rFonts w:ascii="Open Sans" w:eastAsia="Open Sans" w:hAnsi="Open Sans" w:cs="Open Sans"/>
          <w:color w:val="3F3F3F"/>
          <w:spacing w:val="-5"/>
          <w:position w:val="1"/>
        </w:rPr>
        <w:t xml:space="preserve"> </w:t>
      </w:r>
      <w:r>
        <w:rPr>
          <w:rFonts w:ascii="Open Sans" w:eastAsia="Open Sans" w:hAnsi="Open Sans" w:cs="Open Sans"/>
          <w:color w:val="3F3F3F"/>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w:t>
      </w:r>
      <w:r>
        <w:rPr>
          <w:rFonts w:ascii="Open Sans" w:eastAsia="Open Sans" w:hAnsi="Open Sans" w:cs="Open Sans"/>
          <w:color w:val="3F3F3F"/>
          <w:spacing w:val="5"/>
          <w:position w:val="1"/>
        </w:rPr>
        <w:t>ki</w:t>
      </w:r>
      <w:r>
        <w:rPr>
          <w:rFonts w:ascii="Open Sans" w:eastAsia="Open Sans" w:hAnsi="Open Sans" w:cs="Open Sans"/>
          <w:color w:val="3F3F3F"/>
          <w:position w:val="1"/>
        </w:rPr>
        <w:t>ng</w:t>
      </w:r>
      <w:r>
        <w:rPr>
          <w:rFonts w:ascii="Open Sans" w:eastAsia="Open Sans" w:hAnsi="Open Sans" w:cs="Open Sans"/>
          <w:color w:val="3F3F3F"/>
          <w:spacing w:val="-3"/>
          <w:position w:val="1"/>
        </w:rPr>
        <w:t xml:space="preserve"> </w:t>
      </w:r>
      <w:r>
        <w:rPr>
          <w:rFonts w:ascii="Open Sans" w:eastAsia="Open Sans" w:hAnsi="Open Sans" w:cs="Open Sans"/>
          <w:b/>
          <w:bCs/>
          <w:color w:val="3F3F3F"/>
          <w:spacing w:val="-2"/>
          <w:position w:val="1"/>
        </w:rPr>
        <w:t>A</w:t>
      </w:r>
      <w:r>
        <w:rPr>
          <w:rFonts w:ascii="Open Sans" w:eastAsia="Open Sans" w:hAnsi="Open Sans" w:cs="Open Sans"/>
          <w:b/>
          <w:bCs/>
          <w:color w:val="3F3F3F"/>
          <w:spacing w:val="-4"/>
          <w:position w:val="1"/>
        </w:rPr>
        <w:t>ss</w:t>
      </w:r>
      <w:r>
        <w:rPr>
          <w:rFonts w:ascii="Open Sans" w:eastAsia="Open Sans" w:hAnsi="Open Sans" w:cs="Open Sans"/>
          <w:b/>
          <w:bCs/>
          <w:color w:val="3F3F3F"/>
          <w:spacing w:val="-7"/>
          <w:position w:val="1"/>
        </w:rPr>
        <w:t>i</w:t>
      </w:r>
      <w:r>
        <w:rPr>
          <w:rFonts w:ascii="Open Sans" w:eastAsia="Open Sans" w:hAnsi="Open Sans" w:cs="Open Sans"/>
          <w:b/>
          <w:bCs/>
          <w:color w:val="3F3F3F"/>
          <w:spacing w:val="-4"/>
          <w:position w:val="1"/>
        </w:rPr>
        <w:t>g</w:t>
      </w:r>
      <w:r>
        <w:rPr>
          <w:rFonts w:ascii="Open Sans" w:eastAsia="Open Sans" w:hAnsi="Open Sans" w:cs="Open Sans"/>
          <w:b/>
          <w:bCs/>
          <w:color w:val="3F3F3F"/>
          <w:position w:val="1"/>
        </w:rPr>
        <w:t>n</w:t>
      </w:r>
      <w:r>
        <w:rPr>
          <w:rFonts w:ascii="Open Sans" w:eastAsia="Open Sans" w:hAnsi="Open Sans" w:cs="Open Sans"/>
          <w:b/>
          <w:bCs/>
          <w:color w:val="3F3F3F"/>
          <w:spacing w:val="5"/>
          <w:position w:val="1"/>
        </w:rPr>
        <w:t xml:space="preserve"> </w:t>
      </w:r>
      <w:r>
        <w:rPr>
          <w:rFonts w:ascii="Open Sans" w:eastAsia="Open Sans" w:hAnsi="Open Sans" w:cs="Open Sans"/>
          <w:b/>
          <w:bCs/>
          <w:color w:val="3F3F3F"/>
          <w:spacing w:val="7"/>
          <w:position w:val="1"/>
        </w:rPr>
        <w:t>V</w:t>
      </w:r>
      <w:r>
        <w:rPr>
          <w:rFonts w:ascii="Open Sans" w:eastAsia="Open Sans" w:hAnsi="Open Sans" w:cs="Open Sans"/>
          <w:b/>
          <w:bCs/>
          <w:color w:val="3F3F3F"/>
          <w:spacing w:val="5"/>
          <w:position w:val="1"/>
        </w:rPr>
        <w:t>eh</w:t>
      </w:r>
      <w:r>
        <w:rPr>
          <w:rFonts w:ascii="Open Sans" w:eastAsia="Open Sans" w:hAnsi="Open Sans" w:cs="Open Sans"/>
          <w:b/>
          <w:bCs/>
          <w:color w:val="3F3F3F"/>
          <w:spacing w:val="-7"/>
          <w:position w:val="1"/>
        </w:rPr>
        <w:t>i</w:t>
      </w:r>
      <w:r>
        <w:rPr>
          <w:rFonts w:ascii="Open Sans" w:eastAsia="Open Sans" w:hAnsi="Open Sans" w:cs="Open Sans"/>
          <w:b/>
          <w:bCs/>
          <w:color w:val="3F3F3F"/>
          <w:spacing w:val="7"/>
          <w:position w:val="1"/>
        </w:rPr>
        <w:t>c</w:t>
      </w:r>
      <w:r>
        <w:rPr>
          <w:rFonts w:ascii="Open Sans" w:eastAsia="Open Sans" w:hAnsi="Open Sans" w:cs="Open Sans"/>
          <w:b/>
          <w:bCs/>
          <w:color w:val="3F3F3F"/>
          <w:spacing w:val="-7"/>
          <w:position w:val="1"/>
        </w:rPr>
        <w:t>l</w:t>
      </w:r>
      <w:r>
        <w:rPr>
          <w:rFonts w:ascii="Open Sans" w:eastAsia="Open Sans" w:hAnsi="Open Sans" w:cs="Open Sans"/>
          <w:b/>
          <w:bCs/>
          <w:color w:val="3F3F3F"/>
          <w:spacing w:val="5"/>
          <w:position w:val="1"/>
        </w:rPr>
        <w:t>e</w:t>
      </w:r>
      <w:r>
        <w:rPr>
          <w:rFonts w:ascii="Open Sans" w:eastAsia="Open Sans" w:hAnsi="Open Sans" w:cs="Open Sans"/>
          <w:b/>
          <w:bCs/>
          <w:color w:val="3F3F3F"/>
          <w:spacing w:val="-5"/>
          <w:position w:val="1"/>
        </w:rPr>
        <w:t>s</w:t>
      </w:r>
      <w:r>
        <w:rPr>
          <w:rFonts w:ascii="Open Sans" w:eastAsia="Open Sans" w:hAnsi="Open Sans" w:cs="Open Sans"/>
          <w:color w:val="3F3F3F"/>
          <w:position w:val="1"/>
        </w:rPr>
        <w:t>.</w:t>
      </w:r>
    </w:p>
    <w:p w14:paraId="235C0597" w14:textId="77777777" w:rsidR="0074787C" w:rsidRDefault="0074787C">
      <w:pPr>
        <w:spacing w:before="12" w:after="0" w:line="260" w:lineRule="exact"/>
        <w:rPr>
          <w:sz w:val="26"/>
          <w:szCs w:val="26"/>
        </w:rPr>
      </w:pPr>
    </w:p>
    <w:p w14:paraId="1C4F342B" w14:textId="30136B6D" w:rsidR="0074787C" w:rsidRDefault="00656446">
      <w:pPr>
        <w:spacing w:after="0" w:line="240" w:lineRule="auto"/>
        <w:ind w:left="115" w:right="-20"/>
        <w:rPr>
          <w:rFonts w:ascii="Arial" w:eastAsia="Arial" w:hAnsi="Arial" w:cs="Arial"/>
          <w:sz w:val="30"/>
          <w:szCs w:val="30"/>
        </w:rPr>
      </w:pPr>
      <w:commentRangeStart w:id="223"/>
      <w:del w:id="224" w:author="Tal" w:date="2016-09-19T08:41:00Z">
        <w:r w:rsidDel="00EC5CAB">
          <w:rPr>
            <w:rFonts w:ascii="Arial" w:eastAsia="Arial" w:hAnsi="Arial" w:cs="Arial"/>
            <w:b/>
            <w:bCs/>
            <w:i/>
            <w:color w:val="004CDD"/>
            <w:spacing w:val="-3"/>
            <w:sz w:val="30"/>
            <w:szCs w:val="30"/>
          </w:rPr>
          <w:delText>F</w:delText>
        </w:r>
        <w:r w:rsidDel="00EC5CAB">
          <w:rPr>
            <w:rFonts w:ascii="Arial" w:eastAsia="Arial" w:hAnsi="Arial" w:cs="Arial"/>
            <w:b/>
            <w:bCs/>
            <w:i/>
            <w:color w:val="004CDD"/>
            <w:spacing w:val="7"/>
            <w:sz w:val="30"/>
            <w:szCs w:val="30"/>
          </w:rPr>
          <w:delText>illi</w:delText>
        </w:r>
        <w:r w:rsidDel="00EC5CAB">
          <w:rPr>
            <w:rFonts w:ascii="Arial" w:eastAsia="Arial" w:hAnsi="Arial" w:cs="Arial"/>
            <w:b/>
            <w:bCs/>
            <w:i/>
            <w:color w:val="004CDD"/>
            <w:spacing w:val="-3"/>
            <w:sz w:val="30"/>
            <w:szCs w:val="30"/>
          </w:rPr>
          <w:delText>n</w:delText>
        </w:r>
        <w:r w:rsidDel="00EC5CAB">
          <w:rPr>
            <w:rFonts w:ascii="Arial" w:eastAsia="Arial" w:hAnsi="Arial" w:cs="Arial"/>
            <w:b/>
            <w:bCs/>
            <w:i/>
            <w:color w:val="004CDD"/>
            <w:sz w:val="30"/>
            <w:szCs w:val="30"/>
          </w:rPr>
          <w:delText>g</w:delText>
        </w:r>
        <w:r w:rsidDel="00EC5CAB">
          <w:rPr>
            <w:rFonts w:ascii="Arial" w:eastAsia="Arial" w:hAnsi="Arial" w:cs="Arial"/>
            <w:b/>
            <w:bCs/>
            <w:i/>
            <w:color w:val="004CDD"/>
            <w:spacing w:val="-5"/>
            <w:sz w:val="30"/>
            <w:szCs w:val="30"/>
          </w:rPr>
          <w:delText xml:space="preserve"> </w:delText>
        </w:r>
        <w:r w:rsidDel="00EC5CAB">
          <w:rPr>
            <w:rFonts w:ascii="Arial" w:eastAsia="Arial" w:hAnsi="Arial" w:cs="Arial"/>
            <w:b/>
            <w:bCs/>
            <w:i/>
            <w:color w:val="004CDD"/>
            <w:spacing w:val="-3"/>
            <w:sz w:val="30"/>
            <w:szCs w:val="30"/>
          </w:rPr>
          <w:delText>g</w:delText>
        </w:r>
        <w:r w:rsidDel="00EC5CAB">
          <w:rPr>
            <w:rFonts w:ascii="Arial" w:eastAsia="Arial" w:hAnsi="Arial" w:cs="Arial"/>
            <w:b/>
            <w:bCs/>
            <w:i/>
            <w:color w:val="004CDD"/>
            <w:spacing w:val="-2"/>
            <w:sz w:val="30"/>
            <w:szCs w:val="30"/>
          </w:rPr>
          <w:delText>a</w:delText>
        </w:r>
        <w:r w:rsidDel="00EC5CAB">
          <w:rPr>
            <w:rFonts w:ascii="Arial" w:eastAsia="Arial" w:hAnsi="Arial" w:cs="Arial"/>
            <w:b/>
            <w:bCs/>
            <w:i/>
            <w:color w:val="004CDD"/>
            <w:spacing w:val="-3"/>
            <w:sz w:val="30"/>
            <w:szCs w:val="30"/>
          </w:rPr>
          <w:delText>p</w:delText>
        </w:r>
        <w:r w:rsidDel="00EC5CAB">
          <w:rPr>
            <w:rFonts w:ascii="Arial" w:eastAsia="Arial" w:hAnsi="Arial" w:cs="Arial"/>
            <w:b/>
            <w:bCs/>
            <w:i/>
            <w:color w:val="004CDD"/>
            <w:sz w:val="30"/>
            <w:szCs w:val="30"/>
          </w:rPr>
          <w:delText>s</w:delText>
        </w:r>
        <w:r w:rsidDel="00EC5CAB">
          <w:rPr>
            <w:rFonts w:ascii="Arial" w:eastAsia="Arial" w:hAnsi="Arial" w:cs="Arial"/>
            <w:b/>
            <w:bCs/>
            <w:i/>
            <w:color w:val="004CDD"/>
            <w:spacing w:val="1"/>
            <w:sz w:val="30"/>
            <w:szCs w:val="30"/>
          </w:rPr>
          <w:delText xml:space="preserve"> </w:delText>
        </w:r>
        <w:r w:rsidDel="00EC5CAB">
          <w:rPr>
            <w:rFonts w:ascii="Arial" w:eastAsia="Arial" w:hAnsi="Arial" w:cs="Arial"/>
            <w:b/>
            <w:bCs/>
            <w:i/>
            <w:color w:val="004CDD"/>
            <w:spacing w:val="-3"/>
            <w:sz w:val="30"/>
            <w:szCs w:val="30"/>
          </w:rPr>
          <w:delText>b</w:delText>
        </w:r>
        <w:r w:rsidDel="00EC5CAB">
          <w:rPr>
            <w:rFonts w:ascii="Arial" w:eastAsia="Arial" w:hAnsi="Arial" w:cs="Arial"/>
            <w:b/>
            <w:bCs/>
            <w:i/>
            <w:color w:val="004CDD"/>
            <w:spacing w:val="-2"/>
            <w:sz w:val="30"/>
            <w:szCs w:val="30"/>
          </w:rPr>
          <w:delText>e</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pacing w:val="7"/>
            <w:sz w:val="30"/>
            <w:szCs w:val="30"/>
          </w:rPr>
          <w:delText>w</w:delText>
        </w:r>
        <w:r w:rsidDel="00EC5CAB">
          <w:rPr>
            <w:rFonts w:ascii="Arial" w:eastAsia="Arial" w:hAnsi="Arial" w:cs="Arial"/>
            <w:b/>
            <w:bCs/>
            <w:i/>
            <w:color w:val="004CDD"/>
            <w:spacing w:val="-2"/>
            <w:sz w:val="30"/>
            <w:szCs w:val="30"/>
          </w:rPr>
          <w:delText>ee</w:delText>
        </w:r>
        <w:r w:rsidDel="00EC5CAB">
          <w:rPr>
            <w:rFonts w:ascii="Arial" w:eastAsia="Arial" w:hAnsi="Arial" w:cs="Arial"/>
            <w:b/>
            <w:bCs/>
            <w:i/>
            <w:color w:val="004CDD"/>
            <w:sz w:val="30"/>
            <w:szCs w:val="30"/>
          </w:rPr>
          <w:delText>n</w:delText>
        </w:r>
        <w:r w:rsidDel="00EC5CAB">
          <w:rPr>
            <w:rFonts w:ascii="Arial" w:eastAsia="Arial" w:hAnsi="Arial" w:cs="Arial"/>
            <w:b/>
            <w:bCs/>
            <w:i/>
            <w:color w:val="004CDD"/>
            <w:spacing w:val="-2"/>
            <w:sz w:val="30"/>
            <w:szCs w:val="30"/>
          </w:rPr>
          <w:delText xml:space="preserve"> </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pacing w:val="3"/>
            <w:sz w:val="30"/>
            <w:szCs w:val="30"/>
          </w:rPr>
          <w:delText>r</w:delText>
        </w:r>
        <w:r w:rsidDel="00EC5CAB">
          <w:rPr>
            <w:rFonts w:ascii="Arial" w:eastAsia="Arial" w:hAnsi="Arial" w:cs="Arial"/>
            <w:b/>
            <w:bCs/>
            <w:i/>
            <w:color w:val="004CDD"/>
            <w:spacing w:val="7"/>
            <w:sz w:val="30"/>
            <w:szCs w:val="30"/>
          </w:rPr>
          <w:delText>i</w:delText>
        </w:r>
        <w:r w:rsidDel="00EC5CAB">
          <w:rPr>
            <w:rFonts w:ascii="Arial" w:eastAsia="Arial" w:hAnsi="Arial" w:cs="Arial"/>
            <w:b/>
            <w:bCs/>
            <w:i/>
            <w:color w:val="004CDD"/>
            <w:spacing w:val="-3"/>
            <w:sz w:val="30"/>
            <w:szCs w:val="30"/>
          </w:rPr>
          <w:delText>p</w:delText>
        </w:r>
        <w:r w:rsidDel="00EC5CAB">
          <w:rPr>
            <w:rFonts w:ascii="Arial" w:eastAsia="Arial" w:hAnsi="Arial" w:cs="Arial"/>
            <w:b/>
            <w:bCs/>
            <w:i/>
            <w:color w:val="004CDD"/>
            <w:sz w:val="30"/>
            <w:szCs w:val="30"/>
          </w:rPr>
          <w:delText>s</w:delText>
        </w:r>
        <w:r w:rsidDel="00EC5CAB">
          <w:rPr>
            <w:rFonts w:ascii="Arial" w:eastAsia="Arial" w:hAnsi="Arial" w:cs="Arial"/>
            <w:b/>
            <w:bCs/>
            <w:i/>
            <w:color w:val="004CDD"/>
            <w:spacing w:val="2"/>
            <w:sz w:val="30"/>
            <w:szCs w:val="30"/>
          </w:rPr>
          <w:delText xml:space="preserve"> </w:delText>
        </w:r>
        <w:r w:rsidDel="00EC5CAB">
          <w:rPr>
            <w:rFonts w:ascii="Arial" w:eastAsia="Arial" w:hAnsi="Arial" w:cs="Arial"/>
            <w:b/>
            <w:bCs/>
            <w:i/>
            <w:color w:val="004CDD"/>
            <w:spacing w:val="7"/>
            <w:sz w:val="30"/>
            <w:szCs w:val="30"/>
          </w:rPr>
          <w:delText>wi</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z w:val="30"/>
            <w:szCs w:val="30"/>
          </w:rPr>
          <w:delText>h</w:delText>
        </w:r>
        <w:r w:rsidDel="00EC5CAB">
          <w:rPr>
            <w:rFonts w:ascii="Arial" w:eastAsia="Arial" w:hAnsi="Arial" w:cs="Arial"/>
            <w:b/>
            <w:bCs/>
            <w:i/>
            <w:color w:val="004CDD"/>
            <w:spacing w:val="-1"/>
            <w:sz w:val="30"/>
            <w:szCs w:val="30"/>
          </w:rPr>
          <w:delText xml:space="preserve"> </w:delText>
        </w:r>
        <w:r w:rsidDel="00EC5CAB">
          <w:rPr>
            <w:rFonts w:ascii="Arial" w:eastAsia="Arial" w:hAnsi="Arial" w:cs="Arial"/>
            <w:b/>
            <w:bCs/>
            <w:i/>
            <w:color w:val="004CDD"/>
            <w:sz w:val="30"/>
            <w:szCs w:val="30"/>
          </w:rPr>
          <w:delText>a</w:delText>
        </w:r>
        <w:r w:rsidDel="00EC5CAB">
          <w:rPr>
            <w:rFonts w:ascii="Arial" w:eastAsia="Arial" w:hAnsi="Arial" w:cs="Arial"/>
            <w:b/>
            <w:bCs/>
            <w:i/>
            <w:color w:val="004CDD"/>
            <w:spacing w:val="5"/>
            <w:sz w:val="30"/>
            <w:szCs w:val="30"/>
          </w:rPr>
          <w:delText xml:space="preserve"> </w:delText>
        </w:r>
        <w:r w:rsidDel="00EC5CAB">
          <w:rPr>
            <w:rFonts w:ascii="Arial" w:eastAsia="Arial" w:hAnsi="Arial" w:cs="Arial"/>
            <w:b/>
            <w:bCs/>
            <w:i/>
            <w:color w:val="004CDD"/>
            <w:spacing w:val="-3"/>
            <w:sz w:val="30"/>
            <w:szCs w:val="30"/>
          </w:rPr>
          <w:delText>T</w:delText>
        </w:r>
        <w:r w:rsidDel="00EC5CAB">
          <w:rPr>
            <w:rFonts w:ascii="Arial" w:eastAsia="Arial" w:hAnsi="Arial" w:cs="Arial"/>
            <w:b/>
            <w:bCs/>
            <w:i/>
            <w:color w:val="004CDD"/>
            <w:spacing w:val="-2"/>
            <w:sz w:val="30"/>
            <w:szCs w:val="30"/>
          </w:rPr>
          <w:delText>ax</w:delText>
        </w:r>
        <w:r w:rsidDel="00EC5CAB">
          <w:rPr>
            <w:rFonts w:ascii="Arial" w:eastAsia="Arial" w:hAnsi="Arial" w:cs="Arial"/>
            <w:b/>
            <w:bCs/>
            <w:i/>
            <w:color w:val="004CDD"/>
            <w:sz w:val="30"/>
            <w:szCs w:val="30"/>
          </w:rPr>
          <w:delText>i</w:delText>
        </w:r>
        <w:r w:rsidDel="00EC5CAB">
          <w:rPr>
            <w:rFonts w:ascii="Arial" w:eastAsia="Arial" w:hAnsi="Arial" w:cs="Arial"/>
            <w:b/>
            <w:bCs/>
            <w:i/>
            <w:color w:val="004CDD"/>
            <w:spacing w:val="10"/>
            <w:sz w:val="30"/>
            <w:szCs w:val="30"/>
          </w:rPr>
          <w:delText xml:space="preserve"> </w:delText>
        </w:r>
        <w:r w:rsidDel="00EC5CAB">
          <w:rPr>
            <w:rFonts w:ascii="Arial" w:eastAsia="Arial" w:hAnsi="Arial" w:cs="Arial"/>
            <w:b/>
            <w:bCs/>
            <w:i/>
            <w:color w:val="004CDD"/>
            <w:spacing w:val="-2"/>
            <w:sz w:val="30"/>
            <w:szCs w:val="30"/>
          </w:rPr>
          <w:delText>e</w:delText>
        </w:r>
        <w:r w:rsidDel="00EC5CAB">
          <w:rPr>
            <w:rFonts w:ascii="Arial" w:eastAsia="Arial" w:hAnsi="Arial" w:cs="Arial"/>
            <w:b/>
            <w:bCs/>
            <w:i/>
            <w:color w:val="004CDD"/>
            <w:spacing w:val="7"/>
            <w:sz w:val="30"/>
            <w:szCs w:val="30"/>
          </w:rPr>
          <w:delText>l</w:delText>
        </w:r>
        <w:r w:rsidDel="00EC5CAB">
          <w:rPr>
            <w:rFonts w:ascii="Arial" w:eastAsia="Arial" w:hAnsi="Arial" w:cs="Arial"/>
            <w:b/>
            <w:bCs/>
            <w:i/>
            <w:color w:val="004CDD"/>
            <w:spacing w:val="-2"/>
            <w:sz w:val="30"/>
            <w:szCs w:val="30"/>
          </w:rPr>
          <w:delText>e</w:delText>
        </w:r>
        <w:r w:rsidDel="00EC5CAB">
          <w:rPr>
            <w:rFonts w:ascii="Arial" w:eastAsia="Arial" w:hAnsi="Arial" w:cs="Arial"/>
            <w:b/>
            <w:bCs/>
            <w:i/>
            <w:color w:val="004CDD"/>
            <w:spacing w:val="3"/>
            <w:sz w:val="30"/>
            <w:szCs w:val="30"/>
          </w:rPr>
          <w:delText>m</w:delText>
        </w:r>
        <w:r w:rsidDel="00EC5CAB">
          <w:rPr>
            <w:rFonts w:ascii="Arial" w:eastAsia="Arial" w:hAnsi="Arial" w:cs="Arial"/>
            <w:b/>
            <w:bCs/>
            <w:i/>
            <w:color w:val="004CDD"/>
            <w:spacing w:val="-2"/>
            <w:sz w:val="30"/>
            <w:szCs w:val="30"/>
          </w:rPr>
          <w:delText>e</w:delText>
        </w:r>
        <w:r w:rsidDel="00EC5CAB">
          <w:rPr>
            <w:rFonts w:ascii="Arial" w:eastAsia="Arial" w:hAnsi="Arial" w:cs="Arial"/>
            <w:b/>
            <w:bCs/>
            <w:i/>
            <w:color w:val="004CDD"/>
            <w:spacing w:val="-3"/>
            <w:sz w:val="30"/>
            <w:szCs w:val="30"/>
          </w:rPr>
          <w:delText>n</w:delText>
        </w:r>
        <w:r w:rsidDel="00EC5CAB">
          <w:rPr>
            <w:rFonts w:ascii="Arial" w:eastAsia="Arial" w:hAnsi="Arial" w:cs="Arial"/>
            <w:b/>
            <w:bCs/>
            <w:i/>
            <w:color w:val="004CDD"/>
            <w:sz w:val="30"/>
            <w:szCs w:val="30"/>
          </w:rPr>
          <w:delText>t</w:delText>
        </w:r>
      </w:del>
      <w:ins w:id="225" w:author="Tal" w:date="2016-09-19T08:41:00Z">
        <w:r w:rsidR="00EC5CAB">
          <w:rPr>
            <w:rFonts w:ascii="Arial" w:eastAsia="Arial" w:hAnsi="Arial" w:cs="Arial"/>
            <w:b/>
            <w:bCs/>
            <w:i/>
            <w:color w:val="004CDD"/>
            <w:spacing w:val="-3"/>
            <w:sz w:val="30"/>
            <w:szCs w:val="30"/>
          </w:rPr>
          <w:t>-</w:t>
        </w:r>
      </w:ins>
      <w:commentRangeEnd w:id="223"/>
      <w:ins w:id="226" w:author="Tal" w:date="2016-09-19T08:42:00Z">
        <w:r w:rsidR="00EC5CAB">
          <w:rPr>
            <w:rStyle w:val="CommentReference"/>
          </w:rPr>
          <w:commentReference w:id="223"/>
        </w:r>
      </w:ins>
    </w:p>
    <w:p w14:paraId="259125F2" w14:textId="77777777" w:rsidR="0074787C" w:rsidRDefault="0074787C">
      <w:pPr>
        <w:spacing w:before="3" w:after="0" w:line="100" w:lineRule="exact"/>
        <w:rPr>
          <w:sz w:val="10"/>
          <w:szCs w:val="10"/>
        </w:rPr>
      </w:pPr>
    </w:p>
    <w:p w14:paraId="4C6983F7"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4"/>
        </w:rPr>
        <w:t>A</w:t>
      </w:r>
      <w:r>
        <w:rPr>
          <w:rFonts w:ascii="Open Sans" w:eastAsia="Open Sans" w:hAnsi="Open Sans" w:cs="Open Sans"/>
          <w:color w:val="3F3F3F"/>
        </w:rPr>
        <w:t>g</w:t>
      </w:r>
      <w:r>
        <w:rPr>
          <w:rFonts w:ascii="Open Sans" w:eastAsia="Open Sans" w:hAnsi="Open Sans" w:cs="Open Sans"/>
          <w:color w:val="3F3F3F"/>
          <w:spacing w:val="-2"/>
        </w:rPr>
        <w:t>a</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us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rPr>
        <w:t>5</w:t>
      </w:r>
      <w:r>
        <w:rPr>
          <w:rFonts w:ascii="Open Sans" w:eastAsia="Open Sans" w:hAnsi="Open Sans" w:cs="Open Sans"/>
          <w:b/>
          <w:bCs/>
          <w:color w:val="191970"/>
          <w:spacing w:val="-6"/>
        </w:rPr>
        <w:t xml:space="preserve"> </w:t>
      </w:r>
      <w:r>
        <w:rPr>
          <w:rFonts w:ascii="Open Sans" w:eastAsia="Open Sans" w:hAnsi="Open Sans" w:cs="Open Sans"/>
          <w:color w:val="3F3F3F"/>
          <w:spacing w:val="-2"/>
        </w:rPr>
        <w:t>a</w:t>
      </w:r>
      <w:r>
        <w:rPr>
          <w:rFonts w:ascii="Open Sans" w:eastAsia="Open Sans" w:hAnsi="Open Sans" w:cs="Open Sans"/>
          <w:color w:val="3F3F3F"/>
        </w:rPr>
        <w:t>nd dr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 </w:t>
      </w:r>
      <w:r>
        <w:rPr>
          <w:rFonts w:ascii="Open Sans" w:eastAsia="Open Sans" w:hAnsi="Open Sans" w:cs="Open Sans"/>
          <w:color w:val="3F3F3F"/>
          <w:spacing w:val="-6"/>
        </w:rPr>
        <w:t>201</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g</w:t>
      </w:r>
      <w:r>
        <w:rPr>
          <w:rFonts w:ascii="Open Sans" w:eastAsia="Open Sans" w:hAnsi="Open Sans" w:cs="Open Sans"/>
          <w:color w:val="3F3F3F"/>
          <w:spacing w:val="-2"/>
        </w:rPr>
        <w:t>a</w:t>
      </w:r>
      <w:r>
        <w:rPr>
          <w:rFonts w:ascii="Open Sans" w:eastAsia="Open Sans" w:hAnsi="Open Sans" w:cs="Open Sans"/>
          <w:color w:val="3F3F3F"/>
        </w:rPr>
        <w:t>p b</w:t>
      </w:r>
      <w:r>
        <w:rPr>
          <w:rFonts w:ascii="Open Sans" w:eastAsia="Open Sans" w:hAnsi="Open Sans" w:cs="Open Sans"/>
          <w:color w:val="3F3F3F"/>
          <w:spacing w:val="-3"/>
        </w:rPr>
        <w:t>et</w:t>
      </w:r>
      <w:r>
        <w:rPr>
          <w:rFonts w:ascii="Open Sans" w:eastAsia="Open Sans" w:hAnsi="Open Sans" w:cs="Open Sans"/>
          <w:color w:val="3F3F3F"/>
          <w:spacing w:val="-6"/>
        </w:rPr>
        <w:t>w</w:t>
      </w:r>
      <w:r>
        <w:rPr>
          <w:rFonts w:ascii="Open Sans" w:eastAsia="Open Sans" w:hAnsi="Open Sans" w:cs="Open Sans"/>
          <w:color w:val="3F3F3F"/>
          <w:spacing w:val="-3"/>
        </w:rPr>
        <w:t>ee</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rPr>
        <w:t>st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spacing w:val="-6"/>
        </w:rPr>
        <w:t>w</w:t>
      </w:r>
      <w:r>
        <w:rPr>
          <w:rFonts w:ascii="Open Sans" w:eastAsia="Open Sans" w:hAnsi="Open Sans" w:cs="Open Sans"/>
          <w:color w:val="3F3F3F"/>
        </w:rPr>
        <w:t>o</w:t>
      </w:r>
      <w:r>
        <w:rPr>
          <w:rFonts w:ascii="Open Sans" w:eastAsia="Open Sans" w:hAnsi="Open Sans" w:cs="Open Sans"/>
          <w:color w:val="3F3F3F"/>
          <w:spacing w:val="3"/>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ps,</w:t>
      </w:r>
      <w:r>
        <w:rPr>
          <w:rFonts w:ascii="Open Sans" w:eastAsia="Open Sans" w:hAnsi="Open Sans" w:cs="Open Sans"/>
          <w:color w:val="3F3F3F"/>
          <w:spacing w:val="7"/>
        </w:rPr>
        <w:t xml:space="preserve"> </w:t>
      </w:r>
      <w:r>
        <w:rPr>
          <w:rFonts w:ascii="Open Sans" w:eastAsia="Open Sans" w:hAnsi="Open Sans" w:cs="Open Sans"/>
          <w:color w:val="3F3F3F"/>
          <w:spacing w:val="-6"/>
        </w:rPr>
        <w:t>19</w:t>
      </w:r>
      <w:r>
        <w:rPr>
          <w:rFonts w:ascii="Open Sans" w:eastAsia="Open Sans" w:hAnsi="Open Sans" w:cs="Open Sans"/>
          <w:color w:val="3F3F3F"/>
        </w:rPr>
        <w:t>1</w:t>
      </w:r>
      <w:r>
        <w:rPr>
          <w:rFonts w:ascii="Open Sans" w:eastAsia="Open Sans" w:hAnsi="Open Sans" w:cs="Open Sans"/>
          <w:color w:val="3F3F3F"/>
          <w:spacing w:val="-7"/>
        </w:rPr>
        <w:t xml:space="preserve"> </w:t>
      </w:r>
      <w:r>
        <w:rPr>
          <w:rFonts w:ascii="Open Sans" w:eastAsia="Open Sans" w:hAnsi="Open Sans" w:cs="Open Sans"/>
          <w:color w:val="3F3F3F"/>
          <w:spacing w:val="-2"/>
        </w:rPr>
        <w:t>a</w:t>
      </w:r>
      <w:r>
        <w:rPr>
          <w:rFonts w:ascii="Open Sans" w:eastAsia="Open Sans" w:hAnsi="Open Sans" w:cs="Open Sans"/>
          <w:color w:val="3F3F3F"/>
        </w:rPr>
        <w:t>nd</w:t>
      </w:r>
    </w:p>
    <w:p w14:paraId="06F86669"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6"/>
        </w:rPr>
        <w:t>193</w:t>
      </w:r>
      <w:r>
        <w:rPr>
          <w:rFonts w:ascii="Open Sans" w:eastAsia="Open Sans" w:hAnsi="Open Sans" w:cs="Open Sans"/>
          <w:color w:val="3F3F3F"/>
        </w:rPr>
        <w:t>:</w:t>
      </w:r>
    </w:p>
    <w:p w14:paraId="027D8F28" w14:textId="77777777" w:rsidR="0074787C" w:rsidRDefault="0074787C">
      <w:pPr>
        <w:spacing w:before="2" w:after="0" w:line="130" w:lineRule="exact"/>
        <w:rPr>
          <w:sz w:val="13"/>
          <w:szCs w:val="13"/>
        </w:rPr>
      </w:pPr>
    </w:p>
    <w:p w14:paraId="25E9B02C" w14:textId="77777777" w:rsidR="0074787C" w:rsidRDefault="002D0355">
      <w:pPr>
        <w:spacing w:after="0" w:line="240" w:lineRule="auto"/>
        <w:ind w:left="115" w:right="-20"/>
        <w:rPr>
          <w:rFonts w:ascii="Times New Roman" w:eastAsia="Times New Roman" w:hAnsi="Times New Roman" w:cs="Times New Roman"/>
          <w:sz w:val="20"/>
          <w:szCs w:val="20"/>
        </w:rPr>
      </w:pPr>
      <w:r>
        <w:pict w14:anchorId="5475AD8D">
          <v:shape id="_x0000_i1051" type="#_x0000_t75" style="width:335.25pt;height:27.75pt;mso-position-horizontal-relative:char;mso-position-vertical-relative:line">
            <v:imagedata r:id="rId43" o:title=""/>
          </v:shape>
        </w:pict>
      </w:r>
    </w:p>
    <w:p w14:paraId="11185C22" w14:textId="77777777" w:rsidR="0074787C" w:rsidRDefault="0074787C">
      <w:pPr>
        <w:spacing w:after="0" w:line="180" w:lineRule="exact"/>
        <w:rPr>
          <w:sz w:val="18"/>
          <w:szCs w:val="18"/>
        </w:rPr>
      </w:pPr>
    </w:p>
    <w:p w14:paraId="6E934E27"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nd</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w:t>
      </w:r>
    </w:p>
    <w:p w14:paraId="242A2B26" w14:textId="77777777" w:rsidR="0074787C" w:rsidRDefault="0074787C">
      <w:pPr>
        <w:spacing w:before="2" w:after="0" w:line="130" w:lineRule="exact"/>
        <w:rPr>
          <w:sz w:val="13"/>
          <w:szCs w:val="13"/>
        </w:rPr>
      </w:pPr>
    </w:p>
    <w:p w14:paraId="00C629C0" w14:textId="77777777" w:rsidR="0074787C" w:rsidRDefault="002D0355">
      <w:pPr>
        <w:spacing w:after="0" w:line="240" w:lineRule="auto"/>
        <w:ind w:left="115" w:right="-20"/>
        <w:rPr>
          <w:rFonts w:ascii="Times New Roman" w:eastAsia="Times New Roman" w:hAnsi="Times New Roman" w:cs="Times New Roman"/>
          <w:sz w:val="20"/>
          <w:szCs w:val="20"/>
        </w:rPr>
      </w:pPr>
      <w:r>
        <w:pict w14:anchorId="418FD3B0">
          <v:shape id="_x0000_i1052" type="#_x0000_t75" style="width:296.25pt;height:210.75pt;mso-position-horizontal-relative:char;mso-position-vertical-relative:line">
            <v:imagedata r:id="rId44" o:title=""/>
          </v:shape>
        </w:pict>
      </w:r>
    </w:p>
    <w:p w14:paraId="4D3C4F2A" w14:textId="77777777" w:rsidR="0074787C" w:rsidRDefault="0074787C">
      <w:pPr>
        <w:spacing w:before="4" w:after="0" w:line="190" w:lineRule="exact"/>
        <w:rPr>
          <w:sz w:val="19"/>
          <w:szCs w:val="19"/>
        </w:rPr>
      </w:pPr>
    </w:p>
    <w:p w14:paraId="1DB5E2BE" w14:textId="5D49D06C"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oo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et</w:t>
      </w:r>
      <w:r>
        <w:rPr>
          <w:rFonts w:ascii="Open Sans" w:eastAsia="Open Sans" w:hAnsi="Open Sans" w:cs="Open Sans"/>
          <w:color w:val="3F3F3F"/>
          <w:spacing w:val="-6"/>
        </w:rPr>
        <w:t>w</w:t>
      </w:r>
      <w:r>
        <w:rPr>
          <w:rFonts w:ascii="Open Sans" w:eastAsia="Open Sans" w:hAnsi="Open Sans" w:cs="Open Sans"/>
          <w:color w:val="3F3F3F"/>
          <w:spacing w:val="-3"/>
        </w:rPr>
        <w:t>ee</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Ta</w:t>
      </w:r>
      <w:r>
        <w:rPr>
          <w:rFonts w:ascii="Open Sans" w:eastAsia="Open Sans" w:hAnsi="Open Sans" w:cs="Open Sans"/>
          <w:color w:val="3F3F3F"/>
          <w:spacing w:val="5"/>
        </w:rPr>
        <w:t>x</w:t>
      </w:r>
      <w:r>
        <w:rPr>
          <w:rFonts w:ascii="Open Sans" w:eastAsia="Open Sans" w:hAnsi="Open Sans" w:cs="Open Sans"/>
          <w:color w:val="3F3F3F"/>
        </w:rPr>
        <w:t>i</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n</w:t>
      </w:r>
      <w:ins w:id="227" w:author="Administrator" w:date="2016-09-17T14:40:00Z">
        <w:r w:rsidR="00BE27D5">
          <w:rPr>
            <w:rFonts w:ascii="Open Sans" w:eastAsia="Open Sans" w:hAnsi="Open Sans" w:cs="Open Sans"/>
            <w:color w:val="3F3F3F"/>
          </w:rPr>
          <w:t>d</w:t>
        </w:r>
      </w:ins>
      <w:r>
        <w:rPr>
          <w:rFonts w:ascii="Open Sans" w:eastAsia="Open Sans" w:hAnsi="Open Sans" w:cs="Open Sans"/>
          <w:color w:val="3F3F3F"/>
          <w:spacing w:val="2"/>
        </w:rPr>
        <w:t xml:space="preserve"> o</w:t>
      </w:r>
      <w:r>
        <w:rPr>
          <w:rFonts w:ascii="Open Sans" w:eastAsia="Open Sans" w:hAnsi="Open Sans" w:cs="Open Sans"/>
          <w:color w:val="3F3F3F"/>
        </w:rPr>
        <w:t>ur</w:t>
      </w:r>
      <w:r>
        <w:rPr>
          <w:rFonts w:ascii="Open Sans" w:eastAsia="Open Sans" w:hAnsi="Open Sans" w:cs="Open Sans"/>
          <w:color w:val="3F3F3F"/>
          <w:spacing w:val="2"/>
        </w:rPr>
        <w:t xml:space="preserve"> o</w:t>
      </w:r>
      <w:r>
        <w:rPr>
          <w:rFonts w:ascii="Open Sans" w:eastAsia="Open Sans" w:hAnsi="Open Sans" w:cs="Open Sans"/>
          <w:color w:val="3F3F3F"/>
          <w:spacing w:val="-6"/>
        </w:rPr>
        <w:t>w</w:t>
      </w:r>
      <w:r>
        <w:rPr>
          <w:rFonts w:ascii="Open Sans" w:eastAsia="Open Sans" w:hAnsi="Open Sans" w:cs="Open Sans"/>
          <w:color w:val="3F3F3F"/>
        </w:rPr>
        <w:t xml:space="preserve">n </w:t>
      </w:r>
      <w:r>
        <w:rPr>
          <w:rFonts w:ascii="Open Sans" w:eastAsia="Open Sans" w:hAnsi="Open Sans" w:cs="Open Sans"/>
          <w:color w:val="3F3F3F"/>
          <w:spacing w:val="-3"/>
        </w:rPr>
        <w:t>t</w:t>
      </w:r>
      <w:r>
        <w:rPr>
          <w:rFonts w:ascii="Open Sans" w:eastAsia="Open Sans" w:hAnsi="Open Sans" w:cs="Open Sans"/>
          <w:color w:val="3F3F3F"/>
          <w:spacing w:val="-6"/>
        </w:rPr>
        <w:t>y</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s:</w:t>
      </w:r>
    </w:p>
    <w:p w14:paraId="65C841DA" w14:textId="77777777" w:rsidR="0074787C" w:rsidRDefault="0074787C">
      <w:pPr>
        <w:spacing w:before="2" w:after="0" w:line="130" w:lineRule="exact"/>
        <w:rPr>
          <w:sz w:val="13"/>
          <w:szCs w:val="13"/>
        </w:rPr>
      </w:pPr>
    </w:p>
    <w:p w14:paraId="4E933631" w14:textId="77777777" w:rsidR="0074787C" w:rsidRDefault="002D0355">
      <w:pPr>
        <w:spacing w:after="0" w:line="240" w:lineRule="auto"/>
        <w:ind w:left="115" w:right="-20"/>
        <w:rPr>
          <w:rFonts w:ascii="Times New Roman" w:eastAsia="Times New Roman" w:hAnsi="Times New Roman" w:cs="Times New Roman"/>
          <w:sz w:val="20"/>
          <w:szCs w:val="20"/>
        </w:rPr>
      </w:pPr>
      <w:r>
        <w:pict w14:anchorId="45B8DC22">
          <v:shape id="_x0000_i1053" type="#_x0000_t75" style="width:185.25pt;height:68.25pt;mso-position-horizontal-relative:char;mso-position-vertical-relative:line">
            <v:imagedata r:id="rId45" o:title=""/>
          </v:shape>
        </w:pict>
      </w:r>
    </w:p>
    <w:p w14:paraId="0092C228" w14:textId="77777777" w:rsidR="0074787C" w:rsidRDefault="0074787C">
      <w:pPr>
        <w:spacing w:after="0"/>
        <w:sectPr w:rsidR="0074787C">
          <w:footerReference w:type="default" r:id="rId46"/>
          <w:pgSz w:w="11920" w:h="16840"/>
          <w:pgMar w:top="1560" w:right="1540" w:bottom="2360" w:left="1280" w:header="0" w:footer="2173" w:gutter="0"/>
          <w:cols w:space="720"/>
        </w:sectPr>
      </w:pPr>
    </w:p>
    <w:p w14:paraId="192F2F88" w14:textId="77777777" w:rsidR="0074787C" w:rsidRDefault="0074787C">
      <w:pPr>
        <w:spacing w:before="7" w:after="0" w:line="170" w:lineRule="exact"/>
        <w:rPr>
          <w:sz w:val="17"/>
          <w:szCs w:val="17"/>
        </w:rPr>
      </w:pPr>
    </w:p>
    <w:p w14:paraId="423F3452" w14:textId="77777777" w:rsidR="0074787C" w:rsidRDefault="002D0355">
      <w:pPr>
        <w:spacing w:after="0" w:line="240" w:lineRule="auto"/>
        <w:ind w:left="115" w:right="-20"/>
        <w:rPr>
          <w:rFonts w:ascii="Times New Roman" w:eastAsia="Times New Roman" w:hAnsi="Times New Roman" w:cs="Times New Roman"/>
          <w:sz w:val="20"/>
          <w:szCs w:val="20"/>
        </w:rPr>
      </w:pPr>
      <w:r>
        <w:pict w14:anchorId="5FE1CBFB">
          <v:shape id="_x0000_i1054" type="#_x0000_t75" style="width:333pt;height:24pt;mso-position-horizontal-relative:char;mso-position-vertical-relative:line">
            <v:imagedata r:id="rId47" o:title=""/>
          </v:shape>
        </w:pict>
      </w:r>
    </w:p>
    <w:p w14:paraId="0DC710CF" w14:textId="77777777" w:rsidR="0074787C" w:rsidRDefault="0074787C">
      <w:pPr>
        <w:spacing w:before="7" w:after="0" w:line="180" w:lineRule="exact"/>
        <w:rPr>
          <w:sz w:val="18"/>
          <w:szCs w:val="18"/>
        </w:rPr>
      </w:pPr>
    </w:p>
    <w:p w14:paraId="28DC9D48"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4"/>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3"/>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b/>
          <w:bCs/>
          <w:color w:val="3F3F3F"/>
          <w:spacing w:val="-2"/>
          <w:position w:val="1"/>
        </w:rPr>
        <w:t>A</w:t>
      </w:r>
      <w:r>
        <w:rPr>
          <w:rFonts w:ascii="Open Sans" w:eastAsia="Open Sans" w:hAnsi="Open Sans" w:cs="Open Sans"/>
          <w:b/>
          <w:bCs/>
          <w:color w:val="3F3F3F"/>
          <w:spacing w:val="-4"/>
          <w:position w:val="1"/>
        </w:rPr>
        <w:t>ss</w:t>
      </w:r>
      <w:r>
        <w:rPr>
          <w:rFonts w:ascii="Open Sans" w:eastAsia="Open Sans" w:hAnsi="Open Sans" w:cs="Open Sans"/>
          <w:b/>
          <w:bCs/>
          <w:color w:val="3F3F3F"/>
          <w:spacing w:val="-7"/>
          <w:position w:val="1"/>
        </w:rPr>
        <w:t>i</w:t>
      </w:r>
      <w:r>
        <w:rPr>
          <w:rFonts w:ascii="Open Sans" w:eastAsia="Open Sans" w:hAnsi="Open Sans" w:cs="Open Sans"/>
          <w:b/>
          <w:bCs/>
          <w:color w:val="3F3F3F"/>
          <w:spacing w:val="-4"/>
          <w:position w:val="1"/>
        </w:rPr>
        <w:t>g</w:t>
      </w:r>
      <w:r>
        <w:rPr>
          <w:rFonts w:ascii="Open Sans" w:eastAsia="Open Sans" w:hAnsi="Open Sans" w:cs="Open Sans"/>
          <w:b/>
          <w:bCs/>
          <w:color w:val="3F3F3F"/>
          <w:position w:val="1"/>
        </w:rPr>
        <w:t>n</w:t>
      </w:r>
      <w:r>
        <w:rPr>
          <w:rFonts w:ascii="Open Sans" w:eastAsia="Open Sans" w:hAnsi="Open Sans" w:cs="Open Sans"/>
          <w:b/>
          <w:bCs/>
          <w:color w:val="3F3F3F"/>
          <w:spacing w:val="5"/>
          <w:position w:val="1"/>
        </w:rPr>
        <w:t xml:space="preserve"> </w:t>
      </w:r>
      <w:r>
        <w:rPr>
          <w:rFonts w:ascii="Open Sans" w:eastAsia="Open Sans" w:hAnsi="Open Sans" w:cs="Open Sans"/>
          <w:b/>
          <w:bCs/>
          <w:color w:val="3F3F3F"/>
          <w:spacing w:val="7"/>
          <w:position w:val="1"/>
        </w:rPr>
        <w:t>V</w:t>
      </w:r>
      <w:r>
        <w:rPr>
          <w:rFonts w:ascii="Open Sans" w:eastAsia="Open Sans" w:hAnsi="Open Sans" w:cs="Open Sans"/>
          <w:b/>
          <w:bCs/>
          <w:color w:val="3F3F3F"/>
          <w:spacing w:val="5"/>
          <w:position w:val="1"/>
        </w:rPr>
        <w:t>eh</w:t>
      </w:r>
      <w:r>
        <w:rPr>
          <w:rFonts w:ascii="Open Sans" w:eastAsia="Open Sans" w:hAnsi="Open Sans" w:cs="Open Sans"/>
          <w:b/>
          <w:bCs/>
          <w:color w:val="3F3F3F"/>
          <w:spacing w:val="-7"/>
          <w:position w:val="1"/>
        </w:rPr>
        <w:t>i</w:t>
      </w:r>
      <w:r>
        <w:rPr>
          <w:rFonts w:ascii="Open Sans" w:eastAsia="Open Sans" w:hAnsi="Open Sans" w:cs="Open Sans"/>
          <w:b/>
          <w:bCs/>
          <w:color w:val="3F3F3F"/>
          <w:spacing w:val="7"/>
          <w:position w:val="1"/>
        </w:rPr>
        <w:t>c</w:t>
      </w:r>
      <w:r>
        <w:rPr>
          <w:rFonts w:ascii="Open Sans" w:eastAsia="Open Sans" w:hAnsi="Open Sans" w:cs="Open Sans"/>
          <w:b/>
          <w:bCs/>
          <w:color w:val="3F3F3F"/>
          <w:spacing w:val="-7"/>
          <w:position w:val="1"/>
        </w:rPr>
        <w:t>l</w:t>
      </w:r>
      <w:r>
        <w:rPr>
          <w:rFonts w:ascii="Open Sans" w:eastAsia="Open Sans" w:hAnsi="Open Sans" w:cs="Open Sans"/>
          <w:b/>
          <w:bCs/>
          <w:color w:val="3F3F3F"/>
          <w:spacing w:val="5"/>
          <w:position w:val="1"/>
        </w:rPr>
        <w:t>e</w:t>
      </w:r>
      <w:r>
        <w:rPr>
          <w:rFonts w:ascii="Open Sans" w:eastAsia="Open Sans" w:hAnsi="Open Sans" w:cs="Open Sans"/>
          <w:b/>
          <w:bCs/>
          <w:color w:val="3F3F3F"/>
          <w:position w:val="1"/>
        </w:rPr>
        <w:t>s</w:t>
      </w:r>
      <w:r>
        <w:rPr>
          <w:rFonts w:ascii="Open Sans" w:eastAsia="Open Sans" w:hAnsi="Open Sans" w:cs="Open Sans"/>
          <w:b/>
          <w:bCs/>
          <w:color w:val="3F3F3F"/>
          <w:spacing w:val="-6"/>
          <w:position w:val="1"/>
        </w:rPr>
        <w:t xml:space="preserve"> </w:t>
      </w:r>
      <w:r>
        <w:rPr>
          <w:rFonts w:ascii="Open Sans" w:eastAsia="Open Sans" w:hAnsi="Open Sans" w:cs="Open Sans"/>
          <w:color w:val="3F3F3F"/>
          <w:position w:val="1"/>
        </w:rPr>
        <w:t>bu</w:t>
      </w:r>
      <w:r>
        <w:rPr>
          <w:rFonts w:ascii="Open Sans" w:eastAsia="Open Sans" w:hAnsi="Open Sans" w:cs="Open Sans"/>
          <w:color w:val="3F3F3F"/>
          <w:spacing w:val="-3"/>
          <w:position w:val="1"/>
        </w:rPr>
        <w:t>tt</w:t>
      </w:r>
      <w:r>
        <w:rPr>
          <w:rFonts w:ascii="Open Sans" w:eastAsia="Open Sans" w:hAnsi="Open Sans" w:cs="Open Sans"/>
          <w:color w:val="3F3F3F"/>
          <w:spacing w:val="2"/>
          <w:position w:val="1"/>
        </w:rPr>
        <w:t>o</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position w:val="1"/>
        </w:rPr>
        <w:t>n</w:t>
      </w:r>
      <w:r>
        <w:rPr>
          <w:rFonts w:ascii="Open Sans" w:eastAsia="Open Sans" w:hAnsi="Open Sans" w:cs="Open Sans"/>
          <w:color w:val="3F3F3F"/>
          <w:spacing w:val="1"/>
          <w:position w:val="1"/>
        </w:rPr>
        <w:t>f</w:t>
      </w:r>
      <w:r>
        <w:rPr>
          <w:rFonts w:ascii="Open Sans" w:eastAsia="Open Sans" w:hAnsi="Open Sans" w:cs="Open Sans"/>
          <w:color w:val="3F3F3F"/>
          <w:spacing w:val="5"/>
          <w:position w:val="1"/>
        </w:rPr>
        <w:t>i</w:t>
      </w:r>
      <w:r>
        <w:rPr>
          <w:rFonts w:ascii="Open Sans" w:eastAsia="Open Sans" w:hAnsi="Open Sans" w:cs="Open Sans"/>
          <w:color w:val="3F3F3F"/>
          <w:position w:val="1"/>
        </w:rPr>
        <w:t>rm</w:t>
      </w:r>
      <w:r>
        <w:rPr>
          <w:rFonts w:ascii="Open Sans" w:eastAsia="Open Sans" w:hAnsi="Open Sans" w:cs="Open Sans"/>
          <w:color w:val="3F3F3F"/>
          <w:spacing w:val="5"/>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position w:val="1"/>
        </w:rPr>
        <w:t>.</w:t>
      </w:r>
    </w:p>
    <w:p w14:paraId="328AA2F5" w14:textId="77777777" w:rsidR="0074787C" w:rsidRDefault="0074787C">
      <w:pPr>
        <w:spacing w:before="16" w:after="0" w:line="220" w:lineRule="exact"/>
      </w:pPr>
    </w:p>
    <w:p w14:paraId="0B9A55A4"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2"/>
          <w:sz w:val="36"/>
          <w:szCs w:val="36"/>
        </w:rPr>
        <w:t>B</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5"/>
          <w:sz w:val="36"/>
          <w:szCs w:val="36"/>
        </w:rPr>
        <w:t>c</w:t>
      </w:r>
      <w:r>
        <w:rPr>
          <w:rFonts w:ascii="Open Sans" w:eastAsia="Open Sans" w:hAnsi="Open Sans" w:cs="Open Sans"/>
          <w:b/>
          <w:bCs/>
          <w:color w:val="4E80BD"/>
          <w:sz w:val="36"/>
          <w:szCs w:val="36"/>
        </w:rPr>
        <w:t>k</w:t>
      </w:r>
      <w:r>
        <w:rPr>
          <w:rFonts w:ascii="Open Sans" w:eastAsia="Open Sans" w:hAnsi="Open Sans" w:cs="Open Sans"/>
          <w:b/>
          <w:bCs/>
          <w:color w:val="4E80BD"/>
          <w:spacing w:val="11"/>
          <w:sz w:val="36"/>
          <w:szCs w:val="36"/>
        </w:rPr>
        <w:t xml:space="preserve"> </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6"/>
          <w:sz w:val="36"/>
          <w:szCs w:val="36"/>
        </w:rPr>
        <w:t>v</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l</w:t>
      </w:r>
      <w:r>
        <w:rPr>
          <w:rFonts w:ascii="Open Sans" w:eastAsia="Open Sans" w:hAnsi="Open Sans" w:cs="Open Sans"/>
          <w:b/>
          <w:bCs/>
          <w:color w:val="4E80BD"/>
          <w:spacing w:val="1"/>
          <w:sz w:val="36"/>
          <w:szCs w:val="36"/>
        </w:rPr>
        <w:t xml:space="preserve"> </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g</w:t>
      </w:r>
    </w:p>
    <w:p w14:paraId="3AD436BE" w14:textId="77777777" w:rsidR="0074787C" w:rsidRDefault="00656446">
      <w:pPr>
        <w:spacing w:before="84" w:after="0" w:line="240" w:lineRule="auto"/>
        <w:ind w:left="115" w:right="-20"/>
        <w:rPr>
          <w:rFonts w:ascii="Open Sans" w:eastAsia="Open Sans" w:hAnsi="Open Sans" w:cs="Open Sans"/>
        </w:rPr>
      </w:pPr>
      <w:r>
        <w:rPr>
          <w:rFonts w:ascii="Open Sans" w:eastAsia="Open Sans" w:hAnsi="Open Sans" w:cs="Open Sans"/>
          <w:color w:val="3F3F3F"/>
          <w:spacing w:val="5"/>
        </w:rPr>
        <w:t>U</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rPr>
        <w:t>5</w:t>
      </w:r>
      <w:r>
        <w:rPr>
          <w:rFonts w:ascii="Open Sans" w:eastAsia="Open Sans" w:hAnsi="Open Sans" w:cs="Open Sans"/>
          <w:b/>
          <w:bCs/>
          <w:color w:val="191970"/>
          <w:spacing w:val="-6"/>
        </w:rPr>
        <w:t xml:space="preserve"> </w:t>
      </w:r>
      <w:r>
        <w:rPr>
          <w:rFonts w:ascii="Open Sans" w:eastAsia="Open Sans" w:hAnsi="Open Sans" w:cs="Open Sans"/>
          <w:color w:val="3F3F3F"/>
          <w:spacing w:val="-2"/>
        </w:rPr>
        <w:t>a</w:t>
      </w:r>
      <w:r>
        <w:rPr>
          <w:rFonts w:ascii="Open Sans" w:eastAsia="Open Sans" w:hAnsi="Open Sans" w:cs="Open Sans"/>
          <w:color w:val="3F3F3F"/>
        </w:rPr>
        <w:t>nd dr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 </w:t>
      </w:r>
      <w:r>
        <w:rPr>
          <w:rFonts w:ascii="Open Sans" w:eastAsia="Open Sans" w:hAnsi="Open Sans" w:cs="Open Sans"/>
          <w:color w:val="3F3F3F"/>
          <w:spacing w:val="-6"/>
        </w:rPr>
        <w:t>201</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sp</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8"/>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7A44D968" w14:textId="77777777" w:rsidR="0074787C" w:rsidRDefault="0074787C">
      <w:pPr>
        <w:spacing w:before="2" w:after="0" w:line="130" w:lineRule="exact"/>
        <w:rPr>
          <w:sz w:val="13"/>
          <w:szCs w:val="13"/>
        </w:rPr>
      </w:pPr>
    </w:p>
    <w:p w14:paraId="3E556870" w14:textId="77777777" w:rsidR="0074787C" w:rsidRDefault="002D0355">
      <w:pPr>
        <w:spacing w:after="0" w:line="240" w:lineRule="auto"/>
        <w:ind w:left="115" w:right="-20"/>
        <w:rPr>
          <w:rFonts w:ascii="Times New Roman" w:eastAsia="Times New Roman" w:hAnsi="Times New Roman" w:cs="Times New Roman"/>
          <w:sz w:val="20"/>
          <w:szCs w:val="20"/>
        </w:rPr>
      </w:pPr>
      <w:r>
        <w:pict w14:anchorId="745B4EE5">
          <v:shape id="_x0000_i1055" type="#_x0000_t75" style="width:329.25pt;height:225.75pt;mso-position-horizontal-relative:char;mso-position-vertical-relative:line">
            <v:imagedata r:id="rId48" o:title=""/>
          </v:shape>
        </w:pict>
      </w:r>
    </w:p>
    <w:p w14:paraId="6D945BB0" w14:textId="77777777" w:rsidR="0074787C" w:rsidRDefault="0074787C">
      <w:pPr>
        <w:spacing w:after="0" w:line="160" w:lineRule="exact"/>
        <w:rPr>
          <w:sz w:val="16"/>
          <w:szCs w:val="16"/>
        </w:rPr>
      </w:pPr>
    </w:p>
    <w:p w14:paraId="6F8E6852"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6</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7"/>
        </w:rPr>
        <w:t>Ed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r>
        <w:rPr>
          <w:rFonts w:ascii="Open Sans" w:eastAsia="Open Sans" w:hAnsi="Open Sans" w:cs="Open Sans"/>
          <w:i/>
          <w:spacing w:val="-4"/>
        </w:rPr>
        <w:t xml:space="preserve"> </w:t>
      </w:r>
      <w:r>
        <w:rPr>
          <w:rFonts w:ascii="Open Sans" w:eastAsia="Open Sans" w:hAnsi="Open Sans" w:cs="Open Sans"/>
          <w:i/>
          <w:spacing w:val="-3"/>
        </w:rPr>
        <w:t>o</w:t>
      </w:r>
      <w:r>
        <w:rPr>
          <w:rFonts w:ascii="Open Sans" w:eastAsia="Open Sans" w:hAnsi="Open Sans" w:cs="Open Sans"/>
          <w:i/>
        </w:rPr>
        <w:t>r</w:t>
      </w:r>
      <w:r>
        <w:rPr>
          <w:rFonts w:ascii="Open Sans" w:eastAsia="Open Sans" w:hAnsi="Open Sans" w:cs="Open Sans"/>
          <w:i/>
          <w:spacing w:val="5"/>
        </w:rPr>
        <w:t xml:space="preserve"> </w:t>
      </w:r>
      <w:r>
        <w:rPr>
          <w:rFonts w:ascii="Open Sans" w:eastAsia="Open Sans" w:hAnsi="Open Sans" w:cs="Open Sans"/>
          <w:i/>
          <w:spacing w:val="3"/>
        </w:rPr>
        <w:t>m</w:t>
      </w:r>
      <w:r>
        <w:rPr>
          <w:rFonts w:ascii="Open Sans" w:eastAsia="Open Sans" w:hAnsi="Open Sans" w:cs="Open Sans"/>
          <w:i/>
          <w:spacing w:val="-3"/>
        </w:rPr>
        <w:t>o</w:t>
      </w:r>
      <w:r>
        <w:rPr>
          <w:rFonts w:ascii="Open Sans" w:eastAsia="Open Sans" w:hAnsi="Open Sans" w:cs="Open Sans"/>
          <w:i/>
          <w:spacing w:val="4"/>
        </w:rPr>
        <w:t>vi</w:t>
      </w:r>
      <w:r>
        <w:rPr>
          <w:rFonts w:ascii="Open Sans" w:eastAsia="Open Sans" w:hAnsi="Open Sans" w:cs="Open Sans"/>
          <w:i/>
          <w:spacing w:val="-7"/>
        </w:rPr>
        <w:t>n</w:t>
      </w:r>
      <w:r>
        <w:rPr>
          <w:rFonts w:ascii="Open Sans" w:eastAsia="Open Sans" w:hAnsi="Open Sans" w:cs="Open Sans"/>
          <w:i/>
        </w:rPr>
        <w:t>g</w:t>
      </w:r>
      <w:r>
        <w:rPr>
          <w:rFonts w:ascii="Open Sans" w:eastAsia="Open Sans" w:hAnsi="Open Sans" w:cs="Open Sans"/>
          <w:i/>
          <w:spacing w:val="-5"/>
        </w:rPr>
        <w:t xml:space="preserve"> </w:t>
      </w:r>
      <w:r>
        <w:rPr>
          <w:rFonts w:ascii="Open Sans" w:eastAsia="Open Sans" w:hAnsi="Open Sans" w:cs="Open Sans"/>
          <w:i/>
        </w:rPr>
        <w:t>a</w:t>
      </w:r>
      <w:r>
        <w:rPr>
          <w:rFonts w:ascii="Open Sans" w:eastAsia="Open Sans" w:hAnsi="Open Sans" w:cs="Open Sans"/>
          <w:i/>
          <w:spacing w:val="-2"/>
        </w:rPr>
        <w:t xml:space="preserve"> </w:t>
      </w:r>
      <w:r>
        <w:rPr>
          <w:rFonts w:ascii="Open Sans" w:eastAsia="Open Sans" w:hAnsi="Open Sans" w:cs="Open Sans"/>
          <w:i/>
          <w:spacing w:val="3"/>
        </w:rPr>
        <w:t>Dr</w:t>
      </w:r>
      <w:r>
        <w:rPr>
          <w:rFonts w:ascii="Open Sans" w:eastAsia="Open Sans" w:hAnsi="Open Sans" w:cs="Open Sans"/>
          <w:i/>
          <w:spacing w:val="4"/>
        </w:rPr>
        <w:t>iv</w:t>
      </w:r>
      <w:r>
        <w:rPr>
          <w:rFonts w:ascii="Open Sans" w:eastAsia="Open Sans" w:hAnsi="Open Sans" w:cs="Open Sans"/>
          <w:i/>
          <w:spacing w:val="-3"/>
        </w:rPr>
        <w:t>e</w:t>
      </w:r>
      <w:r>
        <w:rPr>
          <w:rFonts w:ascii="Open Sans" w:eastAsia="Open Sans" w:hAnsi="Open Sans" w:cs="Open Sans"/>
          <w:i/>
        </w:rPr>
        <w:t>r</w:t>
      </w:r>
      <w:r>
        <w:rPr>
          <w:rFonts w:ascii="Open Sans" w:eastAsia="Open Sans" w:hAnsi="Open Sans" w:cs="Open Sans"/>
          <w:i/>
          <w:spacing w:val="3"/>
        </w:rPr>
        <w:t xml:space="preserve"> </w:t>
      </w:r>
      <w:r>
        <w:rPr>
          <w:rFonts w:ascii="Open Sans" w:eastAsia="Open Sans" w:hAnsi="Open Sans" w:cs="Open Sans"/>
          <w:i/>
          <w:spacing w:val="-7"/>
        </w:rPr>
        <w:t>b</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spacing w:val="6"/>
        </w:rPr>
        <w:t>c</w:t>
      </w:r>
      <w:r>
        <w:rPr>
          <w:rFonts w:ascii="Open Sans" w:eastAsia="Open Sans" w:hAnsi="Open Sans" w:cs="Open Sans"/>
          <w:i/>
        </w:rPr>
        <w:t>k</w:t>
      </w:r>
    </w:p>
    <w:p w14:paraId="4544F585" w14:textId="77777777" w:rsidR="0074787C" w:rsidRDefault="0074787C">
      <w:pPr>
        <w:spacing w:before="1" w:after="0" w:line="130" w:lineRule="exact"/>
        <w:rPr>
          <w:sz w:val="13"/>
          <w:szCs w:val="13"/>
        </w:rPr>
      </w:pPr>
    </w:p>
    <w:p w14:paraId="018BC02B"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b/>
          <w:bCs/>
          <w:color w:val="3F3F3F"/>
          <w:spacing w:val="-3"/>
        </w:rPr>
        <w:t>E</w:t>
      </w:r>
      <w:r>
        <w:rPr>
          <w:rFonts w:ascii="Open Sans" w:eastAsia="Open Sans" w:hAnsi="Open Sans" w:cs="Open Sans"/>
          <w:b/>
          <w:bCs/>
          <w:color w:val="3F3F3F"/>
          <w:spacing w:val="-4"/>
        </w:rPr>
        <w:t>d</w:t>
      </w:r>
      <w:r>
        <w:rPr>
          <w:rFonts w:ascii="Open Sans" w:eastAsia="Open Sans" w:hAnsi="Open Sans" w:cs="Open Sans"/>
          <w:b/>
          <w:bCs/>
          <w:color w:val="3F3F3F"/>
          <w:spacing w:val="-7"/>
        </w:rPr>
        <w:t>i</w:t>
      </w:r>
      <w:r>
        <w:rPr>
          <w:rFonts w:ascii="Open Sans" w:eastAsia="Open Sans" w:hAnsi="Open Sans" w:cs="Open Sans"/>
          <w:b/>
          <w:bCs/>
          <w:color w:val="3F3F3F"/>
        </w:rPr>
        <w:t>t</w:t>
      </w:r>
      <w:r>
        <w:rPr>
          <w:rFonts w:ascii="Open Sans" w:eastAsia="Open Sans" w:hAnsi="Open Sans" w:cs="Open Sans"/>
          <w:b/>
          <w:bC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p>
    <w:p w14:paraId="6957E4B8" w14:textId="77777777" w:rsidR="0074787C" w:rsidRDefault="0074787C">
      <w:pPr>
        <w:spacing w:before="2" w:after="0" w:line="130" w:lineRule="exact"/>
        <w:rPr>
          <w:sz w:val="13"/>
          <w:szCs w:val="13"/>
        </w:rPr>
      </w:pPr>
    </w:p>
    <w:p w14:paraId="6BEE6266" w14:textId="77777777" w:rsidR="0074787C" w:rsidRDefault="002D0355">
      <w:pPr>
        <w:spacing w:after="0" w:line="240" w:lineRule="auto"/>
        <w:ind w:left="115" w:right="-20"/>
        <w:rPr>
          <w:rFonts w:ascii="Times New Roman" w:eastAsia="Times New Roman" w:hAnsi="Times New Roman" w:cs="Times New Roman"/>
          <w:sz w:val="20"/>
          <w:szCs w:val="20"/>
        </w:rPr>
      </w:pPr>
      <w:r>
        <w:pict w14:anchorId="6DEEAAEA">
          <v:shape id="_x0000_i1056" type="#_x0000_t75" style="width:329.25pt;height:234.75pt;mso-position-horizontal-relative:char;mso-position-vertical-relative:line">
            <v:imagedata r:id="rId49" o:title=""/>
          </v:shape>
        </w:pict>
      </w:r>
    </w:p>
    <w:p w14:paraId="3341DC84" w14:textId="77777777" w:rsidR="0074787C" w:rsidRDefault="0074787C">
      <w:pPr>
        <w:spacing w:after="0"/>
        <w:sectPr w:rsidR="0074787C">
          <w:footerReference w:type="default" r:id="rId50"/>
          <w:pgSz w:w="11920" w:h="16840"/>
          <w:pgMar w:top="1560" w:right="1680" w:bottom="2360" w:left="1280" w:header="0" w:footer="2173" w:gutter="0"/>
          <w:cols w:space="720"/>
        </w:sectPr>
      </w:pPr>
    </w:p>
    <w:p w14:paraId="00B5785E" w14:textId="77777777" w:rsidR="0074787C" w:rsidRDefault="0074787C">
      <w:pPr>
        <w:spacing w:before="2" w:after="0" w:line="120" w:lineRule="exact"/>
        <w:rPr>
          <w:sz w:val="12"/>
          <w:szCs w:val="12"/>
        </w:rPr>
      </w:pPr>
    </w:p>
    <w:p w14:paraId="4CD75B68"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7"/>
          <w:sz w:val="30"/>
          <w:szCs w:val="30"/>
        </w:rPr>
        <w:t>D</w:t>
      </w:r>
      <w:r>
        <w:rPr>
          <w:rFonts w:ascii="Arial" w:eastAsia="Arial" w:hAnsi="Arial" w:cs="Arial"/>
          <w:b/>
          <w:bCs/>
          <w:i/>
          <w:color w:val="004CDD"/>
          <w:spacing w:val="-3"/>
          <w:sz w:val="30"/>
          <w:szCs w:val="30"/>
        </w:rPr>
        <w:t>u</w:t>
      </w:r>
      <w:r>
        <w:rPr>
          <w:rFonts w:ascii="Arial" w:eastAsia="Arial" w:hAnsi="Arial" w:cs="Arial"/>
          <w:b/>
          <w:bCs/>
          <w:i/>
          <w:color w:val="004CDD"/>
          <w:spacing w:val="5"/>
          <w:sz w:val="30"/>
          <w:szCs w:val="30"/>
        </w:rPr>
        <w:t>t</w:t>
      </w:r>
      <w:r>
        <w:rPr>
          <w:rFonts w:ascii="Arial" w:eastAsia="Arial" w:hAnsi="Arial" w:cs="Arial"/>
          <w:b/>
          <w:bCs/>
          <w:i/>
          <w:color w:val="004CDD"/>
          <w:sz w:val="30"/>
          <w:szCs w:val="30"/>
        </w:rPr>
        <w:t>y</w:t>
      </w:r>
      <w:r>
        <w:rPr>
          <w:rFonts w:ascii="Arial" w:eastAsia="Arial" w:hAnsi="Arial" w:cs="Arial"/>
          <w:b/>
          <w:bCs/>
          <w:i/>
          <w:color w:val="004CDD"/>
          <w:spacing w:val="3"/>
          <w:sz w:val="30"/>
          <w:szCs w:val="30"/>
        </w:rPr>
        <w:t xml:space="preserve"> </w:t>
      </w:r>
      <w:r>
        <w:rPr>
          <w:rFonts w:ascii="Arial" w:eastAsia="Arial" w:hAnsi="Arial" w:cs="Arial"/>
          <w:b/>
          <w:bCs/>
          <w:i/>
          <w:color w:val="004CDD"/>
          <w:spacing w:val="7"/>
          <w:sz w:val="30"/>
          <w:szCs w:val="30"/>
        </w:rPr>
        <w:t>I</w:t>
      </w:r>
      <w:r>
        <w:rPr>
          <w:rFonts w:ascii="Arial" w:eastAsia="Arial" w:hAnsi="Arial" w:cs="Arial"/>
          <w:b/>
          <w:bCs/>
          <w:i/>
          <w:color w:val="004CDD"/>
          <w:sz w:val="30"/>
          <w:szCs w:val="30"/>
        </w:rPr>
        <w:t>D</w:t>
      </w:r>
    </w:p>
    <w:p w14:paraId="7CDA7387" w14:textId="77777777" w:rsidR="0074787C" w:rsidRDefault="0074787C">
      <w:pPr>
        <w:spacing w:before="3" w:after="0" w:line="100" w:lineRule="exact"/>
        <w:rPr>
          <w:sz w:val="10"/>
          <w:szCs w:val="10"/>
        </w:rPr>
      </w:pPr>
    </w:p>
    <w:p w14:paraId="638F0A09"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6</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 </w:t>
      </w:r>
      <w:r>
        <w:rPr>
          <w:rFonts w:ascii="Open Sans" w:eastAsia="Open Sans" w:hAnsi="Open Sans" w:cs="Open Sans"/>
          <w:color w:val="3F3F3F"/>
          <w:spacing w:val="-1"/>
        </w:rPr>
        <w:t>I</w:t>
      </w:r>
      <w:r>
        <w:rPr>
          <w:rFonts w:ascii="Open Sans" w:eastAsia="Open Sans" w:hAnsi="Open Sans" w:cs="Open Sans"/>
          <w:color w:val="3F3F3F"/>
        </w:rPr>
        <w:t>D</w:t>
      </w:r>
      <w:r>
        <w:rPr>
          <w:rFonts w:ascii="Open Sans" w:eastAsia="Open Sans" w:hAnsi="Open Sans" w:cs="Open Sans"/>
          <w:color w:val="3F3F3F"/>
          <w:spacing w:val="6"/>
        </w:rPr>
        <w:t xml:space="preserve"> </w:t>
      </w:r>
      <w:r>
        <w:rPr>
          <w:rFonts w:ascii="Open Sans" w:eastAsia="Open Sans" w:hAnsi="Open Sans" w:cs="Open Sans"/>
          <w:color w:val="3F3F3F"/>
          <w:spacing w:val="-6"/>
        </w:rPr>
        <w:t>2</w:t>
      </w:r>
      <w:r>
        <w:rPr>
          <w:rFonts w:ascii="Open Sans" w:eastAsia="Open Sans" w:hAnsi="Open Sans" w:cs="Open Sans"/>
          <w:color w:val="3F3F3F"/>
        </w:rPr>
        <w:t>0</w:t>
      </w:r>
      <w:r>
        <w:rPr>
          <w:rFonts w:ascii="Open Sans" w:eastAsia="Open Sans" w:hAnsi="Open Sans" w:cs="Open Sans"/>
          <w:color w:val="3F3F3F"/>
          <w:spacing w:val="-5"/>
        </w:rPr>
        <w:t xml:space="preserve"> </w:t>
      </w:r>
      <w:r>
        <w:rPr>
          <w:rFonts w:ascii="Open Sans" w:eastAsia="Open Sans" w:hAnsi="Open Sans" w:cs="Open Sans"/>
          <w:color w:val="3F3F3F"/>
          <w:spacing w:val="-6"/>
        </w:rPr>
        <w:t>201</w:t>
      </w:r>
      <w:r>
        <w:rPr>
          <w:rFonts w:ascii="Open Sans" w:eastAsia="Open Sans" w:hAnsi="Open Sans" w:cs="Open Sans"/>
          <w:color w:val="3F3F3F"/>
        </w:rPr>
        <w:t>0</w:t>
      </w:r>
      <w:r>
        <w:rPr>
          <w:rFonts w:ascii="Open Sans" w:eastAsia="Open Sans" w:hAnsi="Open Sans" w:cs="Open Sans"/>
          <w:color w:val="3F3F3F"/>
          <w:spacing w:val="-8"/>
        </w:rPr>
        <w:t xml:space="preserve"> </w:t>
      </w:r>
      <w:r>
        <w:rPr>
          <w:rFonts w:ascii="Open Sans" w:eastAsia="Open Sans" w:hAnsi="Open Sans" w:cs="Open Sans"/>
          <w:color w:val="3F3F3F"/>
          <w:spacing w:val="-2"/>
        </w:rPr>
        <w:t>a</w:t>
      </w:r>
      <w:r>
        <w:rPr>
          <w:rFonts w:ascii="Open Sans" w:eastAsia="Open Sans" w:hAnsi="Open Sans" w:cs="Open Sans"/>
          <w:color w:val="3F3F3F"/>
        </w:rPr>
        <w:t>nd s</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w:t>
      </w:r>
    </w:p>
    <w:p w14:paraId="0180EF30" w14:textId="77777777" w:rsidR="0074787C" w:rsidRDefault="0074787C">
      <w:pPr>
        <w:spacing w:before="2" w:after="0" w:line="130" w:lineRule="exact"/>
        <w:rPr>
          <w:sz w:val="13"/>
          <w:szCs w:val="13"/>
        </w:rPr>
      </w:pPr>
    </w:p>
    <w:p w14:paraId="4A64B7D7" w14:textId="77777777" w:rsidR="0074787C" w:rsidRDefault="002D0355">
      <w:pPr>
        <w:spacing w:after="0" w:line="240" w:lineRule="auto"/>
        <w:ind w:left="115" w:right="-20"/>
        <w:rPr>
          <w:rFonts w:ascii="Times New Roman" w:eastAsia="Times New Roman" w:hAnsi="Times New Roman" w:cs="Times New Roman"/>
          <w:sz w:val="20"/>
          <w:szCs w:val="20"/>
        </w:rPr>
      </w:pPr>
      <w:r>
        <w:pict w14:anchorId="781FB96F">
          <v:shape id="_x0000_i1057" type="#_x0000_t75" style="width:337.5pt;height:39.75pt;mso-position-horizontal-relative:char;mso-position-vertical-relative:line">
            <v:imagedata r:id="rId51" o:title=""/>
          </v:shape>
        </w:pict>
      </w:r>
    </w:p>
    <w:p w14:paraId="14ED7DD0" w14:textId="77777777" w:rsidR="0074787C" w:rsidRDefault="0074787C">
      <w:pPr>
        <w:spacing w:before="3" w:after="0" w:line="130" w:lineRule="exact"/>
        <w:rPr>
          <w:sz w:val="13"/>
          <w:szCs w:val="13"/>
        </w:rPr>
      </w:pPr>
    </w:p>
    <w:p w14:paraId="7600572C" w14:textId="77777777" w:rsidR="0074787C" w:rsidRDefault="0074787C">
      <w:pPr>
        <w:spacing w:after="0" w:line="200" w:lineRule="exact"/>
        <w:rPr>
          <w:sz w:val="20"/>
          <w:szCs w:val="20"/>
        </w:rPr>
      </w:pPr>
    </w:p>
    <w:p w14:paraId="061D1F2F" w14:textId="77777777" w:rsidR="0074787C" w:rsidRDefault="00656446">
      <w:pPr>
        <w:spacing w:after="0" w:line="240" w:lineRule="auto"/>
        <w:ind w:left="115" w:right="-20"/>
        <w:rPr>
          <w:rFonts w:ascii="Arial" w:eastAsia="Arial" w:hAnsi="Arial" w:cs="Arial"/>
          <w:sz w:val="30"/>
          <w:szCs w:val="30"/>
        </w:rPr>
      </w:pPr>
      <w:commentRangeStart w:id="228"/>
      <w:r>
        <w:rPr>
          <w:rFonts w:ascii="Arial" w:eastAsia="Arial" w:hAnsi="Arial" w:cs="Arial"/>
          <w:b/>
          <w:bCs/>
          <w:i/>
          <w:color w:val="004CDD"/>
          <w:spacing w:val="-5"/>
          <w:sz w:val="30"/>
          <w:szCs w:val="30"/>
        </w:rPr>
        <w:t>S</w:t>
      </w:r>
      <w:r>
        <w:rPr>
          <w:rFonts w:ascii="Arial" w:eastAsia="Arial" w:hAnsi="Arial" w:cs="Arial"/>
          <w:b/>
          <w:bCs/>
          <w:i/>
          <w:color w:val="004CDD"/>
          <w:spacing w:val="-2"/>
          <w:sz w:val="30"/>
          <w:szCs w:val="30"/>
        </w:rPr>
        <w:t>e</w:t>
      </w:r>
      <w:r>
        <w:rPr>
          <w:rFonts w:ascii="Arial" w:eastAsia="Arial" w:hAnsi="Arial" w:cs="Arial"/>
          <w:b/>
          <w:bCs/>
          <w:i/>
          <w:color w:val="004CDD"/>
          <w:sz w:val="30"/>
          <w:szCs w:val="30"/>
        </w:rPr>
        <w:t>t</w:t>
      </w:r>
      <w:r>
        <w:rPr>
          <w:rFonts w:ascii="Arial" w:eastAsia="Arial" w:hAnsi="Arial" w:cs="Arial"/>
          <w:b/>
          <w:bCs/>
          <w:i/>
          <w:color w:val="004CDD"/>
          <w:spacing w:val="10"/>
          <w:sz w:val="30"/>
          <w:szCs w:val="30"/>
        </w:rPr>
        <w:t xml:space="preserve"> </w:t>
      </w:r>
      <w:r>
        <w:rPr>
          <w:rFonts w:ascii="Arial" w:eastAsia="Arial" w:hAnsi="Arial" w:cs="Arial"/>
          <w:b/>
          <w:bCs/>
          <w:i/>
          <w:color w:val="004CDD"/>
          <w:spacing w:val="-5"/>
          <w:sz w:val="30"/>
          <w:szCs w:val="30"/>
        </w:rPr>
        <w:t>S</w:t>
      </w:r>
      <w:r>
        <w:rPr>
          <w:rFonts w:ascii="Arial" w:eastAsia="Arial" w:hAnsi="Arial" w:cs="Arial"/>
          <w:b/>
          <w:bCs/>
          <w:i/>
          <w:color w:val="004CDD"/>
          <w:spacing w:val="5"/>
          <w:sz w:val="30"/>
          <w:szCs w:val="30"/>
        </w:rPr>
        <w:t>t</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r</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w:t>
      </w:r>
      <w:r>
        <w:rPr>
          <w:rFonts w:ascii="Arial" w:eastAsia="Arial" w:hAnsi="Arial" w:cs="Arial"/>
          <w:b/>
          <w:bCs/>
          <w:i/>
          <w:color w:val="004CDD"/>
          <w:spacing w:val="-5"/>
          <w:sz w:val="30"/>
          <w:szCs w:val="30"/>
        </w:rPr>
        <w:t>E</w:t>
      </w:r>
      <w:r>
        <w:rPr>
          <w:rFonts w:ascii="Arial" w:eastAsia="Arial" w:hAnsi="Arial" w:cs="Arial"/>
          <w:b/>
          <w:bCs/>
          <w:i/>
          <w:color w:val="004CDD"/>
          <w:spacing w:val="-3"/>
          <w:sz w:val="30"/>
          <w:szCs w:val="30"/>
        </w:rPr>
        <w:t>n</w:t>
      </w:r>
      <w:r>
        <w:rPr>
          <w:rFonts w:ascii="Arial" w:eastAsia="Arial" w:hAnsi="Arial" w:cs="Arial"/>
          <w:b/>
          <w:bCs/>
          <w:i/>
          <w:color w:val="004CDD"/>
          <w:sz w:val="30"/>
          <w:szCs w:val="30"/>
        </w:rPr>
        <w:t>d</w:t>
      </w:r>
      <w:r>
        <w:rPr>
          <w:rFonts w:ascii="Arial" w:eastAsia="Arial" w:hAnsi="Arial" w:cs="Arial"/>
          <w:b/>
          <w:bCs/>
          <w:i/>
          <w:color w:val="004CDD"/>
          <w:spacing w:val="-5"/>
          <w:sz w:val="30"/>
          <w:szCs w:val="30"/>
        </w:rPr>
        <w:t xml:space="preserve"> </w:t>
      </w:r>
      <w:r>
        <w:rPr>
          <w:rFonts w:ascii="Arial" w:eastAsia="Arial" w:hAnsi="Arial" w:cs="Arial"/>
          <w:b/>
          <w:bCs/>
          <w:i/>
          <w:color w:val="004CDD"/>
          <w:spacing w:val="-2"/>
          <w:sz w:val="30"/>
          <w:szCs w:val="30"/>
        </w:rPr>
        <w:t>s</w:t>
      </w:r>
      <w:r>
        <w:rPr>
          <w:rFonts w:ascii="Arial" w:eastAsia="Arial" w:hAnsi="Arial" w:cs="Arial"/>
          <w:b/>
          <w:bCs/>
          <w:i/>
          <w:color w:val="004CDD"/>
          <w:spacing w:val="5"/>
          <w:sz w:val="30"/>
          <w:szCs w:val="30"/>
        </w:rPr>
        <w:t>t</w:t>
      </w:r>
      <w:r>
        <w:rPr>
          <w:rFonts w:ascii="Arial" w:eastAsia="Arial" w:hAnsi="Arial" w:cs="Arial"/>
          <w:b/>
          <w:bCs/>
          <w:i/>
          <w:color w:val="004CDD"/>
          <w:spacing w:val="-3"/>
          <w:sz w:val="30"/>
          <w:szCs w:val="30"/>
        </w:rPr>
        <w:t>op</w:t>
      </w:r>
      <w:r>
        <w:rPr>
          <w:rFonts w:ascii="Arial" w:eastAsia="Arial" w:hAnsi="Arial" w:cs="Arial"/>
          <w:b/>
          <w:bCs/>
          <w:i/>
          <w:color w:val="004CDD"/>
          <w:sz w:val="30"/>
          <w:szCs w:val="30"/>
        </w:rPr>
        <w:t>s</w:t>
      </w:r>
      <w:commentRangeEnd w:id="228"/>
      <w:r w:rsidR="00DB5BAD">
        <w:rPr>
          <w:rStyle w:val="CommentReference"/>
        </w:rPr>
        <w:commentReference w:id="228"/>
      </w:r>
    </w:p>
    <w:p w14:paraId="26420CA4" w14:textId="77777777" w:rsidR="0074787C" w:rsidRDefault="0074787C">
      <w:pPr>
        <w:spacing w:before="3" w:after="0" w:line="100" w:lineRule="exact"/>
        <w:rPr>
          <w:sz w:val="10"/>
          <w:szCs w:val="10"/>
        </w:rPr>
      </w:pPr>
    </w:p>
    <w:p w14:paraId="4EEBBCC1" w14:textId="77777777" w:rsidR="0074787C" w:rsidRDefault="002D0355">
      <w:pPr>
        <w:spacing w:after="0" w:line="282" w:lineRule="exact"/>
        <w:ind w:left="115" w:right="-20"/>
        <w:rPr>
          <w:rFonts w:ascii="Open Sans" w:eastAsia="Open Sans" w:hAnsi="Open Sans" w:cs="Open Sans"/>
        </w:rPr>
      </w:pPr>
      <w:r>
        <w:pict w14:anchorId="7419BCD9">
          <v:group id="_x0000_s1101" style="position:absolute;left:0;text-align:left;margin-left:69.4pt;margin-top:21.2pt;width:456pt;height:75pt;z-index:-1275;mso-position-horizontal-relative:page" coordorigin="1388,424" coordsize="9120,1500">
            <v:shape id="_x0000_s1106" type="#_x0000_t75" style="position:absolute;left:1395;top:432;width:1080;height:810">
              <v:imagedata r:id="rId26" o:title=""/>
            </v:shape>
            <v:group id="_x0000_s1104" style="position:absolute;left:1395;top:432;width:9082;height:1485" coordorigin="1395,432" coordsize="9082,1485">
              <v:shape id="_x0000_s1105" style="position:absolute;left:1395;top:432;width:9082;height:1485" coordorigin="1395,432" coordsize="9082,1485" path="m10410,432r-8933,l1419,461r-24,61l1395,1835r29,58l1485,1917r8933,-1l10440,1912r20,-10l10476,1888r1,-1l1479,1887r-21,-7l1441,1867r-12,-18l1425,1827r,-1311l1431,495r13,-17l1463,466r22,-4l10476,462r-5,-7l10453,443r-20,-8l10410,432e" fillcolor="#ebc55a" stroked="f">
                <v:path arrowok="t"/>
              </v:shape>
            </v:group>
            <v:group id="_x0000_s1102" style="position:absolute;left:1485;top:462;width:9015;height:1425" coordorigin="1485,462" coordsize="9015,1425">
              <v:shape id="_x0000_s1103" style="position:absolute;left:1485;top:462;width:9015;height:1425" coordorigin="1485,462" coordsize="9015,1425" path="m10476,462r-8991,l10416,462r21,6l10454,481r12,19l10470,522r,1310l10464,1854r-13,17l10432,1883r-22,4l10477,1887r12,-17l10497,1849r3,-22l10500,513r-5,-22l10485,472r-9,-10e" fillcolor="#ebc55a" stroked="f">
                <v:path arrowok="t"/>
              </v:shape>
            </v:group>
            <w10:wrap anchorx="page"/>
          </v:group>
        </w:pict>
      </w:r>
      <w:r w:rsidR="00656446">
        <w:rPr>
          <w:rFonts w:ascii="Open Sans" w:eastAsia="Open Sans" w:hAnsi="Open Sans" w:cs="Open Sans"/>
          <w:color w:val="3F3F3F"/>
          <w:spacing w:val="-2"/>
          <w:position w:val="-1"/>
        </w:rPr>
        <w:t>T</w:t>
      </w:r>
      <w:r w:rsidR="00656446">
        <w:rPr>
          <w:rFonts w:ascii="Open Sans" w:eastAsia="Open Sans" w:hAnsi="Open Sans" w:cs="Open Sans"/>
          <w:color w:val="3F3F3F"/>
          <w:position w:val="-1"/>
        </w:rPr>
        <w:t>he</w:t>
      </w:r>
      <w:r w:rsidR="00656446">
        <w:rPr>
          <w:rFonts w:ascii="Open Sans" w:eastAsia="Open Sans" w:hAnsi="Open Sans" w:cs="Open Sans"/>
          <w:color w:val="3F3F3F"/>
          <w:spacing w:val="-2"/>
          <w:position w:val="-1"/>
        </w:rPr>
        <w:t xml:space="preserve"> </w:t>
      </w:r>
      <w:r w:rsidR="00656446">
        <w:rPr>
          <w:rFonts w:ascii="Open Sans" w:eastAsia="Open Sans" w:hAnsi="Open Sans" w:cs="Open Sans"/>
          <w:b/>
          <w:bCs/>
          <w:color w:val="3F3F3F"/>
          <w:spacing w:val="-1"/>
          <w:position w:val="-1"/>
        </w:rPr>
        <w:t>F</w:t>
      </w:r>
      <w:r w:rsidR="00656446">
        <w:rPr>
          <w:rFonts w:ascii="Open Sans" w:eastAsia="Open Sans" w:hAnsi="Open Sans" w:cs="Open Sans"/>
          <w:b/>
          <w:bCs/>
          <w:color w:val="3F3F3F"/>
          <w:spacing w:val="5"/>
          <w:position w:val="-1"/>
        </w:rPr>
        <w:t>r</w:t>
      </w:r>
      <w:r w:rsidR="00656446">
        <w:rPr>
          <w:rFonts w:ascii="Open Sans" w:eastAsia="Open Sans" w:hAnsi="Open Sans" w:cs="Open Sans"/>
          <w:b/>
          <w:bCs/>
          <w:color w:val="3F3F3F"/>
          <w:spacing w:val="-1"/>
          <w:position w:val="-1"/>
        </w:rPr>
        <w:t>o</w:t>
      </w:r>
      <w:r w:rsidR="00656446">
        <w:rPr>
          <w:rFonts w:ascii="Open Sans" w:eastAsia="Open Sans" w:hAnsi="Open Sans" w:cs="Open Sans"/>
          <w:b/>
          <w:bCs/>
          <w:color w:val="3F3F3F"/>
          <w:spacing w:val="-6"/>
          <w:position w:val="-1"/>
        </w:rPr>
        <w:t>m</w:t>
      </w:r>
      <w:r w:rsidR="00656446">
        <w:rPr>
          <w:rFonts w:ascii="Open Sans" w:eastAsia="Open Sans" w:hAnsi="Open Sans" w:cs="Open Sans"/>
          <w:color w:val="3F3F3F"/>
          <w:position w:val="-1"/>
        </w:rPr>
        <w:t>:</w:t>
      </w:r>
      <w:r w:rsidR="00656446">
        <w:rPr>
          <w:rFonts w:ascii="Open Sans" w:eastAsia="Open Sans" w:hAnsi="Open Sans" w:cs="Open Sans"/>
          <w:color w:val="3F3F3F"/>
          <w:spacing w:val="1"/>
          <w:position w:val="-1"/>
        </w:rPr>
        <w:t xml:space="preserve"> </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 xml:space="preserve">nd </w:t>
      </w:r>
      <w:proofErr w:type="gramStart"/>
      <w:r w:rsidR="00656446">
        <w:rPr>
          <w:rFonts w:ascii="Open Sans" w:eastAsia="Open Sans" w:hAnsi="Open Sans" w:cs="Open Sans"/>
          <w:b/>
          <w:bCs/>
          <w:color w:val="3F3F3F"/>
          <w:spacing w:val="-7"/>
          <w:position w:val="-1"/>
        </w:rPr>
        <w:t>T</w:t>
      </w:r>
      <w:r w:rsidR="00656446">
        <w:rPr>
          <w:rFonts w:ascii="Open Sans" w:eastAsia="Open Sans" w:hAnsi="Open Sans" w:cs="Open Sans"/>
          <w:b/>
          <w:bCs/>
          <w:color w:val="3F3F3F"/>
          <w:spacing w:val="-1"/>
          <w:position w:val="-1"/>
        </w:rPr>
        <w:t>o</w:t>
      </w:r>
      <w:proofErr w:type="gramEnd"/>
      <w:r w:rsidR="00656446">
        <w:rPr>
          <w:rFonts w:ascii="Open Sans" w:eastAsia="Open Sans" w:hAnsi="Open Sans" w:cs="Open Sans"/>
          <w:b/>
          <w:bCs/>
          <w:color w:val="3F3F3F"/>
          <w:position w:val="-1"/>
        </w:rPr>
        <w:t xml:space="preserve">: </w:t>
      </w:r>
      <w:r w:rsidR="00656446">
        <w:rPr>
          <w:rFonts w:ascii="Open Sans" w:eastAsia="Open Sans" w:hAnsi="Open Sans" w:cs="Open Sans"/>
          <w:color w:val="3F3F3F"/>
          <w:spacing w:val="1"/>
          <w:position w:val="-1"/>
        </w:rPr>
        <w:t>f</w:t>
      </w:r>
      <w:r w:rsidR="00656446">
        <w:rPr>
          <w:rFonts w:ascii="Open Sans" w:eastAsia="Open Sans" w:hAnsi="Open Sans" w:cs="Open Sans"/>
          <w:color w:val="3F3F3F"/>
          <w:spacing w:val="5"/>
          <w:position w:val="-1"/>
        </w:rPr>
        <w:t>i</w:t>
      </w:r>
      <w:r w:rsidR="00656446">
        <w:rPr>
          <w:rFonts w:ascii="Open Sans" w:eastAsia="Open Sans" w:hAnsi="Open Sans" w:cs="Open Sans"/>
          <w:color w:val="3F3F3F"/>
          <w:spacing w:val="-3"/>
          <w:position w:val="-1"/>
        </w:rPr>
        <w:t>e</w:t>
      </w:r>
      <w:r w:rsidR="00656446">
        <w:rPr>
          <w:rFonts w:ascii="Open Sans" w:eastAsia="Open Sans" w:hAnsi="Open Sans" w:cs="Open Sans"/>
          <w:color w:val="3F3F3F"/>
          <w:spacing w:val="5"/>
          <w:position w:val="-1"/>
        </w:rPr>
        <w:t>l</w:t>
      </w:r>
      <w:r w:rsidR="00656446">
        <w:rPr>
          <w:rFonts w:ascii="Open Sans" w:eastAsia="Open Sans" w:hAnsi="Open Sans" w:cs="Open Sans"/>
          <w:color w:val="3F3F3F"/>
          <w:position w:val="-1"/>
        </w:rPr>
        <w:t xml:space="preserve">ds </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re</w:t>
      </w:r>
      <w:r w:rsidR="00656446">
        <w:rPr>
          <w:rFonts w:ascii="Open Sans" w:eastAsia="Open Sans" w:hAnsi="Open Sans" w:cs="Open Sans"/>
          <w:color w:val="3F3F3F"/>
          <w:spacing w:val="-1"/>
          <w:position w:val="-1"/>
        </w:rPr>
        <w:t xml:space="preserve"> </w:t>
      </w:r>
      <w:r w:rsidR="00656446">
        <w:rPr>
          <w:rFonts w:ascii="Open Sans" w:eastAsia="Open Sans" w:hAnsi="Open Sans" w:cs="Open Sans"/>
          <w:color w:val="3F3F3F"/>
          <w:position w:val="-1"/>
        </w:rPr>
        <w:t>dr</w:t>
      </w:r>
      <w:r w:rsidR="00656446">
        <w:rPr>
          <w:rFonts w:ascii="Open Sans" w:eastAsia="Open Sans" w:hAnsi="Open Sans" w:cs="Open Sans"/>
          <w:color w:val="3F3F3F"/>
          <w:spacing w:val="2"/>
          <w:position w:val="-1"/>
        </w:rPr>
        <w:t>o</w:t>
      </w:r>
      <w:r w:rsidR="00656446">
        <w:rPr>
          <w:rFonts w:ascii="Open Sans" w:eastAsia="Open Sans" w:hAnsi="Open Sans" w:cs="Open Sans"/>
          <w:color w:val="3F3F3F"/>
          <w:position w:val="-1"/>
        </w:rPr>
        <w:t>p</w:t>
      </w:r>
      <w:r w:rsidR="00656446">
        <w:rPr>
          <w:rFonts w:ascii="Open Sans" w:eastAsia="Open Sans" w:hAnsi="Open Sans" w:cs="Open Sans"/>
          <w:color w:val="3F3F3F"/>
          <w:spacing w:val="4"/>
          <w:position w:val="-1"/>
        </w:rPr>
        <w:t>-</w:t>
      </w:r>
      <w:r w:rsidR="00656446">
        <w:rPr>
          <w:rFonts w:ascii="Open Sans" w:eastAsia="Open Sans" w:hAnsi="Open Sans" w:cs="Open Sans"/>
          <w:color w:val="3F3F3F"/>
          <w:position w:val="-1"/>
        </w:rPr>
        <w:t>d</w:t>
      </w:r>
      <w:r w:rsidR="00656446">
        <w:rPr>
          <w:rFonts w:ascii="Open Sans" w:eastAsia="Open Sans" w:hAnsi="Open Sans" w:cs="Open Sans"/>
          <w:color w:val="3F3F3F"/>
          <w:spacing w:val="2"/>
          <w:position w:val="-1"/>
        </w:rPr>
        <w:t>o</w:t>
      </w:r>
      <w:r w:rsidR="00656446">
        <w:rPr>
          <w:rFonts w:ascii="Open Sans" w:eastAsia="Open Sans" w:hAnsi="Open Sans" w:cs="Open Sans"/>
          <w:color w:val="3F3F3F"/>
          <w:spacing w:val="-6"/>
          <w:position w:val="-1"/>
        </w:rPr>
        <w:t>w</w:t>
      </w:r>
      <w:r w:rsidR="00656446">
        <w:rPr>
          <w:rFonts w:ascii="Open Sans" w:eastAsia="Open Sans" w:hAnsi="Open Sans" w:cs="Open Sans"/>
          <w:color w:val="3F3F3F"/>
          <w:position w:val="-1"/>
        </w:rPr>
        <w:t>n</w:t>
      </w:r>
      <w:r w:rsidR="00656446">
        <w:rPr>
          <w:rFonts w:ascii="Open Sans" w:eastAsia="Open Sans" w:hAnsi="Open Sans" w:cs="Open Sans"/>
          <w:color w:val="3F3F3F"/>
          <w:spacing w:val="-5"/>
          <w:position w:val="-1"/>
        </w:rPr>
        <w:t xml:space="preserve"> </w:t>
      </w:r>
      <w:r w:rsidR="00656446">
        <w:rPr>
          <w:rFonts w:ascii="Open Sans" w:eastAsia="Open Sans" w:hAnsi="Open Sans" w:cs="Open Sans"/>
          <w:color w:val="3F3F3F"/>
          <w:spacing w:val="5"/>
          <w:position w:val="-1"/>
        </w:rPr>
        <w:t>li</w:t>
      </w:r>
      <w:r w:rsidR="00656446">
        <w:rPr>
          <w:rFonts w:ascii="Open Sans" w:eastAsia="Open Sans" w:hAnsi="Open Sans" w:cs="Open Sans"/>
          <w:color w:val="3F3F3F"/>
          <w:position w:val="-1"/>
        </w:rPr>
        <w:t>s</w:t>
      </w:r>
      <w:r w:rsidR="00656446">
        <w:rPr>
          <w:rFonts w:ascii="Open Sans" w:eastAsia="Open Sans" w:hAnsi="Open Sans" w:cs="Open Sans"/>
          <w:color w:val="3F3F3F"/>
          <w:spacing w:val="-3"/>
          <w:position w:val="-1"/>
        </w:rPr>
        <w:t>t</w:t>
      </w:r>
      <w:r w:rsidR="00656446">
        <w:rPr>
          <w:rFonts w:ascii="Open Sans" w:eastAsia="Open Sans" w:hAnsi="Open Sans" w:cs="Open Sans"/>
          <w:color w:val="3F3F3F"/>
          <w:position w:val="-1"/>
        </w:rPr>
        <w:t>s</w:t>
      </w:r>
      <w:r w:rsidR="00656446">
        <w:rPr>
          <w:rFonts w:ascii="Open Sans" w:eastAsia="Open Sans" w:hAnsi="Open Sans" w:cs="Open Sans"/>
          <w:color w:val="3F3F3F"/>
          <w:spacing w:val="2"/>
          <w:position w:val="-1"/>
        </w:rPr>
        <w:t xml:space="preserve"> o</w:t>
      </w:r>
      <w:r w:rsidR="00656446">
        <w:rPr>
          <w:rFonts w:ascii="Open Sans" w:eastAsia="Open Sans" w:hAnsi="Open Sans" w:cs="Open Sans"/>
          <w:color w:val="3F3F3F"/>
          <w:position w:val="-1"/>
        </w:rPr>
        <w:t>f</w:t>
      </w:r>
      <w:r w:rsidR="00656446">
        <w:rPr>
          <w:rFonts w:ascii="Open Sans" w:eastAsia="Open Sans" w:hAnsi="Open Sans" w:cs="Open Sans"/>
          <w:color w:val="3F3F3F"/>
          <w:spacing w:val="2"/>
          <w:position w:val="-1"/>
        </w:rPr>
        <w:t xml:space="preserve"> </w:t>
      </w:r>
      <w:r w:rsidR="00656446">
        <w:rPr>
          <w:rFonts w:ascii="Open Sans" w:eastAsia="Open Sans" w:hAnsi="Open Sans" w:cs="Open Sans"/>
          <w:color w:val="3F3F3F"/>
          <w:spacing w:val="-3"/>
          <w:position w:val="-1"/>
        </w:rPr>
        <w:t>e</w:t>
      </w:r>
      <w:r w:rsidR="00656446">
        <w:rPr>
          <w:rFonts w:ascii="Open Sans" w:eastAsia="Open Sans" w:hAnsi="Open Sans" w:cs="Open Sans"/>
          <w:color w:val="3F3F3F"/>
          <w:spacing w:val="5"/>
          <w:position w:val="-1"/>
        </w:rPr>
        <w:t>li</w:t>
      </w:r>
      <w:r w:rsidR="00656446">
        <w:rPr>
          <w:rFonts w:ascii="Open Sans" w:eastAsia="Open Sans" w:hAnsi="Open Sans" w:cs="Open Sans"/>
          <w:color w:val="3F3F3F"/>
          <w:position w:val="-1"/>
        </w:rPr>
        <w:t>g</w:t>
      </w:r>
      <w:r w:rsidR="00656446">
        <w:rPr>
          <w:rFonts w:ascii="Open Sans" w:eastAsia="Open Sans" w:hAnsi="Open Sans" w:cs="Open Sans"/>
          <w:color w:val="3F3F3F"/>
          <w:spacing w:val="5"/>
          <w:position w:val="-1"/>
        </w:rPr>
        <w:t>i</w:t>
      </w:r>
      <w:r w:rsidR="00656446">
        <w:rPr>
          <w:rFonts w:ascii="Open Sans" w:eastAsia="Open Sans" w:hAnsi="Open Sans" w:cs="Open Sans"/>
          <w:color w:val="3F3F3F"/>
          <w:position w:val="-1"/>
        </w:rPr>
        <w:t>b</w:t>
      </w:r>
      <w:r w:rsidR="00656446">
        <w:rPr>
          <w:rFonts w:ascii="Open Sans" w:eastAsia="Open Sans" w:hAnsi="Open Sans" w:cs="Open Sans"/>
          <w:color w:val="3F3F3F"/>
          <w:spacing w:val="5"/>
          <w:position w:val="-1"/>
        </w:rPr>
        <w:t>l</w:t>
      </w:r>
      <w:r w:rsidR="00656446">
        <w:rPr>
          <w:rFonts w:ascii="Open Sans" w:eastAsia="Open Sans" w:hAnsi="Open Sans" w:cs="Open Sans"/>
          <w:color w:val="3F3F3F"/>
          <w:position w:val="-1"/>
        </w:rPr>
        <w:t>e</w:t>
      </w:r>
      <w:r w:rsidR="00656446">
        <w:rPr>
          <w:rFonts w:ascii="Open Sans" w:eastAsia="Open Sans" w:hAnsi="Open Sans" w:cs="Open Sans"/>
          <w:color w:val="3F3F3F"/>
          <w:spacing w:val="-6"/>
          <w:position w:val="-1"/>
        </w:rPr>
        <w:t xml:space="preserve"> </w:t>
      </w:r>
      <w:r w:rsidR="00656446">
        <w:rPr>
          <w:rFonts w:ascii="Open Sans" w:eastAsia="Open Sans" w:hAnsi="Open Sans" w:cs="Open Sans"/>
          <w:color w:val="3F3F3F"/>
          <w:position w:val="-1"/>
        </w:rPr>
        <w:t>du</w:t>
      </w:r>
      <w:r w:rsidR="00656446">
        <w:rPr>
          <w:rFonts w:ascii="Open Sans" w:eastAsia="Open Sans" w:hAnsi="Open Sans" w:cs="Open Sans"/>
          <w:color w:val="3F3F3F"/>
          <w:spacing w:val="-3"/>
          <w:position w:val="-1"/>
        </w:rPr>
        <w:t>t</w:t>
      </w:r>
      <w:r w:rsidR="00656446">
        <w:rPr>
          <w:rFonts w:ascii="Open Sans" w:eastAsia="Open Sans" w:hAnsi="Open Sans" w:cs="Open Sans"/>
          <w:color w:val="3F3F3F"/>
          <w:position w:val="-1"/>
        </w:rPr>
        <w:t>y</w:t>
      </w:r>
      <w:r w:rsidR="00656446">
        <w:rPr>
          <w:rFonts w:ascii="Open Sans" w:eastAsia="Open Sans" w:hAnsi="Open Sans" w:cs="Open Sans"/>
          <w:color w:val="3F3F3F"/>
          <w:spacing w:val="-7"/>
          <w:position w:val="-1"/>
        </w:rPr>
        <w:t xml:space="preserve"> </w:t>
      </w:r>
      <w:r w:rsidR="00656446">
        <w:rPr>
          <w:rFonts w:ascii="Open Sans" w:eastAsia="Open Sans" w:hAnsi="Open Sans" w:cs="Open Sans"/>
          <w:color w:val="3F3F3F"/>
          <w:position w:val="-1"/>
        </w:rPr>
        <w:t>s</w:t>
      </w:r>
      <w:r w:rsidR="00656446">
        <w:rPr>
          <w:rFonts w:ascii="Open Sans" w:eastAsia="Open Sans" w:hAnsi="Open Sans" w:cs="Open Sans"/>
          <w:color w:val="3F3F3F"/>
          <w:spacing w:val="-3"/>
          <w:position w:val="-1"/>
        </w:rPr>
        <w:t>t</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 xml:space="preserve">rt </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 xml:space="preserve">nd </w:t>
      </w:r>
      <w:r w:rsidR="00656446">
        <w:rPr>
          <w:rFonts w:ascii="Open Sans" w:eastAsia="Open Sans" w:hAnsi="Open Sans" w:cs="Open Sans"/>
          <w:color w:val="3F3F3F"/>
          <w:spacing w:val="1"/>
          <w:position w:val="-1"/>
        </w:rPr>
        <w:t>f</w:t>
      </w:r>
      <w:r w:rsidR="00656446">
        <w:rPr>
          <w:rFonts w:ascii="Open Sans" w:eastAsia="Open Sans" w:hAnsi="Open Sans" w:cs="Open Sans"/>
          <w:color w:val="3F3F3F"/>
          <w:spacing w:val="5"/>
          <w:position w:val="-1"/>
        </w:rPr>
        <w:t>i</w:t>
      </w:r>
      <w:r w:rsidR="00656446">
        <w:rPr>
          <w:rFonts w:ascii="Open Sans" w:eastAsia="Open Sans" w:hAnsi="Open Sans" w:cs="Open Sans"/>
          <w:color w:val="3F3F3F"/>
          <w:position w:val="-1"/>
        </w:rPr>
        <w:t>n</w:t>
      </w:r>
      <w:r w:rsidR="00656446">
        <w:rPr>
          <w:rFonts w:ascii="Open Sans" w:eastAsia="Open Sans" w:hAnsi="Open Sans" w:cs="Open Sans"/>
          <w:color w:val="3F3F3F"/>
          <w:spacing w:val="5"/>
          <w:position w:val="-1"/>
        </w:rPr>
        <w:t>i</w:t>
      </w:r>
      <w:r w:rsidR="00656446">
        <w:rPr>
          <w:rFonts w:ascii="Open Sans" w:eastAsia="Open Sans" w:hAnsi="Open Sans" w:cs="Open Sans"/>
          <w:color w:val="3F3F3F"/>
          <w:position w:val="-1"/>
        </w:rPr>
        <w:t>sh</w:t>
      </w:r>
      <w:r w:rsidR="00656446">
        <w:rPr>
          <w:rFonts w:ascii="Open Sans" w:eastAsia="Open Sans" w:hAnsi="Open Sans" w:cs="Open Sans"/>
          <w:color w:val="3F3F3F"/>
          <w:spacing w:val="-2"/>
          <w:position w:val="-1"/>
        </w:rPr>
        <w:t xml:space="preserve"> </w:t>
      </w:r>
      <w:r w:rsidR="00656446">
        <w:rPr>
          <w:rFonts w:ascii="Open Sans" w:eastAsia="Open Sans" w:hAnsi="Open Sans" w:cs="Open Sans"/>
          <w:color w:val="3F3F3F"/>
          <w:position w:val="-1"/>
        </w:rPr>
        <w:t>s</w:t>
      </w:r>
      <w:r w:rsidR="00656446">
        <w:rPr>
          <w:rFonts w:ascii="Open Sans" w:eastAsia="Open Sans" w:hAnsi="Open Sans" w:cs="Open Sans"/>
          <w:color w:val="3F3F3F"/>
          <w:spacing w:val="-3"/>
          <w:position w:val="-1"/>
        </w:rPr>
        <w:t>t</w:t>
      </w:r>
      <w:r w:rsidR="00656446">
        <w:rPr>
          <w:rFonts w:ascii="Open Sans" w:eastAsia="Open Sans" w:hAnsi="Open Sans" w:cs="Open Sans"/>
          <w:color w:val="3F3F3F"/>
          <w:spacing w:val="2"/>
          <w:position w:val="-1"/>
        </w:rPr>
        <w:t>o</w:t>
      </w:r>
      <w:r w:rsidR="00656446">
        <w:rPr>
          <w:rFonts w:ascii="Open Sans" w:eastAsia="Open Sans" w:hAnsi="Open Sans" w:cs="Open Sans"/>
          <w:color w:val="3F3F3F"/>
          <w:position w:val="-1"/>
        </w:rPr>
        <w:t>ps.</w:t>
      </w:r>
    </w:p>
    <w:p w14:paraId="44B51566" w14:textId="77777777" w:rsidR="0074787C" w:rsidRDefault="0074787C">
      <w:pPr>
        <w:spacing w:before="5" w:after="0" w:line="160" w:lineRule="exact"/>
        <w:rPr>
          <w:sz w:val="16"/>
          <w:szCs w:val="16"/>
        </w:rPr>
      </w:pPr>
    </w:p>
    <w:p w14:paraId="7202C95C" w14:textId="77777777" w:rsidR="0074787C" w:rsidRDefault="0074787C">
      <w:pPr>
        <w:spacing w:after="0" w:line="200" w:lineRule="exact"/>
        <w:rPr>
          <w:sz w:val="20"/>
          <w:szCs w:val="20"/>
        </w:rPr>
      </w:pPr>
    </w:p>
    <w:p w14:paraId="6FF3D06B" w14:textId="397D6DAB" w:rsidR="0074787C" w:rsidDel="00BE27D5" w:rsidRDefault="00656446">
      <w:pPr>
        <w:spacing w:after="0" w:line="297" w:lineRule="exact"/>
        <w:ind w:left="1270" w:right="-20"/>
        <w:rPr>
          <w:del w:id="229" w:author="Administrator" w:date="2016-09-17T14:45:00Z"/>
          <w:rFonts w:ascii="Open Sans" w:eastAsia="Open Sans" w:hAnsi="Open Sans" w:cs="Open Sans"/>
        </w:rPr>
      </w:pPr>
      <w:del w:id="230" w:author="Administrator" w:date="2016-09-17T14:45:00Z">
        <w:r w:rsidDel="00BE27D5">
          <w:rPr>
            <w:rFonts w:ascii="Open Sans" w:eastAsia="Open Sans" w:hAnsi="Open Sans" w:cs="Open Sans"/>
            <w:spacing w:val="-4"/>
            <w:position w:val="1"/>
          </w:rPr>
          <w:delText>C</w:delText>
        </w:r>
        <w:r w:rsidDel="00BE27D5">
          <w:rPr>
            <w:rFonts w:ascii="Open Sans" w:eastAsia="Open Sans" w:hAnsi="Open Sans" w:cs="Open Sans"/>
            <w:position w:val="1"/>
          </w:rPr>
          <w:delText>h</w:delText>
        </w:r>
        <w:r w:rsidDel="00BE27D5">
          <w:rPr>
            <w:rFonts w:ascii="Open Sans" w:eastAsia="Open Sans" w:hAnsi="Open Sans" w:cs="Open Sans"/>
            <w:spacing w:val="2"/>
            <w:position w:val="1"/>
          </w:rPr>
          <w:delText>oo</w:delText>
        </w:r>
        <w:r w:rsidDel="00BE27D5">
          <w:rPr>
            <w:rFonts w:ascii="Open Sans" w:eastAsia="Open Sans" w:hAnsi="Open Sans" w:cs="Open Sans"/>
            <w:position w:val="1"/>
          </w:rPr>
          <w:delText>s</w:delText>
        </w:r>
        <w:r w:rsidDel="00BE27D5">
          <w:rPr>
            <w:rFonts w:ascii="Open Sans" w:eastAsia="Open Sans" w:hAnsi="Open Sans" w:cs="Open Sans"/>
            <w:spacing w:val="5"/>
            <w:position w:val="1"/>
          </w:rPr>
          <w:delText>i</w:delText>
        </w:r>
        <w:r w:rsidDel="00BE27D5">
          <w:rPr>
            <w:rFonts w:ascii="Open Sans" w:eastAsia="Open Sans" w:hAnsi="Open Sans" w:cs="Open Sans"/>
            <w:position w:val="1"/>
          </w:rPr>
          <w:delText>ng</w:delText>
        </w:r>
        <w:r w:rsidDel="00BE27D5">
          <w:rPr>
            <w:rFonts w:ascii="Open Sans" w:eastAsia="Open Sans" w:hAnsi="Open Sans" w:cs="Open Sans"/>
            <w:spacing w:val="-4"/>
            <w:position w:val="1"/>
          </w:rPr>
          <w:delText xml:space="preserve">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o</w:delText>
        </w:r>
        <w:r w:rsidDel="00BE27D5">
          <w:rPr>
            <w:rFonts w:ascii="Open Sans" w:eastAsia="Open Sans" w:hAnsi="Open Sans" w:cs="Open Sans"/>
            <w:spacing w:val="5"/>
            <w:position w:val="1"/>
          </w:rPr>
          <w:delText xml:space="preserve"> </w:delText>
        </w:r>
        <w:r w:rsidDel="00BE27D5">
          <w:rPr>
            <w:rFonts w:ascii="Open Sans" w:eastAsia="Open Sans" w:hAnsi="Open Sans" w:cs="Open Sans"/>
            <w:position w:val="1"/>
          </w:rPr>
          <w:delText>n</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w</w:delText>
        </w:r>
        <w:r w:rsidDel="00BE27D5">
          <w:rPr>
            <w:rFonts w:ascii="Open Sans" w:eastAsia="Open Sans" w:hAnsi="Open Sans" w:cs="Open Sans"/>
            <w:spacing w:val="-6"/>
            <w:position w:val="1"/>
          </w:rPr>
          <w:delText xml:space="preserve"> </w:delText>
        </w:r>
        <w:r w:rsidDel="00BE27D5">
          <w:rPr>
            <w:rFonts w:ascii="Open Sans" w:eastAsia="Open Sans" w:hAnsi="Open Sans" w:cs="Open Sans"/>
            <w:spacing w:val="5"/>
            <w:position w:val="1"/>
          </w:rPr>
          <w:delText>l</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c</w:delText>
        </w:r>
        <w:r w:rsidDel="00BE27D5">
          <w:rPr>
            <w:rFonts w:ascii="Open Sans" w:eastAsia="Open Sans" w:hAnsi="Open Sans" w:cs="Open Sans"/>
            <w:spacing w:val="-2"/>
            <w:position w:val="1"/>
          </w:rPr>
          <w:delText>a</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ns</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t</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re</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position w:val="1"/>
          </w:rPr>
          <w:delText>n</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t</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2"/>
            <w:position w:val="1"/>
          </w:rPr>
          <w:delText>"</w:delText>
        </w:r>
        <w:r w:rsidDel="00BE27D5">
          <w:rPr>
            <w:rFonts w:ascii="Open Sans" w:eastAsia="Open Sans" w:hAnsi="Open Sans" w:cs="Open Sans"/>
            <w:position w:val="1"/>
          </w:rPr>
          <w:delText>n</w:delText>
        </w:r>
        <w:r w:rsidDel="00BE27D5">
          <w:rPr>
            <w:rFonts w:ascii="Open Sans" w:eastAsia="Open Sans" w:hAnsi="Open Sans" w:cs="Open Sans"/>
            <w:spacing w:val="-3"/>
            <w:position w:val="1"/>
          </w:rPr>
          <w:delText>e</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r"</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he</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spacing w:val="-3"/>
            <w:position w:val="1"/>
          </w:rPr>
          <w:delText>e</w:delText>
        </w:r>
        <w:r w:rsidDel="00BE27D5">
          <w:rPr>
            <w:rFonts w:ascii="Open Sans" w:eastAsia="Open Sans" w:hAnsi="Open Sans" w:cs="Open Sans"/>
            <w:spacing w:val="5"/>
            <w:position w:val="1"/>
          </w:rPr>
          <w:delText>xi</w:delText>
        </w:r>
        <w:r w:rsidDel="00BE27D5">
          <w:rPr>
            <w:rFonts w:ascii="Open Sans" w:eastAsia="Open Sans" w:hAnsi="Open Sans" w:cs="Open Sans"/>
            <w:position w:val="1"/>
          </w:rPr>
          <w:delText>s</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w:delText>
        </w:r>
        <w:r w:rsidDel="00BE27D5">
          <w:rPr>
            <w:rFonts w:ascii="Open Sans" w:eastAsia="Open Sans" w:hAnsi="Open Sans" w:cs="Open Sans"/>
            <w:position w:val="1"/>
          </w:rPr>
          <w:delText>ng</w:delText>
        </w:r>
        <w:r w:rsidDel="00BE27D5">
          <w:rPr>
            <w:rFonts w:ascii="Open Sans" w:eastAsia="Open Sans" w:hAnsi="Open Sans" w:cs="Open Sans"/>
            <w:spacing w:val="-3"/>
            <w:position w:val="1"/>
          </w:rPr>
          <w:delText xml:space="preserve"> </w:delText>
        </w:r>
        <w:r w:rsidDel="00BE27D5">
          <w:rPr>
            <w:rFonts w:ascii="Open Sans" w:eastAsia="Open Sans" w:hAnsi="Open Sans" w:cs="Open Sans"/>
            <w:spacing w:val="5"/>
            <w:position w:val="1"/>
          </w:rPr>
          <w:delText>l</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c</w:delText>
        </w:r>
        <w:r w:rsidDel="00BE27D5">
          <w:rPr>
            <w:rFonts w:ascii="Open Sans" w:eastAsia="Open Sans" w:hAnsi="Open Sans" w:cs="Open Sans"/>
            <w:spacing w:val="-2"/>
            <w:position w:val="1"/>
          </w:rPr>
          <w:delText>a</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ns</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5"/>
            <w:position w:val="1"/>
          </w:rPr>
          <w:delText>(</w:delText>
        </w:r>
        <w:r w:rsidDel="00BE27D5">
          <w:rPr>
            <w:rFonts w:ascii="Open Sans" w:eastAsia="Open Sans" w:hAnsi="Open Sans" w:cs="Open Sans"/>
            <w:spacing w:val="5"/>
            <w:position w:val="1"/>
          </w:rPr>
          <w:delText>i</w:delText>
        </w:r>
        <w:r w:rsidDel="00BE27D5">
          <w:rPr>
            <w:rFonts w:ascii="Open Sans" w:eastAsia="Open Sans" w:hAnsi="Open Sans" w:cs="Open Sans"/>
            <w:position w:val="1"/>
          </w:rPr>
          <w:delText xml:space="preserve">n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he</w:delText>
        </w:r>
      </w:del>
    </w:p>
    <w:p w14:paraId="778F9EC4" w14:textId="50652280" w:rsidR="0074787C" w:rsidDel="00BE27D5" w:rsidRDefault="00656446">
      <w:pPr>
        <w:spacing w:after="0" w:line="240" w:lineRule="auto"/>
        <w:ind w:left="1270" w:right="200"/>
        <w:rPr>
          <w:del w:id="231" w:author="Administrator" w:date="2016-09-17T14:45:00Z"/>
          <w:rFonts w:ascii="Open Sans" w:eastAsia="Open Sans" w:hAnsi="Open Sans" w:cs="Open Sans"/>
        </w:rPr>
      </w:pPr>
      <w:del w:id="232" w:author="Administrator" w:date="2016-09-17T14:45:00Z">
        <w:r w:rsidDel="00BE27D5">
          <w:rPr>
            <w:rFonts w:ascii="Open Sans" w:eastAsia="Open Sans" w:hAnsi="Open Sans" w:cs="Open Sans"/>
          </w:rPr>
          <w:delText>s</w:delText>
        </w:r>
        <w:r w:rsidDel="00BE27D5">
          <w:rPr>
            <w:rFonts w:ascii="Open Sans" w:eastAsia="Open Sans" w:hAnsi="Open Sans" w:cs="Open Sans"/>
            <w:spacing w:val="-3"/>
          </w:rPr>
          <w:delText>e</w:delText>
        </w:r>
        <w:r w:rsidDel="00BE27D5">
          <w:rPr>
            <w:rFonts w:ascii="Open Sans" w:eastAsia="Open Sans" w:hAnsi="Open Sans" w:cs="Open Sans"/>
          </w:rPr>
          <w:delText>nse</w:delText>
        </w:r>
        <w:r w:rsidDel="00BE27D5">
          <w:rPr>
            <w:rFonts w:ascii="Open Sans" w:eastAsia="Open Sans" w:hAnsi="Open Sans" w:cs="Open Sans"/>
            <w:spacing w:val="-2"/>
          </w:rPr>
          <w:delText xml:space="preserve"> </w:delText>
        </w:r>
        <w:r w:rsidDel="00BE27D5">
          <w:rPr>
            <w:rFonts w:ascii="Open Sans" w:eastAsia="Open Sans" w:hAnsi="Open Sans" w:cs="Open Sans"/>
            <w:spacing w:val="2"/>
          </w:rPr>
          <w:delText>o</w:delText>
        </w:r>
        <w:r w:rsidDel="00BE27D5">
          <w:rPr>
            <w:rFonts w:ascii="Open Sans" w:eastAsia="Open Sans" w:hAnsi="Open Sans" w:cs="Open Sans"/>
          </w:rPr>
          <w:delText>f</w:delText>
        </w:r>
        <w:r w:rsidDel="00BE27D5">
          <w:rPr>
            <w:rFonts w:ascii="Open Sans" w:eastAsia="Open Sans" w:hAnsi="Open Sans" w:cs="Open Sans"/>
            <w:spacing w:val="2"/>
          </w:rPr>
          <w:delText xml:space="preserve"> </w:delText>
        </w:r>
        <w:r w:rsidDel="00BE27D5">
          <w:rPr>
            <w:rFonts w:ascii="Open Sans" w:eastAsia="Open Sans" w:hAnsi="Open Sans" w:cs="Open Sans"/>
            <w:spacing w:val="-3"/>
          </w:rPr>
          <w:delText>t</w:delText>
        </w:r>
        <w:r w:rsidDel="00BE27D5">
          <w:rPr>
            <w:rFonts w:ascii="Open Sans" w:eastAsia="Open Sans" w:hAnsi="Open Sans" w:cs="Open Sans"/>
          </w:rPr>
          <w:delText>he</w:delText>
        </w:r>
        <w:r w:rsidDel="00BE27D5">
          <w:rPr>
            <w:rFonts w:ascii="Open Sans" w:eastAsia="Open Sans" w:hAnsi="Open Sans" w:cs="Open Sans"/>
            <w:spacing w:val="-2"/>
          </w:rPr>
          <w:delText xml:space="preserve"> </w:delText>
        </w:r>
        <w:r w:rsidDel="00BE27D5">
          <w:rPr>
            <w:rFonts w:ascii="Open Sans" w:eastAsia="Open Sans" w:hAnsi="Open Sans" w:cs="Open Sans"/>
            <w:b/>
            <w:bCs/>
            <w:color w:val="0000FF"/>
            <w:spacing w:val="-3"/>
          </w:rPr>
          <w:delText>P</w:delText>
        </w:r>
        <w:r w:rsidDel="00BE27D5">
          <w:rPr>
            <w:rFonts w:ascii="Open Sans" w:eastAsia="Open Sans" w:hAnsi="Open Sans" w:cs="Open Sans"/>
            <w:b/>
            <w:bCs/>
            <w:color w:val="0000FF"/>
            <w:spacing w:val="-7"/>
          </w:rPr>
          <w:delText>l</w:delText>
        </w:r>
        <w:r w:rsidDel="00BE27D5">
          <w:rPr>
            <w:rFonts w:ascii="Open Sans" w:eastAsia="Open Sans" w:hAnsi="Open Sans" w:cs="Open Sans"/>
            <w:b/>
            <w:bCs/>
            <w:color w:val="0000FF"/>
            <w:spacing w:val="2"/>
          </w:rPr>
          <w:delText>a</w:delText>
        </w:r>
        <w:r w:rsidDel="00BE27D5">
          <w:rPr>
            <w:rFonts w:ascii="Open Sans" w:eastAsia="Open Sans" w:hAnsi="Open Sans" w:cs="Open Sans"/>
            <w:b/>
            <w:bCs/>
            <w:color w:val="0000FF"/>
            <w:spacing w:val="7"/>
          </w:rPr>
          <w:delText>c</w:delText>
        </w:r>
        <w:r w:rsidDel="00BE27D5">
          <w:rPr>
            <w:rFonts w:ascii="Open Sans" w:eastAsia="Open Sans" w:hAnsi="Open Sans" w:cs="Open Sans"/>
            <w:b/>
            <w:bCs/>
            <w:color w:val="0000FF"/>
            <w:spacing w:val="5"/>
          </w:rPr>
          <w:delText>e</w:delText>
        </w:r>
        <w:r w:rsidDel="00BE27D5">
          <w:rPr>
            <w:rFonts w:ascii="Open Sans" w:eastAsia="Open Sans" w:hAnsi="Open Sans" w:cs="Open Sans"/>
            <w:b/>
            <w:bCs/>
            <w:color w:val="0000FF"/>
          </w:rPr>
          <w:delText>s</w:delText>
        </w:r>
        <w:r w:rsidDel="00BE27D5">
          <w:rPr>
            <w:rFonts w:ascii="Open Sans" w:eastAsia="Open Sans" w:hAnsi="Open Sans" w:cs="Open Sans"/>
            <w:b/>
            <w:bCs/>
            <w:color w:val="0000FF"/>
            <w:spacing w:val="-5"/>
          </w:rPr>
          <w:delText xml:space="preserve"> </w:delText>
        </w:r>
        <w:r w:rsidDel="00BE27D5">
          <w:rPr>
            <w:rFonts w:ascii="Open Sans" w:eastAsia="Open Sans" w:hAnsi="Open Sans" w:cs="Open Sans"/>
            <w:b/>
            <w:bCs/>
            <w:color w:val="0000FF"/>
            <w:spacing w:val="6"/>
          </w:rPr>
          <w:delText>G</w:delText>
        </w:r>
        <w:r w:rsidDel="00BE27D5">
          <w:rPr>
            <w:rFonts w:ascii="Open Sans" w:eastAsia="Open Sans" w:hAnsi="Open Sans" w:cs="Open Sans"/>
            <w:b/>
            <w:bCs/>
            <w:color w:val="0000FF"/>
            <w:spacing w:val="5"/>
          </w:rPr>
          <w:delText>r</w:delText>
        </w:r>
        <w:r w:rsidDel="00BE27D5">
          <w:rPr>
            <w:rFonts w:ascii="Open Sans" w:eastAsia="Open Sans" w:hAnsi="Open Sans" w:cs="Open Sans"/>
            <w:b/>
            <w:bCs/>
            <w:color w:val="0000FF"/>
            <w:spacing w:val="-1"/>
          </w:rPr>
          <w:delText>o</w:delText>
        </w:r>
        <w:r w:rsidDel="00BE27D5">
          <w:rPr>
            <w:rFonts w:ascii="Open Sans" w:eastAsia="Open Sans" w:hAnsi="Open Sans" w:cs="Open Sans"/>
            <w:b/>
            <w:bCs/>
            <w:color w:val="0000FF"/>
            <w:spacing w:val="5"/>
          </w:rPr>
          <w:delText>u</w:delText>
        </w:r>
        <w:r w:rsidDel="00BE27D5">
          <w:rPr>
            <w:rFonts w:ascii="Open Sans" w:eastAsia="Open Sans" w:hAnsi="Open Sans" w:cs="Open Sans"/>
            <w:b/>
            <w:bCs/>
            <w:color w:val="0000FF"/>
            <w:spacing w:val="-4"/>
          </w:rPr>
          <w:delText>p</w:delText>
        </w:r>
        <w:r w:rsidDel="00BE27D5">
          <w:rPr>
            <w:rFonts w:ascii="Open Sans" w:eastAsia="Open Sans" w:hAnsi="Open Sans" w:cs="Open Sans"/>
            <w:b/>
            <w:bCs/>
            <w:color w:val="0000FF"/>
            <w:spacing w:val="-7"/>
          </w:rPr>
          <w:delText>i</w:delText>
        </w:r>
        <w:r w:rsidDel="00BE27D5">
          <w:rPr>
            <w:rFonts w:ascii="Open Sans" w:eastAsia="Open Sans" w:hAnsi="Open Sans" w:cs="Open Sans"/>
            <w:b/>
            <w:bCs/>
            <w:color w:val="0000FF"/>
            <w:spacing w:val="5"/>
          </w:rPr>
          <w:delText>n</w:delText>
        </w:r>
        <w:r w:rsidDel="00BE27D5">
          <w:rPr>
            <w:rFonts w:ascii="Open Sans" w:eastAsia="Open Sans" w:hAnsi="Open Sans" w:cs="Open Sans"/>
            <w:b/>
            <w:bCs/>
            <w:color w:val="0000FF"/>
          </w:rPr>
          <w:delText>g</w:delText>
        </w:r>
        <w:r w:rsidDel="00BE27D5">
          <w:rPr>
            <w:rFonts w:ascii="Open Sans" w:eastAsia="Open Sans" w:hAnsi="Open Sans" w:cs="Open Sans"/>
            <w:b/>
            <w:bCs/>
            <w:color w:val="0000FF"/>
            <w:spacing w:val="-5"/>
          </w:rPr>
          <w:delText xml:space="preserve"> </w:delText>
        </w:r>
        <w:r w:rsidDel="00BE27D5">
          <w:rPr>
            <w:rFonts w:ascii="Open Sans" w:eastAsia="Open Sans" w:hAnsi="Open Sans" w:cs="Open Sans"/>
            <w:color w:val="000000"/>
          </w:rPr>
          <w:delText>pr</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spacing w:val="1"/>
          </w:rPr>
          <w:delText>f</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r</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nc</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w:delText>
        </w:r>
        <w:r w:rsidDel="00BE27D5">
          <w:rPr>
            <w:rFonts w:ascii="Open Sans" w:eastAsia="Open Sans" w:hAnsi="Open Sans" w:cs="Open Sans"/>
            <w:color w:val="000000"/>
            <w:spacing w:val="-6"/>
          </w:rPr>
          <w:delText xml:space="preserve"> </w:delText>
        </w:r>
        <w:r w:rsidDel="00BE27D5">
          <w:rPr>
            <w:rFonts w:ascii="Open Sans" w:eastAsia="Open Sans" w:hAnsi="Open Sans" w:cs="Open Sans"/>
            <w:color w:val="000000"/>
            <w:spacing w:val="5"/>
          </w:rPr>
          <w:delText>m</w:delText>
        </w:r>
        <w:r w:rsidDel="00BE27D5">
          <w:rPr>
            <w:rFonts w:ascii="Open Sans" w:eastAsia="Open Sans" w:hAnsi="Open Sans" w:cs="Open Sans"/>
            <w:color w:val="000000"/>
            <w:spacing w:val="-2"/>
          </w:rPr>
          <w:delText>a</w:delText>
        </w:r>
        <w:r w:rsidDel="00BE27D5">
          <w:rPr>
            <w:rFonts w:ascii="Open Sans" w:eastAsia="Open Sans" w:hAnsi="Open Sans" w:cs="Open Sans"/>
            <w:color w:val="000000"/>
          </w:rPr>
          <w:delText>y</w:delText>
        </w:r>
        <w:r w:rsidDel="00BE27D5">
          <w:rPr>
            <w:rFonts w:ascii="Open Sans" w:eastAsia="Open Sans" w:hAnsi="Open Sans" w:cs="Open Sans"/>
            <w:color w:val="000000"/>
            <w:spacing w:val="-4"/>
          </w:rPr>
          <w:delText xml:space="preserve"> </w:delText>
        </w:r>
        <w:r w:rsidDel="00BE27D5">
          <w:rPr>
            <w:rFonts w:ascii="Open Sans" w:eastAsia="Open Sans" w:hAnsi="Open Sans" w:cs="Open Sans"/>
            <w:color w:val="000000"/>
          </w:rPr>
          <w:delText>s</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r</w:delText>
        </w:r>
        <w:r w:rsidDel="00BE27D5">
          <w:rPr>
            <w:rFonts w:ascii="Open Sans" w:eastAsia="Open Sans" w:hAnsi="Open Sans" w:cs="Open Sans"/>
            <w:color w:val="000000"/>
            <w:spacing w:val="5"/>
          </w:rPr>
          <w:delText>i</w:delText>
        </w:r>
        <w:r w:rsidDel="00BE27D5">
          <w:rPr>
            <w:rFonts w:ascii="Open Sans" w:eastAsia="Open Sans" w:hAnsi="Open Sans" w:cs="Open Sans"/>
            <w:color w:val="000000"/>
            <w:spacing w:val="2"/>
          </w:rPr>
          <w:delText>o</w:delText>
        </w:r>
        <w:r w:rsidDel="00BE27D5">
          <w:rPr>
            <w:rFonts w:ascii="Open Sans" w:eastAsia="Open Sans" w:hAnsi="Open Sans" w:cs="Open Sans"/>
            <w:color w:val="000000"/>
          </w:rPr>
          <w:delText>us</w:delText>
        </w:r>
        <w:r w:rsidDel="00BE27D5">
          <w:rPr>
            <w:rFonts w:ascii="Open Sans" w:eastAsia="Open Sans" w:hAnsi="Open Sans" w:cs="Open Sans"/>
            <w:color w:val="000000"/>
            <w:spacing w:val="5"/>
          </w:rPr>
          <w:delText>l</w:delText>
        </w:r>
        <w:r w:rsidDel="00BE27D5">
          <w:rPr>
            <w:rFonts w:ascii="Open Sans" w:eastAsia="Open Sans" w:hAnsi="Open Sans" w:cs="Open Sans"/>
            <w:color w:val="000000"/>
          </w:rPr>
          <w:delText>y</w:delText>
        </w:r>
        <w:r w:rsidDel="00BE27D5">
          <w:rPr>
            <w:rFonts w:ascii="Open Sans" w:eastAsia="Open Sans" w:hAnsi="Open Sans" w:cs="Open Sans"/>
            <w:color w:val="000000"/>
            <w:spacing w:val="-7"/>
          </w:rPr>
          <w:delText xml:space="preserve"> </w:delText>
        </w:r>
        <w:r w:rsidDel="00BE27D5">
          <w:rPr>
            <w:rFonts w:ascii="Open Sans" w:eastAsia="Open Sans" w:hAnsi="Open Sans" w:cs="Open Sans"/>
            <w:color w:val="000000"/>
          </w:rPr>
          <w:delText>d</w:delText>
        </w:r>
        <w:r w:rsidDel="00BE27D5">
          <w:rPr>
            <w:rFonts w:ascii="Open Sans" w:eastAsia="Open Sans" w:hAnsi="Open Sans" w:cs="Open Sans"/>
            <w:color w:val="000000"/>
            <w:spacing w:val="5"/>
          </w:rPr>
          <w:delText>i</w:delText>
        </w:r>
        <w:r w:rsidDel="00BE27D5">
          <w:rPr>
            <w:rFonts w:ascii="Open Sans" w:eastAsia="Open Sans" w:hAnsi="Open Sans" w:cs="Open Sans"/>
            <w:color w:val="000000"/>
          </w:rPr>
          <w:delText>srupt</w:delText>
        </w:r>
        <w:r w:rsidDel="00BE27D5">
          <w:rPr>
            <w:rFonts w:ascii="Open Sans" w:eastAsia="Open Sans" w:hAnsi="Open Sans" w:cs="Open Sans"/>
            <w:color w:val="000000"/>
            <w:spacing w:val="-5"/>
          </w:rPr>
          <w:delText xml:space="preserve"> </w:delText>
        </w:r>
        <w:r w:rsidDel="00BE27D5">
          <w:rPr>
            <w:rFonts w:ascii="Open Sans" w:eastAsia="Open Sans" w:hAnsi="Open Sans" w:cs="Open Sans"/>
            <w:color w:val="000000"/>
            <w:spacing w:val="-3"/>
          </w:rPr>
          <w:delText>t</w:delText>
        </w:r>
        <w:r w:rsidDel="00BE27D5">
          <w:rPr>
            <w:rFonts w:ascii="Open Sans" w:eastAsia="Open Sans" w:hAnsi="Open Sans" w:cs="Open Sans"/>
            <w:color w:val="000000"/>
          </w:rPr>
          <w:delText>he</w:delText>
        </w:r>
        <w:r w:rsidDel="00BE27D5">
          <w:rPr>
            <w:rFonts w:ascii="Open Sans" w:eastAsia="Open Sans" w:hAnsi="Open Sans" w:cs="Open Sans"/>
            <w:color w:val="000000"/>
            <w:spacing w:val="-2"/>
          </w:rPr>
          <w:delText xml:space="preserve"> </w:delText>
        </w:r>
        <w:r w:rsidDel="00BE27D5">
          <w:rPr>
            <w:rFonts w:ascii="Open Sans" w:eastAsia="Open Sans" w:hAnsi="Open Sans" w:cs="Open Sans"/>
            <w:color w:val="000000"/>
          </w:rPr>
          <w:delText>sch</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d- u</w:delText>
        </w:r>
        <w:r w:rsidDel="00BE27D5">
          <w:rPr>
            <w:rFonts w:ascii="Open Sans" w:eastAsia="Open Sans" w:hAnsi="Open Sans" w:cs="Open Sans"/>
            <w:color w:val="000000"/>
            <w:spacing w:val="5"/>
          </w:rPr>
          <w:delText>l</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w:delText>
        </w:r>
      </w:del>
    </w:p>
    <w:p w14:paraId="5BCAB5D2" w14:textId="77777777" w:rsidR="0074787C" w:rsidRDefault="0074787C">
      <w:pPr>
        <w:spacing w:after="0" w:line="180" w:lineRule="exact"/>
        <w:rPr>
          <w:sz w:val="18"/>
          <w:szCs w:val="18"/>
        </w:rPr>
      </w:pPr>
    </w:p>
    <w:p w14:paraId="0AAE136E" w14:textId="77777777" w:rsidR="0074787C" w:rsidRDefault="0074787C">
      <w:pPr>
        <w:spacing w:after="0" w:line="200" w:lineRule="exact"/>
        <w:rPr>
          <w:sz w:val="20"/>
          <w:szCs w:val="20"/>
        </w:rPr>
      </w:pPr>
    </w:p>
    <w:p w14:paraId="532C2A24" w14:textId="77777777" w:rsidR="0074787C" w:rsidRDefault="0074787C">
      <w:pPr>
        <w:spacing w:after="0" w:line="200" w:lineRule="exact"/>
        <w:rPr>
          <w:sz w:val="20"/>
          <w:szCs w:val="20"/>
        </w:rPr>
      </w:pPr>
    </w:p>
    <w:p w14:paraId="60599658" w14:textId="77777777" w:rsidR="0074787C" w:rsidRDefault="00656446">
      <w:pPr>
        <w:spacing w:before="21" w:after="0" w:line="240" w:lineRule="auto"/>
        <w:ind w:left="115" w:right="-20"/>
        <w:rPr>
          <w:rFonts w:ascii="Arial" w:eastAsia="Arial" w:hAnsi="Arial" w:cs="Arial"/>
          <w:sz w:val="30"/>
          <w:szCs w:val="30"/>
        </w:rPr>
      </w:pPr>
      <w:r>
        <w:rPr>
          <w:rFonts w:ascii="Arial" w:eastAsia="Arial" w:hAnsi="Arial" w:cs="Arial"/>
          <w:b/>
          <w:bCs/>
          <w:i/>
          <w:color w:val="004CDD"/>
          <w:spacing w:val="5"/>
          <w:sz w:val="30"/>
          <w:szCs w:val="30"/>
        </w:rPr>
        <w:t>M</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v</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b</w:t>
      </w:r>
      <w:r>
        <w:rPr>
          <w:rFonts w:ascii="Arial" w:eastAsia="Arial" w:hAnsi="Arial" w:cs="Arial"/>
          <w:b/>
          <w:bCs/>
          <w:i/>
          <w:color w:val="004CDD"/>
          <w:spacing w:val="7"/>
          <w:sz w:val="30"/>
          <w:szCs w:val="30"/>
        </w:rPr>
        <w:t>l</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c</w:t>
      </w:r>
      <w:r>
        <w:rPr>
          <w:rFonts w:ascii="Arial" w:eastAsia="Arial" w:hAnsi="Arial" w:cs="Arial"/>
          <w:b/>
          <w:bCs/>
          <w:i/>
          <w:color w:val="004CDD"/>
          <w:sz w:val="30"/>
          <w:szCs w:val="30"/>
        </w:rPr>
        <w:t xml:space="preserve">k </w:t>
      </w:r>
      <w:r>
        <w:rPr>
          <w:rFonts w:ascii="Arial" w:eastAsia="Arial" w:hAnsi="Arial" w:cs="Arial"/>
          <w:b/>
          <w:bCs/>
          <w:i/>
          <w:color w:val="004CDD"/>
          <w:spacing w:val="-3"/>
          <w:sz w:val="30"/>
          <w:szCs w:val="30"/>
        </w:rPr>
        <w:t>u</w:t>
      </w:r>
      <w:r>
        <w:rPr>
          <w:rFonts w:ascii="Arial" w:eastAsia="Arial" w:hAnsi="Arial" w:cs="Arial"/>
          <w:b/>
          <w:bCs/>
          <w:i/>
          <w:color w:val="004CDD"/>
          <w:sz w:val="30"/>
          <w:szCs w:val="30"/>
        </w:rPr>
        <w:t xml:space="preserve">p </w:t>
      </w:r>
      <w:r>
        <w:rPr>
          <w:rFonts w:ascii="Arial" w:eastAsia="Arial" w:hAnsi="Arial" w:cs="Arial"/>
          <w:b/>
          <w:bCs/>
          <w:i/>
          <w:color w:val="004CDD"/>
          <w:spacing w:val="-3"/>
          <w:sz w:val="30"/>
          <w:szCs w:val="30"/>
        </w:rPr>
        <w:t>o</w:t>
      </w:r>
      <w:r>
        <w:rPr>
          <w:rFonts w:ascii="Arial" w:eastAsia="Arial" w:hAnsi="Arial" w:cs="Arial"/>
          <w:b/>
          <w:bCs/>
          <w:i/>
          <w:color w:val="004CDD"/>
          <w:sz w:val="30"/>
          <w:szCs w:val="30"/>
        </w:rPr>
        <w:t>r</w:t>
      </w:r>
      <w:r>
        <w:rPr>
          <w:rFonts w:ascii="Arial" w:eastAsia="Arial" w:hAnsi="Arial" w:cs="Arial"/>
          <w:b/>
          <w:bCs/>
          <w:i/>
          <w:color w:val="004CDD"/>
          <w:spacing w:val="8"/>
          <w:sz w:val="30"/>
          <w:szCs w:val="30"/>
        </w:rPr>
        <w:t xml:space="preserve"> </w:t>
      </w:r>
      <w:r>
        <w:rPr>
          <w:rFonts w:ascii="Arial" w:eastAsia="Arial" w:hAnsi="Arial" w:cs="Arial"/>
          <w:b/>
          <w:bCs/>
          <w:i/>
          <w:color w:val="004CDD"/>
          <w:spacing w:val="-3"/>
          <w:sz w:val="30"/>
          <w:szCs w:val="30"/>
        </w:rPr>
        <w:t>do</w:t>
      </w:r>
      <w:r>
        <w:rPr>
          <w:rFonts w:ascii="Arial" w:eastAsia="Arial" w:hAnsi="Arial" w:cs="Arial"/>
          <w:b/>
          <w:bCs/>
          <w:i/>
          <w:color w:val="004CDD"/>
          <w:spacing w:val="7"/>
          <w:sz w:val="30"/>
          <w:szCs w:val="30"/>
        </w:rPr>
        <w:t>w</w:t>
      </w:r>
      <w:r>
        <w:rPr>
          <w:rFonts w:ascii="Arial" w:eastAsia="Arial" w:hAnsi="Arial" w:cs="Arial"/>
          <w:b/>
          <w:bCs/>
          <w:i/>
          <w:color w:val="004CDD"/>
          <w:sz w:val="30"/>
          <w:szCs w:val="30"/>
        </w:rPr>
        <w:t>n</w:t>
      </w:r>
    </w:p>
    <w:p w14:paraId="67E9A40E" w14:textId="77777777" w:rsidR="0074787C" w:rsidRDefault="0074787C">
      <w:pPr>
        <w:spacing w:before="3" w:after="0" w:line="100" w:lineRule="exact"/>
        <w:rPr>
          <w:sz w:val="10"/>
          <w:szCs w:val="10"/>
        </w:rPr>
      </w:pPr>
    </w:p>
    <w:p w14:paraId="0947911E"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rPr>
        <w:t>6</w:t>
      </w:r>
      <w:r>
        <w:rPr>
          <w:rFonts w:ascii="Open Sans" w:eastAsia="Open Sans" w:hAnsi="Open Sans" w:cs="Open Sans"/>
          <w:b/>
          <w:bCs/>
          <w:color w:val="191970"/>
          <w:spacing w:val="-6"/>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b/>
          <w:bCs/>
          <w:color w:val="3F3F3F"/>
          <w:spacing w:val="3"/>
        </w:rPr>
        <w:t>M</w:t>
      </w:r>
      <w:r>
        <w:rPr>
          <w:rFonts w:ascii="Open Sans" w:eastAsia="Open Sans" w:hAnsi="Open Sans" w:cs="Open Sans"/>
          <w:b/>
          <w:bCs/>
          <w:color w:val="3F3F3F"/>
          <w:spacing w:val="-1"/>
        </w:rPr>
        <w:t>o</w:t>
      </w:r>
      <w:r>
        <w:rPr>
          <w:rFonts w:ascii="Open Sans" w:eastAsia="Open Sans" w:hAnsi="Open Sans" w:cs="Open Sans"/>
          <w:b/>
          <w:bCs/>
          <w:color w:val="3F3F3F"/>
          <w:spacing w:val="-5"/>
        </w:rPr>
        <w:t>v</w:t>
      </w:r>
      <w:r>
        <w:rPr>
          <w:rFonts w:ascii="Open Sans" w:eastAsia="Open Sans" w:hAnsi="Open Sans" w:cs="Open Sans"/>
          <w:b/>
          <w:bCs/>
          <w:color w:val="3F3F3F"/>
          <w:spacing w:val="5"/>
        </w:rPr>
        <w:t>e</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rPr>
        <w:t>A</w:t>
      </w:r>
      <w:r>
        <w:rPr>
          <w:rFonts w:ascii="Open Sans" w:eastAsia="Open Sans" w:hAnsi="Open Sans" w:cs="Open Sans"/>
          <w:color w:val="3F3F3F"/>
          <w:spacing w:val="-2"/>
        </w:rPr>
        <w:t xml:space="preserve"> </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2"/>
        </w:rPr>
        <w:t>zo</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ue</w:t>
      </w:r>
      <w:r>
        <w:rPr>
          <w:rFonts w:ascii="Open Sans" w:eastAsia="Open Sans" w:hAnsi="Open Sans" w:cs="Open Sans"/>
          <w:color w:val="3F3F3F"/>
          <w:spacing w:val="-4"/>
        </w:rPr>
        <w:t xml:space="preserve"> </w:t>
      </w:r>
      <w:r>
        <w:rPr>
          <w:rFonts w:ascii="Open Sans" w:eastAsia="Open Sans" w:hAnsi="Open Sans" w:cs="Open Sans"/>
          <w:color w:val="3F3F3F"/>
        </w:rPr>
        <w:t>curs</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li</w:t>
      </w:r>
      <w:r>
        <w:rPr>
          <w:rFonts w:ascii="Open Sans" w:eastAsia="Open Sans" w:hAnsi="Open Sans" w:cs="Open Sans"/>
          <w:color w:val="3F3F3F"/>
        </w:rPr>
        <w:t>ne</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sp</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spacing w:val="-6"/>
        </w:rPr>
        <w:t>y</w:t>
      </w:r>
      <w:r>
        <w:rPr>
          <w:rFonts w:ascii="Open Sans" w:eastAsia="Open Sans" w:hAnsi="Open Sans" w:cs="Open Sans"/>
          <w:color w:val="3F3F3F"/>
          <w:spacing w:val="-3"/>
        </w:rPr>
        <w:t>e</w:t>
      </w:r>
      <w:r>
        <w:rPr>
          <w:rFonts w:ascii="Open Sans" w:eastAsia="Open Sans" w:hAnsi="Open Sans" w:cs="Open Sans"/>
          <w:color w:val="3F3F3F"/>
        </w:rPr>
        <w:t>d:</w:t>
      </w:r>
    </w:p>
    <w:p w14:paraId="1996F22F" w14:textId="77777777" w:rsidR="0074787C" w:rsidRDefault="0074787C">
      <w:pPr>
        <w:spacing w:before="2" w:after="0" w:line="130" w:lineRule="exact"/>
        <w:rPr>
          <w:sz w:val="13"/>
          <w:szCs w:val="13"/>
        </w:rPr>
      </w:pPr>
    </w:p>
    <w:p w14:paraId="4ED5B716" w14:textId="77777777" w:rsidR="0074787C" w:rsidRDefault="002D0355">
      <w:pPr>
        <w:spacing w:after="0" w:line="240" w:lineRule="auto"/>
        <w:ind w:left="115" w:right="-20"/>
        <w:rPr>
          <w:rFonts w:ascii="Times New Roman" w:eastAsia="Times New Roman" w:hAnsi="Times New Roman" w:cs="Times New Roman"/>
          <w:sz w:val="20"/>
          <w:szCs w:val="20"/>
        </w:rPr>
      </w:pPr>
      <w:r>
        <w:pict w14:anchorId="1A6ED5D5">
          <v:shape id="_x0000_i1058" type="#_x0000_t75" style="width:334.5pt;height:39pt;mso-position-horizontal-relative:char;mso-position-vertical-relative:line">
            <v:imagedata r:id="rId52" o:title=""/>
          </v:shape>
        </w:pict>
      </w:r>
    </w:p>
    <w:p w14:paraId="77DDA1CD" w14:textId="77777777" w:rsidR="0074787C" w:rsidRDefault="0074787C">
      <w:pPr>
        <w:spacing w:before="5" w:after="0" w:line="180" w:lineRule="exact"/>
        <w:rPr>
          <w:sz w:val="18"/>
          <w:szCs w:val="18"/>
        </w:rPr>
      </w:pPr>
    </w:p>
    <w:p w14:paraId="0C953B5F" w14:textId="499B8634" w:rsidR="0074787C" w:rsidRDefault="00656446">
      <w:pPr>
        <w:spacing w:after="0" w:line="240" w:lineRule="auto"/>
        <w:ind w:left="115" w:right="48"/>
        <w:rPr>
          <w:rFonts w:ascii="Open Sans" w:eastAsia="Open Sans" w:hAnsi="Open Sans" w:cs="Open Sans"/>
        </w:rPr>
      </w:pPr>
      <w:del w:id="233" w:author="Administrator" w:date="2016-09-17T14:44:00Z">
        <w:r w:rsidDel="00BE27D5">
          <w:rPr>
            <w:rFonts w:ascii="Open Sans" w:eastAsia="Open Sans" w:hAnsi="Open Sans" w:cs="Open Sans"/>
            <w:color w:val="3F3F3F"/>
            <w:spacing w:val="3"/>
          </w:rPr>
          <w:delText>P</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ce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5"/>
          </w:rPr>
          <w:delText>m</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use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curs</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2"/>
          </w:rPr>
          <w:delText xml:space="preserve"> o</w:delText>
        </w:r>
        <w:r w:rsidDel="00BE27D5">
          <w:rPr>
            <w:rFonts w:ascii="Open Sans" w:eastAsia="Open Sans" w:hAnsi="Open Sans" w:cs="Open Sans"/>
            <w:color w:val="3F3F3F"/>
          </w:rPr>
          <w:delText>n</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f</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 xml:space="preserve">up </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rPr>
          <w:delText>n</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rr</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5"/>
          </w:rPr>
          <w:delText>(</w:delText>
        </w:r>
        <w:r w:rsidDel="00BE27D5">
          <w:rPr>
            <w:rFonts w:ascii="Open Sans" w:eastAsia="Open Sans" w:hAnsi="Open Sans" w:cs="Open Sans"/>
            <w:color w:val="3F3F3F"/>
          </w:rPr>
          <w:delText>c</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rc</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6"/>
          </w:rPr>
          <w:delText xml:space="preserve"> </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nd pu</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rPr>
          <w:delText>l</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b</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rPr>
          <w:delText>ue curs</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5"/>
          </w:rPr>
          <w:delText>li</w:delText>
        </w:r>
        <w:r w:rsidDel="00BE27D5">
          <w:rPr>
            <w:rFonts w:ascii="Open Sans" w:eastAsia="Open Sans" w:hAnsi="Open Sans" w:cs="Open Sans"/>
            <w:color w:val="3F3F3F"/>
          </w:rPr>
          <w:delText>ne</w:delText>
        </w:r>
        <w:r w:rsidDel="00BE27D5">
          <w:rPr>
            <w:rFonts w:ascii="Open Sans" w:eastAsia="Open Sans" w:hAnsi="Open Sans" w:cs="Open Sans"/>
            <w:color w:val="3F3F3F"/>
            <w:spacing w:val="-3"/>
          </w:rPr>
          <w:delText xml:space="preserve"> t</w:delText>
        </w:r>
        <w:r w:rsidDel="00BE27D5">
          <w:rPr>
            <w:rFonts w:ascii="Open Sans" w:eastAsia="Open Sans" w:hAnsi="Open Sans" w:cs="Open Sans"/>
            <w:color w:val="3F3F3F"/>
          </w:rPr>
          <w:delText>o</w:delText>
        </w:r>
        <w:r w:rsidDel="00BE27D5">
          <w:rPr>
            <w:rFonts w:ascii="Open Sans" w:eastAsia="Open Sans" w:hAnsi="Open Sans" w:cs="Open Sans"/>
            <w:color w:val="3F3F3F"/>
            <w:spacing w:val="5"/>
          </w:rPr>
          <w:delText xml:space="preserve"> </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rPr>
          <w:delText>h</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re</w:delText>
        </w:r>
        <w:r w:rsidDel="00BE27D5">
          <w:rPr>
            <w:rFonts w:ascii="Open Sans" w:eastAsia="Open Sans" w:hAnsi="Open Sans" w:cs="Open Sans"/>
            <w:color w:val="3F3F3F"/>
            <w:spacing w:val="-4"/>
          </w:rPr>
          <w:delText xml:space="preserve"> </w:delText>
        </w:r>
        <w:r w:rsidDel="00BE27D5">
          <w:rPr>
            <w:rFonts w:ascii="Open Sans" w:eastAsia="Open Sans" w:hAnsi="Open Sans" w:cs="Open Sans"/>
            <w:color w:val="3F3F3F"/>
            <w:spacing w:val="-6"/>
          </w:rPr>
          <w:delText>y</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u</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nt</w:delText>
        </w:r>
        <w:r w:rsidDel="00BE27D5">
          <w:rPr>
            <w:rFonts w:ascii="Open Sans" w:eastAsia="Open Sans" w:hAnsi="Open Sans" w:cs="Open Sans"/>
            <w:color w:val="3F3F3F"/>
            <w:spacing w:val="-3"/>
          </w:rPr>
          <w:delText xml:space="preserve"> 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c</w:delText>
        </w:r>
        <w:r w:rsidDel="00BE27D5">
          <w:rPr>
            <w:rFonts w:ascii="Open Sans" w:eastAsia="Open Sans" w:hAnsi="Open Sans" w:cs="Open Sans"/>
            <w:color w:val="3F3F3F"/>
            <w:spacing w:val="-3"/>
          </w:rPr>
          <w:delText>te</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w</w:delText>
        </w:r>
        <w:r w:rsidDel="00BE27D5">
          <w:rPr>
            <w:rFonts w:ascii="Open Sans" w:eastAsia="Open Sans" w:hAnsi="Open Sans" w:cs="Open Sans"/>
            <w:color w:val="3F3F3F"/>
            <w:spacing w:val="-5"/>
          </w:rPr>
          <w:delText xml:space="preserve"> (</w:delText>
        </w:r>
        <w:r w:rsidDel="00BE27D5">
          <w:rPr>
            <w:rFonts w:ascii="Open Sans" w:eastAsia="Open Sans" w:hAnsi="Open Sans" w:cs="Open Sans"/>
            <w:color w:val="3F3F3F"/>
            <w:spacing w:val="-6"/>
          </w:rPr>
          <w:delText>201</w:delText>
        </w:r>
        <w:r w:rsidDel="00BE27D5">
          <w:rPr>
            <w:rFonts w:ascii="Open Sans" w:eastAsia="Open Sans" w:hAnsi="Open Sans" w:cs="Open Sans"/>
            <w:color w:val="3F3F3F"/>
          </w:rPr>
          <w:delText>)</w:delText>
        </w:r>
        <w:r w:rsidDel="00BE27D5">
          <w:rPr>
            <w:rFonts w:ascii="Open Sans" w:eastAsia="Open Sans" w:hAnsi="Open Sans" w:cs="Open Sans"/>
            <w:color w:val="3F3F3F"/>
            <w:spacing w:val="-7"/>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o</w:delText>
        </w:r>
        <w:r w:rsidDel="00BE27D5">
          <w:rPr>
            <w:rFonts w:ascii="Open Sans" w:eastAsia="Open Sans" w:hAnsi="Open Sans" w:cs="Open Sans"/>
            <w:color w:val="3F3F3F"/>
            <w:spacing w:val="5"/>
          </w:rPr>
          <w:delText xml:space="preserve"> </w:delText>
        </w:r>
        <w:r w:rsidDel="00BE27D5">
          <w:rPr>
            <w:rFonts w:ascii="Open Sans" w:eastAsia="Open Sans" w:hAnsi="Open Sans" w:cs="Open Sans"/>
            <w:color w:val="3F3F3F"/>
          </w:rPr>
          <w:delText>be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sp</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spacing w:val="-6"/>
          </w:rPr>
          <w:delText>y</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7"/>
          </w:rPr>
          <w:delText>W</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h</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spacing w:val="-5"/>
          </w:rPr>
          <w:delText>v</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ch</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 xml:space="preserve">n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o p</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ce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t</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rPr>
          <w:delText>b</w:delText>
        </w:r>
        <w:r w:rsidDel="00BE27D5">
          <w:rPr>
            <w:rFonts w:ascii="Open Sans" w:eastAsia="Open Sans" w:hAnsi="Open Sans" w:cs="Open Sans"/>
            <w:color w:val="3F3F3F"/>
            <w:spacing w:val="-3"/>
          </w:rPr>
          <w:delText>et</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spacing w:val="-3"/>
          </w:rPr>
          <w:delText>ee</w:delText>
        </w:r>
        <w:r w:rsidDel="00BE27D5">
          <w:rPr>
            <w:rFonts w:ascii="Open Sans" w:eastAsia="Open Sans" w:hAnsi="Open Sans" w:cs="Open Sans"/>
            <w:color w:val="3F3F3F"/>
          </w:rPr>
          <w:delText>n</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6"/>
          </w:rPr>
          <w:delText>20</w:delText>
        </w:r>
        <w:r w:rsidDel="00BE27D5">
          <w:rPr>
            <w:rFonts w:ascii="Open Sans" w:eastAsia="Open Sans" w:hAnsi="Open Sans" w:cs="Open Sans"/>
            <w:color w:val="3F3F3F"/>
          </w:rPr>
          <w:delText>3</w:delText>
        </w:r>
        <w:r w:rsidDel="00BE27D5">
          <w:rPr>
            <w:rFonts w:ascii="Open Sans" w:eastAsia="Open Sans" w:hAnsi="Open Sans" w:cs="Open Sans"/>
            <w:color w:val="3F3F3F"/>
            <w:spacing w:val="-7"/>
          </w:rPr>
          <w:delText xml:space="preserve"> </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 xml:space="preserve">nd </w:delText>
        </w:r>
        <w:r w:rsidDel="00BE27D5">
          <w:rPr>
            <w:rFonts w:ascii="Open Sans" w:eastAsia="Open Sans" w:hAnsi="Open Sans" w:cs="Open Sans"/>
            <w:color w:val="3F3F3F"/>
            <w:spacing w:val="-6"/>
          </w:rPr>
          <w:delText>204</w:delText>
        </w:r>
      </w:del>
      <w:del w:id="234" w:author="Administrator" w:date="2016-09-17T14:43:00Z">
        <w:r w:rsidDel="00BE27D5">
          <w:rPr>
            <w:rFonts w:ascii="Open Sans" w:eastAsia="Open Sans" w:hAnsi="Open Sans" w:cs="Open Sans"/>
            <w:color w:val="3F3F3F"/>
          </w:rPr>
          <w:delText>:</w:delText>
        </w:r>
      </w:del>
      <w:ins w:id="235" w:author="Administrator" w:date="2016-09-17T14:44:00Z">
        <w:r w:rsidR="00BE27D5">
          <w:rPr>
            <w:rFonts w:ascii="Open Sans" w:eastAsia="Open Sans" w:hAnsi="Open Sans" w:cs="Open Sans"/>
            <w:color w:val="3F3F3F"/>
            <w:spacing w:val="3"/>
          </w:rPr>
          <w:t>Choose your desired location and place the duty there by double clicking on the blue cursor.</w:t>
        </w:r>
      </w:ins>
    </w:p>
    <w:p w14:paraId="541375C4" w14:textId="77777777" w:rsidR="0074787C" w:rsidRDefault="0074787C">
      <w:pPr>
        <w:spacing w:before="2" w:after="0" w:line="130" w:lineRule="exact"/>
        <w:rPr>
          <w:sz w:val="13"/>
          <w:szCs w:val="13"/>
        </w:rPr>
      </w:pPr>
    </w:p>
    <w:p w14:paraId="0999BA45" w14:textId="77777777" w:rsidR="0074787C" w:rsidRDefault="002D0355">
      <w:pPr>
        <w:spacing w:after="0" w:line="240" w:lineRule="auto"/>
        <w:ind w:left="115" w:right="-20"/>
        <w:rPr>
          <w:rFonts w:ascii="Times New Roman" w:eastAsia="Times New Roman" w:hAnsi="Times New Roman" w:cs="Times New Roman"/>
          <w:sz w:val="20"/>
          <w:szCs w:val="20"/>
        </w:rPr>
      </w:pPr>
      <w:r>
        <w:pict w14:anchorId="290E0FBE">
          <v:shape id="_x0000_i1059" type="#_x0000_t75" style="width:333.75pt;height:69.75pt;mso-position-horizontal-relative:char;mso-position-vertical-relative:line">
            <v:imagedata r:id="rId53" o:title=""/>
          </v:shape>
        </w:pict>
      </w:r>
    </w:p>
    <w:p w14:paraId="698BA947" w14:textId="77777777" w:rsidR="0074787C" w:rsidRDefault="0074787C">
      <w:pPr>
        <w:spacing w:before="1" w:after="0" w:line="180" w:lineRule="exact"/>
        <w:rPr>
          <w:sz w:val="18"/>
          <w:szCs w:val="18"/>
        </w:rPr>
      </w:pPr>
    </w:p>
    <w:p w14:paraId="2DE9FC2F" w14:textId="000ED1E7" w:rsidR="0074787C" w:rsidDel="00BE27D5" w:rsidRDefault="00656446" w:rsidP="00BE27D5">
      <w:pPr>
        <w:spacing w:after="0" w:line="240" w:lineRule="auto"/>
        <w:ind w:left="115" w:right="-20"/>
        <w:rPr>
          <w:del w:id="236" w:author="Administrator" w:date="2016-09-17T14:43:00Z"/>
          <w:rFonts w:ascii="Open Sans" w:eastAsia="Open Sans" w:hAnsi="Open Sans" w:cs="Open Sans"/>
        </w:rPr>
      </w:pPr>
      <w:del w:id="237" w:author="Administrator" w:date="2016-09-17T14:42:00Z">
        <w:r w:rsidDel="00BE27D5">
          <w:rPr>
            <w:rFonts w:ascii="Open Sans" w:eastAsia="Open Sans" w:hAnsi="Open Sans" w:cs="Open Sans"/>
            <w:color w:val="3F3F3F"/>
            <w:spacing w:val="-1"/>
          </w:rPr>
          <w:delText>R</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ng</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5"/>
          </w:rPr>
          <w:delText>m</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use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1"/>
          </w:rPr>
          <w:delText>ff</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c</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ch</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ng</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w:delText>
        </w:r>
      </w:del>
    </w:p>
    <w:p w14:paraId="047C666D" w14:textId="77777777" w:rsidR="0074787C" w:rsidRDefault="0074787C">
      <w:pPr>
        <w:spacing w:before="2" w:after="0" w:line="130" w:lineRule="exact"/>
        <w:rPr>
          <w:sz w:val="13"/>
          <w:szCs w:val="13"/>
        </w:rPr>
      </w:pPr>
    </w:p>
    <w:p w14:paraId="337224C9" w14:textId="77777777" w:rsidR="0074787C" w:rsidRDefault="002D0355">
      <w:pPr>
        <w:spacing w:after="0" w:line="240" w:lineRule="auto"/>
        <w:ind w:left="115" w:right="-20"/>
        <w:rPr>
          <w:rFonts w:ascii="Times New Roman" w:eastAsia="Times New Roman" w:hAnsi="Times New Roman" w:cs="Times New Roman"/>
          <w:sz w:val="20"/>
          <w:szCs w:val="20"/>
        </w:rPr>
      </w:pPr>
      <w:r>
        <w:pict w14:anchorId="1B7EAAD1">
          <v:shape id="_x0000_i1060" type="#_x0000_t75" style="width:332.25pt;height:1in;mso-position-horizontal-relative:char;mso-position-vertical-relative:line">
            <v:imagedata r:id="rId54" o:title=""/>
          </v:shape>
        </w:pict>
      </w:r>
    </w:p>
    <w:p w14:paraId="3CFA0DE8" w14:textId="77777777" w:rsidR="0074787C" w:rsidRDefault="0074787C">
      <w:pPr>
        <w:spacing w:after="0" w:line="180" w:lineRule="exact"/>
        <w:rPr>
          <w:sz w:val="18"/>
          <w:szCs w:val="18"/>
        </w:rPr>
      </w:pPr>
    </w:p>
    <w:p w14:paraId="5FF463C8" w14:textId="14835C8D" w:rsidR="0074787C" w:rsidDel="00BE27D5" w:rsidRDefault="002D0355">
      <w:pPr>
        <w:spacing w:after="0" w:line="282" w:lineRule="exact"/>
        <w:ind w:left="115" w:right="-20"/>
        <w:rPr>
          <w:del w:id="238" w:author="Administrator" w:date="2016-09-17T14:45:00Z"/>
          <w:rFonts w:ascii="Open Sans" w:eastAsia="Open Sans" w:hAnsi="Open Sans" w:cs="Open Sans"/>
        </w:rPr>
      </w:pPr>
      <w:commentRangeStart w:id="239"/>
      <w:del w:id="240" w:author="Administrator" w:date="2016-09-17T14:45:00Z">
        <w:r>
          <w:pict w14:anchorId="656BCFA4">
            <v:group id="_x0000_s1092" style="position:absolute;left:0;text-align:left;margin-left:69.4pt;margin-top:21.2pt;width:456pt;height:75pt;z-index:-1274;mso-position-horizontal-relative:page" coordorigin="1388,424" coordsize="9120,1500">
              <v:shape id="_x0000_s1097" type="#_x0000_t75" style="position:absolute;left:1395;top:432;width:810;height:810">
                <v:imagedata r:id="rId21" o:title=""/>
              </v:shape>
              <v:group id="_x0000_s1095" style="position:absolute;left:1395;top:432;width:9082;height:1485" coordorigin="1395,432" coordsize="9082,1485">
                <v:shape id="_x0000_s1096" style="position:absolute;left:1395;top:432;width:9082;height:1485" coordorigin="1395,432" coordsize="9082,1485" path="m10410,432r-8933,l1419,461r-24,61l1395,1835r29,58l1485,1917r8933,-1l10440,1912r20,-10l10476,1888r1,-1l1479,1887r-21,-7l1441,1867r-12,-18l1425,1827r,-1311l1431,495r13,-17l1463,466r22,-4l10476,462r-5,-7l10453,443r-20,-8l10410,432e" fillcolor="#1ab654" stroked="f">
                  <v:path arrowok="t"/>
                </v:shape>
              </v:group>
              <v:group id="_x0000_s1093" style="position:absolute;left:1485;top:462;width:9015;height:1425" coordorigin="1485,462" coordsize="9015,1425">
                <v:shape id="_x0000_s1094" style="position:absolute;left:1485;top:462;width:9015;height:1425" coordorigin="1485,462" coordsize="9015,1425" path="m10476,462r-8991,l10416,462r21,6l10454,481r12,19l10470,522r,1310l10464,1854r-13,17l10432,1883r-22,4l10477,1887r12,-17l10497,1849r3,-22l10500,513r-5,-22l10485,472r-9,-10e" fillcolor="#1ab654" stroked="f">
                  <v:path arrowok="t"/>
                </v:shape>
              </v:group>
              <w10:wrap anchorx="page"/>
            </v:group>
          </w:pict>
        </w:r>
        <w:r w:rsidR="00656446" w:rsidDel="00BE27D5">
          <w:rPr>
            <w:rFonts w:ascii="Open Sans" w:eastAsia="Open Sans" w:hAnsi="Open Sans" w:cs="Open Sans"/>
            <w:color w:val="3F3F3F"/>
            <w:spacing w:val="-4"/>
            <w:position w:val="-1"/>
          </w:rPr>
          <w:delText>A</w:delText>
        </w:r>
        <w:r w:rsidR="00656446" w:rsidDel="00BE27D5">
          <w:rPr>
            <w:rFonts w:ascii="Open Sans" w:eastAsia="Open Sans" w:hAnsi="Open Sans" w:cs="Open Sans"/>
            <w:color w:val="3F3F3F"/>
            <w:position w:val="-1"/>
          </w:rPr>
          <w:delText>s</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usu</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spacing w:val="5"/>
            <w:position w:val="-1"/>
          </w:rPr>
          <w:delText>l</w:delText>
        </w:r>
        <w:r w:rsidR="00656446" w:rsidDel="00BE27D5">
          <w:rPr>
            <w:rFonts w:ascii="Open Sans" w:eastAsia="Open Sans" w:hAnsi="Open Sans" w:cs="Open Sans"/>
            <w:color w:val="3F3F3F"/>
            <w:position w:val="-1"/>
          </w:rPr>
          <w:delText>,</w:delText>
        </w:r>
        <w:r w:rsidR="00656446" w:rsidDel="00BE27D5">
          <w:rPr>
            <w:rFonts w:ascii="Open Sans" w:eastAsia="Open Sans" w:hAnsi="Open Sans" w:cs="Open Sans"/>
            <w:color w:val="3F3F3F"/>
            <w:spacing w:val="6"/>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o</w:delText>
        </w:r>
        <w:r w:rsidR="00656446" w:rsidDel="00BE27D5">
          <w:rPr>
            <w:rFonts w:ascii="Open Sans" w:eastAsia="Open Sans" w:hAnsi="Open Sans" w:cs="Open Sans"/>
            <w:color w:val="3F3F3F"/>
            <w:spacing w:val="5"/>
            <w:position w:val="-1"/>
          </w:rPr>
          <w:delText xml:space="preserve"> </w:delText>
        </w:r>
        <w:r w:rsidR="00656446" w:rsidDel="00BE27D5">
          <w:rPr>
            <w:rFonts w:ascii="Open Sans" w:eastAsia="Open Sans" w:hAnsi="Open Sans" w:cs="Open Sans"/>
            <w:color w:val="3F3F3F"/>
            <w:position w:val="-1"/>
          </w:rPr>
          <w:delText>c</w:delText>
        </w:r>
        <w:r w:rsidR="00656446" w:rsidDel="00BE27D5">
          <w:rPr>
            <w:rFonts w:ascii="Open Sans" w:eastAsia="Open Sans" w:hAnsi="Open Sans" w:cs="Open Sans"/>
            <w:color w:val="3F3F3F"/>
            <w:spacing w:val="2"/>
            <w:position w:val="-1"/>
          </w:rPr>
          <w:delText>o</w:delText>
        </w:r>
        <w:r w:rsidR="00656446" w:rsidDel="00BE27D5">
          <w:rPr>
            <w:rFonts w:ascii="Open Sans" w:eastAsia="Open Sans" w:hAnsi="Open Sans" w:cs="Open Sans"/>
            <w:color w:val="3F3F3F"/>
            <w:spacing w:val="5"/>
            <w:position w:val="-1"/>
          </w:rPr>
          <w:delText>mmi</w:delText>
        </w:r>
        <w:r w:rsidR="00656446" w:rsidDel="00BE27D5">
          <w:rPr>
            <w:rFonts w:ascii="Open Sans" w:eastAsia="Open Sans" w:hAnsi="Open Sans" w:cs="Open Sans"/>
            <w:color w:val="3F3F3F"/>
            <w:position w:val="-1"/>
          </w:rPr>
          <w:delText>t</w:delText>
        </w:r>
        <w:r w:rsidR="00656446" w:rsidDel="00BE27D5">
          <w:rPr>
            <w:rFonts w:ascii="Open Sans" w:eastAsia="Open Sans" w:hAnsi="Open Sans" w:cs="Open Sans"/>
            <w:color w:val="3F3F3F"/>
            <w:spacing w:val="-1"/>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h</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se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d</w:delText>
        </w:r>
        <w:r w:rsidR="00656446" w:rsidDel="00BE27D5">
          <w:rPr>
            <w:rFonts w:ascii="Open Sans" w:eastAsia="Open Sans" w:hAnsi="Open Sans" w:cs="Open Sans"/>
            <w:color w:val="3F3F3F"/>
            <w:spacing w:val="5"/>
            <w:position w:val="-1"/>
          </w:rPr>
          <w:delText>i</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s</w:delText>
        </w:r>
        <w:r w:rsidR="00656446" w:rsidDel="00BE27D5">
          <w:rPr>
            <w:rFonts w:ascii="Open Sans" w:eastAsia="Open Sans" w:hAnsi="Open Sans" w:cs="Open Sans"/>
            <w:color w:val="3F3F3F"/>
            <w:spacing w:val="1"/>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o</w:delText>
        </w:r>
        <w:r w:rsidR="00656446" w:rsidDel="00BE27D5">
          <w:rPr>
            <w:rFonts w:ascii="Open Sans" w:eastAsia="Open Sans" w:hAnsi="Open Sans" w:cs="Open Sans"/>
            <w:color w:val="3F3F3F"/>
            <w:spacing w:val="5"/>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he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sch</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du</w:delText>
        </w:r>
        <w:r w:rsidR="00656446" w:rsidDel="00BE27D5">
          <w:rPr>
            <w:rFonts w:ascii="Open Sans" w:eastAsia="Open Sans" w:hAnsi="Open Sans" w:cs="Open Sans"/>
            <w:color w:val="3F3F3F"/>
            <w:spacing w:val="5"/>
            <w:position w:val="-1"/>
          </w:rPr>
          <w:delText>l</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w:delText>
        </w:r>
        <w:r w:rsidR="00656446" w:rsidDel="00BE27D5">
          <w:rPr>
            <w:rFonts w:ascii="Open Sans" w:eastAsia="Open Sans" w:hAnsi="Open Sans" w:cs="Open Sans"/>
            <w:color w:val="3F3F3F"/>
            <w:spacing w:val="4"/>
            <w:position w:val="-1"/>
          </w:rPr>
          <w:delText xml:space="preserve"> </w:delText>
        </w:r>
        <w:r w:rsidR="00656446" w:rsidDel="00BE27D5">
          <w:rPr>
            <w:rFonts w:ascii="Open Sans" w:eastAsia="Open Sans" w:hAnsi="Open Sans" w:cs="Open Sans"/>
            <w:color w:val="3F3F3F"/>
            <w:position w:val="-1"/>
          </w:rPr>
          <w:delText>c</w:delText>
        </w:r>
        <w:r w:rsidR="00656446" w:rsidDel="00BE27D5">
          <w:rPr>
            <w:rFonts w:ascii="Open Sans" w:eastAsia="Open Sans" w:hAnsi="Open Sans" w:cs="Open Sans"/>
            <w:color w:val="3F3F3F"/>
            <w:spacing w:val="5"/>
            <w:position w:val="-1"/>
          </w:rPr>
          <w:delText>li</w:delText>
        </w:r>
        <w:r w:rsidR="00656446" w:rsidDel="00BE27D5">
          <w:rPr>
            <w:rFonts w:ascii="Open Sans" w:eastAsia="Open Sans" w:hAnsi="Open Sans" w:cs="Open Sans"/>
            <w:color w:val="3F3F3F"/>
            <w:position w:val="-1"/>
          </w:rPr>
          <w:delText>ck</w:delText>
        </w:r>
        <w:r w:rsidR="00656446" w:rsidDel="00BE27D5">
          <w:rPr>
            <w:rFonts w:ascii="Open Sans" w:eastAsia="Open Sans" w:hAnsi="Open Sans" w:cs="Open Sans"/>
            <w:color w:val="3F3F3F"/>
            <w:spacing w:val="5"/>
            <w:position w:val="-1"/>
          </w:rPr>
          <w:delText xml:space="preserve"> </w:delText>
        </w:r>
        <w:r w:rsidR="00656446" w:rsidDel="00BE27D5">
          <w:rPr>
            <w:rFonts w:ascii="Open Sans" w:eastAsia="Open Sans" w:hAnsi="Open Sans" w:cs="Open Sans"/>
            <w:b/>
            <w:bCs/>
            <w:color w:val="3F3F3F"/>
            <w:spacing w:val="-2"/>
            <w:position w:val="-1"/>
          </w:rPr>
          <w:delText>A</w:delText>
        </w:r>
        <w:r w:rsidR="00656446" w:rsidDel="00BE27D5">
          <w:rPr>
            <w:rFonts w:ascii="Open Sans" w:eastAsia="Open Sans" w:hAnsi="Open Sans" w:cs="Open Sans"/>
            <w:b/>
            <w:bCs/>
            <w:color w:val="3F3F3F"/>
            <w:spacing w:val="-4"/>
            <w:position w:val="-1"/>
          </w:rPr>
          <w:delText>ss</w:delText>
        </w:r>
        <w:r w:rsidR="00656446" w:rsidDel="00BE27D5">
          <w:rPr>
            <w:rFonts w:ascii="Open Sans" w:eastAsia="Open Sans" w:hAnsi="Open Sans" w:cs="Open Sans"/>
            <w:b/>
            <w:bCs/>
            <w:color w:val="3F3F3F"/>
            <w:spacing w:val="-7"/>
            <w:position w:val="-1"/>
          </w:rPr>
          <w:delText>i</w:delText>
        </w:r>
        <w:r w:rsidR="00656446" w:rsidDel="00BE27D5">
          <w:rPr>
            <w:rFonts w:ascii="Open Sans" w:eastAsia="Open Sans" w:hAnsi="Open Sans" w:cs="Open Sans"/>
            <w:b/>
            <w:bCs/>
            <w:color w:val="3F3F3F"/>
            <w:spacing w:val="-4"/>
            <w:position w:val="-1"/>
          </w:rPr>
          <w:delText>g</w:delText>
        </w:r>
        <w:r w:rsidR="00656446" w:rsidDel="00BE27D5">
          <w:rPr>
            <w:rFonts w:ascii="Open Sans" w:eastAsia="Open Sans" w:hAnsi="Open Sans" w:cs="Open Sans"/>
            <w:b/>
            <w:bCs/>
            <w:color w:val="3F3F3F"/>
            <w:position w:val="-1"/>
          </w:rPr>
          <w:delText>n</w:delText>
        </w:r>
        <w:r w:rsidR="00656446" w:rsidDel="00BE27D5">
          <w:rPr>
            <w:rFonts w:ascii="Open Sans" w:eastAsia="Open Sans" w:hAnsi="Open Sans" w:cs="Open Sans"/>
            <w:b/>
            <w:bCs/>
            <w:color w:val="3F3F3F"/>
            <w:spacing w:val="5"/>
            <w:position w:val="-1"/>
          </w:rPr>
          <w:delText xml:space="preserve"> </w:delText>
        </w:r>
        <w:r w:rsidR="00656446" w:rsidDel="00BE27D5">
          <w:rPr>
            <w:rFonts w:ascii="Open Sans" w:eastAsia="Open Sans" w:hAnsi="Open Sans" w:cs="Open Sans"/>
            <w:b/>
            <w:bCs/>
            <w:color w:val="3F3F3F"/>
            <w:spacing w:val="7"/>
            <w:position w:val="-1"/>
          </w:rPr>
          <w:delText>V</w:delText>
        </w:r>
        <w:r w:rsidR="00656446" w:rsidDel="00BE27D5">
          <w:rPr>
            <w:rFonts w:ascii="Open Sans" w:eastAsia="Open Sans" w:hAnsi="Open Sans" w:cs="Open Sans"/>
            <w:b/>
            <w:bCs/>
            <w:color w:val="3F3F3F"/>
            <w:spacing w:val="5"/>
            <w:position w:val="-1"/>
          </w:rPr>
          <w:delText>eh</w:delText>
        </w:r>
        <w:r w:rsidR="00656446" w:rsidDel="00BE27D5">
          <w:rPr>
            <w:rFonts w:ascii="Open Sans" w:eastAsia="Open Sans" w:hAnsi="Open Sans" w:cs="Open Sans"/>
            <w:b/>
            <w:bCs/>
            <w:color w:val="3F3F3F"/>
            <w:spacing w:val="-7"/>
            <w:position w:val="-1"/>
          </w:rPr>
          <w:delText>i</w:delText>
        </w:r>
        <w:r w:rsidR="00656446" w:rsidDel="00BE27D5">
          <w:rPr>
            <w:rFonts w:ascii="Open Sans" w:eastAsia="Open Sans" w:hAnsi="Open Sans" w:cs="Open Sans"/>
            <w:b/>
            <w:bCs/>
            <w:color w:val="3F3F3F"/>
            <w:spacing w:val="7"/>
            <w:position w:val="-1"/>
          </w:rPr>
          <w:delText>c</w:delText>
        </w:r>
        <w:r w:rsidR="00656446" w:rsidDel="00BE27D5">
          <w:rPr>
            <w:rFonts w:ascii="Open Sans" w:eastAsia="Open Sans" w:hAnsi="Open Sans" w:cs="Open Sans"/>
            <w:b/>
            <w:bCs/>
            <w:color w:val="3F3F3F"/>
            <w:spacing w:val="-7"/>
            <w:position w:val="-1"/>
          </w:rPr>
          <w:delText>l</w:delText>
        </w:r>
        <w:r w:rsidR="00656446" w:rsidDel="00BE27D5">
          <w:rPr>
            <w:rFonts w:ascii="Open Sans" w:eastAsia="Open Sans" w:hAnsi="Open Sans" w:cs="Open Sans"/>
            <w:b/>
            <w:bCs/>
            <w:color w:val="3F3F3F"/>
            <w:spacing w:val="5"/>
            <w:position w:val="-1"/>
          </w:rPr>
          <w:delText>e</w:delText>
        </w:r>
        <w:r w:rsidR="00656446" w:rsidDel="00BE27D5">
          <w:rPr>
            <w:rFonts w:ascii="Open Sans" w:eastAsia="Open Sans" w:hAnsi="Open Sans" w:cs="Open Sans"/>
            <w:b/>
            <w:bCs/>
            <w:color w:val="3F3F3F"/>
            <w:spacing w:val="-5"/>
            <w:position w:val="-1"/>
          </w:rPr>
          <w:delText>s</w:delText>
        </w:r>
        <w:r w:rsidR="00656446" w:rsidDel="00BE27D5">
          <w:rPr>
            <w:rFonts w:ascii="Open Sans" w:eastAsia="Open Sans" w:hAnsi="Open Sans" w:cs="Open Sans"/>
            <w:color w:val="3F3F3F"/>
            <w:position w:val="-1"/>
          </w:rPr>
          <w:delText>.</w:delText>
        </w:r>
        <w:commentRangeEnd w:id="239"/>
        <w:r w:rsidR="00BE27D5" w:rsidDel="00BE27D5">
          <w:rPr>
            <w:rStyle w:val="CommentReference"/>
          </w:rPr>
          <w:commentReference w:id="239"/>
        </w:r>
      </w:del>
    </w:p>
    <w:p w14:paraId="3DA4DC14" w14:textId="77777777" w:rsidR="0074787C" w:rsidRDefault="0074787C">
      <w:pPr>
        <w:spacing w:before="5" w:after="0" w:line="160" w:lineRule="exact"/>
        <w:rPr>
          <w:sz w:val="16"/>
          <w:szCs w:val="16"/>
        </w:rPr>
      </w:pPr>
    </w:p>
    <w:p w14:paraId="789BBEBC" w14:textId="5FB0DA95" w:rsidR="0074787C" w:rsidDel="00DB5BAD" w:rsidRDefault="0074787C">
      <w:pPr>
        <w:spacing w:after="0" w:line="200" w:lineRule="exact"/>
        <w:rPr>
          <w:del w:id="241" w:author="Tal" w:date="2016-09-19T08:52:00Z"/>
          <w:sz w:val="20"/>
          <w:szCs w:val="20"/>
        </w:rPr>
      </w:pPr>
    </w:p>
    <w:p w14:paraId="09F1197A" w14:textId="7E788D5D" w:rsidR="0074787C" w:rsidDel="00DB5BAD" w:rsidRDefault="00656446">
      <w:pPr>
        <w:spacing w:after="0" w:line="297" w:lineRule="exact"/>
        <w:ind w:left="1270" w:right="-20"/>
        <w:rPr>
          <w:del w:id="242" w:author="Tal" w:date="2016-09-19T08:52:00Z"/>
          <w:rFonts w:ascii="Open Sans" w:eastAsia="Open Sans" w:hAnsi="Open Sans" w:cs="Open Sans"/>
        </w:rPr>
      </w:pPr>
      <w:del w:id="243" w:author="Tal" w:date="2016-09-19T08:52:00Z">
        <w:r w:rsidDel="00DB5BAD">
          <w:rPr>
            <w:rFonts w:ascii="Open Sans" w:eastAsia="Open Sans" w:hAnsi="Open Sans" w:cs="Open Sans"/>
            <w:spacing w:val="-3"/>
            <w:position w:val="1"/>
          </w:rPr>
          <w:delText>M</w:delText>
        </w:r>
        <w:r w:rsidDel="00DB5BAD">
          <w:rPr>
            <w:rFonts w:ascii="Open Sans" w:eastAsia="Open Sans" w:hAnsi="Open Sans" w:cs="Open Sans"/>
            <w:spacing w:val="2"/>
            <w:position w:val="1"/>
          </w:rPr>
          <w:delText>o</w:delText>
        </w:r>
        <w:r w:rsidDel="00DB5BAD">
          <w:rPr>
            <w:rFonts w:ascii="Open Sans" w:eastAsia="Open Sans" w:hAnsi="Open Sans" w:cs="Open Sans"/>
            <w:spacing w:val="-5"/>
            <w:position w:val="1"/>
          </w:rPr>
          <w:delText>v</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ng</w:delText>
        </w:r>
        <w:r w:rsidDel="00DB5BAD">
          <w:rPr>
            <w:rFonts w:ascii="Open Sans" w:eastAsia="Open Sans" w:hAnsi="Open Sans" w:cs="Open Sans"/>
            <w:spacing w:val="-4"/>
            <w:position w:val="1"/>
          </w:rPr>
          <w:delText xml:space="preserve"> </w:delText>
        </w:r>
        <w:r w:rsidDel="00DB5BAD">
          <w:rPr>
            <w:rFonts w:ascii="Open Sans" w:eastAsia="Open Sans" w:hAnsi="Open Sans" w:cs="Open Sans"/>
            <w:position w:val="1"/>
          </w:rPr>
          <w:delText xml:space="preserve">a </w:delText>
        </w:r>
        <w:r w:rsidDel="00DB5BAD">
          <w:rPr>
            <w:rFonts w:ascii="Open Sans" w:eastAsia="Open Sans" w:hAnsi="Open Sans" w:cs="Open Sans"/>
            <w:spacing w:val="5"/>
            <w:position w:val="1"/>
          </w:rPr>
          <w:delText>D</w:delText>
        </w:r>
        <w:r w:rsidDel="00DB5BAD">
          <w:rPr>
            <w:rFonts w:ascii="Open Sans" w:eastAsia="Open Sans" w:hAnsi="Open Sans" w:cs="Open Sans"/>
            <w:position w:val="1"/>
          </w:rPr>
          <w:delText>r</w:delText>
        </w:r>
        <w:r w:rsidDel="00DB5BAD">
          <w:rPr>
            <w:rFonts w:ascii="Open Sans" w:eastAsia="Open Sans" w:hAnsi="Open Sans" w:cs="Open Sans"/>
            <w:spacing w:val="5"/>
            <w:position w:val="1"/>
          </w:rPr>
          <w:delText>i</w:delText>
        </w:r>
        <w:r w:rsidDel="00DB5BAD">
          <w:rPr>
            <w:rFonts w:ascii="Open Sans" w:eastAsia="Open Sans" w:hAnsi="Open Sans" w:cs="Open Sans"/>
            <w:spacing w:val="-5"/>
            <w:position w:val="1"/>
          </w:rPr>
          <w:delText>v</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r</w:delText>
        </w:r>
        <w:r w:rsidDel="00DB5BAD">
          <w:rPr>
            <w:rFonts w:ascii="Open Sans" w:eastAsia="Open Sans" w:hAnsi="Open Sans" w:cs="Open Sans"/>
            <w:spacing w:val="1"/>
            <w:position w:val="1"/>
          </w:rPr>
          <w:delText xml:space="preserve"> </w:delText>
        </w:r>
        <w:r w:rsidDel="00DB5BAD">
          <w:rPr>
            <w:rFonts w:ascii="Open Sans" w:eastAsia="Open Sans" w:hAnsi="Open Sans" w:cs="Open Sans"/>
            <w:position w:val="1"/>
          </w:rPr>
          <w:delText>b</w:delText>
        </w:r>
        <w:r w:rsidDel="00DB5BAD">
          <w:rPr>
            <w:rFonts w:ascii="Open Sans" w:eastAsia="Open Sans" w:hAnsi="Open Sans" w:cs="Open Sans"/>
            <w:spacing w:val="5"/>
            <w:position w:val="1"/>
          </w:rPr>
          <w:delText>l</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ck</w:delText>
        </w:r>
        <w:r w:rsidDel="00DB5BAD">
          <w:rPr>
            <w:rFonts w:ascii="Open Sans" w:eastAsia="Open Sans" w:hAnsi="Open Sans" w:cs="Open Sans"/>
            <w:spacing w:val="4"/>
            <w:position w:val="1"/>
          </w:rPr>
          <w:delText xml:space="preserve"> </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s</w:delText>
        </w:r>
        <w:r w:rsidDel="00DB5BAD">
          <w:rPr>
            <w:rFonts w:ascii="Open Sans" w:eastAsia="Open Sans" w:hAnsi="Open Sans" w:cs="Open Sans"/>
            <w:spacing w:val="2"/>
            <w:position w:val="1"/>
          </w:rPr>
          <w:delText xml:space="preserve"> </w:delText>
        </w:r>
        <w:r w:rsidDel="00DB5BAD">
          <w:rPr>
            <w:rFonts w:ascii="Open Sans" w:eastAsia="Open Sans" w:hAnsi="Open Sans" w:cs="Open Sans"/>
            <w:position w:val="1"/>
          </w:rPr>
          <w:delText>a c</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n</w:delText>
        </w:r>
        <w:r w:rsidDel="00DB5BAD">
          <w:rPr>
            <w:rFonts w:ascii="Open Sans" w:eastAsia="Open Sans" w:hAnsi="Open Sans" w:cs="Open Sans"/>
            <w:spacing w:val="-5"/>
            <w:position w:val="1"/>
          </w:rPr>
          <w:delText>v</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n</w:delText>
        </w:r>
        <w:r w:rsidDel="00DB5BAD">
          <w:rPr>
            <w:rFonts w:ascii="Open Sans" w:eastAsia="Open Sans" w:hAnsi="Open Sans" w:cs="Open Sans"/>
            <w:spacing w:val="5"/>
            <w:position w:val="1"/>
          </w:rPr>
          <w:delText>i</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nt</w:delText>
        </w:r>
        <w:r w:rsidDel="00DB5BAD">
          <w:rPr>
            <w:rFonts w:ascii="Open Sans" w:eastAsia="Open Sans" w:hAnsi="Open Sans" w:cs="Open Sans"/>
            <w:spacing w:val="-6"/>
            <w:position w:val="1"/>
          </w:rPr>
          <w:delText xml:space="preserve"> w</w:delText>
        </w:r>
        <w:r w:rsidDel="00DB5BAD">
          <w:rPr>
            <w:rFonts w:ascii="Open Sans" w:eastAsia="Open Sans" w:hAnsi="Open Sans" w:cs="Open Sans"/>
            <w:spacing w:val="-2"/>
            <w:position w:val="1"/>
          </w:rPr>
          <w:delText>a</w:delText>
        </w:r>
        <w:r w:rsidDel="00DB5BAD">
          <w:rPr>
            <w:rFonts w:ascii="Open Sans" w:eastAsia="Open Sans" w:hAnsi="Open Sans" w:cs="Open Sans"/>
            <w:position w:val="1"/>
          </w:rPr>
          <w:delText>y</w:delText>
        </w:r>
        <w:r w:rsidDel="00DB5BAD">
          <w:rPr>
            <w:rFonts w:ascii="Open Sans" w:eastAsia="Open Sans" w:hAnsi="Open Sans" w:cs="Open Sans"/>
            <w:spacing w:val="-6"/>
            <w:position w:val="1"/>
          </w:rPr>
          <w:delText xml:space="preserve"> </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f</w:delText>
        </w:r>
        <w:r w:rsidDel="00DB5BAD">
          <w:rPr>
            <w:rFonts w:ascii="Open Sans" w:eastAsia="Open Sans" w:hAnsi="Open Sans" w:cs="Open Sans"/>
            <w:spacing w:val="2"/>
            <w:position w:val="1"/>
          </w:rPr>
          <w:delText xml:space="preserve"> </w:delText>
        </w:r>
        <w:r w:rsidDel="00DB5BAD">
          <w:rPr>
            <w:rFonts w:ascii="Open Sans" w:eastAsia="Open Sans" w:hAnsi="Open Sans" w:cs="Open Sans"/>
            <w:position w:val="1"/>
          </w:rPr>
          <w:delText>h</w:delText>
        </w:r>
        <w:r w:rsidDel="00DB5BAD">
          <w:rPr>
            <w:rFonts w:ascii="Open Sans" w:eastAsia="Open Sans" w:hAnsi="Open Sans" w:cs="Open Sans"/>
            <w:spacing w:val="-2"/>
            <w:position w:val="1"/>
          </w:rPr>
          <w:delText>a</w:delText>
        </w:r>
        <w:r w:rsidDel="00DB5BAD">
          <w:rPr>
            <w:rFonts w:ascii="Open Sans" w:eastAsia="Open Sans" w:hAnsi="Open Sans" w:cs="Open Sans"/>
            <w:spacing w:val="-5"/>
            <w:position w:val="1"/>
          </w:rPr>
          <w:delText>v</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ng</w:delText>
        </w:r>
        <w:r w:rsidDel="00DB5BAD">
          <w:rPr>
            <w:rFonts w:ascii="Open Sans" w:eastAsia="Open Sans" w:hAnsi="Open Sans" w:cs="Open Sans"/>
            <w:spacing w:val="-4"/>
            <w:position w:val="1"/>
          </w:rPr>
          <w:delText xml:space="preserve"> </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t</w:delText>
        </w:r>
        <w:r w:rsidDel="00DB5BAD">
          <w:rPr>
            <w:rFonts w:ascii="Open Sans" w:eastAsia="Open Sans" w:hAnsi="Open Sans" w:cs="Open Sans"/>
            <w:spacing w:val="-1"/>
            <w:position w:val="1"/>
          </w:rPr>
          <w:delText xml:space="preserve"> </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n</w:delText>
        </w:r>
        <w:r w:rsidDel="00DB5BAD">
          <w:rPr>
            <w:rFonts w:ascii="Open Sans" w:eastAsia="Open Sans" w:hAnsi="Open Sans" w:cs="Open Sans"/>
            <w:spacing w:val="1"/>
            <w:position w:val="1"/>
          </w:rPr>
          <w:delText xml:space="preserve"> </w:delText>
        </w:r>
        <w:r w:rsidDel="00DB5BAD">
          <w:rPr>
            <w:rFonts w:ascii="Open Sans" w:eastAsia="Open Sans" w:hAnsi="Open Sans" w:cs="Open Sans"/>
            <w:position w:val="1"/>
          </w:rPr>
          <w:delText>a c</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n</w:delText>
        </w:r>
        <w:r w:rsidDel="00DB5BAD">
          <w:rPr>
            <w:rFonts w:ascii="Open Sans" w:eastAsia="Open Sans" w:hAnsi="Open Sans" w:cs="Open Sans"/>
            <w:spacing w:val="-5"/>
            <w:position w:val="1"/>
          </w:rPr>
          <w:delText>v</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n</w:delText>
        </w:r>
        <w:r w:rsidDel="00DB5BAD">
          <w:rPr>
            <w:rFonts w:ascii="Open Sans" w:eastAsia="Open Sans" w:hAnsi="Open Sans" w:cs="Open Sans"/>
            <w:spacing w:val="5"/>
            <w:position w:val="1"/>
          </w:rPr>
          <w:delText>i</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nt</w:delText>
        </w:r>
        <w:r w:rsidDel="00DB5BAD">
          <w:rPr>
            <w:rFonts w:ascii="Open Sans" w:eastAsia="Open Sans" w:hAnsi="Open Sans" w:cs="Open Sans"/>
            <w:spacing w:val="-6"/>
            <w:position w:val="1"/>
          </w:rPr>
          <w:delText xml:space="preserve"> </w:delText>
        </w:r>
        <w:r w:rsidDel="00DB5BAD">
          <w:rPr>
            <w:rFonts w:ascii="Open Sans" w:eastAsia="Open Sans" w:hAnsi="Open Sans" w:cs="Open Sans"/>
            <w:position w:val="1"/>
          </w:rPr>
          <w:delText>p</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s-</w:delText>
        </w:r>
      </w:del>
    </w:p>
    <w:p w14:paraId="016B1572" w14:textId="6E119A77" w:rsidR="0074787C" w:rsidDel="00DB5BAD" w:rsidRDefault="00656446">
      <w:pPr>
        <w:spacing w:after="0" w:line="240" w:lineRule="auto"/>
        <w:ind w:left="1270" w:right="290"/>
        <w:rPr>
          <w:del w:id="244" w:author="Tal" w:date="2016-09-19T08:52:00Z"/>
          <w:rFonts w:ascii="Open Sans" w:eastAsia="Open Sans" w:hAnsi="Open Sans" w:cs="Open Sans"/>
        </w:rPr>
      </w:pPr>
      <w:del w:id="245" w:author="Tal" w:date="2016-09-19T08:52:00Z">
        <w:r w:rsidDel="00DB5BAD">
          <w:rPr>
            <w:rFonts w:ascii="Open Sans" w:eastAsia="Open Sans" w:hAnsi="Open Sans" w:cs="Open Sans"/>
            <w:spacing w:val="5"/>
          </w:rPr>
          <w:delText>i</w:delText>
        </w:r>
        <w:r w:rsidDel="00DB5BAD">
          <w:rPr>
            <w:rFonts w:ascii="Open Sans" w:eastAsia="Open Sans" w:hAnsi="Open Sans" w:cs="Open Sans"/>
            <w:spacing w:val="-3"/>
          </w:rPr>
          <w:delText>t</w:delText>
        </w:r>
        <w:r w:rsidDel="00DB5BAD">
          <w:rPr>
            <w:rFonts w:ascii="Open Sans" w:eastAsia="Open Sans" w:hAnsi="Open Sans" w:cs="Open Sans"/>
            <w:spacing w:val="5"/>
          </w:rPr>
          <w:delText>i</w:delText>
        </w:r>
        <w:r w:rsidDel="00DB5BAD">
          <w:rPr>
            <w:rFonts w:ascii="Open Sans" w:eastAsia="Open Sans" w:hAnsi="Open Sans" w:cs="Open Sans"/>
            <w:spacing w:val="2"/>
          </w:rPr>
          <w:delText>o</w:delText>
        </w:r>
        <w:r w:rsidDel="00DB5BAD">
          <w:rPr>
            <w:rFonts w:ascii="Open Sans" w:eastAsia="Open Sans" w:hAnsi="Open Sans" w:cs="Open Sans"/>
          </w:rPr>
          <w:delText>n</w:delText>
        </w:r>
        <w:r w:rsidDel="00DB5BAD">
          <w:rPr>
            <w:rFonts w:ascii="Open Sans" w:eastAsia="Open Sans" w:hAnsi="Open Sans" w:cs="Open Sans"/>
            <w:spacing w:val="1"/>
          </w:rPr>
          <w:delText xml:space="preserve"> </w:delText>
        </w:r>
        <w:r w:rsidDel="00DB5BAD">
          <w:rPr>
            <w:rFonts w:ascii="Open Sans" w:eastAsia="Open Sans" w:hAnsi="Open Sans" w:cs="Open Sans"/>
            <w:spacing w:val="2"/>
          </w:rPr>
          <w:delText>o</w:delText>
        </w:r>
        <w:r w:rsidDel="00DB5BAD">
          <w:rPr>
            <w:rFonts w:ascii="Open Sans" w:eastAsia="Open Sans" w:hAnsi="Open Sans" w:cs="Open Sans"/>
          </w:rPr>
          <w:delText>n</w:delText>
        </w:r>
        <w:r w:rsidDel="00DB5BAD">
          <w:rPr>
            <w:rFonts w:ascii="Open Sans" w:eastAsia="Open Sans" w:hAnsi="Open Sans" w:cs="Open Sans"/>
            <w:spacing w:val="2"/>
          </w:rPr>
          <w:delText xml:space="preserve"> </w:delText>
        </w:r>
        <w:r w:rsidDel="00DB5BAD">
          <w:rPr>
            <w:rFonts w:ascii="Open Sans" w:eastAsia="Open Sans" w:hAnsi="Open Sans" w:cs="Open Sans"/>
            <w:spacing w:val="-3"/>
          </w:rPr>
          <w:delText>t</w:delText>
        </w:r>
        <w:r w:rsidDel="00DB5BAD">
          <w:rPr>
            <w:rFonts w:ascii="Open Sans" w:eastAsia="Open Sans" w:hAnsi="Open Sans" w:cs="Open Sans"/>
          </w:rPr>
          <w:delText>he</w:delText>
        </w:r>
        <w:r w:rsidDel="00DB5BAD">
          <w:rPr>
            <w:rFonts w:ascii="Open Sans" w:eastAsia="Open Sans" w:hAnsi="Open Sans" w:cs="Open Sans"/>
            <w:spacing w:val="-2"/>
          </w:rPr>
          <w:delText xml:space="preserve"> </w:delText>
        </w:r>
        <w:r w:rsidDel="00DB5BAD">
          <w:rPr>
            <w:rFonts w:ascii="Open Sans" w:eastAsia="Open Sans" w:hAnsi="Open Sans" w:cs="Open Sans"/>
          </w:rPr>
          <w:delText>scr</w:delText>
        </w:r>
        <w:r w:rsidDel="00DB5BAD">
          <w:rPr>
            <w:rFonts w:ascii="Open Sans" w:eastAsia="Open Sans" w:hAnsi="Open Sans" w:cs="Open Sans"/>
            <w:spacing w:val="-3"/>
          </w:rPr>
          <w:delText>ee</w:delText>
        </w:r>
        <w:r w:rsidDel="00DB5BAD">
          <w:rPr>
            <w:rFonts w:ascii="Open Sans" w:eastAsia="Open Sans" w:hAnsi="Open Sans" w:cs="Open Sans"/>
          </w:rPr>
          <w:delText>n.</w:delText>
        </w:r>
        <w:r w:rsidDel="00DB5BAD">
          <w:rPr>
            <w:rFonts w:ascii="Open Sans" w:eastAsia="Open Sans" w:hAnsi="Open Sans" w:cs="Open Sans"/>
            <w:spacing w:val="3"/>
          </w:rPr>
          <w:delText xml:space="preserve"> </w:delText>
        </w:r>
        <w:r w:rsidDel="00DB5BAD">
          <w:rPr>
            <w:rFonts w:ascii="Open Sans" w:eastAsia="Open Sans" w:hAnsi="Open Sans" w:cs="Open Sans"/>
            <w:spacing w:val="8"/>
          </w:rPr>
          <w:delText>B</w:delText>
        </w:r>
        <w:r w:rsidDel="00DB5BAD">
          <w:rPr>
            <w:rFonts w:ascii="Open Sans" w:eastAsia="Open Sans" w:hAnsi="Open Sans" w:cs="Open Sans"/>
          </w:rPr>
          <w:delText>ut</w:delText>
        </w:r>
        <w:r w:rsidDel="00DB5BAD">
          <w:rPr>
            <w:rFonts w:ascii="Open Sans" w:eastAsia="Open Sans" w:hAnsi="Open Sans" w:cs="Open Sans"/>
            <w:spacing w:val="-3"/>
          </w:rPr>
          <w:delText xml:space="preserve"> </w:delText>
        </w:r>
        <w:r w:rsidDel="00DB5BAD">
          <w:rPr>
            <w:rFonts w:ascii="Open Sans" w:eastAsia="Open Sans" w:hAnsi="Open Sans" w:cs="Open Sans"/>
            <w:spacing w:val="5"/>
          </w:rPr>
          <w:delText>i</w:delText>
        </w:r>
        <w:r w:rsidDel="00DB5BAD">
          <w:rPr>
            <w:rFonts w:ascii="Open Sans" w:eastAsia="Open Sans" w:hAnsi="Open Sans" w:cs="Open Sans"/>
          </w:rPr>
          <w:delText>t</w:delText>
        </w:r>
        <w:r w:rsidDel="00DB5BAD">
          <w:rPr>
            <w:rFonts w:ascii="Open Sans" w:eastAsia="Open Sans" w:hAnsi="Open Sans" w:cs="Open Sans"/>
            <w:spacing w:val="-1"/>
          </w:rPr>
          <w:delText xml:space="preserve"> </w:delText>
        </w:r>
        <w:r w:rsidDel="00DB5BAD">
          <w:rPr>
            <w:rFonts w:ascii="Open Sans" w:eastAsia="Open Sans" w:hAnsi="Open Sans" w:cs="Open Sans"/>
            <w:spacing w:val="-2"/>
          </w:rPr>
          <w:delText>a</w:delText>
        </w:r>
        <w:r w:rsidDel="00DB5BAD">
          <w:rPr>
            <w:rFonts w:ascii="Open Sans" w:eastAsia="Open Sans" w:hAnsi="Open Sans" w:cs="Open Sans"/>
            <w:spacing w:val="5"/>
          </w:rPr>
          <w:delText>l</w:delText>
        </w:r>
        <w:r w:rsidDel="00DB5BAD">
          <w:rPr>
            <w:rFonts w:ascii="Open Sans" w:eastAsia="Open Sans" w:hAnsi="Open Sans" w:cs="Open Sans"/>
          </w:rPr>
          <w:delText>so</w:delText>
        </w:r>
        <w:r w:rsidDel="00DB5BAD">
          <w:rPr>
            <w:rFonts w:ascii="Open Sans" w:eastAsia="Open Sans" w:hAnsi="Open Sans" w:cs="Open Sans"/>
            <w:spacing w:val="4"/>
          </w:rPr>
          <w:delText xml:space="preserve"> </w:delText>
        </w:r>
        <w:r w:rsidDel="00DB5BAD">
          <w:rPr>
            <w:rFonts w:ascii="Open Sans" w:eastAsia="Open Sans" w:hAnsi="Open Sans" w:cs="Open Sans"/>
          </w:rPr>
          <w:delText>d</w:delText>
        </w:r>
        <w:r w:rsidDel="00DB5BAD">
          <w:rPr>
            <w:rFonts w:ascii="Open Sans" w:eastAsia="Open Sans" w:hAnsi="Open Sans" w:cs="Open Sans"/>
            <w:spacing w:val="-3"/>
          </w:rPr>
          <w:delText>ete</w:delText>
        </w:r>
        <w:r w:rsidDel="00DB5BAD">
          <w:rPr>
            <w:rFonts w:ascii="Open Sans" w:eastAsia="Open Sans" w:hAnsi="Open Sans" w:cs="Open Sans"/>
          </w:rPr>
          <w:delText>r</w:delText>
        </w:r>
        <w:r w:rsidDel="00DB5BAD">
          <w:rPr>
            <w:rFonts w:ascii="Open Sans" w:eastAsia="Open Sans" w:hAnsi="Open Sans" w:cs="Open Sans"/>
            <w:spacing w:val="5"/>
          </w:rPr>
          <w:delText>mi</w:delText>
        </w:r>
        <w:r w:rsidDel="00DB5BAD">
          <w:rPr>
            <w:rFonts w:ascii="Open Sans" w:eastAsia="Open Sans" w:hAnsi="Open Sans" w:cs="Open Sans"/>
          </w:rPr>
          <w:delText>n</w:delText>
        </w:r>
        <w:r w:rsidDel="00DB5BAD">
          <w:rPr>
            <w:rFonts w:ascii="Open Sans" w:eastAsia="Open Sans" w:hAnsi="Open Sans" w:cs="Open Sans"/>
            <w:spacing w:val="-3"/>
          </w:rPr>
          <w:delText>e</w:delText>
        </w:r>
        <w:r w:rsidDel="00DB5BAD">
          <w:rPr>
            <w:rFonts w:ascii="Open Sans" w:eastAsia="Open Sans" w:hAnsi="Open Sans" w:cs="Open Sans"/>
          </w:rPr>
          <w:delText xml:space="preserve">s </w:delText>
        </w:r>
        <w:r w:rsidDel="00DB5BAD">
          <w:rPr>
            <w:rFonts w:ascii="Open Sans" w:eastAsia="Open Sans" w:hAnsi="Open Sans" w:cs="Open Sans"/>
            <w:spacing w:val="-3"/>
          </w:rPr>
          <w:delText>t</w:delText>
        </w:r>
        <w:r w:rsidDel="00DB5BAD">
          <w:rPr>
            <w:rFonts w:ascii="Open Sans" w:eastAsia="Open Sans" w:hAnsi="Open Sans" w:cs="Open Sans"/>
          </w:rPr>
          <w:delText>he</w:delText>
        </w:r>
        <w:r w:rsidDel="00DB5BAD">
          <w:rPr>
            <w:rFonts w:ascii="Open Sans" w:eastAsia="Open Sans" w:hAnsi="Open Sans" w:cs="Open Sans"/>
            <w:spacing w:val="-2"/>
          </w:rPr>
          <w:delText xml:space="preserve"> </w:delText>
        </w:r>
        <w:r w:rsidDel="00DB5BAD">
          <w:rPr>
            <w:rFonts w:ascii="Open Sans" w:eastAsia="Open Sans" w:hAnsi="Open Sans" w:cs="Open Sans"/>
          </w:rPr>
          <w:delText>b</w:delText>
        </w:r>
        <w:r w:rsidDel="00DB5BAD">
          <w:rPr>
            <w:rFonts w:ascii="Open Sans" w:eastAsia="Open Sans" w:hAnsi="Open Sans" w:cs="Open Sans"/>
            <w:spacing w:val="5"/>
          </w:rPr>
          <w:delText>l</w:delText>
        </w:r>
        <w:r w:rsidDel="00DB5BAD">
          <w:rPr>
            <w:rFonts w:ascii="Open Sans" w:eastAsia="Open Sans" w:hAnsi="Open Sans" w:cs="Open Sans"/>
            <w:spacing w:val="2"/>
          </w:rPr>
          <w:delText>o</w:delText>
        </w:r>
        <w:r w:rsidDel="00DB5BAD">
          <w:rPr>
            <w:rFonts w:ascii="Open Sans" w:eastAsia="Open Sans" w:hAnsi="Open Sans" w:cs="Open Sans"/>
          </w:rPr>
          <w:delText>ck</w:delText>
        </w:r>
        <w:r w:rsidDel="00DB5BAD">
          <w:rPr>
            <w:rFonts w:ascii="Open Sans" w:eastAsia="Open Sans" w:hAnsi="Open Sans" w:cs="Open Sans"/>
            <w:spacing w:val="4"/>
          </w:rPr>
          <w:delText xml:space="preserve"> </w:delText>
        </w:r>
        <w:r w:rsidDel="00DB5BAD">
          <w:rPr>
            <w:rFonts w:ascii="Open Sans" w:eastAsia="Open Sans" w:hAnsi="Open Sans" w:cs="Open Sans"/>
          </w:rPr>
          <w:delText>pr</w:delText>
        </w:r>
        <w:r w:rsidDel="00DB5BAD">
          <w:rPr>
            <w:rFonts w:ascii="Open Sans" w:eastAsia="Open Sans" w:hAnsi="Open Sans" w:cs="Open Sans"/>
            <w:spacing w:val="5"/>
          </w:rPr>
          <w:delText>i</w:delText>
        </w:r>
        <w:r w:rsidDel="00DB5BAD">
          <w:rPr>
            <w:rFonts w:ascii="Open Sans" w:eastAsia="Open Sans" w:hAnsi="Open Sans" w:cs="Open Sans"/>
            <w:spacing w:val="2"/>
          </w:rPr>
          <w:delText>o</w:delText>
        </w:r>
        <w:r w:rsidDel="00DB5BAD">
          <w:rPr>
            <w:rFonts w:ascii="Open Sans" w:eastAsia="Open Sans" w:hAnsi="Open Sans" w:cs="Open Sans"/>
          </w:rPr>
          <w:delText>r</w:delText>
        </w:r>
        <w:r w:rsidDel="00DB5BAD">
          <w:rPr>
            <w:rFonts w:ascii="Open Sans" w:eastAsia="Open Sans" w:hAnsi="Open Sans" w:cs="Open Sans"/>
            <w:spacing w:val="5"/>
          </w:rPr>
          <w:delText>i</w:delText>
        </w:r>
        <w:r w:rsidDel="00DB5BAD">
          <w:rPr>
            <w:rFonts w:ascii="Open Sans" w:eastAsia="Open Sans" w:hAnsi="Open Sans" w:cs="Open Sans"/>
            <w:spacing w:val="-3"/>
          </w:rPr>
          <w:delText>t</w:delText>
        </w:r>
        <w:r w:rsidDel="00DB5BAD">
          <w:rPr>
            <w:rFonts w:ascii="Open Sans" w:eastAsia="Open Sans" w:hAnsi="Open Sans" w:cs="Open Sans"/>
          </w:rPr>
          <w:delText>y</w:delText>
        </w:r>
        <w:r w:rsidDel="00DB5BAD">
          <w:rPr>
            <w:rFonts w:ascii="Open Sans" w:eastAsia="Open Sans" w:hAnsi="Open Sans" w:cs="Open Sans"/>
            <w:spacing w:val="-7"/>
          </w:rPr>
          <w:delText xml:space="preserve"> </w:delText>
        </w:r>
        <w:r w:rsidDel="00DB5BAD">
          <w:rPr>
            <w:rFonts w:ascii="Open Sans" w:eastAsia="Open Sans" w:hAnsi="Open Sans" w:cs="Open Sans"/>
          </w:rPr>
          <w:delText>dur</w:delText>
        </w:r>
        <w:r w:rsidDel="00DB5BAD">
          <w:rPr>
            <w:rFonts w:ascii="Open Sans" w:eastAsia="Open Sans" w:hAnsi="Open Sans" w:cs="Open Sans"/>
            <w:spacing w:val="5"/>
          </w:rPr>
          <w:delText>i</w:delText>
        </w:r>
        <w:r w:rsidDel="00DB5BAD">
          <w:rPr>
            <w:rFonts w:ascii="Open Sans" w:eastAsia="Open Sans" w:hAnsi="Open Sans" w:cs="Open Sans"/>
          </w:rPr>
          <w:delText>ng</w:delText>
        </w:r>
        <w:r w:rsidDel="00DB5BAD">
          <w:rPr>
            <w:rFonts w:ascii="Open Sans" w:eastAsia="Open Sans" w:hAnsi="Open Sans" w:cs="Open Sans"/>
            <w:spacing w:val="-4"/>
          </w:rPr>
          <w:delText xml:space="preserve"> </w:delText>
        </w:r>
        <w:r w:rsidDel="00DB5BAD">
          <w:rPr>
            <w:rFonts w:ascii="Open Sans" w:eastAsia="Open Sans" w:hAnsi="Open Sans" w:cs="Open Sans"/>
            <w:spacing w:val="2"/>
          </w:rPr>
          <w:delText>o</w:delText>
        </w:r>
        <w:r w:rsidDel="00DB5BAD">
          <w:rPr>
            <w:rFonts w:ascii="Open Sans" w:eastAsia="Open Sans" w:hAnsi="Open Sans" w:cs="Open Sans"/>
          </w:rPr>
          <w:delText>p</w:delText>
        </w:r>
        <w:r w:rsidDel="00DB5BAD">
          <w:rPr>
            <w:rFonts w:ascii="Open Sans" w:eastAsia="Open Sans" w:hAnsi="Open Sans" w:cs="Open Sans"/>
            <w:spacing w:val="-3"/>
          </w:rPr>
          <w:delText>t</w:delText>
        </w:r>
        <w:r w:rsidDel="00DB5BAD">
          <w:rPr>
            <w:rFonts w:ascii="Open Sans" w:eastAsia="Open Sans" w:hAnsi="Open Sans" w:cs="Open Sans"/>
            <w:spacing w:val="5"/>
          </w:rPr>
          <w:delText>im</w:delText>
        </w:r>
        <w:r w:rsidDel="00DB5BAD">
          <w:rPr>
            <w:rFonts w:ascii="Open Sans" w:eastAsia="Open Sans" w:hAnsi="Open Sans" w:cs="Open Sans"/>
          </w:rPr>
          <w:delText xml:space="preserve">- </w:delText>
        </w:r>
        <w:r w:rsidDel="00DB5BAD">
          <w:rPr>
            <w:rFonts w:ascii="Open Sans" w:eastAsia="Open Sans" w:hAnsi="Open Sans" w:cs="Open Sans"/>
            <w:spacing w:val="5"/>
          </w:rPr>
          <w:delText>i</w:delText>
        </w:r>
        <w:r w:rsidDel="00DB5BAD">
          <w:rPr>
            <w:rFonts w:ascii="Open Sans" w:eastAsia="Open Sans" w:hAnsi="Open Sans" w:cs="Open Sans"/>
            <w:spacing w:val="2"/>
          </w:rPr>
          <w:delText>z</w:delText>
        </w:r>
        <w:r w:rsidDel="00DB5BAD">
          <w:rPr>
            <w:rFonts w:ascii="Open Sans" w:eastAsia="Open Sans" w:hAnsi="Open Sans" w:cs="Open Sans"/>
            <w:spacing w:val="-2"/>
          </w:rPr>
          <w:delText>a</w:delText>
        </w:r>
        <w:r w:rsidDel="00DB5BAD">
          <w:rPr>
            <w:rFonts w:ascii="Open Sans" w:eastAsia="Open Sans" w:hAnsi="Open Sans" w:cs="Open Sans"/>
            <w:spacing w:val="-3"/>
          </w:rPr>
          <w:delText>t</w:delText>
        </w:r>
        <w:r w:rsidDel="00DB5BAD">
          <w:rPr>
            <w:rFonts w:ascii="Open Sans" w:eastAsia="Open Sans" w:hAnsi="Open Sans" w:cs="Open Sans"/>
            <w:spacing w:val="5"/>
          </w:rPr>
          <w:delText>i</w:delText>
        </w:r>
        <w:r w:rsidDel="00DB5BAD">
          <w:rPr>
            <w:rFonts w:ascii="Open Sans" w:eastAsia="Open Sans" w:hAnsi="Open Sans" w:cs="Open Sans"/>
            <w:spacing w:val="2"/>
          </w:rPr>
          <w:delText>o</w:delText>
        </w:r>
        <w:r w:rsidDel="00DB5BAD">
          <w:rPr>
            <w:rFonts w:ascii="Open Sans" w:eastAsia="Open Sans" w:hAnsi="Open Sans" w:cs="Open Sans"/>
          </w:rPr>
          <w:delText xml:space="preserve">n </w:delText>
        </w:r>
        <w:r w:rsidDel="00DB5BAD">
          <w:rPr>
            <w:rFonts w:ascii="Open Sans" w:eastAsia="Open Sans" w:hAnsi="Open Sans" w:cs="Open Sans"/>
            <w:spacing w:val="-5"/>
          </w:rPr>
          <w:delText>(</w:delText>
        </w:r>
        <w:r w:rsidDel="00DB5BAD">
          <w:rPr>
            <w:rFonts w:ascii="Open Sans" w:eastAsia="Open Sans" w:hAnsi="Open Sans" w:cs="Open Sans"/>
            <w:spacing w:val="-3"/>
          </w:rPr>
          <w:delText>t</w:delText>
        </w:r>
        <w:r w:rsidDel="00DB5BAD">
          <w:rPr>
            <w:rFonts w:ascii="Open Sans" w:eastAsia="Open Sans" w:hAnsi="Open Sans" w:cs="Open Sans"/>
            <w:spacing w:val="2"/>
          </w:rPr>
          <w:delText>o</w:delText>
        </w:r>
        <w:r w:rsidDel="00DB5BAD">
          <w:rPr>
            <w:rFonts w:ascii="Open Sans" w:eastAsia="Open Sans" w:hAnsi="Open Sans" w:cs="Open Sans"/>
          </w:rPr>
          <w:delText>p</w:delText>
        </w:r>
        <w:r w:rsidDel="00DB5BAD">
          <w:rPr>
            <w:rFonts w:ascii="Open Sans" w:eastAsia="Open Sans" w:hAnsi="Open Sans" w:cs="Open Sans"/>
            <w:spacing w:val="1"/>
          </w:rPr>
          <w:delText xml:space="preserve"> </w:delText>
        </w:r>
        <w:r w:rsidDel="00DB5BAD">
          <w:rPr>
            <w:rFonts w:ascii="Open Sans" w:eastAsia="Open Sans" w:hAnsi="Open Sans" w:cs="Open Sans"/>
            <w:spacing w:val="-3"/>
          </w:rPr>
          <w:delText>t</w:delText>
        </w:r>
        <w:r w:rsidDel="00DB5BAD">
          <w:rPr>
            <w:rFonts w:ascii="Open Sans" w:eastAsia="Open Sans" w:hAnsi="Open Sans" w:cs="Open Sans"/>
          </w:rPr>
          <w:delText>o</w:delText>
        </w:r>
        <w:r w:rsidDel="00DB5BAD">
          <w:rPr>
            <w:rFonts w:ascii="Open Sans" w:eastAsia="Open Sans" w:hAnsi="Open Sans" w:cs="Open Sans"/>
            <w:spacing w:val="5"/>
          </w:rPr>
          <w:delText xml:space="preserve"> </w:delText>
        </w:r>
        <w:r w:rsidDel="00DB5BAD">
          <w:rPr>
            <w:rFonts w:ascii="Open Sans" w:eastAsia="Open Sans" w:hAnsi="Open Sans" w:cs="Open Sans"/>
          </w:rPr>
          <w:delText>b</w:delText>
        </w:r>
        <w:r w:rsidDel="00DB5BAD">
          <w:rPr>
            <w:rFonts w:ascii="Open Sans" w:eastAsia="Open Sans" w:hAnsi="Open Sans" w:cs="Open Sans"/>
            <w:spacing w:val="2"/>
          </w:rPr>
          <w:delText>o</w:delText>
        </w:r>
        <w:r w:rsidDel="00DB5BAD">
          <w:rPr>
            <w:rFonts w:ascii="Open Sans" w:eastAsia="Open Sans" w:hAnsi="Open Sans" w:cs="Open Sans"/>
            <w:spacing w:val="-3"/>
          </w:rPr>
          <w:delText>tt</w:delText>
        </w:r>
        <w:r w:rsidDel="00DB5BAD">
          <w:rPr>
            <w:rFonts w:ascii="Open Sans" w:eastAsia="Open Sans" w:hAnsi="Open Sans" w:cs="Open Sans"/>
            <w:spacing w:val="2"/>
          </w:rPr>
          <w:delText>o</w:delText>
        </w:r>
        <w:r w:rsidDel="00DB5BAD">
          <w:rPr>
            <w:rFonts w:ascii="Open Sans" w:eastAsia="Open Sans" w:hAnsi="Open Sans" w:cs="Open Sans"/>
            <w:spacing w:val="5"/>
          </w:rPr>
          <w:delText>m</w:delText>
        </w:r>
        <w:r w:rsidDel="00DB5BAD">
          <w:rPr>
            <w:rFonts w:ascii="Open Sans" w:eastAsia="Open Sans" w:hAnsi="Open Sans" w:cs="Open Sans"/>
            <w:spacing w:val="-5"/>
          </w:rPr>
          <w:delText>)</w:delText>
        </w:r>
        <w:r w:rsidDel="00DB5BAD">
          <w:rPr>
            <w:rFonts w:ascii="Open Sans" w:eastAsia="Open Sans" w:hAnsi="Open Sans" w:cs="Open Sans"/>
          </w:rPr>
          <w:delText>.</w:delText>
        </w:r>
      </w:del>
    </w:p>
    <w:p w14:paraId="04226BC4" w14:textId="77777777" w:rsidR="0074787C" w:rsidRDefault="0074787C">
      <w:pPr>
        <w:spacing w:after="0"/>
        <w:sectPr w:rsidR="0074787C">
          <w:footerReference w:type="default" r:id="rId55"/>
          <w:pgSz w:w="11920" w:h="16840"/>
          <w:pgMar w:top="1560" w:right="1400" w:bottom="280" w:left="1280" w:header="0" w:footer="0" w:gutter="0"/>
          <w:cols w:space="720"/>
        </w:sectPr>
      </w:pPr>
    </w:p>
    <w:p w14:paraId="378CFE45" w14:textId="77777777" w:rsidR="0074787C" w:rsidRDefault="00656446">
      <w:pPr>
        <w:spacing w:before="85" w:after="0" w:line="240" w:lineRule="auto"/>
        <w:ind w:left="115" w:right="-20"/>
        <w:rPr>
          <w:rFonts w:ascii="Open Sans" w:eastAsia="Open Sans" w:hAnsi="Open Sans" w:cs="Open Sans"/>
          <w:sz w:val="36"/>
          <w:szCs w:val="36"/>
        </w:rPr>
      </w:pPr>
      <w:commentRangeStart w:id="246"/>
      <w:r>
        <w:rPr>
          <w:rFonts w:ascii="Open Sans" w:eastAsia="Open Sans" w:hAnsi="Open Sans" w:cs="Open Sans"/>
          <w:b/>
          <w:bCs/>
          <w:color w:val="4E80BD"/>
          <w:spacing w:val="-7"/>
          <w:sz w:val="36"/>
          <w:szCs w:val="36"/>
        </w:rPr>
        <w:lastRenderedPageBreak/>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t</w:t>
      </w:r>
      <w:r>
        <w:rPr>
          <w:rFonts w:ascii="Open Sans" w:eastAsia="Open Sans" w:hAnsi="Open Sans" w:cs="Open Sans"/>
          <w:b/>
          <w:bCs/>
          <w:color w:val="4E80BD"/>
          <w:spacing w:val="3"/>
          <w:sz w:val="36"/>
          <w:szCs w:val="36"/>
        </w:rPr>
        <w:t xml:space="preserve"> </w:t>
      </w:r>
      <w:r>
        <w:rPr>
          <w:rFonts w:ascii="Open Sans" w:eastAsia="Open Sans" w:hAnsi="Open Sans" w:cs="Open Sans"/>
          <w:b/>
          <w:bCs/>
          <w:color w:val="4E80BD"/>
          <w:spacing w:val="-3"/>
          <w:sz w:val="36"/>
          <w:szCs w:val="36"/>
        </w:rPr>
        <w:t>S</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5"/>
          <w:sz w:val="36"/>
          <w:szCs w:val="36"/>
        </w:rPr>
        <w:t>c</w:t>
      </w:r>
      <w:r>
        <w:rPr>
          <w:rFonts w:ascii="Open Sans" w:eastAsia="Open Sans" w:hAnsi="Open Sans" w:cs="Open Sans"/>
          <w:b/>
          <w:bCs/>
          <w:color w:val="4E80BD"/>
          <w:sz w:val="36"/>
          <w:szCs w:val="36"/>
        </w:rPr>
        <w:t>k</w:t>
      </w:r>
      <w:r>
        <w:rPr>
          <w:rFonts w:ascii="Open Sans" w:eastAsia="Open Sans" w:hAnsi="Open Sans" w:cs="Open Sans"/>
          <w:b/>
          <w:bCs/>
          <w:color w:val="4E80BD"/>
          <w:spacing w:val="11"/>
          <w:sz w:val="36"/>
          <w:szCs w:val="36"/>
        </w:rPr>
        <w:t xml:space="preserve"> </w:t>
      </w:r>
      <w:r>
        <w:rPr>
          <w:rFonts w:ascii="Open Sans" w:eastAsia="Open Sans" w:hAnsi="Open Sans" w:cs="Open Sans"/>
          <w:b/>
          <w:bCs/>
          <w:color w:val="4E80BD"/>
          <w:spacing w:val="-4"/>
          <w:sz w:val="36"/>
          <w:szCs w:val="36"/>
        </w:rPr>
        <w:t>f</w:t>
      </w:r>
      <w:r>
        <w:rPr>
          <w:rFonts w:ascii="Open Sans" w:eastAsia="Open Sans" w:hAnsi="Open Sans" w:cs="Open Sans"/>
          <w:b/>
          <w:bCs/>
          <w:color w:val="4E80BD"/>
          <w:spacing w:val="3"/>
          <w:sz w:val="36"/>
          <w:szCs w:val="36"/>
        </w:rPr>
        <w:t>un</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s</w:t>
      </w:r>
      <w:commentRangeEnd w:id="246"/>
      <w:r w:rsidR="00BE27D5">
        <w:rPr>
          <w:rStyle w:val="CommentReference"/>
        </w:rPr>
        <w:commentReference w:id="246"/>
      </w:r>
    </w:p>
    <w:p w14:paraId="370367A7" w14:textId="77777777" w:rsidR="0074787C" w:rsidRDefault="0074787C">
      <w:pPr>
        <w:spacing w:before="2" w:after="0" w:line="220" w:lineRule="exact"/>
      </w:pPr>
    </w:p>
    <w:p w14:paraId="18AC504E"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D</w:t>
      </w:r>
      <w:r>
        <w:rPr>
          <w:rFonts w:ascii="Arial" w:eastAsia="Arial" w:hAnsi="Arial" w:cs="Arial"/>
          <w:b/>
          <w:bCs/>
          <w:i/>
          <w:color w:val="004CDD"/>
          <w:spacing w:val="-2"/>
          <w:sz w:val="30"/>
          <w:szCs w:val="30"/>
        </w:rPr>
        <w:t>e</w:t>
      </w:r>
      <w:r>
        <w:rPr>
          <w:rFonts w:ascii="Arial" w:eastAsia="Arial" w:hAnsi="Arial" w:cs="Arial"/>
          <w:b/>
          <w:bCs/>
          <w:i/>
          <w:color w:val="004CDD"/>
          <w:spacing w:val="5"/>
          <w:sz w:val="30"/>
          <w:szCs w:val="30"/>
        </w:rPr>
        <w:t>-</w:t>
      </w:r>
      <w:r>
        <w:rPr>
          <w:rFonts w:ascii="Arial" w:eastAsia="Arial" w:hAnsi="Arial" w:cs="Arial"/>
          <w:b/>
          <w:bCs/>
          <w:i/>
          <w:color w:val="004CDD"/>
          <w:spacing w:val="-2"/>
          <w:sz w:val="30"/>
          <w:szCs w:val="30"/>
        </w:rPr>
        <w:t>ass</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g</w:t>
      </w:r>
      <w:r>
        <w:rPr>
          <w:rFonts w:ascii="Arial" w:eastAsia="Arial" w:hAnsi="Arial" w:cs="Arial"/>
          <w:b/>
          <w:bCs/>
          <w:i/>
          <w:color w:val="004CDD"/>
          <w:sz w:val="30"/>
          <w:szCs w:val="30"/>
        </w:rPr>
        <w:t>n</w:t>
      </w:r>
      <w:r>
        <w:rPr>
          <w:rFonts w:ascii="Arial" w:eastAsia="Arial" w:hAnsi="Arial" w:cs="Arial"/>
          <w:b/>
          <w:bCs/>
          <w:i/>
          <w:color w:val="004CDD"/>
          <w:spacing w:val="-1"/>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t</w:t>
      </w:r>
      <w:r>
        <w:rPr>
          <w:rFonts w:ascii="Arial" w:eastAsia="Arial" w:hAnsi="Arial" w:cs="Arial"/>
          <w:b/>
          <w:bCs/>
          <w:i/>
          <w:color w:val="004CDD"/>
          <w:spacing w:val="3"/>
          <w:sz w:val="30"/>
          <w:szCs w:val="30"/>
        </w:rPr>
        <w:t>r</w:t>
      </w:r>
      <w:r>
        <w:rPr>
          <w:rFonts w:ascii="Arial" w:eastAsia="Arial" w:hAnsi="Arial" w:cs="Arial"/>
          <w:b/>
          <w:bCs/>
          <w:i/>
          <w:color w:val="004CDD"/>
          <w:spacing w:val="7"/>
          <w:sz w:val="30"/>
          <w:szCs w:val="30"/>
        </w:rPr>
        <w:t>i</w:t>
      </w:r>
      <w:r>
        <w:rPr>
          <w:rFonts w:ascii="Arial" w:eastAsia="Arial" w:hAnsi="Arial" w:cs="Arial"/>
          <w:b/>
          <w:bCs/>
          <w:i/>
          <w:color w:val="004CDD"/>
          <w:sz w:val="30"/>
          <w:szCs w:val="30"/>
        </w:rPr>
        <w:t>p</w:t>
      </w:r>
      <w:r>
        <w:rPr>
          <w:rFonts w:ascii="Arial" w:eastAsia="Arial" w:hAnsi="Arial" w:cs="Arial"/>
          <w:b/>
          <w:bCs/>
          <w:i/>
          <w:color w:val="004CDD"/>
          <w:spacing w:val="1"/>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z w:val="30"/>
          <w:szCs w:val="30"/>
        </w:rPr>
        <w:t>o</w:t>
      </w:r>
      <w:r>
        <w:rPr>
          <w:rFonts w:ascii="Arial" w:eastAsia="Arial" w:hAnsi="Arial" w:cs="Arial"/>
          <w:b/>
          <w:bCs/>
          <w:i/>
          <w:color w:val="004CDD"/>
          <w:spacing w:val="2"/>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pacing w:val="-3"/>
          <w:sz w:val="30"/>
          <w:szCs w:val="30"/>
        </w:rPr>
        <w:t>h</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d</w:t>
      </w:r>
      <w:r>
        <w:rPr>
          <w:rFonts w:ascii="Arial" w:eastAsia="Arial" w:hAnsi="Arial" w:cs="Arial"/>
          <w:b/>
          <w:bCs/>
          <w:i/>
          <w:color w:val="004CDD"/>
          <w:spacing w:val="7"/>
          <w:sz w:val="30"/>
          <w:szCs w:val="30"/>
        </w:rPr>
        <w:t>i</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3"/>
          <w:sz w:val="30"/>
          <w:szCs w:val="30"/>
        </w:rPr>
        <w:t xml:space="preserve"> </w:t>
      </w:r>
      <w:r>
        <w:rPr>
          <w:rFonts w:ascii="Arial" w:eastAsia="Arial" w:hAnsi="Arial" w:cs="Arial"/>
          <w:b/>
          <w:bCs/>
          <w:i/>
          <w:color w:val="004CDD"/>
          <w:spacing w:val="-2"/>
          <w:sz w:val="30"/>
          <w:szCs w:val="30"/>
        </w:rPr>
        <w:t>s</w:t>
      </w:r>
      <w:r>
        <w:rPr>
          <w:rFonts w:ascii="Arial" w:eastAsia="Arial" w:hAnsi="Arial" w:cs="Arial"/>
          <w:b/>
          <w:bCs/>
          <w:i/>
          <w:color w:val="004CDD"/>
          <w:spacing w:val="5"/>
          <w:sz w:val="30"/>
          <w:szCs w:val="30"/>
        </w:rPr>
        <w:t>t</w:t>
      </w:r>
      <w:r>
        <w:rPr>
          <w:rFonts w:ascii="Arial" w:eastAsia="Arial" w:hAnsi="Arial" w:cs="Arial"/>
          <w:b/>
          <w:bCs/>
          <w:i/>
          <w:color w:val="004CDD"/>
          <w:spacing w:val="-2"/>
          <w:sz w:val="30"/>
          <w:szCs w:val="30"/>
        </w:rPr>
        <w:t>ac</w:t>
      </w:r>
      <w:r>
        <w:rPr>
          <w:rFonts w:ascii="Arial" w:eastAsia="Arial" w:hAnsi="Arial" w:cs="Arial"/>
          <w:b/>
          <w:bCs/>
          <w:i/>
          <w:color w:val="004CDD"/>
          <w:sz w:val="30"/>
          <w:szCs w:val="30"/>
        </w:rPr>
        <w:t>k</w:t>
      </w:r>
    </w:p>
    <w:p w14:paraId="259183A0" w14:textId="77777777" w:rsidR="0074787C" w:rsidRDefault="0074787C">
      <w:pPr>
        <w:spacing w:before="3" w:after="0" w:line="100" w:lineRule="exact"/>
        <w:rPr>
          <w:sz w:val="10"/>
          <w:szCs w:val="10"/>
        </w:rPr>
      </w:pPr>
    </w:p>
    <w:p w14:paraId="5A7348F2" w14:textId="3E5F4689" w:rsidR="0074787C" w:rsidRDefault="00656446" w:rsidP="00BE27D5">
      <w:pPr>
        <w:spacing w:after="0" w:line="240" w:lineRule="auto"/>
        <w:ind w:left="115" w:right="48"/>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de</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2</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ck</w:t>
      </w:r>
      <w:r>
        <w:rPr>
          <w:rFonts w:ascii="Open Sans" w:eastAsia="Open Sans" w:hAnsi="Open Sans" w:cs="Open Sans"/>
          <w:color w:val="3F3F3F"/>
          <w:spacing w:val="6"/>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del w:id="247" w:author="Administrator" w:date="2016-09-17T14:45:00Z">
        <w:r w:rsidDel="00BE27D5">
          <w:rPr>
            <w:rFonts w:ascii="Open Sans" w:eastAsia="Open Sans" w:hAnsi="Open Sans" w:cs="Open Sans"/>
            <w:color w:val="3F3F3F"/>
          </w:rPr>
          <w:delText>d</w:delText>
        </w:r>
        <w:r w:rsidDel="00BE27D5">
          <w:rPr>
            <w:rFonts w:ascii="Open Sans" w:eastAsia="Open Sans" w:hAnsi="Open Sans" w:cs="Open Sans"/>
            <w:color w:val="3F3F3F"/>
            <w:spacing w:val="-3"/>
          </w:rPr>
          <w:delText>e</w:delText>
        </w:r>
      </w:del>
      <w:ins w:id="248" w:author="Administrator" w:date="2016-09-17T14:45:00Z">
        <w:r w:rsidR="00BE27D5">
          <w:rPr>
            <w:rFonts w:ascii="Open Sans" w:eastAsia="Open Sans" w:hAnsi="Open Sans" w:cs="Open Sans"/>
            <w:color w:val="3F3F3F"/>
          </w:rPr>
          <w:t>r</w:t>
        </w:r>
        <w:r w:rsidR="00BE27D5">
          <w:rPr>
            <w:rFonts w:ascii="Open Sans" w:eastAsia="Open Sans" w:hAnsi="Open Sans" w:cs="Open Sans"/>
            <w:color w:val="3F3F3F"/>
            <w:spacing w:val="-3"/>
          </w:rPr>
          <w:t>e</w:t>
        </w:r>
      </w:ins>
      <w:r>
        <w:rPr>
          <w:rFonts w:ascii="Open Sans" w:eastAsia="Open Sans" w:hAnsi="Open Sans" w:cs="Open Sans"/>
          <w:color w:val="3F3F3F"/>
          <w:spacing w:val="4"/>
        </w:rPr>
        <w:t>-</w:t>
      </w:r>
      <w:r>
        <w:rPr>
          <w:rFonts w:ascii="Open Sans" w:eastAsia="Open Sans" w:hAnsi="Open Sans" w:cs="Open Sans"/>
          <w:color w:val="3F3F3F"/>
          <w:spacing w:val="-2"/>
        </w:rPr>
        <w:t>a</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 xml:space="preserve">t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c</w:t>
      </w:r>
      <w:r>
        <w:rPr>
          <w:rFonts w:ascii="Open Sans" w:eastAsia="Open Sans" w:hAnsi="Open Sans" w:cs="Open Sans"/>
          <w:color w:val="3F3F3F"/>
          <w:spacing w:val="5"/>
        </w:rPr>
        <w:t>k</w:t>
      </w:r>
      <w:r>
        <w:rPr>
          <w:rFonts w:ascii="Open Sans" w:eastAsia="Open Sans" w:hAnsi="Open Sans" w:cs="Open Sans"/>
          <w:color w:val="3F3F3F"/>
        </w:rPr>
        <w:t>:</w:t>
      </w:r>
    </w:p>
    <w:p w14:paraId="13C2521F" w14:textId="77777777" w:rsidR="0074787C" w:rsidRDefault="0074787C">
      <w:pPr>
        <w:spacing w:before="2" w:after="0" w:line="130" w:lineRule="exact"/>
        <w:rPr>
          <w:sz w:val="13"/>
          <w:szCs w:val="13"/>
        </w:rPr>
      </w:pPr>
    </w:p>
    <w:p w14:paraId="20D51973" w14:textId="77777777" w:rsidR="0074787C" w:rsidRDefault="002D0355">
      <w:pPr>
        <w:spacing w:after="0" w:line="240" w:lineRule="auto"/>
        <w:ind w:left="115" w:right="-20"/>
        <w:rPr>
          <w:rFonts w:ascii="Times New Roman" w:eastAsia="Times New Roman" w:hAnsi="Times New Roman" w:cs="Times New Roman"/>
          <w:sz w:val="20"/>
          <w:szCs w:val="20"/>
        </w:rPr>
      </w:pPr>
      <w:r>
        <w:pict w14:anchorId="7409BDDC">
          <v:shape id="_x0000_i1061" type="#_x0000_t75" style="width:122.25pt;height:245.25pt;mso-position-horizontal-relative:char;mso-position-vertical-relative:line">
            <v:imagedata r:id="rId56" o:title=""/>
          </v:shape>
        </w:pict>
      </w:r>
    </w:p>
    <w:p w14:paraId="2A3E0E5F" w14:textId="77777777" w:rsidR="0074787C" w:rsidRDefault="0074787C">
      <w:pPr>
        <w:spacing w:before="19" w:after="0" w:line="200" w:lineRule="exact"/>
        <w:rPr>
          <w:sz w:val="20"/>
          <w:szCs w:val="20"/>
        </w:rPr>
      </w:pPr>
    </w:p>
    <w:p w14:paraId="29BA11D4"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ns</w:t>
      </w:r>
      <w:r>
        <w:rPr>
          <w:rFonts w:ascii="Open Sans" w:eastAsia="Open Sans" w:hAnsi="Open Sans" w:cs="Open Sans"/>
          <w:color w:val="3F3F3F"/>
          <w:spacing w:val="-3"/>
        </w:rPr>
        <w:t>t</w:t>
      </w:r>
      <w:r>
        <w:rPr>
          <w:rFonts w:ascii="Open Sans" w:eastAsia="Open Sans" w:hAnsi="Open Sans" w:cs="Open Sans"/>
          <w:color w:val="3F3F3F"/>
        </w:rPr>
        <w:t>ruc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ck</w:t>
      </w:r>
      <w:r>
        <w:rPr>
          <w:rFonts w:ascii="Open Sans" w:eastAsia="Open Sans" w:hAnsi="Open Sans" w:cs="Open Sans"/>
          <w:color w:val="3F3F3F"/>
          <w:spacing w:val="6"/>
        </w:rPr>
        <w:t xml:space="preserve"> </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w:t>
      </w:r>
    </w:p>
    <w:p w14:paraId="624AB826" w14:textId="77777777" w:rsidR="0074787C" w:rsidRDefault="0074787C">
      <w:pPr>
        <w:spacing w:before="2" w:after="0" w:line="130" w:lineRule="exact"/>
        <w:rPr>
          <w:sz w:val="13"/>
          <w:szCs w:val="13"/>
        </w:rPr>
      </w:pPr>
    </w:p>
    <w:p w14:paraId="6787643E" w14:textId="77777777" w:rsidR="0074787C" w:rsidRDefault="002D0355">
      <w:pPr>
        <w:spacing w:after="0" w:line="240" w:lineRule="auto"/>
        <w:ind w:left="115" w:right="-20"/>
        <w:rPr>
          <w:rFonts w:ascii="Times New Roman" w:eastAsia="Times New Roman" w:hAnsi="Times New Roman" w:cs="Times New Roman"/>
          <w:sz w:val="20"/>
          <w:szCs w:val="20"/>
        </w:rPr>
      </w:pPr>
      <w:r>
        <w:pict w14:anchorId="34C5A7B8">
          <v:shape id="_x0000_i1062" type="#_x0000_t75" style="width:374.25pt;height:28.5pt;mso-position-horizontal-relative:char;mso-position-vertical-relative:line">
            <v:imagedata r:id="rId57" o:title=""/>
          </v:shape>
        </w:pict>
      </w:r>
    </w:p>
    <w:p w14:paraId="501D8194" w14:textId="77777777" w:rsidR="0074787C" w:rsidRDefault="0074787C">
      <w:pPr>
        <w:spacing w:before="6" w:after="0" w:line="180" w:lineRule="exact"/>
        <w:rPr>
          <w:sz w:val="18"/>
          <w:szCs w:val="18"/>
        </w:rPr>
      </w:pPr>
    </w:p>
    <w:p w14:paraId="1700E98E" w14:textId="77777777" w:rsidR="0074787C" w:rsidRDefault="00656446">
      <w:pPr>
        <w:spacing w:after="0" w:line="240" w:lineRule="auto"/>
        <w:ind w:left="115" w:right="277"/>
        <w:rPr>
          <w:rFonts w:ascii="Open Sans" w:eastAsia="Open Sans" w:hAnsi="Open Sans" w:cs="Open Sans"/>
        </w:rPr>
      </w:pP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1</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rPr>
        <w:t>y</w:t>
      </w:r>
      <w:r>
        <w:rPr>
          <w:rFonts w:ascii="Open Sans" w:eastAsia="Open Sans" w:hAnsi="Open Sans" w:cs="Open Sans"/>
          <w:color w:val="3F3F3F"/>
          <w:spacing w:val="-9"/>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 xml:space="preserve">d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4"/>
        </w:rPr>
        <w:t>-</w:t>
      </w:r>
      <w:r>
        <w:rPr>
          <w:rFonts w:ascii="Open Sans" w:eastAsia="Open Sans" w:hAnsi="Open Sans" w:cs="Open Sans"/>
          <w:color w:val="3F3F3F"/>
          <w:spacing w:val="-2"/>
        </w:rPr>
        <w:t>a</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ut</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rPr>
        <w:t>A</w:t>
      </w:r>
      <w:r>
        <w:rPr>
          <w:rFonts w:ascii="Open Sans" w:eastAsia="Open Sans" w:hAnsi="Open Sans" w:cs="Open Sans"/>
          <w:color w:val="3F3F3F"/>
          <w:spacing w:val="-2"/>
        </w:rPr>
        <w:t xml:space="preserve"> </w:t>
      </w:r>
      <w:r>
        <w:rPr>
          <w:rFonts w:ascii="Open Sans" w:eastAsia="Open Sans" w:hAnsi="Open Sans" w:cs="Open Sans"/>
          <w:color w:val="3F3F3F"/>
          <w:spacing w:val="2"/>
        </w:rPr>
        <w:t>"</w:t>
      </w:r>
      <w:r>
        <w:rPr>
          <w:rFonts w:ascii="Open Sans" w:eastAsia="Open Sans" w:hAnsi="Open Sans" w:cs="Open Sans"/>
          <w:color w:val="3F3F3F"/>
          <w:spacing w:val="-3"/>
        </w:rPr>
        <w:t>te</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6"/>
        </w:rPr>
        <w:t>y</w:t>
      </w:r>
      <w:r>
        <w:rPr>
          <w:rFonts w:ascii="Open Sans" w:eastAsia="Open Sans" w:hAnsi="Open Sans" w:cs="Open Sans"/>
          <w:color w:val="3F3F3F"/>
        </w:rPr>
        <w:t xml:space="preserve">" </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(v</w:t>
      </w:r>
      <w:r>
        <w:rPr>
          <w:rFonts w:ascii="Open Sans" w:eastAsia="Open Sans" w:hAnsi="Open Sans" w:cs="Open Sans"/>
          <w:color w:val="3F3F3F"/>
          <w:spacing w:val="6"/>
        </w:rPr>
        <w:t>_</w:t>
      </w:r>
      <w:r>
        <w:rPr>
          <w:rFonts w:ascii="Open Sans" w:eastAsia="Open Sans" w:hAnsi="Open Sans" w:cs="Open Sans"/>
          <w:color w:val="3F3F3F"/>
          <w:spacing w:val="-6"/>
        </w:rPr>
        <w:t>88</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p>
    <w:p w14:paraId="190C9773" w14:textId="77777777" w:rsidR="0074787C" w:rsidRDefault="0074787C">
      <w:pPr>
        <w:spacing w:before="12" w:after="0" w:line="260" w:lineRule="exact"/>
        <w:rPr>
          <w:sz w:val="26"/>
          <w:szCs w:val="26"/>
        </w:rPr>
      </w:pPr>
    </w:p>
    <w:p w14:paraId="131AC65C"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R</w:t>
      </w:r>
      <w:r>
        <w:rPr>
          <w:rFonts w:ascii="Arial" w:eastAsia="Arial" w:hAnsi="Arial" w:cs="Arial"/>
          <w:b/>
          <w:bCs/>
          <w:i/>
          <w:color w:val="004CDD"/>
          <w:spacing w:val="-2"/>
          <w:sz w:val="30"/>
          <w:szCs w:val="30"/>
        </w:rPr>
        <w:t>es</w:t>
      </w:r>
      <w:r>
        <w:rPr>
          <w:rFonts w:ascii="Arial" w:eastAsia="Arial" w:hAnsi="Arial" w:cs="Arial"/>
          <w:b/>
          <w:bCs/>
          <w:i/>
          <w:color w:val="004CDD"/>
          <w:spacing w:val="5"/>
          <w:sz w:val="30"/>
          <w:szCs w:val="30"/>
        </w:rPr>
        <w:t>t</w:t>
      </w:r>
      <w:r>
        <w:rPr>
          <w:rFonts w:ascii="Arial" w:eastAsia="Arial" w:hAnsi="Arial" w:cs="Arial"/>
          <w:b/>
          <w:bCs/>
          <w:i/>
          <w:color w:val="004CDD"/>
          <w:spacing w:val="-3"/>
          <w:sz w:val="30"/>
          <w:szCs w:val="30"/>
        </w:rPr>
        <w:t>o</w:t>
      </w:r>
      <w:r>
        <w:rPr>
          <w:rFonts w:ascii="Arial" w:eastAsia="Arial" w:hAnsi="Arial" w:cs="Arial"/>
          <w:b/>
          <w:bCs/>
          <w:i/>
          <w:color w:val="004CDD"/>
          <w:spacing w:val="3"/>
          <w:sz w:val="30"/>
          <w:szCs w:val="30"/>
        </w:rPr>
        <w:t>r</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t</w:t>
      </w:r>
      <w:r>
        <w:rPr>
          <w:rFonts w:ascii="Arial" w:eastAsia="Arial" w:hAnsi="Arial" w:cs="Arial"/>
          <w:b/>
          <w:bCs/>
          <w:i/>
          <w:color w:val="004CDD"/>
          <w:spacing w:val="3"/>
          <w:sz w:val="30"/>
          <w:szCs w:val="30"/>
        </w:rPr>
        <w:t>r</w:t>
      </w:r>
      <w:r>
        <w:rPr>
          <w:rFonts w:ascii="Arial" w:eastAsia="Arial" w:hAnsi="Arial" w:cs="Arial"/>
          <w:b/>
          <w:bCs/>
          <w:i/>
          <w:color w:val="004CDD"/>
          <w:spacing w:val="7"/>
          <w:sz w:val="30"/>
          <w:szCs w:val="30"/>
        </w:rPr>
        <w:t>i</w:t>
      </w:r>
      <w:r>
        <w:rPr>
          <w:rFonts w:ascii="Arial" w:eastAsia="Arial" w:hAnsi="Arial" w:cs="Arial"/>
          <w:b/>
          <w:bCs/>
          <w:i/>
          <w:color w:val="004CDD"/>
          <w:sz w:val="30"/>
          <w:szCs w:val="30"/>
        </w:rPr>
        <w:t>p</w:t>
      </w:r>
      <w:r>
        <w:rPr>
          <w:rFonts w:ascii="Arial" w:eastAsia="Arial" w:hAnsi="Arial" w:cs="Arial"/>
          <w:b/>
          <w:bCs/>
          <w:i/>
          <w:color w:val="004CDD"/>
          <w:spacing w:val="1"/>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z w:val="30"/>
          <w:szCs w:val="30"/>
        </w:rPr>
        <w:t>o</w:t>
      </w:r>
      <w:r>
        <w:rPr>
          <w:rFonts w:ascii="Arial" w:eastAsia="Arial" w:hAnsi="Arial" w:cs="Arial"/>
          <w:b/>
          <w:bCs/>
          <w:i/>
          <w:color w:val="004CDD"/>
          <w:spacing w:val="2"/>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pacing w:val="-3"/>
          <w:sz w:val="30"/>
          <w:szCs w:val="30"/>
        </w:rPr>
        <w:t>h</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d</w:t>
      </w:r>
      <w:r>
        <w:rPr>
          <w:rFonts w:ascii="Arial" w:eastAsia="Arial" w:hAnsi="Arial" w:cs="Arial"/>
          <w:b/>
          <w:bCs/>
          <w:i/>
          <w:color w:val="004CDD"/>
          <w:spacing w:val="7"/>
          <w:sz w:val="30"/>
          <w:szCs w:val="30"/>
        </w:rPr>
        <w:t>i</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3"/>
          <w:sz w:val="30"/>
          <w:szCs w:val="30"/>
        </w:rPr>
        <w:t xml:space="preserve"> </w:t>
      </w:r>
      <w:r>
        <w:rPr>
          <w:rFonts w:ascii="Arial" w:eastAsia="Arial" w:hAnsi="Arial" w:cs="Arial"/>
          <w:b/>
          <w:bCs/>
          <w:i/>
          <w:color w:val="004CDD"/>
          <w:spacing w:val="-2"/>
          <w:sz w:val="30"/>
          <w:szCs w:val="30"/>
        </w:rPr>
        <w:t>s</w:t>
      </w:r>
      <w:r>
        <w:rPr>
          <w:rFonts w:ascii="Arial" w:eastAsia="Arial" w:hAnsi="Arial" w:cs="Arial"/>
          <w:b/>
          <w:bCs/>
          <w:i/>
          <w:color w:val="004CDD"/>
          <w:spacing w:val="5"/>
          <w:sz w:val="30"/>
          <w:szCs w:val="30"/>
        </w:rPr>
        <w:t>t</w:t>
      </w:r>
      <w:r>
        <w:rPr>
          <w:rFonts w:ascii="Arial" w:eastAsia="Arial" w:hAnsi="Arial" w:cs="Arial"/>
          <w:b/>
          <w:bCs/>
          <w:i/>
          <w:color w:val="004CDD"/>
          <w:spacing w:val="-2"/>
          <w:sz w:val="30"/>
          <w:szCs w:val="30"/>
        </w:rPr>
        <w:t>ac</w:t>
      </w:r>
      <w:r>
        <w:rPr>
          <w:rFonts w:ascii="Arial" w:eastAsia="Arial" w:hAnsi="Arial" w:cs="Arial"/>
          <w:b/>
          <w:bCs/>
          <w:i/>
          <w:color w:val="004CDD"/>
          <w:sz w:val="30"/>
          <w:szCs w:val="30"/>
        </w:rPr>
        <w:t>k</w:t>
      </w:r>
    </w:p>
    <w:p w14:paraId="05387804" w14:textId="77777777" w:rsidR="0074787C" w:rsidRDefault="0074787C">
      <w:pPr>
        <w:spacing w:before="3" w:after="0" w:line="100" w:lineRule="exact"/>
        <w:rPr>
          <w:sz w:val="10"/>
          <w:szCs w:val="10"/>
        </w:rPr>
      </w:pPr>
    </w:p>
    <w:p w14:paraId="6260D498" w14:textId="77777777" w:rsidR="0074787C" w:rsidRDefault="00656446">
      <w:pPr>
        <w:spacing w:after="0" w:line="240" w:lineRule="auto"/>
        <w:ind w:left="115" w:right="456"/>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o</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us</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su</w:t>
      </w:r>
      <w:r>
        <w:rPr>
          <w:rFonts w:ascii="Open Sans" w:eastAsia="Open Sans" w:hAnsi="Open Sans" w:cs="Open Sans"/>
          <w:color w:val="3F3F3F"/>
          <w:spacing w:val="1"/>
        </w:rPr>
        <w:t>ff</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n 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rg</w:t>
      </w:r>
      <w:r>
        <w:rPr>
          <w:rFonts w:ascii="Open Sans" w:eastAsia="Open Sans" w:hAnsi="Open Sans" w:cs="Open Sans"/>
          <w:color w:val="3F3F3F"/>
          <w:spacing w:val="-3"/>
        </w:rPr>
        <w:t>e</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rPr>
        <w:t>s:</w:t>
      </w:r>
    </w:p>
    <w:p w14:paraId="37C8AC54" w14:textId="77777777" w:rsidR="0074787C" w:rsidRDefault="0074787C">
      <w:pPr>
        <w:spacing w:after="0"/>
        <w:sectPr w:rsidR="0074787C">
          <w:footerReference w:type="default" r:id="rId58"/>
          <w:pgSz w:w="11920" w:h="16840"/>
          <w:pgMar w:top="1560" w:right="1380" w:bottom="280" w:left="1280" w:header="0" w:footer="0" w:gutter="0"/>
          <w:cols w:space="720"/>
        </w:sectPr>
      </w:pPr>
    </w:p>
    <w:p w14:paraId="2887D594" w14:textId="77777777" w:rsidR="0074787C" w:rsidRDefault="0074787C">
      <w:pPr>
        <w:spacing w:before="7" w:after="0" w:line="170" w:lineRule="exact"/>
        <w:rPr>
          <w:sz w:val="17"/>
          <w:szCs w:val="17"/>
        </w:rPr>
      </w:pPr>
    </w:p>
    <w:p w14:paraId="7E19580B" w14:textId="77777777" w:rsidR="0074787C" w:rsidRDefault="002D0355">
      <w:pPr>
        <w:spacing w:after="0" w:line="240" w:lineRule="auto"/>
        <w:ind w:left="115" w:right="-20"/>
        <w:rPr>
          <w:rFonts w:ascii="Times New Roman" w:eastAsia="Times New Roman" w:hAnsi="Times New Roman" w:cs="Times New Roman"/>
          <w:sz w:val="20"/>
          <w:szCs w:val="20"/>
        </w:rPr>
      </w:pPr>
      <w:r>
        <w:pict w14:anchorId="1DC00EFE">
          <v:shape id="_x0000_i1063" type="#_x0000_t75" style="width:132.75pt;height:285pt;mso-position-horizontal-relative:char;mso-position-vertical-relative:line">
            <v:imagedata r:id="rId59" o:title=""/>
          </v:shape>
        </w:pict>
      </w:r>
    </w:p>
    <w:p w14:paraId="2D539090" w14:textId="77777777" w:rsidR="0074787C" w:rsidRDefault="0074787C">
      <w:pPr>
        <w:spacing w:before="2" w:after="0" w:line="150" w:lineRule="exact"/>
        <w:rPr>
          <w:sz w:val="15"/>
          <w:szCs w:val="15"/>
        </w:rPr>
      </w:pPr>
    </w:p>
    <w:p w14:paraId="79DDB3CF"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4"/>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3"/>
          <w:position w:val="1"/>
        </w:rPr>
        <w:t xml:space="preserve"> </w:t>
      </w:r>
      <w:r>
        <w:rPr>
          <w:rFonts w:ascii="Open Sans" w:eastAsia="Open Sans" w:hAnsi="Open Sans" w:cs="Open Sans"/>
          <w:b/>
          <w:bCs/>
          <w:color w:val="3F3F3F"/>
          <w:spacing w:val="-2"/>
          <w:position w:val="1"/>
        </w:rPr>
        <w:t>A</w:t>
      </w:r>
      <w:r>
        <w:rPr>
          <w:rFonts w:ascii="Open Sans" w:eastAsia="Open Sans" w:hAnsi="Open Sans" w:cs="Open Sans"/>
          <w:b/>
          <w:bCs/>
          <w:color w:val="3F3F3F"/>
          <w:spacing w:val="-4"/>
          <w:position w:val="1"/>
        </w:rPr>
        <w:t>ss</w:t>
      </w:r>
      <w:r>
        <w:rPr>
          <w:rFonts w:ascii="Open Sans" w:eastAsia="Open Sans" w:hAnsi="Open Sans" w:cs="Open Sans"/>
          <w:b/>
          <w:bCs/>
          <w:color w:val="3F3F3F"/>
          <w:spacing w:val="-7"/>
          <w:position w:val="1"/>
        </w:rPr>
        <w:t>i</w:t>
      </w:r>
      <w:r>
        <w:rPr>
          <w:rFonts w:ascii="Open Sans" w:eastAsia="Open Sans" w:hAnsi="Open Sans" w:cs="Open Sans"/>
          <w:b/>
          <w:bCs/>
          <w:color w:val="3F3F3F"/>
          <w:spacing w:val="-4"/>
          <w:position w:val="1"/>
        </w:rPr>
        <w:t>g</w:t>
      </w:r>
      <w:r>
        <w:rPr>
          <w:rFonts w:ascii="Open Sans" w:eastAsia="Open Sans" w:hAnsi="Open Sans" w:cs="Open Sans"/>
          <w:b/>
          <w:bCs/>
          <w:color w:val="3F3F3F"/>
          <w:position w:val="1"/>
        </w:rPr>
        <w:t>n</w:t>
      </w:r>
      <w:r>
        <w:rPr>
          <w:rFonts w:ascii="Open Sans" w:eastAsia="Open Sans" w:hAnsi="Open Sans" w:cs="Open Sans"/>
          <w:b/>
          <w:bCs/>
          <w:color w:val="3F3F3F"/>
          <w:spacing w:val="5"/>
          <w:position w:val="1"/>
        </w:rPr>
        <w:t xml:space="preserve"> </w:t>
      </w:r>
      <w:r>
        <w:rPr>
          <w:rFonts w:ascii="Open Sans" w:eastAsia="Open Sans" w:hAnsi="Open Sans" w:cs="Open Sans"/>
          <w:b/>
          <w:bCs/>
          <w:color w:val="3F3F3F"/>
          <w:spacing w:val="7"/>
          <w:position w:val="1"/>
        </w:rPr>
        <w:t>V</w:t>
      </w:r>
      <w:r>
        <w:rPr>
          <w:rFonts w:ascii="Open Sans" w:eastAsia="Open Sans" w:hAnsi="Open Sans" w:cs="Open Sans"/>
          <w:b/>
          <w:bCs/>
          <w:color w:val="3F3F3F"/>
          <w:spacing w:val="5"/>
          <w:position w:val="1"/>
        </w:rPr>
        <w:t>eh</w:t>
      </w:r>
      <w:r>
        <w:rPr>
          <w:rFonts w:ascii="Open Sans" w:eastAsia="Open Sans" w:hAnsi="Open Sans" w:cs="Open Sans"/>
          <w:b/>
          <w:bCs/>
          <w:color w:val="3F3F3F"/>
          <w:spacing w:val="-7"/>
          <w:position w:val="1"/>
        </w:rPr>
        <w:t>i</w:t>
      </w:r>
      <w:r>
        <w:rPr>
          <w:rFonts w:ascii="Open Sans" w:eastAsia="Open Sans" w:hAnsi="Open Sans" w:cs="Open Sans"/>
          <w:b/>
          <w:bCs/>
          <w:color w:val="3F3F3F"/>
          <w:spacing w:val="7"/>
          <w:position w:val="1"/>
        </w:rPr>
        <w:t>c</w:t>
      </w:r>
      <w:r>
        <w:rPr>
          <w:rFonts w:ascii="Open Sans" w:eastAsia="Open Sans" w:hAnsi="Open Sans" w:cs="Open Sans"/>
          <w:b/>
          <w:bCs/>
          <w:color w:val="3F3F3F"/>
          <w:spacing w:val="-7"/>
          <w:position w:val="1"/>
        </w:rPr>
        <w:t>l</w:t>
      </w:r>
      <w:r>
        <w:rPr>
          <w:rFonts w:ascii="Open Sans" w:eastAsia="Open Sans" w:hAnsi="Open Sans" w:cs="Open Sans"/>
          <w:b/>
          <w:bCs/>
          <w:color w:val="3F3F3F"/>
          <w:spacing w:val="5"/>
          <w:position w:val="1"/>
        </w:rPr>
        <w:t>e</w:t>
      </w:r>
      <w:r>
        <w:rPr>
          <w:rFonts w:ascii="Open Sans" w:eastAsia="Open Sans" w:hAnsi="Open Sans" w:cs="Open Sans"/>
          <w:b/>
          <w:bCs/>
          <w:color w:val="3F3F3F"/>
          <w:position w:val="1"/>
        </w:rPr>
        <w:t>s</w:t>
      </w:r>
      <w:r>
        <w:rPr>
          <w:rFonts w:ascii="Open Sans" w:eastAsia="Open Sans" w:hAnsi="Open Sans" w:cs="Open Sans"/>
          <w:b/>
          <w:bCs/>
          <w:color w:val="3F3F3F"/>
          <w:spacing w:val="-6"/>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mmi</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6"/>
          <w:position w:val="1"/>
        </w:rPr>
        <w:t>y</w:t>
      </w:r>
      <w:r>
        <w:rPr>
          <w:rFonts w:ascii="Open Sans" w:eastAsia="Open Sans" w:hAnsi="Open Sans" w:cs="Open Sans"/>
          <w:color w:val="3F3F3F"/>
          <w:spacing w:val="2"/>
          <w:position w:val="1"/>
        </w:rPr>
        <w:t>o</w:t>
      </w:r>
      <w:r>
        <w:rPr>
          <w:rFonts w:ascii="Open Sans" w:eastAsia="Open Sans" w:hAnsi="Open Sans" w:cs="Open Sans"/>
          <w:color w:val="3F3F3F"/>
          <w:position w:val="1"/>
        </w:rPr>
        <w:t>ur</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position w:val="1"/>
        </w:rPr>
        <w:t>s.</w:t>
      </w:r>
    </w:p>
    <w:p w14:paraId="494801B0" w14:textId="77777777" w:rsidR="0074787C" w:rsidRDefault="0074787C">
      <w:pPr>
        <w:spacing w:before="13" w:after="0" w:line="260" w:lineRule="exact"/>
        <w:rPr>
          <w:sz w:val="26"/>
          <w:szCs w:val="26"/>
        </w:rPr>
      </w:pPr>
    </w:p>
    <w:p w14:paraId="6A758F95" w14:textId="77777777" w:rsidR="0074787C" w:rsidRDefault="00656446">
      <w:pPr>
        <w:spacing w:after="0" w:line="240" w:lineRule="auto"/>
        <w:ind w:left="115" w:right="-20"/>
        <w:rPr>
          <w:rFonts w:ascii="Open Sans" w:eastAsia="Open Sans" w:hAnsi="Open Sans" w:cs="Open Sans"/>
          <w:sz w:val="40"/>
          <w:szCs w:val="40"/>
        </w:rPr>
      </w:pPr>
      <w:r>
        <w:rPr>
          <w:rFonts w:ascii="Open Sans" w:eastAsia="Open Sans" w:hAnsi="Open Sans" w:cs="Open Sans"/>
          <w:b/>
          <w:bCs/>
          <w:color w:val="3B6191"/>
          <w:spacing w:val="-5"/>
          <w:sz w:val="40"/>
          <w:szCs w:val="40"/>
        </w:rPr>
        <w:t>V</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7"/>
          <w:sz w:val="40"/>
          <w:szCs w:val="40"/>
        </w:rPr>
        <w:t>h</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2"/>
          <w:sz w:val="40"/>
          <w:szCs w:val="40"/>
        </w:rPr>
        <w:t>l</w:t>
      </w:r>
      <w:r>
        <w:rPr>
          <w:rFonts w:ascii="Open Sans" w:eastAsia="Open Sans" w:hAnsi="Open Sans" w:cs="Open Sans"/>
          <w:b/>
          <w:bCs/>
          <w:color w:val="3B6191"/>
          <w:spacing w:val="4"/>
          <w:sz w:val="40"/>
          <w:szCs w:val="40"/>
        </w:rPr>
        <w:t>e</w:t>
      </w:r>
      <w:r>
        <w:rPr>
          <w:rFonts w:ascii="Open Sans" w:eastAsia="Open Sans" w:hAnsi="Open Sans" w:cs="Open Sans"/>
          <w:b/>
          <w:bCs/>
          <w:color w:val="3B6191"/>
          <w:sz w:val="40"/>
          <w:szCs w:val="40"/>
        </w:rPr>
        <w:t>s</w:t>
      </w:r>
      <w:r>
        <w:rPr>
          <w:rFonts w:ascii="Open Sans" w:eastAsia="Open Sans" w:hAnsi="Open Sans" w:cs="Open Sans"/>
          <w:b/>
          <w:bCs/>
          <w:color w:val="3B6191"/>
          <w:spacing w:val="5"/>
          <w:sz w:val="40"/>
          <w:szCs w:val="40"/>
        </w:rPr>
        <w:t xml:space="preserve"> </w:t>
      </w:r>
      <w:r>
        <w:rPr>
          <w:rFonts w:ascii="Open Sans" w:eastAsia="Open Sans" w:hAnsi="Open Sans" w:cs="Open Sans"/>
          <w:b/>
          <w:bCs/>
          <w:color w:val="3B6191"/>
          <w:spacing w:val="-5"/>
          <w:sz w:val="40"/>
          <w:szCs w:val="40"/>
        </w:rPr>
        <w:t>G</w:t>
      </w:r>
      <w:r>
        <w:rPr>
          <w:rFonts w:ascii="Open Sans" w:eastAsia="Open Sans" w:hAnsi="Open Sans" w:cs="Open Sans"/>
          <w:b/>
          <w:bCs/>
          <w:color w:val="3B6191"/>
          <w:spacing w:val="-2"/>
          <w:sz w:val="40"/>
          <w:szCs w:val="40"/>
        </w:rPr>
        <w:t>a</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z w:val="40"/>
          <w:szCs w:val="40"/>
        </w:rPr>
        <w:t>t</w:t>
      </w:r>
      <w:r>
        <w:rPr>
          <w:rFonts w:ascii="Open Sans" w:eastAsia="Open Sans" w:hAnsi="Open Sans" w:cs="Open Sans"/>
          <w:b/>
          <w:bCs/>
          <w:color w:val="3B6191"/>
          <w:spacing w:val="22"/>
          <w:sz w:val="40"/>
          <w:szCs w:val="40"/>
        </w:rPr>
        <w:t xml:space="preserve"> </w:t>
      </w:r>
      <w:r>
        <w:rPr>
          <w:rFonts w:ascii="Open Sans" w:eastAsia="Open Sans" w:hAnsi="Open Sans" w:cs="Open Sans"/>
          <w:b/>
          <w:bCs/>
          <w:color w:val="3B6191"/>
          <w:spacing w:val="3"/>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ra</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iv</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1"/>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p>
    <w:p w14:paraId="3B122E61" w14:textId="77777777" w:rsidR="0074787C" w:rsidRDefault="0074787C">
      <w:pPr>
        <w:spacing w:before="3" w:after="0" w:line="180" w:lineRule="exact"/>
        <w:rPr>
          <w:sz w:val="18"/>
          <w:szCs w:val="18"/>
        </w:rPr>
      </w:pPr>
    </w:p>
    <w:p w14:paraId="438A249E" w14:textId="4041DE49" w:rsidR="0074787C" w:rsidRDefault="00656446" w:rsidP="00DB5BAD">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3"/>
          <w:sz w:val="36"/>
          <w:szCs w:val="36"/>
        </w:rPr>
        <w:t>W</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t</w:t>
      </w:r>
      <w:r>
        <w:rPr>
          <w:rFonts w:ascii="Open Sans" w:eastAsia="Open Sans" w:hAnsi="Open Sans" w:cs="Open Sans"/>
          <w:b/>
          <w:bCs/>
          <w:color w:val="4E80BD"/>
          <w:spacing w:val="2"/>
          <w:sz w:val="36"/>
          <w:szCs w:val="36"/>
        </w:rPr>
        <w:t xml:space="preserve"> </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n</w:t>
      </w:r>
      <w:r>
        <w:rPr>
          <w:rFonts w:ascii="Open Sans" w:eastAsia="Open Sans" w:hAnsi="Open Sans" w:cs="Open Sans"/>
          <w:b/>
          <w:bCs/>
          <w:color w:val="4E80BD"/>
          <w:spacing w:val="15"/>
          <w:sz w:val="36"/>
          <w:szCs w:val="36"/>
        </w:rPr>
        <w:t xml:space="preserve"> </w:t>
      </w:r>
      <w:del w:id="249" w:author="Tal" w:date="2016-09-19T08:58:00Z">
        <w:r w:rsidDel="00DB5BAD">
          <w:rPr>
            <w:rFonts w:ascii="Open Sans" w:eastAsia="Open Sans" w:hAnsi="Open Sans" w:cs="Open Sans"/>
            <w:b/>
            <w:bCs/>
            <w:color w:val="4E80BD"/>
            <w:spacing w:val="-7"/>
            <w:sz w:val="36"/>
            <w:szCs w:val="36"/>
          </w:rPr>
          <w:delText>a</w:delText>
        </w:r>
        <w:r w:rsidDel="00DB5BAD">
          <w:rPr>
            <w:rFonts w:ascii="Open Sans" w:eastAsia="Open Sans" w:hAnsi="Open Sans" w:cs="Open Sans"/>
            <w:b/>
            <w:bCs/>
            <w:color w:val="4E80BD"/>
            <w:spacing w:val="3"/>
            <w:sz w:val="36"/>
            <w:szCs w:val="36"/>
          </w:rPr>
          <w:delText>n</w:delText>
        </w:r>
        <w:r w:rsidDel="00DB5BAD">
          <w:rPr>
            <w:rFonts w:ascii="Open Sans" w:eastAsia="Open Sans" w:hAnsi="Open Sans" w:cs="Open Sans"/>
            <w:b/>
            <w:bCs/>
            <w:color w:val="4E80BD"/>
            <w:sz w:val="36"/>
            <w:szCs w:val="36"/>
          </w:rPr>
          <w:delText>d</w:delText>
        </w:r>
        <w:r w:rsidDel="00DB5BAD">
          <w:rPr>
            <w:rFonts w:ascii="Open Sans" w:eastAsia="Open Sans" w:hAnsi="Open Sans" w:cs="Open Sans"/>
            <w:b/>
            <w:bCs/>
            <w:color w:val="4E80BD"/>
            <w:spacing w:val="7"/>
            <w:sz w:val="36"/>
            <w:szCs w:val="36"/>
          </w:rPr>
          <w:delText xml:space="preserve"> </w:delText>
        </w:r>
        <w:r w:rsidDel="00DB5BAD">
          <w:rPr>
            <w:rFonts w:ascii="Open Sans" w:eastAsia="Open Sans" w:hAnsi="Open Sans" w:cs="Open Sans"/>
            <w:b/>
            <w:bCs/>
            <w:color w:val="4E80BD"/>
            <w:spacing w:val="-5"/>
            <w:sz w:val="36"/>
            <w:szCs w:val="36"/>
          </w:rPr>
          <w:delText>c</w:delText>
        </w:r>
        <w:r w:rsidDel="00DB5BAD">
          <w:rPr>
            <w:rFonts w:ascii="Open Sans" w:eastAsia="Open Sans" w:hAnsi="Open Sans" w:cs="Open Sans"/>
            <w:b/>
            <w:bCs/>
            <w:color w:val="4E80BD"/>
            <w:spacing w:val="-7"/>
            <w:sz w:val="36"/>
            <w:szCs w:val="36"/>
          </w:rPr>
          <w:delText>a</w:delText>
        </w:r>
        <w:r w:rsidDel="00DB5BAD">
          <w:rPr>
            <w:rFonts w:ascii="Open Sans" w:eastAsia="Open Sans" w:hAnsi="Open Sans" w:cs="Open Sans"/>
            <w:b/>
            <w:bCs/>
            <w:color w:val="4E80BD"/>
            <w:spacing w:val="3"/>
            <w:sz w:val="36"/>
            <w:szCs w:val="36"/>
          </w:rPr>
          <w:delText>nn</w:delText>
        </w:r>
        <w:r w:rsidDel="00DB5BAD">
          <w:rPr>
            <w:rFonts w:ascii="Open Sans" w:eastAsia="Open Sans" w:hAnsi="Open Sans" w:cs="Open Sans"/>
            <w:b/>
            <w:bCs/>
            <w:color w:val="4E80BD"/>
            <w:spacing w:val="2"/>
            <w:sz w:val="36"/>
            <w:szCs w:val="36"/>
          </w:rPr>
          <w:delText>o</w:delText>
        </w:r>
        <w:r w:rsidDel="00DB5BAD">
          <w:rPr>
            <w:rFonts w:ascii="Open Sans" w:eastAsia="Open Sans" w:hAnsi="Open Sans" w:cs="Open Sans"/>
            <w:b/>
            <w:bCs/>
            <w:color w:val="4E80BD"/>
            <w:sz w:val="36"/>
            <w:szCs w:val="36"/>
          </w:rPr>
          <w:delText>t</w:delText>
        </w:r>
        <w:r w:rsidDel="00DB5BAD">
          <w:rPr>
            <w:rFonts w:ascii="Open Sans" w:eastAsia="Open Sans" w:hAnsi="Open Sans" w:cs="Open Sans"/>
            <w:b/>
            <w:bCs/>
            <w:color w:val="4E80BD"/>
            <w:spacing w:val="5"/>
            <w:sz w:val="36"/>
            <w:szCs w:val="36"/>
          </w:rPr>
          <w:delText xml:space="preserve"> </w:delText>
        </w:r>
      </w:del>
      <w:r>
        <w:rPr>
          <w:rFonts w:ascii="Open Sans" w:eastAsia="Open Sans" w:hAnsi="Open Sans" w:cs="Open Sans"/>
          <w:b/>
          <w:bCs/>
          <w:color w:val="4E80BD"/>
          <w:spacing w:val="-3"/>
          <w:sz w:val="36"/>
          <w:szCs w:val="36"/>
        </w:rPr>
        <w:t>b</w:t>
      </w:r>
      <w:r>
        <w:rPr>
          <w:rFonts w:ascii="Open Sans" w:eastAsia="Open Sans" w:hAnsi="Open Sans" w:cs="Open Sans"/>
          <w:b/>
          <w:bCs/>
          <w:color w:val="4E80BD"/>
          <w:sz w:val="36"/>
          <w:szCs w:val="36"/>
        </w:rPr>
        <w:t>e</w:t>
      </w:r>
      <w:r>
        <w:rPr>
          <w:rFonts w:ascii="Open Sans" w:eastAsia="Open Sans" w:hAnsi="Open Sans" w:cs="Open Sans"/>
          <w:b/>
          <w:bCs/>
          <w:color w:val="4E80BD"/>
          <w:spacing w:val="5"/>
          <w:sz w:val="36"/>
          <w:szCs w:val="36"/>
        </w:rPr>
        <w:t xml:space="preserve"> </w:t>
      </w:r>
      <w:proofErr w:type="gramStart"/>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d</w:t>
      </w:r>
      <w:proofErr w:type="gramEnd"/>
    </w:p>
    <w:p w14:paraId="25AB9206" w14:textId="77777777" w:rsidR="0074787C" w:rsidRDefault="002D0355">
      <w:pPr>
        <w:spacing w:before="84" w:after="0" w:line="240" w:lineRule="auto"/>
        <w:ind w:left="415" w:right="-20"/>
        <w:rPr>
          <w:ins w:id="250" w:author="Tal" w:date="2016-09-19T08:58:00Z"/>
          <w:rFonts w:ascii="Open Sans" w:eastAsia="Open Sans" w:hAnsi="Open Sans" w:cs="Open Sans"/>
        </w:rPr>
      </w:pPr>
      <w:r>
        <w:pict w14:anchorId="6C0BF53F">
          <v:shape id="_x0000_s1088" type="#_x0000_t75" style="position:absolute;left:0;text-align:left;margin-left:72.75pt;margin-top:10.05pt;width:4.5pt;height:4.5pt;z-index:-1273;mso-position-horizontal-relative:page">
            <v:imagedata r:id="rId14" o:title=""/>
            <w10:wrap anchorx="page"/>
          </v:shape>
        </w:pict>
      </w:r>
      <w:r w:rsidR="00656446">
        <w:rPr>
          <w:rFonts w:ascii="Open Sans" w:eastAsia="Open Sans" w:hAnsi="Open Sans" w:cs="Open Sans"/>
          <w:spacing w:val="-2"/>
        </w:rPr>
        <w:t>T</w:t>
      </w:r>
      <w:r w:rsidR="00656446">
        <w:rPr>
          <w:rFonts w:ascii="Open Sans" w:eastAsia="Open Sans" w:hAnsi="Open Sans" w:cs="Open Sans"/>
        </w:rPr>
        <w:t>r</w:t>
      </w:r>
      <w:r w:rsidR="00656446">
        <w:rPr>
          <w:rFonts w:ascii="Open Sans" w:eastAsia="Open Sans" w:hAnsi="Open Sans" w:cs="Open Sans"/>
          <w:spacing w:val="5"/>
        </w:rPr>
        <w:t>i</w:t>
      </w:r>
      <w:r w:rsidR="00656446">
        <w:rPr>
          <w:rFonts w:ascii="Open Sans" w:eastAsia="Open Sans" w:hAnsi="Open Sans" w:cs="Open Sans"/>
        </w:rPr>
        <w:t>ps</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a</w:t>
      </w:r>
      <w:r w:rsidR="00656446">
        <w:rPr>
          <w:rFonts w:ascii="Open Sans" w:eastAsia="Open Sans" w:hAnsi="Open Sans" w:cs="Open Sans"/>
        </w:rPr>
        <w:t>n</w:t>
      </w:r>
      <w:r w:rsidR="00656446">
        <w:rPr>
          <w:rFonts w:ascii="Open Sans" w:eastAsia="Open Sans" w:hAnsi="Open Sans" w:cs="Open Sans"/>
          <w:spacing w:val="2"/>
        </w:rPr>
        <w:t xml:space="preserve"> </w:t>
      </w:r>
      <w:r w:rsidR="00656446">
        <w:rPr>
          <w:rFonts w:ascii="Open Sans" w:eastAsia="Open Sans" w:hAnsi="Open Sans" w:cs="Open Sans"/>
        </w:rPr>
        <w:t>h</w:t>
      </w:r>
      <w:r w:rsidR="00656446">
        <w:rPr>
          <w:rFonts w:ascii="Open Sans" w:eastAsia="Open Sans" w:hAnsi="Open Sans" w:cs="Open Sans"/>
          <w:spacing w:val="-2"/>
        </w:rPr>
        <w:t>a</w:t>
      </w:r>
      <w:r w:rsidR="00656446">
        <w:rPr>
          <w:rFonts w:ascii="Open Sans" w:eastAsia="Open Sans" w:hAnsi="Open Sans" w:cs="Open Sans"/>
          <w:spacing w:val="-5"/>
        </w:rPr>
        <w:t>v</w:t>
      </w:r>
      <w:r w:rsidR="00656446">
        <w:rPr>
          <w:rFonts w:ascii="Open Sans" w:eastAsia="Open Sans" w:hAnsi="Open Sans" w:cs="Open Sans"/>
        </w:rPr>
        <w:t>e</w:t>
      </w:r>
      <w:r w:rsidR="00656446">
        <w:rPr>
          <w:rFonts w:ascii="Open Sans" w:eastAsia="Open Sans" w:hAnsi="Open Sans" w:cs="Open Sans"/>
          <w:spacing w:val="-3"/>
        </w:rPr>
        <w:t xml:space="preserve"> t</w:t>
      </w:r>
      <w:r w:rsidR="00656446">
        <w:rPr>
          <w:rFonts w:ascii="Open Sans" w:eastAsia="Open Sans" w:hAnsi="Open Sans" w:cs="Open Sans"/>
        </w:rPr>
        <w:t>h</w:t>
      </w:r>
      <w:r w:rsidR="00656446">
        <w:rPr>
          <w:rFonts w:ascii="Open Sans" w:eastAsia="Open Sans" w:hAnsi="Open Sans" w:cs="Open Sans"/>
          <w:spacing w:val="-3"/>
        </w:rPr>
        <w:t>e</w:t>
      </w:r>
      <w:r w:rsidR="00656446">
        <w:rPr>
          <w:rFonts w:ascii="Open Sans" w:eastAsia="Open Sans" w:hAnsi="Open Sans" w:cs="Open Sans"/>
          <w:spacing w:val="5"/>
        </w:rPr>
        <w:t>i</w:t>
      </w:r>
      <w:r w:rsidR="00656446">
        <w:rPr>
          <w:rFonts w:ascii="Open Sans" w:eastAsia="Open Sans" w:hAnsi="Open Sans" w:cs="Open Sans"/>
        </w:rPr>
        <w:t>r</w:t>
      </w:r>
      <w:r w:rsidR="00656446">
        <w:rPr>
          <w:rFonts w:ascii="Open Sans" w:eastAsia="Open Sans" w:hAnsi="Open Sans" w:cs="Open Sans"/>
          <w:spacing w:val="1"/>
        </w:rPr>
        <w:t xml:space="preserve"> </w:t>
      </w:r>
      <w:r w:rsidR="00656446">
        <w:rPr>
          <w:rFonts w:ascii="Open Sans" w:eastAsia="Open Sans" w:hAnsi="Open Sans" w:cs="Open Sans"/>
        </w:rPr>
        <w:t>s</w:t>
      </w:r>
      <w:r w:rsidR="00656446">
        <w:rPr>
          <w:rFonts w:ascii="Open Sans" w:eastAsia="Open Sans" w:hAnsi="Open Sans" w:cs="Open Sans"/>
          <w:spacing w:val="-3"/>
        </w:rPr>
        <w:t>t</w:t>
      </w:r>
      <w:r w:rsidR="00656446">
        <w:rPr>
          <w:rFonts w:ascii="Open Sans" w:eastAsia="Open Sans" w:hAnsi="Open Sans" w:cs="Open Sans"/>
          <w:spacing w:val="-2"/>
        </w:rPr>
        <w:t>a</w:t>
      </w:r>
      <w:r w:rsidR="00656446">
        <w:rPr>
          <w:rFonts w:ascii="Open Sans" w:eastAsia="Open Sans" w:hAnsi="Open Sans" w:cs="Open Sans"/>
        </w:rPr>
        <w:t>r</w:t>
      </w:r>
      <w:r w:rsidR="00656446">
        <w:rPr>
          <w:rFonts w:ascii="Open Sans" w:eastAsia="Open Sans" w:hAnsi="Open Sans" w:cs="Open Sans"/>
          <w:spacing w:val="-3"/>
        </w:rPr>
        <w:t>t</w:t>
      </w:r>
      <w:r w:rsidR="00656446">
        <w:rPr>
          <w:rFonts w:ascii="Open Sans" w:eastAsia="Open Sans" w:hAnsi="Open Sans" w:cs="Open Sans"/>
          <w:spacing w:val="-6"/>
        </w:rPr>
        <w:t>/</w:t>
      </w:r>
      <w:r w:rsidR="00656446">
        <w:rPr>
          <w:rFonts w:ascii="Open Sans" w:eastAsia="Open Sans" w:hAnsi="Open Sans" w:cs="Open Sans"/>
          <w:spacing w:val="-3"/>
        </w:rPr>
        <w:t>e</w:t>
      </w:r>
      <w:r w:rsidR="00656446">
        <w:rPr>
          <w:rFonts w:ascii="Open Sans" w:eastAsia="Open Sans" w:hAnsi="Open Sans" w:cs="Open Sans"/>
        </w:rPr>
        <w:t xml:space="preserve">nd </w:t>
      </w:r>
      <w:r w:rsidR="00656446">
        <w:rPr>
          <w:rFonts w:ascii="Open Sans" w:eastAsia="Open Sans" w:hAnsi="Open Sans" w:cs="Open Sans"/>
          <w:spacing w:val="-3"/>
        </w:rPr>
        <w:t>t</w:t>
      </w:r>
      <w:r w:rsidR="00656446">
        <w:rPr>
          <w:rFonts w:ascii="Open Sans" w:eastAsia="Open Sans" w:hAnsi="Open Sans" w:cs="Open Sans"/>
          <w:spacing w:val="5"/>
        </w:rPr>
        <w:t>im</w:t>
      </w:r>
      <w:r w:rsidR="00656446">
        <w:rPr>
          <w:rFonts w:ascii="Open Sans" w:eastAsia="Open Sans" w:hAnsi="Open Sans" w:cs="Open Sans"/>
          <w:spacing w:val="-3"/>
        </w:rPr>
        <w:t>e</w:t>
      </w:r>
      <w:r w:rsidR="00656446">
        <w:rPr>
          <w:rFonts w:ascii="Open Sans" w:eastAsia="Open Sans" w:hAnsi="Open Sans" w:cs="Open Sans"/>
        </w:rPr>
        <w:t>s</w:t>
      </w:r>
      <w:r w:rsidR="00656446">
        <w:rPr>
          <w:rFonts w:ascii="Open Sans" w:eastAsia="Open Sans" w:hAnsi="Open Sans" w:cs="Open Sans"/>
          <w:spacing w:val="2"/>
        </w:rPr>
        <w:t xml:space="preserve"> </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3"/>
        </w:rPr>
        <w:t>te</w:t>
      </w:r>
      <w:r w:rsidR="00656446">
        <w:rPr>
          <w:rFonts w:ascii="Open Sans" w:eastAsia="Open Sans" w:hAnsi="Open Sans" w:cs="Open Sans"/>
        </w:rPr>
        <w:t xml:space="preserve">d </w:t>
      </w:r>
      <w:r w:rsidR="00656446">
        <w:rPr>
          <w:rFonts w:ascii="Open Sans" w:eastAsia="Open Sans" w:hAnsi="Open Sans" w:cs="Open Sans"/>
          <w:spacing w:val="2"/>
        </w:rPr>
        <w:t>o</w:t>
      </w:r>
      <w:r w:rsidR="00656446">
        <w:rPr>
          <w:rFonts w:ascii="Open Sans" w:eastAsia="Open Sans" w:hAnsi="Open Sans" w:cs="Open Sans"/>
        </w:rPr>
        <w:t>r</w:t>
      </w:r>
      <w:r w:rsidR="00656446">
        <w:rPr>
          <w:rFonts w:ascii="Open Sans" w:eastAsia="Open Sans" w:hAnsi="Open Sans" w:cs="Open Sans"/>
          <w:spacing w:val="3"/>
        </w:rPr>
        <w:t xml:space="preserve"> </w:t>
      </w:r>
      <w:r w:rsidR="00656446">
        <w:rPr>
          <w:rFonts w:ascii="Open Sans" w:eastAsia="Open Sans" w:hAnsi="Open Sans" w:cs="Open Sans"/>
        </w:rPr>
        <w:t>be</w:t>
      </w:r>
      <w:r w:rsidR="00656446">
        <w:rPr>
          <w:rFonts w:ascii="Open Sans" w:eastAsia="Open Sans" w:hAnsi="Open Sans" w:cs="Open Sans"/>
          <w:spacing w:val="-2"/>
        </w:rPr>
        <w:t xml:space="preserve"> </w:t>
      </w:r>
      <w:r w:rsidR="00656446">
        <w:rPr>
          <w:rFonts w:ascii="Open Sans" w:eastAsia="Open Sans" w:hAnsi="Open Sans" w:cs="Open Sans"/>
        </w:rPr>
        <w:t>r</w:t>
      </w:r>
      <w:r w:rsidR="00656446">
        <w:rPr>
          <w:rFonts w:ascii="Open Sans" w:eastAsia="Open Sans" w:hAnsi="Open Sans" w:cs="Open Sans"/>
          <w:spacing w:val="-3"/>
        </w:rPr>
        <w:t>e</w:t>
      </w:r>
      <w:r w:rsidR="00656446">
        <w:rPr>
          <w:rFonts w:ascii="Open Sans" w:eastAsia="Open Sans" w:hAnsi="Open Sans" w:cs="Open Sans"/>
          <w:spacing w:val="5"/>
        </w:rPr>
        <w:t>m</w:t>
      </w:r>
      <w:r w:rsidR="00656446">
        <w:rPr>
          <w:rFonts w:ascii="Open Sans" w:eastAsia="Open Sans" w:hAnsi="Open Sans" w:cs="Open Sans"/>
          <w:spacing w:val="2"/>
        </w:rPr>
        <w:t>o</w:t>
      </w:r>
      <w:r w:rsidR="00656446">
        <w:rPr>
          <w:rFonts w:ascii="Open Sans" w:eastAsia="Open Sans" w:hAnsi="Open Sans" w:cs="Open Sans"/>
          <w:spacing w:val="-5"/>
        </w:rPr>
        <w:t>v</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o</w:t>
      </w:r>
      <w:r w:rsidR="00656446">
        <w:rPr>
          <w:rFonts w:ascii="Open Sans" w:eastAsia="Open Sans" w:hAnsi="Open Sans" w:cs="Open Sans"/>
          <w:spacing w:val="5"/>
        </w:rPr>
        <w:t>m</w:t>
      </w:r>
      <w:r w:rsidR="00656446">
        <w:rPr>
          <w:rFonts w:ascii="Open Sans" w:eastAsia="Open Sans" w:hAnsi="Open Sans" w:cs="Open Sans"/>
        </w:rPr>
        <w:t>p</w:t>
      </w:r>
      <w:r w:rsidR="00656446">
        <w:rPr>
          <w:rFonts w:ascii="Open Sans" w:eastAsia="Open Sans" w:hAnsi="Open Sans" w:cs="Open Sans"/>
          <w:spacing w:val="5"/>
        </w:rPr>
        <w:t>l</w:t>
      </w:r>
      <w:r w:rsidR="00656446">
        <w:rPr>
          <w:rFonts w:ascii="Open Sans" w:eastAsia="Open Sans" w:hAnsi="Open Sans" w:cs="Open Sans"/>
          <w:spacing w:val="-3"/>
        </w:rPr>
        <w:t>ete</w:t>
      </w:r>
      <w:r w:rsidR="00656446">
        <w:rPr>
          <w:rFonts w:ascii="Open Sans" w:eastAsia="Open Sans" w:hAnsi="Open Sans" w:cs="Open Sans"/>
          <w:spacing w:val="5"/>
        </w:rPr>
        <w:t>l</w:t>
      </w:r>
      <w:r w:rsidR="00656446">
        <w:rPr>
          <w:rFonts w:ascii="Open Sans" w:eastAsia="Open Sans" w:hAnsi="Open Sans" w:cs="Open Sans"/>
        </w:rPr>
        <w:t>y</w:t>
      </w:r>
    </w:p>
    <w:p w14:paraId="0753B289" w14:textId="1B20E5B0" w:rsidR="00DB5BAD" w:rsidDel="004F0D30" w:rsidRDefault="00DB5BAD">
      <w:pPr>
        <w:spacing w:before="84" w:after="0" w:line="240" w:lineRule="auto"/>
        <w:ind w:left="415" w:right="-20"/>
        <w:rPr>
          <w:del w:id="251" w:author="Tal" w:date="2016-09-19T09:21:00Z"/>
          <w:rFonts w:ascii="Open Sans" w:eastAsia="Open Sans" w:hAnsi="Open Sans" w:cs="Open Sans"/>
        </w:rPr>
      </w:pPr>
    </w:p>
    <w:p w14:paraId="420DB4BD" w14:textId="4DCE8867" w:rsidR="0074787C" w:rsidDel="00DB5BAD" w:rsidRDefault="002D0355">
      <w:pPr>
        <w:spacing w:before="75" w:after="0" w:line="240" w:lineRule="auto"/>
        <w:ind w:left="378" w:right="4698"/>
        <w:jc w:val="center"/>
        <w:rPr>
          <w:del w:id="252" w:author="Tal" w:date="2016-09-19T08:56:00Z"/>
          <w:rFonts w:ascii="Open Sans" w:eastAsia="Open Sans" w:hAnsi="Open Sans" w:cs="Open Sans"/>
        </w:rPr>
      </w:pPr>
      <w:del w:id="253" w:author="Tal" w:date="2016-09-19T08:56:00Z">
        <w:r w:rsidDel="00DB5BAD">
          <w:pict w14:anchorId="21CC5CF6">
            <v:shape id="_x0000_s1087" type="#_x0000_t75" style="position:absolute;left:0;text-align:left;margin-left:72.75pt;margin-top:9.6pt;width:4.5pt;height:4.5pt;z-index:-1272;mso-position-horizontal-relative:page">
              <v:imagedata r:id="rId14" o:title=""/>
              <w10:wrap anchorx="page"/>
            </v:shape>
          </w:pict>
        </w:r>
        <w:r w:rsidR="00656446" w:rsidDel="00DB5BAD">
          <w:rPr>
            <w:rFonts w:ascii="Open Sans" w:eastAsia="Open Sans" w:hAnsi="Open Sans" w:cs="Open Sans"/>
            <w:spacing w:val="5"/>
          </w:rPr>
          <w:delText>D</w:delText>
        </w:r>
        <w:r w:rsidR="00656446" w:rsidDel="00DB5BAD">
          <w:rPr>
            <w:rFonts w:ascii="Open Sans" w:eastAsia="Open Sans" w:hAnsi="Open Sans" w:cs="Open Sans"/>
            <w:spacing w:val="-3"/>
          </w:rPr>
          <w:delText>e</w:delText>
        </w:r>
        <w:r w:rsidR="00656446" w:rsidDel="00DB5BAD">
          <w:rPr>
            <w:rFonts w:ascii="Open Sans" w:eastAsia="Open Sans" w:hAnsi="Open Sans" w:cs="Open Sans"/>
            <w:spacing w:val="-2"/>
          </w:rPr>
          <w:delText>a</w:delText>
        </w:r>
        <w:r w:rsidR="00656446" w:rsidDel="00DB5BAD">
          <w:rPr>
            <w:rFonts w:ascii="Open Sans" w:eastAsia="Open Sans" w:hAnsi="Open Sans" w:cs="Open Sans"/>
          </w:rPr>
          <w:delText>dh</w:delText>
        </w:r>
        <w:r w:rsidR="00656446" w:rsidDel="00DB5BAD">
          <w:rPr>
            <w:rFonts w:ascii="Open Sans" w:eastAsia="Open Sans" w:hAnsi="Open Sans" w:cs="Open Sans"/>
            <w:spacing w:val="-3"/>
          </w:rPr>
          <w:delText>e</w:delText>
        </w:r>
        <w:r w:rsidR="00656446" w:rsidDel="00DB5BAD">
          <w:rPr>
            <w:rFonts w:ascii="Open Sans" w:eastAsia="Open Sans" w:hAnsi="Open Sans" w:cs="Open Sans"/>
            <w:spacing w:val="-2"/>
          </w:rPr>
          <w:delText>a</w:delText>
        </w:r>
        <w:r w:rsidR="00656446" w:rsidDel="00DB5BAD">
          <w:rPr>
            <w:rFonts w:ascii="Open Sans" w:eastAsia="Open Sans" w:hAnsi="Open Sans" w:cs="Open Sans"/>
          </w:rPr>
          <w:delText>ds</w:delText>
        </w:r>
        <w:r w:rsidR="00656446" w:rsidDel="00DB5BAD">
          <w:rPr>
            <w:rFonts w:ascii="Open Sans" w:eastAsia="Open Sans" w:hAnsi="Open Sans" w:cs="Open Sans"/>
            <w:spacing w:val="-1"/>
          </w:rPr>
          <w:delText xml:space="preserve"> </w:delText>
        </w:r>
        <w:r w:rsidR="00656446" w:rsidDel="00DB5BAD">
          <w:rPr>
            <w:rFonts w:ascii="Open Sans" w:eastAsia="Open Sans" w:hAnsi="Open Sans" w:cs="Open Sans"/>
          </w:rPr>
          <w:delText>c</w:delText>
        </w:r>
        <w:r w:rsidR="00656446" w:rsidDel="00DB5BAD">
          <w:rPr>
            <w:rFonts w:ascii="Open Sans" w:eastAsia="Open Sans" w:hAnsi="Open Sans" w:cs="Open Sans"/>
            <w:spacing w:val="-2"/>
          </w:rPr>
          <w:delText>a</w:delText>
        </w:r>
        <w:r w:rsidR="00656446" w:rsidDel="00DB5BAD">
          <w:rPr>
            <w:rFonts w:ascii="Open Sans" w:eastAsia="Open Sans" w:hAnsi="Open Sans" w:cs="Open Sans"/>
          </w:rPr>
          <w:delText>n</w:delText>
        </w:r>
        <w:r w:rsidR="00656446" w:rsidDel="00DB5BAD">
          <w:rPr>
            <w:rFonts w:ascii="Open Sans" w:eastAsia="Open Sans" w:hAnsi="Open Sans" w:cs="Open Sans"/>
            <w:spacing w:val="2"/>
          </w:rPr>
          <w:delText xml:space="preserve"> </w:delText>
        </w:r>
        <w:r w:rsidR="00656446" w:rsidDel="00DB5BAD">
          <w:rPr>
            <w:rFonts w:ascii="Open Sans" w:eastAsia="Open Sans" w:hAnsi="Open Sans" w:cs="Open Sans"/>
          </w:rPr>
          <w:delText>be</w:delText>
        </w:r>
        <w:r w:rsidR="00656446" w:rsidDel="00DB5BAD">
          <w:rPr>
            <w:rFonts w:ascii="Open Sans" w:eastAsia="Open Sans" w:hAnsi="Open Sans" w:cs="Open Sans"/>
            <w:spacing w:val="-2"/>
          </w:rPr>
          <w:delText xml:space="preserve"> </w:delText>
        </w:r>
        <w:r w:rsidR="00656446" w:rsidDel="00DB5BAD">
          <w:rPr>
            <w:rFonts w:ascii="Open Sans" w:eastAsia="Open Sans" w:hAnsi="Open Sans" w:cs="Open Sans"/>
          </w:rPr>
          <w:delText>r</w:delText>
        </w:r>
        <w:r w:rsidR="00656446" w:rsidDel="00DB5BAD">
          <w:rPr>
            <w:rFonts w:ascii="Open Sans" w:eastAsia="Open Sans" w:hAnsi="Open Sans" w:cs="Open Sans"/>
            <w:spacing w:val="-3"/>
          </w:rPr>
          <w:delText>e</w:delText>
        </w:r>
        <w:r w:rsidR="00656446" w:rsidDel="00DB5BAD">
          <w:rPr>
            <w:rFonts w:ascii="Open Sans" w:eastAsia="Open Sans" w:hAnsi="Open Sans" w:cs="Open Sans"/>
            <w:spacing w:val="5"/>
          </w:rPr>
          <w:delText>m</w:delText>
        </w:r>
        <w:r w:rsidR="00656446" w:rsidDel="00DB5BAD">
          <w:rPr>
            <w:rFonts w:ascii="Open Sans" w:eastAsia="Open Sans" w:hAnsi="Open Sans" w:cs="Open Sans"/>
            <w:spacing w:val="2"/>
          </w:rPr>
          <w:delText>o</w:delText>
        </w:r>
        <w:r w:rsidR="00656446" w:rsidDel="00DB5BAD">
          <w:rPr>
            <w:rFonts w:ascii="Open Sans" w:eastAsia="Open Sans" w:hAnsi="Open Sans" w:cs="Open Sans"/>
            <w:spacing w:val="-5"/>
          </w:rPr>
          <w:delText>v</w:delText>
        </w:r>
        <w:r w:rsidR="00656446" w:rsidDel="00DB5BAD">
          <w:rPr>
            <w:rFonts w:ascii="Open Sans" w:eastAsia="Open Sans" w:hAnsi="Open Sans" w:cs="Open Sans"/>
            <w:spacing w:val="-3"/>
          </w:rPr>
          <w:delText>e</w:delText>
        </w:r>
        <w:r w:rsidR="00656446" w:rsidDel="00DB5BAD">
          <w:rPr>
            <w:rFonts w:ascii="Open Sans" w:eastAsia="Open Sans" w:hAnsi="Open Sans" w:cs="Open Sans"/>
          </w:rPr>
          <w:delText>d</w:delText>
        </w:r>
        <w:r w:rsidR="00656446" w:rsidDel="00DB5BAD">
          <w:rPr>
            <w:rFonts w:ascii="Open Sans" w:eastAsia="Open Sans" w:hAnsi="Open Sans" w:cs="Open Sans"/>
            <w:spacing w:val="1"/>
          </w:rPr>
          <w:delText xml:space="preserve"> </w:delText>
        </w:r>
        <w:r w:rsidR="00656446" w:rsidDel="00DB5BAD">
          <w:rPr>
            <w:rFonts w:ascii="Open Sans" w:eastAsia="Open Sans" w:hAnsi="Open Sans" w:cs="Open Sans"/>
          </w:rPr>
          <w:delText>c</w:delText>
        </w:r>
        <w:r w:rsidR="00656446" w:rsidDel="00DB5BAD">
          <w:rPr>
            <w:rFonts w:ascii="Open Sans" w:eastAsia="Open Sans" w:hAnsi="Open Sans" w:cs="Open Sans"/>
            <w:spacing w:val="2"/>
          </w:rPr>
          <w:delText>o</w:delText>
        </w:r>
        <w:r w:rsidR="00656446" w:rsidDel="00DB5BAD">
          <w:rPr>
            <w:rFonts w:ascii="Open Sans" w:eastAsia="Open Sans" w:hAnsi="Open Sans" w:cs="Open Sans"/>
            <w:spacing w:val="5"/>
          </w:rPr>
          <w:delText>m</w:delText>
        </w:r>
        <w:r w:rsidR="00656446" w:rsidDel="00DB5BAD">
          <w:rPr>
            <w:rFonts w:ascii="Open Sans" w:eastAsia="Open Sans" w:hAnsi="Open Sans" w:cs="Open Sans"/>
            <w:w w:val="99"/>
          </w:rPr>
          <w:delText>p</w:delText>
        </w:r>
        <w:r w:rsidR="00656446" w:rsidDel="00DB5BAD">
          <w:rPr>
            <w:rFonts w:ascii="Open Sans" w:eastAsia="Open Sans" w:hAnsi="Open Sans" w:cs="Open Sans"/>
            <w:spacing w:val="5"/>
            <w:w w:val="99"/>
          </w:rPr>
          <w:delText>l</w:delText>
        </w:r>
        <w:r w:rsidR="00656446" w:rsidDel="00DB5BAD">
          <w:rPr>
            <w:rFonts w:ascii="Open Sans" w:eastAsia="Open Sans" w:hAnsi="Open Sans" w:cs="Open Sans"/>
            <w:spacing w:val="-3"/>
          </w:rPr>
          <w:delText>ete</w:delText>
        </w:r>
        <w:r w:rsidR="00656446" w:rsidDel="00DB5BAD">
          <w:rPr>
            <w:rFonts w:ascii="Open Sans" w:eastAsia="Open Sans" w:hAnsi="Open Sans" w:cs="Open Sans"/>
            <w:spacing w:val="5"/>
            <w:w w:val="99"/>
          </w:rPr>
          <w:delText>l</w:delText>
        </w:r>
        <w:r w:rsidR="00656446" w:rsidDel="00DB5BAD">
          <w:rPr>
            <w:rFonts w:ascii="Open Sans" w:eastAsia="Open Sans" w:hAnsi="Open Sans" w:cs="Open Sans"/>
            <w:w w:val="99"/>
          </w:rPr>
          <w:delText>y</w:delText>
        </w:r>
      </w:del>
    </w:p>
    <w:p w14:paraId="22DB9838" w14:textId="77777777" w:rsidR="0074787C" w:rsidRDefault="0074787C">
      <w:pPr>
        <w:spacing w:before="16" w:after="0" w:line="220" w:lineRule="exact"/>
      </w:pPr>
    </w:p>
    <w:p w14:paraId="5D6B62DA" w14:textId="4D5D6F6A" w:rsidR="0074787C" w:rsidRDefault="00656446">
      <w:pPr>
        <w:spacing w:after="0" w:line="240" w:lineRule="auto"/>
        <w:ind w:left="115" w:right="-20"/>
        <w:rPr>
          <w:rFonts w:ascii="Open Sans" w:eastAsia="Open Sans" w:hAnsi="Open Sans" w:cs="Open Sans"/>
          <w:sz w:val="36"/>
          <w:szCs w:val="36"/>
        </w:rPr>
      </w:pPr>
      <w:del w:id="254" w:author="Administrator" w:date="2016-09-17T14:48:00Z">
        <w:r w:rsidDel="00BE27D5">
          <w:rPr>
            <w:rFonts w:ascii="Open Sans" w:eastAsia="Open Sans" w:hAnsi="Open Sans" w:cs="Open Sans"/>
            <w:b/>
            <w:bCs/>
            <w:color w:val="4E80BD"/>
            <w:spacing w:val="-4"/>
            <w:sz w:val="36"/>
            <w:szCs w:val="36"/>
          </w:rPr>
          <w:delText>C</w:delText>
        </w:r>
        <w:r w:rsidDel="00BE27D5">
          <w:rPr>
            <w:rFonts w:ascii="Open Sans" w:eastAsia="Open Sans" w:hAnsi="Open Sans" w:cs="Open Sans"/>
            <w:b/>
            <w:bCs/>
            <w:color w:val="4E80BD"/>
            <w:spacing w:val="3"/>
            <w:sz w:val="36"/>
            <w:szCs w:val="36"/>
          </w:rPr>
          <w:delText>h</w:delText>
        </w:r>
        <w:r w:rsidDel="00BE27D5">
          <w:rPr>
            <w:rFonts w:ascii="Open Sans" w:eastAsia="Open Sans" w:hAnsi="Open Sans" w:cs="Open Sans"/>
            <w:b/>
            <w:bCs/>
            <w:color w:val="4E80BD"/>
            <w:spacing w:val="-7"/>
            <w:sz w:val="36"/>
            <w:szCs w:val="36"/>
          </w:rPr>
          <w:delText>a</w:delText>
        </w:r>
        <w:r w:rsidDel="00BE27D5">
          <w:rPr>
            <w:rFonts w:ascii="Open Sans" w:eastAsia="Open Sans" w:hAnsi="Open Sans" w:cs="Open Sans"/>
            <w:b/>
            <w:bCs/>
            <w:color w:val="4E80BD"/>
            <w:spacing w:val="3"/>
            <w:sz w:val="36"/>
            <w:szCs w:val="36"/>
          </w:rPr>
          <w:delText>n</w:delText>
        </w:r>
        <w:r w:rsidDel="00BE27D5">
          <w:rPr>
            <w:rFonts w:ascii="Open Sans" w:eastAsia="Open Sans" w:hAnsi="Open Sans" w:cs="Open Sans"/>
            <w:b/>
            <w:bCs/>
            <w:color w:val="4E80BD"/>
            <w:spacing w:val="7"/>
            <w:sz w:val="36"/>
            <w:szCs w:val="36"/>
          </w:rPr>
          <w:delText>g</w:delText>
        </w:r>
        <w:r w:rsidDel="00BE27D5">
          <w:rPr>
            <w:rFonts w:ascii="Open Sans" w:eastAsia="Open Sans" w:hAnsi="Open Sans" w:cs="Open Sans"/>
            <w:b/>
            <w:bCs/>
            <w:color w:val="4E80BD"/>
            <w:spacing w:val="-5"/>
            <w:sz w:val="36"/>
            <w:szCs w:val="36"/>
          </w:rPr>
          <w:delText>i</w:delText>
        </w:r>
        <w:r w:rsidDel="00BE27D5">
          <w:rPr>
            <w:rFonts w:ascii="Open Sans" w:eastAsia="Open Sans" w:hAnsi="Open Sans" w:cs="Open Sans"/>
            <w:b/>
            <w:bCs/>
            <w:color w:val="4E80BD"/>
            <w:spacing w:val="3"/>
            <w:sz w:val="36"/>
            <w:szCs w:val="36"/>
          </w:rPr>
          <w:delText>n</w:delText>
        </w:r>
        <w:r w:rsidDel="00BE27D5">
          <w:rPr>
            <w:rFonts w:ascii="Open Sans" w:eastAsia="Open Sans" w:hAnsi="Open Sans" w:cs="Open Sans"/>
            <w:b/>
            <w:bCs/>
            <w:color w:val="4E80BD"/>
            <w:sz w:val="36"/>
            <w:szCs w:val="36"/>
          </w:rPr>
          <w:delText>g</w:delText>
        </w:r>
        <w:r w:rsidDel="00BE27D5">
          <w:rPr>
            <w:rFonts w:ascii="Open Sans" w:eastAsia="Open Sans" w:hAnsi="Open Sans" w:cs="Open Sans"/>
            <w:b/>
            <w:bCs/>
            <w:color w:val="4E80BD"/>
            <w:spacing w:val="14"/>
            <w:sz w:val="36"/>
            <w:szCs w:val="36"/>
          </w:rPr>
          <w:delText xml:space="preserve"> </w:delText>
        </w:r>
      </w:del>
      <w:ins w:id="255" w:author="Administrator" w:date="2016-09-17T14:48:00Z">
        <w:r w:rsidR="00BE27D5">
          <w:rPr>
            <w:rFonts w:ascii="Open Sans" w:eastAsia="Open Sans" w:hAnsi="Open Sans" w:cs="Open Sans"/>
            <w:b/>
            <w:bCs/>
            <w:color w:val="4E80BD"/>
            <w:spacing w:val="-4"/>
            <w:sz w:val="36"/>
            <w:szCs w:val="36"/>
          </w:rPr>
          <w:t>Change</w:t>
        </w:r>
        <w:r w:rsidR="00BE27D5">
          <w:rPr>
            <w:rFonts w:ascii="Open Sans" w:eastAsia="Open Sans" w:hAnsi="Open Sans" w:cs="Open Sans"/>
            <w:b/>
            <w:bCs/>
            <w:color w:val="4E80BD"/>
            <w:spacing w:val="14"/>
            <w:sz w:val="36"/>
            <w:szCs w:val="36"/>
          </w:rPr>
          <w:t xml:space="preserve"> </w:t>
        </w:r>
      </w:ins>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7"/>
          <w:sz w:val="36"/>
          <w:szCs w:val="36"/>
        </w:rPr>
        <w:t>m</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s</w:t>
      </w:r>
    </w:p>
    <w:p w14:paraId="7BBC1C1C" w14:textId="77777777" w:rsidR="0074787C" w:rsidRDefault="00656446">
      <w:pPr>
        <w:spacing w:before="84" w:after="0" w:line="240" w:lineRule="auto"/>
        <w:ind w:left="115" w:right="-20"/>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3"/>
        </w:rPr>
        <w:t>et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 xml:space="preserve">d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p>
    <w:p w14:paraId="7A8F52FB" w14:textId="77777777" w:rsidR="0074787C" w:rsidRDefault="0074787C">
      <w:pPr>
        <w:spacing w:before="16" w:after="0" w:line="220" w:lineRule="exact"/>
      </w:pPr>
    </w:p>
    <w:p w14:paraId="676F6E47" w14:textId="2BAFBF81" w:rsidR="0074787C" w:rsidRDefault="00656446" w:rsidP="004F0D30">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4"/>
          <w:sz w:val="36"/>
          <w:szCs w:val="36"/>
        </w:rPr>
        <w:t>D</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6"/>
          <w:sz w:val="36"/>
          <w:szCs w:val="36"/>
        </w:rPr>
        <w:t>t</w:t>
      </w:r>
      <w:r>
        <w:rPr>
          <w:rFonts w:ascii="Open Sans" w:eastAsia="Open Sans" w:hAnsi="Open Sans" w:cs="Open Sans"/>
          <w:b/>
          <w:bCs/>
          <w:color w:val="4E80BD"/>
          <w:sz w:val="36"/>
          <w:szCs w:val="36"/>
        </w:rPr>
        <w:t>e</w:t>
      </w:r>
      <w:r>
        <w:rPr>
          <w:rFonts w:ascii="Open Sans" w:eastAsia="Open Sans" w:hAnsi="Open Sans" w:cs="Open Sans"/>
          <w:b/>
          <w:bCs/>
          <w:color w:val="4E80BD"/>
          <w:spacing w:val="3"/>
          <w:sz w:val="36"/>
          <w:szCs w:val="36"/>
        </w:rPr>
        <w:t xml:space="preserve"> </w:t>
      </w:r>
      <w:r>
        <w:rPr>
          <w:rFonts w:ascii="Open Sans" w:eastAsia="Open Sans" w:hAnsi="Open Sans" w:cs="Open Sans"/>
          <w:b/>
          <w:bCs/>
          <w:color w:val="4E80BD"/>
          <w:sz w:val="36"/>
          <w:szCs w:val="36"/>
        </w:rPr>
        <w:t>a</w:t>
      </w:r>
      <w:r>
        <w:rPr>
          <w:rFonts w:ascii="Open Sans" w:eastAsia="Open Sans" w:hAnsi="Open Sans" w:cs="Open Sans"/>
          <w:b/>
          <w:bCs/>
          <w:color w:val="4E80BD"/>
          <w:spacing w:val="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del w:id="256" w:author="Tal" w:date="2016-09-19T09:21:00Z">
        <w:r w:rsidDel="004F0D30">
          <w:rPr>
            <w:rFonts w:ascii="Open Sans" w:eastAsia="Open Sans" w:hAnsi="Open Sans" w:cs="Open Sans"/>
            <w:b/>
            <w:bCs/>
            <w:color w:val="4E80BD"/>
            <w:spacing w:val="2"/>
            <w:sz w:val="36"/>
            <w:szCs w:val="36"/>
          </w:rPr>
          <w:delText>o</w:delText>
        </w:r>
        <w:r w:rsidDel="004F0D30">
          <w:rPr>
            <w:rFonts w:ascii="Open Sans" w:eastAsia="Open Sans" w:hAnsi="Open Sans" w:cs="Open Sans"/>
            <w:b/>
            <w:bCs/>
            <w:color w:val="4E80BD"/>
            <w:sz w:val="36"/>
            <w:szCs w:val="36"/>
          </w:rPr>
          <w:delText>r</w:delText>
        </w:r>
        <w:r w:rsidDel="004F0D30">
          <w:rPr>
            <w:rFonts w:ascii="Open Sans" w:eastAsia="Open Sans" w:hAnsi="Open Sans" w:cs="Open Sans"/>
            <w:b/>
            <w:bCs/>
            <w:color w:val="4E80BD"/>
            <w:spacing w:val="13"/>
            <w:sz w:val="36"/>
            <w:szCs w:val="36"/>
          </w:rPr>
          <w:delText xml:space="preserve"> </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3"/>
            <w:sz w:val="36"/>
            <w:szCs w:val="36"/>
          </w:rPr>
          <w:delText>h</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z w:val="36"/>
            <w:szCs w:val="36"/>
          </w:rPr>
          <w:delText>d</w:delText>
        </w:r>
      </w:del>
    </w:p>
    <w:p w14:paraId="38E686D0" w14:textId="00B06188" w:rsidR="0074787C" w:rsidDel="00BE27D5" w:rsidRDefault="00656446" w:rsidP="00BE27D5">
      <w:pPr>
        <w:spacing w:before="84" w:after="0" w:line="240" w:lineRule="auto"/>
        <w:ind w:left="115" w:right="50"/>
        <w:rPr>
          <w:del w:id="257" w:author="Administrator" w:date="2016-09-17T14:50:00Z"/>
          <w:rFonts w:ascii="Open Sans" w:eastAsia="Open Sans" w:hAnsi="Open Sans" w:cs="Open Sans"/>
        </w:rPr>
      </w:pPr>
      <w:r>
        <w:rPr>
          <w:rFonts w:ascii="Open Sans" w:eastAsia="Open Sans" w:hAnsi="Open Sans" w:cs="Open Sans"/>
          <w:color w:val="3F3F3F"/>
          <w:spacing w:val="5"/>
        </w:rPr>
        <w:t>D</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commentRangeStart w:id="258"/>
      <w:del w:id="259" w:author="Administrator" w:date="2016-09-17T14:50:00Z">
        <w:r w:rsidDel="00BE27D5">
          <w:rPr>
            <w:rFonts w:ascii="Open Sans" w:eastAsia="Open Sans" w:hAnsi="Open Sans" w:cs="Open Sans"/>
            <w:color w:val="3F3F3F"/>
            <w:spacing w:val="5"/>
          </w:rPr>
          <w:delText>D</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3"/>
          </w:rPr>
          <w:delText>et</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ng</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a d</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dh</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2"/>
          </w:rPr>
          <w:delText xml:space="preserve"> </w:delText>
        </w:r>
        <w:commentRangeEnd w:id="258"/>
        <w:r w:rsidR="00BE27D5" w:rsidDel="00BE27D5">
          <w:rPr>
            <w:rStyle w:val="CommentReference"/>
          </w:rPr>
          <w:commentReference w:id="258"/>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 xml:space="preserve">a </w:delText>
        </w:r>
        <w:r w:rsidDel="00BE27D5">
          <w:rPr>
            <w:rFonts w:ascii="Open Sans" w:eastAsia="Open Sans" w:hAnsi="Open Sans" w:cs="Open Sans"/>
            <w:color w:val="3F3F3F"/>
            <w:spacing w:val="5"/>
          </w:rPr>
          <w:delText>li</w:delText>
        </w:r>
        <w:r w:rsidDel="00BE27D5">
          <w:rPr>
            <w:rFonts w:ascii="Open Sans" w:eastAsia="Open Sans" w:hAnsi="Open Sans" w:cs="Open Sans"/>
            <w:color w:val="3F3F3F"/>
            <w:spacing w:val="-3"/>
          </w:rPr>
          <w:delText>tt</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spacing w:val="1"/>
          </w:rPr>
          <w:delText>f</w:delText>
        </w:r>
        <w:r w:rsidDel="00BE27D5">
          <w:rPr>
            <w:rFonts w:ascii="Open Sans" w:eastAsia="Open Sans" w:hAnsi="Open Sans" w:cs="Open Sans"/>
            <w:color w:val="3F3F3F"/>
          </w:rPr>
          <w:delText xml:space="preserve">- </w:delText>
        </w:r>
        <w:r w:rsidDel="00BE27D5">
          <w:rPr>
            <w:rFonts w:ascii="Open Sans" w:eastAsia="Open Sans" w:hAnsi="Open Sans" w:cs="Open Sans"/>
            <w:color w:val="3F3F3F"/>
            <w:spacing w:val="1"/>
          </w:rPr>
          <w:delText>f</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n</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7"/>
          </w:rPr>
          <w:delText>W</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h</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spacing w:val="-5"/>
          </w:rPr>
          <w:delText>v</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ch</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n a d</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dh</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o</w:delText>
        </w:r>
        <w:r w:rsidDel="00BE27D5">
          <w:rPr>
            <w:rFonts w:ascii="Open Sans" w:eastAsia="Open Sans" w:hAnsi="Open Sans" w:cs="Open Sans"/>
            <w:color w:val="3F3F3F"/>
            <w:spacing w:val="5"/>
          </w:rPr>
          <w:delText xml:space="preserve"> </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m</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spacing w:val="-5"/>
          </w:rPr>
          <w:delText>v</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w:delText>
        </w:r>
      </w:del>
    </w:p>
    <w:p w14:paraId="7ECEBE6A" w14:textId="099A44B3" w:rsidR="0074787C" w:rsidDel="00BE27D5" w:rsidRDefault="0074787C">
      <w:pPr>
        <w:spacing w:before="84" w:after="0" w:line="240" w:lineRule="auto"/>
        <w:ind w:left="115" w:right="50"/>
        <w:rPr>
          <w:del w:id="260" w:author="Administrator" w:date="2016-09-17T14:50:00Z"/>
        </w:rPr>
        <w:sectPr w:rsidR="0074787C" w:rsidDel="00BE27D5">
          <w:footerReference w:type="default" r:id="rId60"/>
          <w:pgSz w:w="11920" w:h="16840"/>
          <w:pgMar w:top="1560" w:right="1400" w:bottom="280" w:left="1280" w:header="0" w:footer="0" w:gutter="0"/>
          <w:cols w:space="720"/>
        </w:sectPr>
        <w:pPrChange w:id="261" w:author="Administrator" w:date="2016-09-17T14:50:00Z">
          <w:pPr>
            <w:spacing w:after="0"/>
          </w:pPr>
        </w:pPrChange>
      </w:pPr>
    </w:p>
    <w:p w14:paraId="5C6BD514" w14:textId="7E4A3388" w:rsidR="0074787C" w:rsidDel="00BE27D5" w:rsidRDefault="0074787C">
      <w:pPr>
        <w:spacing w:before="84" w:after="0" w:line="240" w:lineRule="auto"/>
        <w:ind w:left="115" w:right="50"/>
        <w:rPr>
          <w:del w:id="262" w:author="Administrator" w:date="2016-09-17T14:50:00Z"/>
          <w:sz w:val="17"/>
          <w:szCs w:val="17"/>
        </w:rPr>
        <w:pPrChange w:id="263" w:author="Administrator" w:date="2016-09-17T14:50:00Z">
          <w:pPr>
            <w:spacing w:before="7" w:after="0" w:line="170" w:lineRule="exact"/>
          </w:pPr>
        </w:pPrChange>
      </w:pPr>
    </w:p>
    <w:p w14:paraId="2FDA41C0" w14:textId="68B17D96" w:rsidR="0074787C" w:rsidDel="00BE27D5" w:rsidRDefault="002D0355">
      <w:pPr>
        <w:spacing w:before="84" w:after="0" w:line="240" w:lineRule="auto"/>
        <w:ind w:left="115" w:right="50"/>
        <w:rPr>
          <w:del w:id="264" w:author="Administrator" w:date="2016-09-17T14:50:00Z"/>
          <w:rFonts w:ascii="Times New Roman" w:eastAsia="Times New Roman" w:hAnsi="Times New Roman" w:cs="Times New Roman"/>
          <w:sz w:val="20"/>
          <w:szCs w:val="20"/>
        </w:rPr>
        <w:pPrChange w:id="265" w:author="Administrator" w:date="2016-09-17T14:50:00Z">
          <w:pPr>
            <w:spacing w:after="0" w:line="240" w:lineRule="auto"/>
            <w:ind w:left="115" w:right="-20"/>
          </w:pPr>
        </w:pPrChange>
      </w:pPr>
      <w:del w:id="266" w:author="Administrator" w:date="2016-09-17T14:50:00Z">
        <w:r>
          <w:pict w14:anchorId="38171293">
            <v:shape id="_x0000_i1064" type="#_x0000_t75" style="width:296.25pt;height:149.25pt;mso-position-horizontal-relative:char;mso-position-vertical-relative:line">
              <v:imagedata r:id="rId61" o:title=""/>
            </v:shape>
          </w:pict>
        </w:r>
      </w:del>
    </w:p>
    <w:p w14:paraId="6319224A" w14:textId="7C2BD35B" w:rsidR="0074787C" w:rsidDel="00BE27D5" w:rsidRDefault="0074787C">
      <w:pPr>
        <w:spacing w:before="84" w:after="0" w:line="240" w:lineRule="auto"/>
        <w:ind w:left="115" w:right="50"/>
        <w:rPr>
          <w:del w:id="267" w:author="Administrator" w:date="2016-09-17T14:50:00Z"/>
          <w:sz w:val="19"/>
          <w:szCs w:val="19"/>
        </w:rPr>
        <w:pPrChange w:id="268" w:author="Administrator" w:date="2016-09-17T14:50:00Z">
          <w:pPr>
            <w:spacing w:before="9" w:after="0" w:line="190" w:lineRule="exact"/>
          </w:pPr>
        </w:pPrChange>
      </w:pPr>
    </w:p>
    <w:p w14:paraId="56454BEB" w14:textId="3652CA15" w:rsidR="0074787C" w:rsidDel="00BE27D5" w:rsidRDefault="00656446">
      <w:pPr>
        <w:spacing w:before="84" w:after="0" w:line="240" w:lineRule="auto"/>
        <w:ind w:left="115" w:right="50"/>
        <w:rPr>
          <w:del w:id="269" w:author="Administrator" w:date="2016-09-17T14:50:00Z"/>
          <w:rFonts w:ascii="Open Sans" w:eastAsia="Open Sans" w:hAnsi="Open Sans" w:cs="Open Sans"/>
        </w:rPr>
        <w:pPrChange w:id="270" w:author="Administrator" w:date="2016-09-17T14:50:00Z">
          <w:pPr>
            <w:spacing w:after="0" w:line="297" w:lineRule="exact"/>
            <w:ind w:left="115" w:right="-20"/>
          </w:pPr>
        </w:pPrChange>
      </w:pPr>
      <w:del w:id="271" w:author="Administrator" w:date="2016-09-17T14:50:00Z">
        <w:r w:rsidDel="00BE27D5">
          <w:rPr>
            <w:rFonts w:ascii="Open Sans" w:eastAsia="Open Sans" w:hAnsi="Open Sans" w:cs="Open Sans"/>
            <w:color w:val="3F3F3F"/>
            <w:spacing w:val="-4"/>
            <w:position w:val="1"/>
          </w:rPr>
          <w:delText>C</w:delText>
        </w:r>
        <w:r w:rsidDel="00BE27D5">
          <w:rPr>
            <w:rFonts w:ascii="Open Sans" w:eastAsia="Open Sans" w:hAnsi="Open Sans" w:cs="Open Sans"/>
            <w:color w:val="3F3F3F"/>
            <w:spacing w:val="5"/>
            <w:position w:val="1"/>
          </w:rPr>
          <w:delText>li</w:delText>
        </w:r>
        <w:r w:rsidDel="00BE27D5">
          <w:rPr>
            <w:rFonts w:ascii="Open Sans" w:eastAsia="Open Sans" w:hAnsi="Open Sans" w:cs="Open Sans"/>
            <w:color w:val="3F3F3F"/>
            <w:position w:val="1"/>
          </w:rPr>
          <w:delText>c</w:delText>
        </w:r>
        <w:r w:rsidDel="00BE27D5">
          <w:rPr>
            <w:rFonts w:ascii="Open Sans" w:eastAsia="Open Sans" w:hAnsi="Open Sans" w:cs="Open Sans"/>
            <w:color w:val="3F3F3F"/>
            <w:spacing w:val="5"/>
            <w:position w:val="1"/>
          </w:rPr>
          <w:delText>ki</w:delText>
        </w:r>
        <w:r w:rsidDel="00BE27D5">
          <w:rPr>
            <w:rFonts w:ascii="Open Sans" w:eastAsia="Open Sans" w:hAnsi="Open Sans" w:cs="Open Sans"/>
            <w:color w:val="3F3F3F"/>
            <w:position w:val="1"/>
          </w:rPr>
          <w:delText>ng</w:delText>
        </w:r>
        <w:r w:rsidDel="00BE27D5">
          <w:rPr>
            <w:rFonts w:ascii="Open Sans" w:eastAsia="Open Sans" w:hAnsi="Open Sans" w:cs="Open Sans"/>
            <w:color w:val="3F3F3F"/>
            <w:spacing w:val="-5"/>
            <w:position w:val="1"/>
          </w:rPr>
          <w:delText xml:space="preserve"> </w:delText>
        </w:r>
        <w:r w:rsidDel="00BE27D5">
          <w:rPr>
            <w:rFonts w:ascii="Open Sans" w:eastAsia="Open Sans" w:hAnsi="Open Sans" w:cs="Open Sans"/>
            <w:color w:val="3F3F3F"/>
            <w:spacing w:val="-2"/>
            <w:position w:val="1"/>
          </w:rPr>
          <w:delText>E</w:delText>
        </w:r>
        <w:r w:rsidDel="00BE27D5">
          <w:rPr>
            <w:rFonts w:ascii="Open Sans" w:eastAsia="Open Sans" w:hAnsi="Open Sans" w:cs="Open Sans"/>
            <w:color w:val="3F3F3F"/>
            <w:position w:val="1"/>
          </w:rPr>
          <w:delText>d</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position w:val="1"/>
          </w:rPr>
          <w:delText>t</w:delText>
        </w:r>
        <w:r w:rsidDel="00BE27D5">
          <w:rPr>
            <w:rFonts w:ascii="Open Sans" w:eastAsia="Open Sans" w:hAnsi="Open Sans" w:cs="Open Sans"/>
            <w:color w:val="3F3F3F"/>
            <w:spacing w:val="-2"/>
            <w:position w:val="1"/>
          </w:rPr>
          <w:delText xml:space="preserve"> </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p</w:delText>
        </w:r>
        <w:r w:rsidDel="00BE27D5">
          <w:rPr>
            <w:rFonts w:ascii="Open Sans" w:eastAsia="Open Sans" w:hAnsi="Open Sans" w:cs="Open Sans"/>
            <w:color w:val="3F3F3F"/>
            <w:spacing w:val="-3"/>
            <w:position w:val="1"/>
          </w:rPr>
          <w:delText>e</w:delText>
        </w:r>
        <w:r w:rsidDel="00BE27D5">
          <w:rPr>
            <w:rFonts w:ascii="Open Sans" w:eastAsia="Open Sans" w:hAnsi="Open Sans" w:cs="Open Sans"/>
            <w:color w:val="3F3F3F"/>
            <w:position w:val="1"/>
          </w:rPr>
          <w:delText xml:space="preserve">ns </w:delText>
        </w:r>
        <w:r w:rsidDel="00BE27D5">
          <w:rPr>
            <w:rFonts w:ascii="Open Sans" w:eastAsia="Open Sans" w:hAnsi="Open Sans" w:cs="Open Sans"/>
            <w:color w:val="3F3F3F"/>
            <w:spacing w:val="-3"/>
            <w:position w:val="1"/>
          </w:rPr>
          <w:delText>t</w:delText>
        </w:r>
        <w:r w:rsidDel="00BE27D5">
          <w:rPr>
            <w:rFonts w:ascii="Open Sans" w:eastAsia="Open Sans" w:hAnsi="Open Sans" w:cs="Open Sans"/>
            <w:color w:val="3F3F3F"/>
            <w:position w:val="1"/>
          </w:rPr>
          <w:delText>he</w:delText>
        </w:r>
        <w:r w:rsidDel="00BE27D5">
          <w:rPr>
            <w:rFonts w:ascii="Open Sans" w:eastAsia="Open Sans" w:hAnsi="Open Sans" w:cs="Open Sans"/>
            <w:color w:val="3F3F3F"/>
            <w:spacing w:val="-2"/>
            <w:position w:val="1"/>
          </w:rPr>
          <w:delText xml:space="preserve"> </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position w:val="1"/>
          </w:rPr>
          <w:delText>n</w:delText>
        </w:r>
        <w:r w:rsidDel="00BE27D5">
          <w:rPr>
            <w:rFonts w:ascii="Open Sans" w:eastAsia="Open Sans" w:hAnsi="Open Sans" w:cs="Open Sans"/>
            <w:color w:val="3F3F3F"/>
            <w:spacing w:val="1"/>
            <w:position w:val="1"/>
          </w:rPr>
          <w:delText>f</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r</w:delText>
        </w:r>
        <w:r w:rsidDel="00BE27D5">
          <w:rPr>
            <w:rFonts w:ascii="Open Sans" w:eastAsia="Open Sans" w:hAnsi="Open Sans" w:cs="Open Sans"/>
            <w:color w:val="3F3F3F"/>
            <w:spacing w:val="5"/>
            <w:position w:val="1"/>
          </w:rPr>
          <w:delText>m</w:delText>
        </w:r>
        <w:r w:rsidDel="00BE27D5">
          <w:rPr>
            <w:rFonts w:ascii="Open Sans" w:eastAsia="Open Sans" w:hAnsi="Open Sans" w:cs="Open Sans"/>
            <w:color w:val="3F3F3F"/>
            <w:spacing w:val="-2"/>
            <w:position w:val="1"/>
          </w:rPr>
          <w:delText>a</w:delText>
        </w:r>
        <w:r w:rsidDel="00BE27D5">
          <w:rPr>
            <w:rFonts w:ascii="Open Sans" w:eastAsia="Open Sans" w:hAnsi="Open Sans" w:cs="Open Sans"/>
            <w:color w:val="3F3F3F"/>
            <w:spacing w:val="-3"/>
            <w:position w:val="1"/>
          </w:rPr>
          <w:delText>t</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n</w:delText>
        </w:r>
        <w:r w:rsidDel="00BE27D5">
          <w:rPr>
            <w:rFonts w:ascii="Open Sans" w:eastAsia="Open Sans" w:hAnsi="Open Sans" w:cs="Open Sans"/>
            <w:color w:val="3F3F3F"/>
            <w:spacing w:val="-2"/>
            <w:position w:val="1"/>
          </w:rPr>
          <w:delText xml:space="preserve"> </w:delText>
        </w:r>
        <w:r w:rsidDel="00BE27D5">
          <w:rPr>
            <w:rFonts w:ascii="Open Sans" w:eastAsia="Open Sans" w:hAnsi="Open Sans" w:cs="Open Sans"/>
            <w:color w:val="3F3F3F"/>
            <w:position w:val="1"/>
          </w:rPr>
          <w:delText>b</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x</w:delText>
        </w:r>
        <w:r w:rsidDel="00BE27D5">
          <w:rPr>
            <w:rFonts w:ascii="Open Sans" w:eastAsia="Open Sans" w:hAnsi="Open Sans" w:cs="Open Sans"/>
            <w:color w:val="3F3F3F"/>
            <w:spacing w:val="5"/>
            <w:position w:val="1"/>
          </w:rPr>
          <w:delText xml:space="preserve"> </w:delText>
        </w:r>
        <w:r w:rsidDel="00BE27D5">
          <w:rPr>
            <w:rFonts w:ascii="Open Sans" w:eastAsia="Open Sans" w:hAnsi="Open Sans" w:cs="Open Sans"/>
            <w:color w:val="3F3F3F"/>
            <w:spacing w:val="1"/>
            <w:position w:val="1"/>
          </w:rPr>
          <w:delText>f</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r</w:delText>
        </w:r>
        <w:r w:rsidDel="00BE27D5">
          <w:rPr>
            <w:rFonts w:ascii="Open Sans" w:eastAsia="Open Sans" w:hAnsi="Open Sans" w:cs="Open Sans"/>
            <w:color w:val="3F3F3F"/>
            <w:spacing w:val="2"/>
            <w:position w:val="1"/>
          </w:rPr>
          <w:delText xml:space="preserve"> </w:delText>
        </w:r>
        <w:r w:rsidDel="00BE27D5">
          <w:rPr>
            <w:rFonts w:ascii="Open Sans" w:eastAsia="Open Sans" w:hAnsi="Open Sans" w:cs="Open Sans"/>
            <w:color w:val="3F3F3F"/>
            <w:spacing w:val="-3"/>
            <w:position w:val="1"/>
          </w:rPr>
          <w:delText>e</w:delText>
        </w:r>
        <w:r w:rsidDel="00BE27D5">
          <w:rPr>
            <w:rFonts w:ascii="Open Sans" w:eastAsia="Open Sans" w:hAnsi="Open Sans" w:cs="Open Sans"/>
            <w:color w:val="3F3F3F"/>
            <w:position w:val="1"/>
          </w:rPr>
          <w:delText>d</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spacing w:val="-3"/>
            <w:position w:val="1"/>
          </w:rPr>
          <w:delText>t</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position w:val="1"/>
          </w:rPr>
          <w:delText>ng:</w:delText>
        </w:r>
      </w:del>
    </w:p>
    <w:p w14:paraId="3B7E6ACF" w14:textId="211F55C8" w:rsidR="0074787C" w:rsidDel="00BE27D5" w:rsidRDefault="0074787C">
      <w:pPr>
        <w:spacing w:before="84" w:after="0" w:line="240" w:lineRule="auto"/>
        <w:ind w:left="115" w:right="50"/>
        <w:rPr>
          <w:del w:id="272" w:author="Administrator" w:date="2016-09-17T14:50:00Z"/>
          <w:sz w:val="13"/>
          <w:szCs w:val="13"/>
        </w:rPr>
        <w:pPrChange w:id="273" w:author="Administrator" w:date="2016-09-17T14:50:00Z">
          <w:pPr>
            <w:spacing w:before="2" w:after="0" w:line="130" w:lineRule="exact"/>
          </w:pPr>
        </w:pPrChange>
      </w:pPr>
    </w:p>
    <w:p w14:paraId="7BD46B60" w14:textId="600D2526" w:rsidR="0074787C" w:rsidDel="00BE27D5" w:rsidRDefault="002D0355">
      <w:pPr>
        <w:spacing w:before="84" w:after="0" w:line="240" w:lineRule="auto"/>
        <w:ind w:left="115" w:right="50"/>
        <w:rPr>
          <w:del w:id="274" w:author="Administrator" w:date="2016-09-17T14:50:00Z"/>
          <w:rFonts w:ascii="Times New Roman" w:eastAsia="Times New Roman" w:hAnsi="Times New Roman" w:cs="Times New Roman"/>
          <w:sz w:val="20"/>
          <w:szCs w:val="20"/>
        </w:rPr>
        <w:pPrChange w:id="275" w:author="Administrator" w:date="2016-09-17T14:50:00Z">
          <w:pPr>
            <w:spacing w:after="0" w:line="240" w:lineRule="auto"/>
            <w:ind w:left="115" w:right="-20"/>
          </w:pPr>
        </w:pPrChange>
      </w:pPr>
      <w:del w:id="276" w:author="Administrator" w:date="2016-09-17T14:50:00Z">
        <w:r>
          <w:pict w14:anchorId="683056A2">
            <v:shape id="_x0000_i1065" type="#_x0000_t75" style="width:231.75pt;height:175.5pt;mso-position-horizontal-relative:char;mso-position-vertical-relative:line">
              <v:imagedata r:id="rId62" o:title=""/>
            </v:shape>
          </w:pict>
        </w:r>
      </w:del>
    </w:p>
    <w:p w14:paraId="1F283C76" w14:textId="7357034F" w:rsidR="0074787C" w:rsidDel="00BE27D5" w:rsidRDefault="0074787C">
      <w:pPr>
        <w:spacing w:before="84" w:after="0" w:line="240" w:lineRule="auto"/>
        <w:ind w:left="115" w:right="50"/>
        <w:rPr>
          <w:del w:id="277" w:author="Administrator" w:date="2016-09-17T14:50:00Z"/>
          <w:sz w:val="18"/>
          <w:szCs w:val="18"/>
        </w:rPr>
        <w:pPrChange w:id="278" w:author="Administrator" w:date="2016-09-17T14:50:00Z">
          <w:pPr>
            <w:spacing w:before="4" w:after="0" w:line="180" w:lineRule="exact"/>
          </w:pPr>
        </w:pPrChange>
      </w:pPr>
    </w:p>
    <w:p w14:paraId="65A434A3" w14:textId="566F5D95" w:rsidR="0074787C" w:rsidDel="00BE27D5" w:rsidRDefault="002D0355">
      <w:pPr>
        <w:spacing w:before="84" w:after="0" w:line="240" w:lineRule="auto"/>
        <w:ind w:left="115" w:right="50"/>
        <w:rPr>
          <w:del w:id="279" w:author="Administrator" w:date="2016-09-17T14:50:00Z"/>
          <w:rFonts w:ascii="Open Sans" w:eastAsia="Open Sans" w:hAnsi="Open Sans" w:cs="Open Sans"/>
        </w:rPr>
        <w:pPrChange w:id="280" w:author="Administrator" w:date="2016-09-17T14:50:00Z">
          <w:pPr>
            <w:spacing w:after="0" w:line="282" w:lineRule="exact"/>
            <w:ind w:left="115" w:right="-20"/>
          </w:pPr>
        </w:pPrChange>
      </w:pPr>
      <w:del w:id="281" w:author="Administrator" w:date="2016-09-17T14:50:00Z">
        <w:r>
          <w:pict w14:anchorId="21787EC3">
            <v:group id="_x0000_s1079" style="position:absolute;left:0;text-align:left;margin-left:69.4pt;margin-top:21.2pt;width:456pt;height:60pt;z-index:-1271;mso-position-horizontal-relative:page" coordorigin="1388,424" coordsize="9120,1200">
              <v:shape id="_x0000_s1084" type="#_x0000_t75" style="position:absolute;left:1395;top:432;width:810;height:810">
                <v:imagedata r:id="rId21" o:title=""/>
              </v:shape>
              <v:group id="_x0000_s1082" style="position:absolute;left:1395;top:432;width:9082;height:1185" coordorigin="1395,432" coordsize="9082,1185">
                <v:shape id="_x0000_s1083" style="position:absolute;left:1395;top:432;width:9082;height:1185" coordorigin="1395,432" coordsize="9082,1185" path="m10410,432r-8933,l1419,461r-24,61l1395,1535r29,58l1485,1617r8933,-1l10440,1612r20,-10l10476,1588r1,-1l1479,1587r-21,-7l1441,1567r-12,-18l1425,1527r,-1011l1431,495r13,-17l1463,466r22,-4l10476,462r-5,-7l10453,443r-20,-8l10410,432e" fillcolor="#1ab654" stroked="f">
                  <v:path arrowok="t"/>
                </v:shape>
              </v:group>
              <v:group id="_x0000_s1080" style="position:absolute;left:1485;top:462;width:9015;height:1125" coordorigin="1485,462" coordsize="9015,1125">
                <v:shape id="_x0000_s1081" style="position:absolute;left:1485;top:462;width:9015;height:1125" coordorigin="1485,462" coordsize="9015,1125" path="m10476,462r-8991,l10416,462r21,6l10454,481r12,19l10470,522r,1010l10464,1554r-13,17l10432,1583r-22,4l10477,1587r12,-17l10497,1549r3,-22l10500,513r-5,-22l10485,472r-9,-10e" fillcolor="#1ab654" stroked="f">
                  <v:path arrowok="t"/>
                </v:shape>
              </v:group>
              <w10:wrap anchorx="page"/>
            </v:group>
          </w:pict>
        </w:r>
        <w:r w:rsidR="00656446" w:rsidDel="00BE27D5">
          <w:rPr>
            <w:rFonts w:ascii="Open Sans" w:eastAsia="Open Sans" w:hAnsi="Open Sans" w:cs="Open Sans"/>
            <w:color w:val="3F3F3F"/>
            <w:spacing w:val="-4"/>
            <w:position w:val="-1"/>
          </w:rPr>
          <w:delText>A</w:delText>
        </w:r>
        <w:r w:rsidR="00656446" w:rsidDel="00BE27D5">
          <w:rPr>
            <w:rFonts w:ascii="Open Sans" w:eastAsia="Open Sans" w:hAnsi="Open Sans" w:cs="Open Sans"/>
            <w:color w:val="3F3F3F"/>
            <w:spacing w:val="5"/>
            <w:position w:val="-1"/>
          </w:rPr>
          <w:delText>l</w:delText>
        </w:r>
        <w:r w:rsidR="00656446" w:rsidDel="00BE27D5">
          <w:rPr>
            <w:rFonts w:ascii="Open Sans" w:eastAsia="Open Sans" w:hAnsi="Open Sans" w:cs="Open Sans"/>
            <w:color w:val="3F3F3F"/>
            <w:position w:val="-1"/>
          </w:rPr>
          <w:delText>l</w:delText>
        </w:r>
        <w:r w:rsidR="00656446" w:rsidDel="00BE27D5">
          <w:rPr>
            <w:rFonts w:ascii="Open Sans" w:eastAsia="Open Sans" w:hAnsi="Open Sans" w:cs="Open Sans"/>
            <w:color w:val="3F3F3F"/>
            <w:spacing w:val="4"/>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h</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position w:val="-1"/>
          </w:rPr>
          <w:delText>t</w:delText>
        </w:r>
        <w:r w:rsidR="00656446" w:rsidDel="00BE27D5">
          <w:rPr>
            <w:rFonts w:ascii="Open Sans" w:eastAsia="Open Sans" w:hAnsi="Open Sans" w:cs="Open Sans"/>
            <w:color w:val="3F3F3F"/>
            <w:spacing w:val="-1"/>
            <w:position w:val="-1"/>
          </w:rPr>
          <w:delText xml:space="preserve"> </w:delText>
        </w:r>
        <w:r w:rsidR="00656446" w:rsidDel="00BE27D5">
          <w:rPr>
            <w:rFonts w:ascii="Open Sans" w:eastAsia="Open Sans" w:hAnsi="Open Sans" w:cs="Open Sans"/>
            <w:color w:val="3F3F3F"/>
            <w:spacing w:val="-6"/>
            <w:position w:val="-1"/>
          </w:rPr>
          <w:delText>y</w:delText>
        </w:r>
        <w:r w:rsidR="00656446" w:rsidDel="00BE27D5">
          <w:rPr>
            <w:rFonts w:ascii="Open Sans" w:eastAsia="Open Sans" w:hAnsi="Open Sans" w:cs="Open Sans"/>
            <w:color w:val="3F3F3F"/>
            <w:spacing w:val="2"/>
            <w:position w:val="-1"/>
          </w:rPr>
          <w:delText>o</w:delText>
        </w:r>
        <w:r w:rsidR="00656446" w:rsidDel="00BE27D5">
          <w:rPr>
            <w:rFonts w:ascii="Open Sans" w:eastAsia="Open Sans" w:hAnsi="Open Sans" w:cs="Open Sans"/>
            <w:color w:val="3F3F3F"/>
            <w:position w:val="-1"/>
          </w:rPr>
          <w:delText>u</w:delText>
        </w:r>
        <w:r w:rsidR="00656446" w:rsidDel="00BE27D5">
          <w:rPr>
            <w:rFonts w:ascii="Open Sans" w:eastAsia="Open Sans" w:hAnsi="Open Sans" w:cs="Open Sans"/>
            <w:color w:val="3F3F3F"/>
            <w:spacing w:val="1"/>
            <w:position w:val="-1"/>
          </w:rPr>
          <w:delText xml:space="preserve"> </w:delText>
        </w:r>
        <w:r w:rsidR="00656446" w:rsidDel="00BE27D5">
          <w:rPr>
            <w:rFonts w:ascii="Open Sans" w:eastAsia="Open Sans" w:hAnsi="Open Sans" w:cs="Open Sans"/>
            <w:color w:val="3F3F3F"/>
            <w:position w:val="-1"/>
          </w:rPr>
          <w:delText>c</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position w:val="-1"/>
          </w:rPr>
          <w:delText>n</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do</w:delText>
        </w:r>
        <w:r w:rsidR="00656446" w:rsidDel="00BE27D5">
          <w:rPr>
            <w:rFonts w:ascii="Open Sans" w:eastAsia="Open Sans" w:hAnsi="Open Sans" w:cs="Open Sans"/>
            <w:color w:val="3F3F3F"/>
            <w:spacing w:val="4"/>
            <w:position w:val="-1"/>
          </w:rPr>
          <w:delText xml:space="preserve"> </w:delText>
        </w:r>
        <w:r w:rsidR="00656446" w:rsidDel="00BE27D5">
          <w:rPr>
            <w:rFonts w:ascii="Open Sans" w:eastAsia="Open Sans" w:hAnsi="Open Sans" w:cs="Open Sans"/>
            <w:color w:val="3F3F3F"/>
            <w:position w:val="-1"/>
          </w:rPr>
          <w:delText>h</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re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spacing w:val="5"/>
            <w:position w:val="-1"/>
          </w:rPr>
          <w:delText>i</w:delText>
        </w:r>
        <w:r w:rsidR="00656446" w:rsidDel="00BE27D5">
          <w:rPr>
            <w:rFonts w:ascii="Open Sans" w:eastAsia="Open Sans" w:hAnsi="Open Sans" w:cs="Open Sans"/>
            <w:color w:val="3F3F3F"/>
            <w:position w:val="-1"/>
          </w:rPr>
          <w:delText>s</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r</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spacing w:val="5"/>
            <w:position w:val="-1"/>
          </w:rPr>
          <w:delText>m</w:delText>
        </w:r>
        <w:r w:rsidR="00656446" w:rsidDel="00BE27D5">
          <w:rPr>
            <w:rFonts w:ascii="Open Sans" w:eastAsia="Open Sans" w:hAnsi="Open Sans" w:cs="Open Sans"/>
            <w:color w:val="3F3F3F"/>
            <w:spacing w:val="2"/>
            <w:position w:val="-1"/>
          </w:rPr>
          <w:delText>o</w:delText>
        </w:r>
        <w:r w:rsidR="00656446" w:rsidDel="00BE27D5">
          <w:rPr>
            <w:rFonts w:ascii="Open Sans" w:eastAsia="Open Sans" w:hAnsi="Open Sans" w:cs="Open Sans"/>
            <w:color w:val="3F3F3F"/>
            <w:spacing w:val="-5"/>
            <w:position w:val="-1"/>
          </w:rPr>
          <w:delText>v</w:delText>
        </w:r>
        <w:r w:rsidR="00656446" w:rsidDel="00BE27D5">
          <w:rPr>
            <w:rFonts w:ascii="Open Sans" w:eastAsia="Open Sans" w:hAnsi="Open Sans" w:cs="Open Sans"/>
            <w:color w:val="3F3F3F"/>
            <w:position w:val="-1"/>
          </w:rPr>
          <w:delText>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he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d</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position w:val="-1"/>
          </w:rPr>
          <w:delText>dh</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position w:val="-1"/>
          </w:rPr>
          <w:delText>d.</w:delText>
        </w:r>
      </w:del>
    </w:p>
    <w:p w14:paraId="67842CC6" w14:textId="0965F1E0" w:rsidR="0074787C" w:rsidDel="00BE27D5" w:rsidRDefault="0074787C">
      <w:pPr>
        <w:spacing w:before="84" w:after="0" w:line="240" w:lineRule="auto"/>
        <w:ind w:left="115" w:right="50"/>
        <w:rPr>
          <w:del w:id="282" w:author="Administrator" w:date="2016-09-17T14:50:00Z"/>
          <w:sz w:val="16"/>
          <w:szCs w:val="16"/>
        </w:rPr>
        <w:pPrChange w:id="283" w:author="Administrator" w:date="2016-09-17T14:50:00Z">
          <w:pPr>
            <w:spacing w:before="5" w:after="0" w:line="160" w:lineRule="exact"/>
          </w:pPr>
        </w:pPrChange>
      </w:pPr>
    </w:p>
    <w:p w14:paraId="54B6A6C8" w14:textId="26FCE290" w:rsidR="0074787C" w:rsidDel="00BE27D5" w:rsidRDefault="0074787C">
      <w:pPr>
        <w:spacing w:before="84" w:after="0" w:line="240" w:lineRule="auto"/>
        <w:ind w:left="115" w:right="50"/>
        <w:rPr>
          <w:del w:id="284" w:author="Administrator" w:date="2016-09-17T14:50:00Z"/>
          <w:sz w:val="20"/>
          <w:szCs w:val="20"/>
        </w:rPr>
        <w:pPrChange w:id="285" w:author="Administrator" w:date="2016-09-17T14:50:00Z">
          <w:pPr>
            <w:spacing w:after="0" w:line="200" w:lineRule="exact"/>
          </w:pPr>
        </w:pPrChange>
      </w:pPr>
    </w:p>
    <w:p w14:paraId="7E293459" w14:textId="305CE3C3" w:rsidR="0074787C" w:rsidDel="00BE27D5" w:rsidRDefault="00656446">
      <w:pPr>
        <w:spacing w:before="84" w:after="0" w:line="240" w:lineRule="auto"/>
        <w:ind w:left="115" w:right="50"/>
        <w:rPr>
          <w:del w:id="286" w:author="Administrator" w:date="2016-09-17T14:50:00Z"/>
          <w:rFonts w:ascii="Open Sans" w:eastAsia="Open Sans" w:hAnsi="Open Sans" w:cs="Open Sans"/>
        </w:rPr>
        <w:pPrChange w:id="287" w:author="Administrator" w:date="2016-09-17T14:50:00Z">
          <w:pPr>
            <w:spacing w:after="0" w:line="297" w:lineRule="exact"/>
            <w:ind w:left="1270" w:right="-20"/>
          </w:pPr>
        </w:pPrChange>
      </w:pPr>
      <w:del w:id="288" w:author="Administrator" w:date="2016-09-17T14:50:00Z">
        <w:r w:rsidDel="00BE27D5">
          <w:rPr>
            <w:rFonts w:ascii="Open Sans" w:eastAsia="Open Sans" w:hAnsi="Open Sans" w:cs="Open Sans"/>
            <w:spacing w:val="-1"/>
            <w:position w:val="1"/>
          </w:rPr>
          <w:delText>I</w:delText>
        </w:r>
        <w:r w:rsidDel="00BE27D5">
          <w:rPr>
            <w:rFonts w:ascii="Open Sans" w:eastAsia="Open Sans" w:hAnsi="Open Sans" w:cs="Open Sans"/>
            <w:position w:val="1"/>
          </w:rPr>
          <w:delText>f</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spacing w:val="-6"/>
            <w:position w:val="1"/>
          </w:rPr>
          <w:delText>y</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u</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position w:val="1"/>
          </w:rPr>
          <w:delText>h</w:delText>
        </w:r>
        <w:r w:rsidDel="00BE27D5">
          <w:rPr>
            <w:rFonts w:ascii="Open Sans" w:eastAsia="Open Sans" w:hAnsi="Open Sans" w:cs="Open Sans"/>
            <w:spacing w:val="-2"/>
            <w:position w:val="1"/>
          </w:rPr>
          <w:delText>a</w:delText>
        </w:r>
        <w:r w:rsidDel="00BE27D5">
          <w:rPr>
            <w:rFonts w:ascii="Open Sans" w:eastAsia="Open Sans" w:hAnsi="Open Sans" w:cs="Open Sans"/>
            <w:spacing w:val="-5"/>
            <w:position w:val="1"/>
          </w:rPr>
          <w:delText>v</w:delText>
        </w:r>
        <w:r w:rsidDel="00BE27D5">
          <w:rPr>
            <w:rFonts w:ascii="Open Sans" w:eastAsia="Open Sans" w:hAnsi="Open Sans" w:cs="Open Sans"/>
            <w:position w:val="1"/>
          </w:rPr>
          <w:delText>e</w:delText>
        </w:r>
        <w:r w:rsidDel="00BE27D5">
          <w:rPr>
            <w:rFonts w:ascii="Open Sans" w:eastAsia="Open Sans" w:hAnsi="Open Sans" w:cs="Open Sans"/>
            <w:spacing w:val="-3"/>
            <w:position w:val="1"/>
          </w:rPr>
          <w:delText xml:space="preserve"> e</w:delText>
        </w:r>
        <w:r w:rsidDel="00BE27D5">
          <w:rPr>
            <w:rFonts w:ascii="Open Sans" w:eastAsia="Open Sans" w:hAnsi="Open Sans" w:cs="Open Sans"/>
            <w:position w:val="1"/>
          </w:rPr>
          <w:delText>n</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b</w:delText>
        </w:r>
        <w:r w:rsidDel="00BE27D5">
          <w:rPr>
            <w:rFonts w:ascii="Open Sans" w:eastAsia="Open Sans" w:hAnsi="Open Sans" w:cs="Open Sans"/>
            <w:spacing w:val="5"/>
            <w:position w:val="1"/>
          </w:rPr>
          <w:delText>l</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d</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he</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b/>
            <w:bCs/>
            <w:color w:val="0000FF"/>
            <w:spacing w:val="2"/>
            <w:position w:val="1"/>
          </w:rPr>
          <w:delText>D</w:delText>
        </w:r>
        <w:r w:rsidDel="00BE27D5">
          <w:rPr>
            <w:rFonts w:ascii="Open Sans" w:eastAsia="Open Sans" w:hAnsi="Open Sans" w:cs="Open Sans"/>
            <w:b/>
            <w:bCs/>
            <w:color w:val="0000FF"/>
            <w:spacing w:val="5"/>
            <w:position w:val="1"/>
          </w:rPr>
          <w:delText>e</w:delText>
        </w:r>
        <w:r w:rsidDel="00BE27D5">
          <w:rPr>
            <w:rFonts w:ascii="Open Sans" w:eastAsia="Open Sans" w:hAnsi="Open Sans" w:cs="Open Sans"/>
            <w:b/>
            <w:bCs/>
            <w:color w:val="0000FF"/>
            <w:spacing w:val="2"/>
            <w:position w:val="1"/>
          </w:rPr>
          <w:delText>a</w:delText>
        </w:r>
        <w:r w:rsidDel="00BE27D5">
          <w:rPr>
            <w:rFonts w:ascii="Open Sans" w:eastAsia="Open Sans" w:hAnsi="Open Sans" w:cs="Open Sans"/>
            <w:b/>
            <w:bCs/>
            <w:color w:val="0000FF"/>
            <w:spacing w:val="-4"/>
            <w:position w:val="1"/>
          </w:rPr>
          <w:delText>d</w:delText>
        </w:r>
        <w:r w:rsidDel="00BE27D5">
          <w:rPr>
            <w:rFonts w:ascii="Open Sans" w:eastAsia="Open Sans" w:hAnsi="Open Sans" w:cs="Open Sans"/>
            <w:b/>
            <w:bCs/>
            <w:color w:val="0000FF"/>
            <w:spacing w:val="5"/>
            <w:position w:val="1"/>
          </w:rPr>
          <w:delText>he</w:delText>
        </w:r>
        <w:r w:rsidDel="00BE27D5">
          <w:rPr>
            <w:rFonts w:ascii="Open Sans" w:eastAsia="Open Sans" w:hAnsi="Open Sans" w:cs="Open Sans"/>
            <w:b/>
            <w:bCs/>
            <w:color w:val="0000FF"/>
            <w:spacing w:val="2"/>
            <w:position w:val="1"/>
          </w:rPr>
          <w:delText>a</w:delText>
        </w:r>
        <w:r w:rsidDel="00BE27D5">
          <w:rPr>
            <w:rFonts w:ascii="Open Sans" w:eastAsia="Open Sans" w:hAnsi="Open Sans" w:cs="Open Sans"/>
            <w:b/>
            <w:bCs/>
            <w:color w:val="0000FF"/>
            <w:spacing w:val="-4"/>
            <w:position w:val="1"/>
          </w:rPr>
          <w:delText>d</w:delText>
        </w:r>
        <w:r w:rsidDel="00BE27D5">
          <w:rPr>
            <w:rFonts w:ascii="Open Sans" w:eastAsia="Open Sans" w:hAnsi="Open Sans" w:cs="Open Sans"/>
            <w:b/>
            <w:bCs/>
            <w:color w:val="0000FF"/>
            <w:position w:val="1"/>
          </w:rPr>
          <w:delText>s</w:delText>
        </w:r>
        <w:r w:rsidDel="00BE27D5">
          <w:rPr>
            <w:rFonts w:ascii="Open Sans" w:eastAsia="Open Sans" w:hAnsi="Open Sans" w:cs="Open Sans"/>
            <w:b/>
            <w:bCs/>
            <w:color w:val="0000FF"/>
            <w:spacing w:val="-7"/>
            <w:position w:val="1"/>
          </w:rPr>
          <w:delText xml:space="preserve"> </w:delText>
        </w:r>
        <w:r w:rsidDel="00BE27D5">
          <w:rPr>
            <w:rFonts w:ascii="Open Sans" w:eastAsia="Open Sans" w:hAnsi="Open Sans" w:cs="Open Sans"/>
            <w:b/>
            <w:bCs/>
            <w:color w:val="0000FF"/>
            <w:spacing w:val="6"/>
            <w:position w:val="1"/>
          </w:rPr>
          <w:delText>G</w:delText>
        </w:r>
        <w:r w:rsidDel="00BE27D5">
          <w:rPr>
            <w:rFonts w:ascii="Open Sans" w:eastAsia="Open Sans" w:hAnsi="Open Sans" w:cs="Open Sans"/>
            <w:b/>
            <w:bCs/>
            <w:color w:val="0000FF"/>
            <w:spacing w:val="5"/>
            <w:position w:val="1"/>
          </w:rPr>
          <w:delText>ener</w:delText>
        </w:r>
        <w:r w:rsidDel="00BE27D5">
          <w:rPr>
            <w:rFonts w:ascii="Open Sans" w:eastAsia="Open Sans" w:hAnsi="Open Sans" w:cs="Open Sans"/>
            <w:b/>
            <w:bCs/>
            <w:color w:val="0000FF"/>
            <w:spacing w:val="2"/>
            <w:position w:val="1"/>
          </w:rPr>
          <w:delText>a</w:delText>
        </w:r>
        <w:r w:rsidDel="00BE27D5">
          <w:rPr>
            <w:rFonts w:ascii="Open Sans" w:eastAsia="Open Sans" w:hAnsi="Open Sans" w:cs="Open Sans"/>
            <w:b/>
            <w:bCs/>
            <w:color w:val="0000FF"/>
            <w:spacing w:val="-5"/>
            <w:position w:val="1"/>
          </w:rPr>
          <w:delText>t</w:delText>
        </w:r>
        <w:r w:rsidDel="00BE27D5">
          <w:rPr>
            <w:rFonts w:ascii="Open Sans" w:eastAsia="Open Sans" w:hAnsi="Open Sans" w:cs="Open Sans"/>
            <w:b/>
            <w:bCs/>
            <w:color w:val="0000FF"/>
            <w:spacing w:val="-1"/>
            <w:position w:val="1"/>
          </w:rPr>
          <w:delText>o</w:delText>
        </w:r>
        <w:r w:rsidDel="00BE27D5">
          <w:rPr>
            <w:rFonts w:ascii="Open Sans" w:eastAsia="Open Sans" w:hAnsi="Open Sans" w:cs="Open Sans"/>
            <w:b/>
            <w:bCs/>
            <w:color w:val="0000FF"/>
            <w:position w:val="1"/>
          </w:rPr>
          <w:delText>r</w:delText>
        </w:r>
        <w:r w:rsidDel="00BE27D5">
          <w:rPr>
            <w:rFonts w:ascii="Open Sans" w:eastAsia="Open Sans" w:hAnsi="Open Sans" w:cs="Open Sans"/>
            <w:b/>
            <w:bCs/>
            <w:color w:val="0000FF"/>
            <w:spacing w:val="5"/>
            <w:position w:val="1"/>
          </w:rPr>
          <w:delText xml:space="preserve"> </w:delText>
        </w:r>
        <w:r w:rsidDel="00BE27D5">
          <w:rPr>
            <w:rFonts w:ascii="Open Sans" w:eastAsia="Open Sans" w:hAnsi="Open Sans" w:cs="Open Sans"/>
            <w:color w:val="000000"/>
            <w:position w:val="1"/>
          </w:rPr>
          <w:delText>pr</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spacing w:val="1"/>
            <w:position w:val="1"/>
          </w:rPr>
          <w:delText>f</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position w:val="1"/>
          </w:rPr>
          <w:delText>r</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position w:val="1"/>
          </w:rPr>
          <w:delText>nc</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position w:val="1"/>
          </w:rPr>
          <w:delText>,</w:delText>
        </w:r>
        <w:r w:rsidDel="00BE27D5">
          <w:rPr>
            <w:rFonts w:ascii="Open Sans" w:eastAsia="Open Sans" w:hAnsi="Open Sans" w:cs="Open Sans"/>
            <w:color w:val="000000"/>
            <w:spacing w:val="6"/>
            <w:position w:val="1"/>
          </w:rPr>
          <w:delText xml:space="preserve"> </w:delText>
        </w:r>
        <w:r w:rsidDel="00BE27D5">
          <w:rPr>
            <w:rFonts w:ascii="Open Sans" w:eastAsia="Open Sans" w:hAnsi="Open Sans" w:cs="Open Sans"/>
            <w:color w:val="000000"/>
            <w:spacing w:val="-3"/>
            <w:position w:val="1"/>
          </w:rPr>
          <w:delText>t</w:delText>
        </w:r>
        <w:r w:rsidDel="00BE27D5">
          <w:rPr>
            <w:rFonts w:ascii="Open Sans" w:eastAsia="Open Sans" w:hAnsi="Open Sans" w:cs="Open Sans"/>
            <w:color w:val="000000"/>
            <w:position w:val="1"/>
          </w:rPr>
          <w:delText>he</w:delText>
        </w:r>
        <w:r w:rsidDel="00BE27D5">
          <w:rPr>
            <w:rFonts w:ascii="Open Sans" w:eastAsia="Open Sans" w:hAnsi="Open Sans" w:cs="Open Sans"/>
            <w:color w:val="000000"/>
            <w:spacing w:val="-2"/>
            <w:position w:val="1"/>
          </w:rPr>
          <w:delText xml:space="preserve"> </w:delText>
        </w:r>
        <w:r w:rsidDel="00BE27D5">
          <w:rPr>
            <w:rFonts w:ascii="Open Sans" w:eastAsia="Open Sans" w:hAnsi="Open Sans" w:cs="Open Sans"/>
            <w:color w:val="000000"/>
            <w:position w:val="1"/>
          </w:rPr>
          <w:delText>d</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spacing w:val="-2"/>
            <w:position w:val="1"/>
          </w:rPr>
          <w:delText>a</w:delText>
        </w:r>
        <w:r w:rsidDel="00BE27D5">
          <w:rPr>
            <w:rFonts w:ascii="Open Sans" w:eastAsia="Open Sans" w:hAnsi="Open Sans" w:cs="Open Sans"/>
            <w:color w:val="000000"/>
            <w:position w:val="1"/>
          </w:rPr>
          <w:delText>dh</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spacing w:val="-2"/>
            <w:position w:val="1"/>
          </w:rPr>
          <w:delText>a</w:delText>
        </w:r>
        <w:r w:rsidDel="00BE27D5">
          <w:rPr>
            <w:rFonts w:ascii="Open Sans" w:eastAsia="Open Sans" w:hAnsi="Open Sans" w:cs="Open Sans"/>
            <w:color w:val="000000"/>
            <w:position w:val="1"/>
          </w:rPr>
          <w:delText>d</w:delText>
        </w:r>
      </w:del>
    </w:p>
    <w:p w14:paraId="0DCA378A" w14:textId="4E154F4F" w:rsidR="0074787C" w:rsidDel="00BE27D5" w:rsidRDefault="00656446">
      <w:pPr>
        <w:spacing w:before="84" w:after="0" w:line="240" w:lineRule="auto"/>
        <w:ind w:left="115" w:right="50"/>
        <w:rPr>
          <w:del w:id="289" w:author="Administrator" w:date="2016-09-17T14:50:00Z"/>
          <w:rFonts w:ascii="Open Sans" w:eastAsia="Open Sans" w:hAnsi="Open Sans" w:cs="Open Sans"/>
        </w:rPr>
        <w:pPrChange w:id="290" w:author="Administrator" w:date="2016-09-17T14:50:00Z">
          <w:pPr>
            <w:spacing w:after="0" w:line="282" w:lineRule="exact"/>
            <w:ind w:left="1270" w:right="-20"/>
          </w:pPr>
        </w:pPrChange>
      </w:pPr>
      <w:del w:id="291" w:author="Administrator" w:date="2016-09-17T14:50:00Z">
        <w:r w:rsidDel="00BE27D5">
          <w:rPr>
            <w:rFonts w:ascii="Open Sans" w:eastAsia="Open Sans" w:hAnsi="Open Sans" w:cs="Open Sans"/>
            <w:spacing w:val="-6"/>
            <w:position w:val="-1"/>
          </w:rPr>
          <w:delText>w</w:delText>
        </w:r>
        <w:r w:rsidDel="00BE27D5">
          <w:rPr>
            <w:rFonts w:ascii="Open Sans" w:eastAsia="Open Sans" w:hAnsi="Open Sans" w:cs="Open Sans"/>
            <w:spacing w:val="5"/>
            <w:position w:val="-1"/>
          </w:rPr>
          <w:delText>il</w:delText>
        </w:r>
        <w:r w:rsidDel="00BE27D5">
          <w:rPr>
            <w:rFonts w:ascii="Open Sans" w:eastAsia="Open Sans" w:hAnsi="Open Sans" w:cs="Open Sans"/>
            <w:position w:val="-1"/>
          </w:rPr>
          <w:delText>l</w:delText>
        </w:r>
        <w:r w:rsidDel="00BE27D5">
          <w:rPr>
            <w:rFonts w:ascii="Open Sans" w:eastAsia="Open Sans" w:hAnsi="Open Sans" w:cs="Open Sans"/>
            <w:spacing w:val="4"/>
            <w:position w:val="-1"/>
          </w:rPr>
          <w:delText xml:space="preserve"> </w:delText>
        </w:r>
        <w:r w:rsidDel="00BE27D5">
          <w:rPr>
            <w:rFonts w:ascii="Open Sans" w:eastAsia="Open Sans" w:hAnsi="Open Sans" w:cs="Open Sans"/>
            <w:position w:val="-1"/>
          </w:rPr>
          <w:delText>be</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position w:val="-1"/>
          </w:rPr>
          <w:delText>r</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g</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n</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r</w:delText>
        </w:r>
        <w:r w:rsidDel="00BE27D5">
          <w:rPr>
            <w:rFonts w:ascii="Open Sans" w:eastAsia="Open Sans" w:hAnsi="Open Sans" w:cs="Open Sans"/>
            <w:spacing w:val="-2"/>
            <w:position w:val="-1"/>
          </w:rPr>
          <w:delText>a</w:delText>
        </w:r>
        <w:r w:rsidDel="00BE27D5">
          <w:rPr>
            <w:rFonts w:ascii="Open Sans" w:eastAsia="Open Sans" w:hAnsi="Open Sans" w:cs="Open Sans"/>
            <w:spacing w:val="-3"/>
            <w:position w:val="-1"/>
          </w:rPr>
          <w:delText>te</w:delText>
        </w:r>
        <w:r w:rsidDel="00BE27D5">
          <w:rPr>
            <w:rFonts w:ascii="Open Sans" w:eastAsia="Open Sans" w:hAnsi="Open Sans" w:cs="Open Sans"/>
            <w:position w:val="-1"/>
          </w:rPr>
          <w:delText>d</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 xml:space="preserve">t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he</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position w:val="-1"/>
          </w:rPr>
          <w:delText>n</w:delText>
        </w:r>
        <w:r w:rsidDel="00BE27D5">
          <w:rPr>
            <w:rFonts w:ascii="Open Sans" w:eastAsia="Open Sans" w:hAnsi="Open Sans" w:cs="Open Sans"/>
            <w:spacing w:val="-3"/>
            <w:position w:val="-1"/>
          </w:rPr>
          <w:delText>e</w:delText>
        </w:r>
        <w:r w:rsidDel="00BE27D5">
          <w:rPr>
            <w:rFonts w:ascii="Open Sans" w:eastAsia="Open Sans" w:hAnsi="Open Sans" w:cs="Open Sans"/>
            <w:spacing w:val="5"/>
            <w:position w:val="-1"/>
          </w:rPr>
          <w:delText>x</w:delText>
        </w:r>
        <w:r w:rsidDel="00BE27D5">
          <w:rPr>
            <w:rFonts w:ascii="Open Sans" w:eastAsia="Open Sans" w:hAnsi="Open Sans" w:cs="Open Sans"/>
            <w:position w:val="-1"/>
          </w:rPr>
          <w:delText>t</w:delText>
        </w:r>
        <w:r w:rsidDel="00BE27D5">
          <w:rPr>
            <w:rFonts w:ascii="Open Sans" w:eastAsia="Open Sans" w:hAnsi="Open Sans" w:cs="Open Sans"/>
            <w:spacing w:val="-3"/>
            <w:position w:val="-1"/>
          </w:rPr>
          <w:delText xml:space="preserve"> </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p</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imi</w:delText>
        </w:r>
        <w:r w:rsidDel="00BE27D5">
          <w:rPr>
            <w:rFonts w:ascii="Open Sans" w:eastAsia="Open Sans" w:hAnsi="Open Sans" w:cs="Open Sans"/>
            <w:spacing w:val="2"/>
            <w:position w:val="-1"/>
          </w:rPr>
          <w:delText>z</w:delText>
        </w:r>
        <w:r w:rsidDel="00BE27D5">
          <w:rPr>
            <w:rFonts w:ascii="Open Sans" w:eastAsia="Open Sans" w:hAnsi="Open Sans" w:cs="Open Sans"/>
            <w:spacing w:val="-2"/>
            <w:position w:val="-1"/>
          </w:rPr>
          <w:delText>a</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n</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position w:val="-1"/>
          </w:rPr>
          <w:delText>run.</w:delText>
        </w:r>
      </w:del>
    </w:p>
    <w:p w14:paraId="21C170B1" w14:textId="22905E39" w:rsidR="0074787C" w:rsidDel="00BE27D5" w:rsidRDefault="0074787C">
      <w:pPr>
        <w:spacing w:before="84" w:after="0" w:line="240" w:lineRule="auto"/>
        <w:ind w:left="115" w:right="50"/>
        <w:rPr>
          <w:del w:id="292" w:author="Administrator" w:date="2016-09-17T14:50:00Z"/>
          <w:sz w:val="20"/>
          <w:szCs w:val="20"/>
        </w:rPr>
        <w:pPrChange w:id="293" w:author="Administrator" w:date="2016-09-17T14:50:00Z">
          <w:pPr>
            <w:spacing w:after="0" w:line="200" w:lineRule="exact"/>
          </w:pPr>
        </w:pPrChange>
      </w:pPr>
    </w:p>
    <w:p w14:paraId="150CFBB0" w14:textId="77777777" w:rsidR="0074787C" w:rsidRDefault="0074787C">
      <w:pPr>
        <w:spacing w:after="0" w:line="200" w:lineRule="exact"/>
        <w:rPr>
          <w:sz w:val="20"/>
          <w:szCs w:val="20"/>
        </w:rPr>
      </w:pPr>
    </w:p>
    <w:p w14:paraId="2E204A0F" w14:textId="77777777" w:rsidR="0074787C" w:rsidRDefault="0074787C">
      <w:pPr>
        <w:spacing w:before="5" w:after="0" w:line="220" w:lineRule="exact"/>
      </w:pPr>
    </w:p>
    <w:p w14:paraId="27C5E0FD" w14:textId="77777777" w:rsidR="0074787C" w:rsidRDefault="00656446">
      <w:pPr>
        <w:spacing w:after="0" w:line="448" w:lineRule="exact"/>
        <w:ind w:left="115" w:right="-20"/>
        <w:rPr>
          <w:rFonts w:ascii="Open Sans" w:eastAsia="Open Sans" w:hAnsi="Open Sans" w:cs="Open Sans"/>
          <w:sz w:val="36"/>
          <w:szCs w:val="36"/>
        </w:rPr>
      </w:pPr>
      <w:r>
        <w:rPr>
          <w:rFonts w:ascii="Open Sans" w:eastAsia="Open Sans" w:hAnsi="Open Sans" w:cs="Open Sans"/>
          <w:b/>
          <w:bCs/>
          <w:color w:val="4E80BD"/>
          <w:spacing w:val="-2"/>
          <w:position w:val="2"/>
          <w:sz w:val="36"/>
          <w:szCs w:val="36"/>
        </w:rPr>
        <w:t>B</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o</w:t>
      </w:r>
      <w:r>
        <w:rPr>
          <w:rFonts w:ascii="Open Sans" w:eastAsia="Open Sans" w:hAnsi="Open Sans" w:cs="Open Sans"/>
          <w:b/>
          <w:bCs/>
          <w:color w:val="4E80BD"/>
          <w:spacing w:val="-5"/>
          <w:position w:val="2"/>
          <w:sz w:val="36"/>
          <w:szCs w:val="36"/>
        </w:rPr>
        <w:t>c</w:t>
      </w:r>
      <w:r>
        <w:rPr>
          <w:rFonts w:ascii="Open Sans" w:eastAsia="Open Sans" w:hAnsi="Open Sans" w:cs="Open Sans"/>
          <w:b/>
          <w:bCs/>
          <w:color w:val="4E80BD"/>
          <w:position w:val="2"/>
          <w:sz w:val="36"/>
          <w:szCs w:val="36"/>
        </w:rPr>
        <w:t>k</w:t>
      </w:r>
      <w:r>
        <w:rPr>
          <w:rFonts w:ascii="Open Sans" w:eastAsia="Open Sans" w:hAnsi="Open Sans" w:cs="Open Sans"/>
          <w:b/>
          <w:bCs/>
          <w:color w:val="4E80BD"/>
          <w:spacing w:val="11"/>
          <w:position w:val="2"/>
          <w:sz w:val="36"/>
          <w:szCs w:val="36"/>
        </w:rPr>
        <w:t xml:space="preserve"> </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6"/>
          <w:position w:val="2"/>
          <w:sz w:val="36"/>
          <w:szCs w:val="36"/>
        </w:rPr>
        <w:t>v</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position w:val="2"/>
          <w:sz w:val="36"/>
          <w:szCs w:val="36"/>
        </w:rPr>
        <w:t>l</w:t>
      </w:r>
      <w:r>
        <w:rPr>
          <w:rFonts w:ascii="Open Sans" w:eastAsia="Open Sans" w:hAnsi="Open Sans" w:cs="Open Sans"/>
          <w:b/>
          <w:bCs/>
          <w:color w:val="4E80BD"/>
          <w:spacing w:val="1"/>
          <w:position w:val="2"/>
          <w:sz w:val="36"/>
          <w:szCs w:val="36"/>
        </w:rPr>
        <w:t xml:space="preserve"> </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3"/>
          <w:position w:val="2"/>
          <w:sz w:val="36"/>
          <w:szCs w:val="36"/>
        </w:rPr>
        <w:t>d</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3"/>
          <w:position w:val="2"/>
          <w:sz w:val="36"/>
          <w:szCs w:val="36"/>
        </w:rPr>
        <w:t>n</w:t>
      </w:r>
      <w:r>
        <w:rPr>
          <w:rFonts w:ascii="Open Sans" w:eastAsia="Open Sans" w:hAnsi="Open Sans" w:cs="Open Sans"/>
          <w:b/>
          <w:bCs/>
          <w:color w:val="4E80BD"/>
          <w:position w:val="2"/>
          <w:sz w:val="36"/>
          <w:szCs w:val="36"/>
        </w:rPr>
        <w:t>g</w:t>
      </w:r>
    </w:p>
    <w:p w14:paraId="6D5524F2" w14:textId="77777777" w:rsidR="0074787C" w:rsidRDefault="00656446">
      <w:pPr>
        <w:spacing w:before="84"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rPr>
        <w:t xml:space="preserve">a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rPr>
        <w:t>nu</w:t>
      </w:r>
      <w:r>
        <w:rPr>
          <w:rFonts w:ascii="Open Sans" w:eastAsia="Open Sans" w:hAnsi="Open Sans" w:cs="Open Sans"/>
          <w:color w:val="3F3F3F"/>
          <w:spacing w:val="5"/>
        </w:rPr>
        <w:t>m</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76774C5A" w14:textId="77777777" w:rsidR="0074787C" w:rsidRDefault="0074787C">
      <w:pPr>
        <w:spacing w:after="0"/>
        <w:sectPr w:rsidR="0074787C">
          <w:footerReference w:type="default" r:id="rId63"/>
          <w:pgSz w:w="11920" w:h="16840"/>
          <w:pgMar w:top="1560" w:right="1500" w:bottom="280" w:left="1280" w:header="0" w:footer="0" w:gutter="0"/>
          <w:cols w:space="720"/>
        </w:sectPr>
      </w:pPr>
    </w:p>
    <w:p w14:paraId="59B8FD06" w14:textId="77777777" w:rsidR="0074787C" w:rsidRDefault="0074787C">
      <w:pPr>
        <w:spacing w:before="7" w:after="0" w:line="170" w:lineRule="exact"/>
        <w:rPr>
          <w:sz w:val="17"/>
          <w:szCs w:val="17"/>
        </w:rPr>
      </w:pPr>
    </w:p>
    <w:p w14:paraId="28CFB16A" w14:textId="77777777" w:rsidR="0074787C" w:rsidRDefault="002D0355">
      <w:pPr>
        <w:spacing w:after="0" w:line="240" w:lineRule="auto"/>
        <w:ind w:left="115" w:right="-20"/>
        <w:rPr>
          <w:rFonts w:ascii="Times New Roman" w:eastAsia="Times New Roman" w:hAnsi="Times New Roman" w:cs="Times New Roman"/>
          <w:sz w:val="20"/>
          <w:szCs w:val="20"/>
        </w:rPr>
      </w:pPr>
      <w:r>
        <w:pict w14:anchorId="26A3C69F">
          <v:shape id="_x0000_i1066" type="#_x0000_t75" style="width:269.25pt;height:168.75pt;mso-position-horizontal-relative:char;mso-position-vertical-relative:line">
            <v:imagedata r:id="rId64" o:title=""/>
          </v:shape>
        </w:pict>
      </w:r>
    </w:p>
    <w:p w14:paraId="42D5E801" w14:textId="77777777" w:rsidR="0074787C" w:rsidRDefault="0074787C">
      <w:pPr>
        <w:spacing w:before="1" w:after="0" w:line="180" w:lineRule="exact"/>
        <w:rPr>
          <w:sz w:val="18"/>
          <w:szCs w:val="18"/>
        </w:rPr>
      </w:pPr>
    </w:p>
    <w:p w14:paraId="2332468E"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2"/>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p</w:t>
      </w:r>
      <w:r>
        <w:rPr>
          <w:rFonts w:ascii="Open Sans" w:eastAsia="Open Sans" w:hAnsi="Open Sans" w:cs="Open Sans"/>
          <w:color w:val="3F3F3F"/>
          <w:spacing w:val="-3"/>
          <w:position w:val="1"/>
        </w:rPr>
        <w:t>e</w:t>
      </w:r>
      <w:r>
        <w:rPr>
          <w:rFonts w:ascii="Open Sans" w:eastAsia="Open Sans" w:hAnsi="Open Sans" w:cs="Open Sans"/>
          <w:color w:val="3F3F3F"/>
          <w:position w:val="1"/>
        </w:rPr>
        <w:t xml:space="preserve">n </w:t>
      </w:r>
      <w:r>
        <w:rPr>
          <w:rFonts w:ascii="Open Sans" w:eastAsia="Open Sans" w:hAnsi="Open Sans" w:cs="Open Sans"/>
          <w:color w:val="3F3F3F"/>
          <w:spacing w:val="5"/>
          <w:position w:val="1"/>
        </w:rPr>
        <w:t>i</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1"/>
          <w:position w:val="1"/>
        </w:rPr>
        <w:t>f</w:t>
      </w:r>
      <w:r>
        <w:rPr>
          <w:rFonts w:ascii="Open Sans" w:eastAsia="Open Sans" w:hAnsi="Open Sans" w:cs="Open Sans"/>
          <w:color w:val="3F3F3F"/>
          <w:spacing w:val="2"/>
          <w:position w:val="1"/>
        </w:rPr>
        <w:t>o</w:t>
      </w:r>
      <w:r>
        <w:rPr>
          <w:rFonts w:ascii="Open Sans" w:eastAsia="Open Sans" w:hAnsi="Open Sans" w:cs="Open Sans"/>
          <w:color w:val="3F3F3F"/>
          <w:position w:val="1"/>
        </w:rPr>
        <w:t>r</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position w:val="1"/>
        </w:rPr>
        <w:t>ng,</w:t>
      </w:r>
      <w:r>
        <w:rPr>
          <w:rFonts w:ascii="Open Sans" w:eastAsia="Open Sans" w:hAnsi="Open Sans" w:cs="Open Sans"/>
          <w:color w:val="3F3F3F"/>
          <w:spacing w:val="4"/>
          <w:position w:val="1"/>
        </w:rPr>
        <w:t xml:space="preserve"> </w:t>
      </w:r>
      <w:r>
        <w:rPr>
          <w:rFonts w:ascii="Open Sans" w:eastAsia="Open Sans" w:hAnsi="Open Sans" w:cs="Open Sans"/>
          <w:color w:val="3F3F3F"/>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5"/>
          <w:position w:val="1"/>
        </w:rPr>
        <w:t xml:space="preserve"> </w:t>
      </w:r>
      <w:r>
        <w:rPr>
          <w:rFonts w:ascii="Open Sans" w:eastAsia="Open Sans" w:hAnsi="Open Sans" w:cs="Open Sans"/>
          <w:b/>
          <w:bCs/>
          <w:color w:val="3F3F3F"/>
          <w:spacing w:val="-3"/>
          <w:position w:val="1"/>
        </w:rPr>
        <w:t>E</w:t>
      </w:r>
      <w:r>
        <w:rPr>
          <w:rFonts w:ascii="Open Sans" w:eastAsia="Open Sans" w:hAnsi="Open Sans" w:cs="Open Sans"/>
          <w:b/>
          <w:bCs/>
          <w:color w:val="3F3F3F"/>
          <w:spacing w:val="-4"/>
          <w:position w:val="1"/>
        </w:rPr>
        <w:t>d</w:t>
      </w:r>
      <w:r>
        <w:rPr>
          <w:rFonts w:ascii="Open Sans" w:eastAsia="Open Sans" w:hAnsi="Open Sans" w:cs="Open Sans"/>
          <w:b/>
          <w:bCs/>
          <w:color w:val="3F3F3F"/>
          <w:spacing w:val="-7"/>
          <w:position w:val="1"/>
        </w:rPr>
        <w:t>i</w:t>
      </w:r>
      <w:r>
        <w:rPr>
          <w:rFonts w:ascii="Open Sans" w:eastAsia="Open Sans" w:hAnsi="Open Sans" w:cs="Open Sans"/>
          <w:b/>
          <w:bCs/>
          <w:color w:val="3F3F3F"/>
          <w:spacing w:val="-6"/>
          <w:position w:val="1"/>
        </w:rPr>
        <w:t>t</w:t>
      </w:r>
      <w:r>
        <w:rPr>
          <w:rFonts w:ascii="Open Sans" w:eastAsia="Open Sans" w:hAnsi="Open Sans" w:cs="Open Sans"/>
          <w:color w:val="3F3F3F"/>
          <w:position w:val="1"/>
        </w:rPr>
        <w:t>:</w:t>
      </w:r>
    </w:p>
    <w:p w14:paraId="5AC98768" w14:textId="77777777" w:rsidR="0074787C" w:rsidRDefault="0074787C">
      <w:pPr>
        <w:spacing w:before="2" w:after="0" w:line="130" w:lineRule="exact"/>
        <w:rPr>
          <w:sz w:val="13"/>
          <w:szCs w:val="13"/>
        </w:rPr>
      </w:pPr>
    </w:p>
    <w:p w14:paraId="005C881D" w14:textId="77777777" w:rsidR="0074787C" w:rsidRDefault="002D0355">
      <w:pPr>
        <w:spacing w:after="0" w:line="240" w:lineRule="auto"/>
        <w:ind w:left="115" w:right="-20"/>
        <w:rPr>
          <w:rFonts w:ascii="Times New Roman" w:eastAsia="Times New Roman" w:hAnsi="Times New Roman" w:cs="Times New Roman"/>
          <w:sz w:val="20"/>
          <w:szCs w:val="20"/>
        </w:rPr>
      </w:pPr>
      <w:r>
        <w:pict w14:anchorId="74079C0C">
          <v:shape id="_x0000_i1067" type="#_x0000_t75" style="width:270pt;height:188.25pt;mso-position-horizontal-relative:char;mso-position-vertical-relative:line">
            <v:imagedata r:id="rId65" o:title=""/>
          </v:shape>
        </w:pict>
      </w:r>
    </w:p>
    <w:p w14:paraId="78DE6027" w14:textId="77777777" w:rsidR="0074787C" w:rsidRDefault="0074787C">
      <w:pPr>
        <w:spacing w:after="0" w:line="140" w:lineRule="exact"/>
        <w:rPr>
          <w:sz w:val="14"/>
          <w:szCs w:val="14"/>
        </w:rPr>
      </w:pPr>
    </w:p>
    <w:p w14:paraId="061BAB0A"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8</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7"/>
        </w:rPr>
        <w:t>Ed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r>
        <w:rPr>
          <w:rFonts w:ascii="Open Sans" w:eastAsia="Open Sans" w:hAnsi="Open Sans" w:cs="Open Sans"/>
          <w:i/>
          <w:spacing w:val="-4"/>
        </w:rPr>
        <w:t xml:space="preserve"> </w:t>
      </w:r>
      <w:r>
        <w:rPr>
          <w:rFonts w:ascii="Open Sans" w:eastAsia="Open Sans" w:hAnsi="Open Sans" w:cs="Open Sans"/>
          <w:i/>
        </w:rPr>
        <w:t>V</w:t>
      </w:r>
      <w:r>
        <w:rPr>
          <w:rFonts w:ascii="Open Sans" w:eastAsia="Open Sans" w:hAnsi="Open Sans" w:cs="Open Sans"/>
          <w:i/>
          <w:spacing w:val="-3"/>
        </w:rPr>
        <w:t>e</w:t>
      </w:r>
      <w:r>
        <w:rPr>
          <w:rFonts w:ascii="Open Sans" w:eastAsia="Open Sans" w:hAnsi="Open Sans" w:cs="Open Sans"/>
          <w:i/>
          <w:spacing w:val="-7"/>
        </w:rPr>
        <w:t>h</w:t>
      </w:r>
      <w:r>
        <w:rPr>
          <w:rFonts w:ascii="Open Sans" w:eastAsia="Open Sans" w:hAnsi="Open Sans" w:cs="Open Sans"/>
          <w:i/>
          <w:spacing w:val="4"/>
        </w:rPr>
        <w:t>i</w:t>
      </w:r>
      <w:r>
        <w:rPr>
          <w:rFonts w:ascii="Open Sans" w:eastAsia="Open Sans" w:hAnsi="Open Sans" w:cs="Open Sans"/>
          <w:i/>
          <w:spacing w:val="6"/>
        </w:rPr>
        <w:t>c</w:t>
      </w:r>
      <w:r>
        <w:rPr>
          <w:rFonts w:ascii="Open Sans" w:eastAsia="Open Sans" w:hAnsi="Open Sans" w:cs="Open Sans"/>
          <w:i/>
          <w:spacing w:val="4"/>
        </w:rPr>
        <w:t>l</w:t>
      </w:r>
      <w:r>
        <w:rPr>
          <w:rFonts w:ascii="Open Sans" w:eastAsia="Open Sans" w:hAnsi="Open Sans" w:cs="Open Sans"/>
          <w:i/>
        </w:rPr>
        <w:t>e</w:t>
      </w:r>
      <w:r>
        <w:rPr>
          <w:rFonts w:ascii="Open Sans" w:eastAsia="Open Sans" w:hAnsi="Open Sans" w:cs="Open Sans"/>
          <w:i/>
          <w:spacing w:val="-3"/>
        </w:rPr>
        <w:t xml:space="preserve"> </w:t>
      </w:r>
      <w:r>
        <w:rPr>
          <w:rFonts w:ascii="Open Sans" w:eastAsia="Open Sans" w:hAnsi="Open Sans" w:cs="Open Sans"/>
          <w:i/>
          <w:spacing w:val="-7"/>
        </w:rPr>
        <w:t>b</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spacing w:val="6"/>
        </w:rPr>
        <w:t>c</w:t>
      </w:r>
      <w:r>
        <w:rPr>
          <w:rFonts w:ascii="Open Sans" w:eastAsia="Open Sans" w:hAnsi="Open Sans" w:cs="Open Sans"/>
          <w:i/>
        </w:rPr>
        <w:t>k</w:t>
      </w:r>
      <w:r>
        <w:rPr>
          <w:rFonts w:ascii="Open Sans" w:eastAsia="Open Sans" w:hAnsi="Open Sans" w:cs="Open Sans"/>
          <w:i/>
          <w:spacing w:val="-2"/>
        </w:rPr>
        <w:t xml:space="preserve"> </w:t>
      </w:r>
      <w:r>
        <w:rPr>
          <w:rFonts w:ascii="Open Sans" w:eastAsia="Open Sans" w:hAnsi="Open Sans" w:cs="Open Sans"/>
          <w:i/>
          <w:spacing w:val="4"/>
        </w:rPr>
        <w:t>i</w:t>
      </w:r>
      <w:r>
        <w:rPr>
          <w:rFonts w:ascii="Open Sans" w:eastAsia="Open Sans" w:hAnsi="Open Sans" w:cs="Open Sans"/>
          <w:i/>
          <w:spacing w:val="-7"/>
        </w:rPr>
        <w:t>n</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spacing w:val="3"/>
        </w:rPr>
        <w:t>rm</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spacing w:val="-3"/>
        </w:rPr>
        <w:t>o</w:t>
      </w:r>
      <w:r>
        <w:rPr>
          <w:rFonts w:ascii="Open Sans" w:eastAsia="Open Sans" w:hAnsi="Open Sans" w:cs="Open Sans"/>
          <w:i/>
        </w:rPr>
        <w:t>n</w:t>
      </w:r>
      <w:r>
        <w:rPr>
          <w:rFonts w:ascii="Open Sans" w:eastAsia="Open Sans" w:hAnsi="Open Sans" w:cs="Open Sans"/>
          <w:i/>
          <w:spacing w:val="-8"/>
        </w:rPr>
        <w:t xml:space="preserve"> </w:t>
      </w:r>
      <w:r>
        <w:rPr>
          <w:rFonts w:ascii="Open Sans" w:eastAsia="Open Sans" w:hAnsi="Open Sans" w:cs="Open Sans"/>
          <w:i/>
          <w:spacing w:val="-7"/>
        </w:rPr>
        <w:t>b</w:t>
      </w:r>
      <w:r>
        <w:rPr>
          <w:rFonts w:ascii="Open Sans" w:eastAsia="Open Sans" w:hAnsi="Open Sans" w:cs="Open Sans"/>
          <w:i/>
          <w:spacing w:val="-3"/>
        </w:rPr>
        <w:t>o</w:t>
      </w:r>
      <w:r>
        <w:rPr>
          <w:rFonts w:ascii="Open Sans" w:eastAsia="Open Sans" w:hAnsi="Open Sans" w:cs="Open Sans"/>
          <w:i/>
        </w:rPr>
        <w:t>x</w:t>
      </w:r>
    </w:p>
    <w:p w14:paraId="6E7D4BAA" w14:textId="77777777" w:rsidR="0074787C" w:rsidRDefault="0074787C">
      <w:pPr>
        <w:spacing w:before="8" w:after="0" w:line="200" w:lineRule="exact"/>
        <w:rPr>
          <w:sz w:val="20"/>
          <w:szCs w:val="20"/>
        </w:rPr>
      </w:pPr>
    </w:p>
    <w:p w14:paraId="57CC98F7"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5"/>
          <w:sz w:val="30"/>
          <w:szCs w:val="30"/>
        </w:rPr>
        <w:t>V</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h</w:t>
      </w:r>
      <w:r>
        <w:rPr>
          <w:rFonts w:ascii="Arial" w:eastAsia="Arial" w:hAnsi="Arial" w:cs="Arial"/>
          <w:b/>
          <w:bCs/>
          <w:i/>
          <w:color w:val="004CDD"/>
          <w:spacing w:val="7"/>
          <w:sz w:val="30"/>
          <w:szCs w:val="30"/>
        </w:rPr>
        <w:t>i</w:t>
      </w:r>
      <w:r>
        <w:rPr>
          <w:rFonts w:ascii="Arial" w:eastAsia="Arial" w:hAnsi="Arial" w:cs="Arial"/>
          <w:b/>
          <w:bCs/>
          <w:i/>
          <w:color w:val="004CDD"/>
          <w:spacing w:val="-2"/>
          <w:sz w:val="30"/>
          <w:szCs w:val="30"/>
        </w:rPr>
        <w:t>c</w:t>
      </w:r>
      <w:r>
        <w:rPr>
          <w:rFonts w:ascii="Arial" w:eastAsia="Arial" w:hAnsi="Arial" w:cs="Arial"/>
          <w:b/>
          <w:bCs/>
          <w:i/>
          <w:color w:val="004CDD"/>
          <w:spacing w:val="7"/>
          <w:sz w:val="30"/>
          <w:szCs w:val="30"/>
        </w:rPr>
        <w:t>l</w:t>
      </w:r>
      <w:r>
        <w:rPr>
          <w:rFonts w:ascii="Arial" w:eastAsia="Arial" w:hAnsi="Arial" w:cs="Arial"/>
          <w:b/>
          <w:bCs/>
          <w:i/>
          <w:color w:val="004CDD"/>
          <w:sz w:val="30"/>
          <w:szCs w:val="30"/>
        </w:rPr>
        <w:t xml:space="preserve">e </w:t>
      </w:r>
      <w:r>
        <w:rPr>
          <w:rFonts w:ascii="Arial" w:eastAsia="Arial" w:hAnsi="Arial" w:cs="Arial"/>
          <w:b/>
          <w:bCs/>
          <w:i/>
          <w:color w:val="004CDD"/>
          <w:spacing w:val="7"/>
          <w:sz w:val="30"/>
          <w:szCs w:val="30"/>
        </w:rPr>
        <w:t>I</w:t>
      </w:r>
      <w:r>
        <w:rPr>
          <w:rFonts w:ascii="Arial" w:eastAsia="Arial" w:hAnsi="Arial" w:cs="Arial"/>
          <w:b/>
          <w:bCs/>
          <w:i/>
          <w:color w:val="004CDD"/>
          <w:sz w:val="30"/>
          <w:szCs w:val="30"/>
        </w:rPr>
        <w:t>D</w:t>
      </w:r>
    </w:p>
    <w:p w14:paraId="5F151E42" w14:textId="77777777" w:rsidR="0074787C" w:rsidRDefault="0074787C">
      <w:pPr>
        <w:spacing w:before="3" w:after="0" w:line="100" w:lineRule="exact"/>
        <w:rPr>
          <w:sz w:val="10"/>
          <w:szCs w:val="10"/>
        </w:rPr>
      </w:pPr>
    </w:p>
    <w:p w14:paraId="4836C4B5"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8</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spacing w:val="5"/>
        </w:rPr>
        <w:t>D</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1"/>
        </w:rPr>
        <w:t>I</w:t>
      </w:r>
      <w:r>
        <w:rPr>
          <w:rFonts w:ascii="Open Sans" w:eastAsia="Open Sans" w:hAnsi="Open Sans" w:cs="Open Sans"/>
          <w:color w:val="3F3F3F"/>
        </w:rPr>
        <w:t>D</w:t>
      </w:r>
    </w:p>
    <w:p w14:paraId="782541D2" w14:textId="77777777" w:rsidR="0074787C" w:rsidRDefault="00656446">
      <w:pPr>
        <w:spacing w:after="0" w:line="240" w:lineRule="auto"/>
        <w:ind w:left="115" w:right="-20"/>
        <w:rPr>
          <w:rFonts w:ascii="Open Sans" w:eastAsia="Open Sans" w:hAnsi="Open Sans" w:cs="Open Sans"/>
        </w:rPr>
      </w:pPr>
      <w:proofErr w:type="gramStart"/>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dy</w:t>
      </w:r>
      <w:proofErr w:type="gramEnd"/>
      <w:r>
        <w:rPr>
          <w:rFonts w:ascii="Open Sans" w:eastAsia="Open Sans" w:hAnsi="Open Sans" w:cs="Open Sans"/>
          <w:color w:val="3F3F3F"/>
          <w:spacing w:val="-6"/>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us</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spacing w:val="-3"/>
        </w:rPr>
        <w:t>et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5"/>
        </w:rPr>
        <w:t>lik</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9</w:t>
      </w:r>
      <w:r>
        <w:rPr>
          <w:rFonts w:ascii="Open Sans" w:eastAsia="Open Sans" w:hAnsi="Open Sans" w:cs="Open Sans"/>
          <w:color w:val="3F3F3F"/>
          <w:spacing w:val="-2"/>
        </w:rPr>
        <w:t>a</w:t>
      </w:r>
      <w:r>
        <w:rPr>
          <w:rFonts w:ascii="Open Sans" w:eastAsia="Open Sans" w:hAnsi="Open Sans" w:cs="Open Sans"/>
          <w:color w:val="3F3F3F"/>
        </w:rPr>
        <w:t>.</w:t>
      </w:r>
    </w:p>
    <w:p w14:paraId="485B0EF9" w14:textId="77777777" w:rsidR="0074787C" w:rsidRDefault="0074787C">
      <w:pPr>
        <w:spacing w:before="12" w:after="0" w:line="260" w:lineRule="exact"/>
        <w:rPr>
          <w:sz w:val="26"/>
          <w:szCs w:val="26"/>
        </w:rPr>
      </w:pPr>
    </w:p>
    <w:p w14:paraId="685A3FB2"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5"/>
          <w:sz w:val="30"/>
          <w:szCs w:val="30"/>
        </w:rPr>
        <w:t>V</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h</w:t>
      </w:r>
      <w:r>
        <w:rPr>
          <w:rFonts w:ascii="Arial" w:eastAsia="Arial" w:hAnsi="Arial" w:cs="Arial"/>
          <w:b/>
          <w:bCs/>
          <w:i/>
          <w:color w:val="004CDD"/>
          <w:spacing w:val="7"/>
          <w:sz w:val="30"/>
          <w:szCs w:val="30"/>
        </w:rPr>
        <w:t>i</w:t>
      </w:r>
      <w:r>
        <w:rPr>
          <w:rFonts w:ascii="Arial" w:eastAsia="Arial" w:hAnsi="Arial" w:cs="Arial"/>
          <w:b/>
          <w:bCs/>
          <w:i/>
          <w:color w:val="004CDD"/>
          <w:spacing w:val="-2"/>
          <w:sz w:val="30"/>
          <w:szCs w:val="30"/>
        </w:rPr>
        <w:t>c</w:t>
      </w:r>
      <w:r>
        <w:rPr>
          <w:rFonts w:ascii="Arial" w:eastAsia="Arial" w:hAnsi="Arial" w:cs="Arial"/>
          <w:b/>
          <w:bCs/>
          <w:i/>
          <w:color w:val="004CDD"/>
          <w:spacing w:val="7"/>
          <w:sz w:val="30"/>
          <w:szCs w:val="30"/>
        </w:rPr>
        <w:t>l</w:t>
      </w:r>
      <w:r>
        <w:rPr>
          <w:rFonts w:ascii="Arial" w:eastAsia="Arial" w:hAnsi="Arial" w:cs="Arial"/>
          <w:b/>
          <w:bCs/>
          <w:i/>
          <w:color w:val="004CDD"/>
          <w:sz w:val="30"/>
          <w:szCs w:val="30"/>
        </w:rPr>
        <w:t xml:space="preserve">e </w:t>
      </w:r>
      <w:r>
        <w:rPr>
          <w:rFonts w:ascii="Arial" w:eastAsia="Arial" w:hAnsi="Arial" w:cs="Arial"/>
          <w:b/>
          <w:bCs/>
          <w:i/>
          <w:color w:val="004CDD"/>
          <w:spacing w:val="-3"/>
          <w:sz w:val="30"/>
          <w:szCs w:val="30"/>
        </w:rPr>
        <w:t>T</w:t>
      </w:r>
      <w:r>
        <w:rPr>
          <w:rFonts w:ascii="Arial" w:eastAsia="Arial" w:hAnsi="Arial" w:cs="Arial"/>
          <w:b/>
          <w:bCs/>
          <w:i/>
          <w:color w:val="004CDD"/>
          <w:spacing w:val="-2"/>
          <w:sz w:val="30"/>
          <w:szCs w:val="30"/>
        </w:rPr>
        <w:t>y</w:t>
      </w:r>
      <w:r>
        <w:rPr>
          <w:rFonts w:ascii="Arial" w:eastAsia="Arial" w:hAnsi="Arial" w:cs="Arial"/>
          <w:b/>
          <w:bCs/>
          <w:i/>
          <w:color w:val="004CDD"/>
          <w:spacing w:val="-3"/>
          <w:sz w:val="30"/>
          <w:szCs w:val="30"/>
        </w:rPr>
        <w:t>p</w:t>
      </w:r>
      <w:r>
        <w:rPr>
          <w:rFonts w:ascii="Arial" w:eastAsia="Arial" w:hAnsi="Arial" w:cs="Arial"/>
          <w:b/>
          <w:bCs/>
          <w:i/>
          <w:color w:val="004CDD"/>
          <w:sz w:val="30"/>
          <w:szCs w:val="30"/>
        </w:rPr>
        <w:t>e</w:t>
      </w:r>
    </w:p>
    <w:p w14:paraId="694A7650" w14:textId="77777777" w:rsidR="0074787C" w:rsidRDefault="0074787C">
      <w:pPr>
        <w:spacing w:before="3" w:after="0" w:line="100" w:lineRule="exact"/>
        <w:rPr>
          <w:sz w:val="10"/>
          <w:szCs w:val="10"/>
        </w:rPr>
      </w:pPr>
    </w:p>
    <w:p w14:paraId="68A9D56B"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 a ch</w:t>
      </w:r>
      <w:r>
        <w:rPr>
          <w:rFonts w:ascii="Open Sans" w:eastAsia="Open Sans" w:hAnsi="Open Sans" w:cs="Open Sans"/>
          <w:color w:val="3F3F3F"/>
          <w:spacing w:val="2"/>
        </w:rPr>
        <w:t>o</w:t>
      </w:r>
      <w:r>
        <w:rPr>
          <w:rFonts w:ascii="Open Sans" w:eastAsia="Open Sans" w:hAnsi="Open Sans" w:cs="Open Sans"/>
          <w:color w:val="3F3F3F"/>
          <w:spacing w:val="5"/>
        </w:rPr>
        <w:t>i</w:t>
      </w:r>
      <w:r>
        <w:rPr>
          <w:rFonts w:ascii="Open Sans" w:eastAsia="Open Sans" w:hAnsi="Open Sans" w:cs="Open Sans"/>
          <w:color w:val="3F3F3F"/>
        </w:rPr>
        <w:t>ce</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2"/>
        </w:rPr>
        <w:t>T</w:t>
      </w:r>
      <w:r>
        <w:rPr>
          <w:rFonts w:ascii="Open Sans" w:eastAsia="Open Sans" w:hAnsi="Open Sans" w:cs="Open Sans"/>
          <w:color w:val="3F3F3F"/>
          <w:spacing w:val="-6"/>
        </w:rPr>
        <w:t>y</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566D5B76" w14:textId="77777777" w:rsidR="0074787C" w:rsidRDefault="0074787C">
      <w:pPr>
        <w:spacing w:before="12" w:after="0" w:line="260" w:lineRule="exact"/>
        <w:rPr>
          <w:sz w:val="26"/>
          <w:szCs w:val="26"/>
        </w:rPr>
      </w:pPr>
    </w:p>
    <w:p w14:paraId="3C5AA5CB"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5"/>
          <w:sz w:val="30"/>
          <w:szCs w:val="30"/>
        </w:rPr>
        <w:t>M</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v</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b</w:t>
      </w:r>
      <w:r>
        <w:rPr>
          <w:rFonts w:ascii="Arial" w:eastAsia="Arial" w:hAnsi="Arial" w:cs="Arial"/>
          <w:b/>
          <w:bCs/>
          <w:i/>
          <w:color w:val="004CDD"/>
          <w:spacing w:val="7"/>
          <w:sz w:val="30"/>
          <w:szCs w:val="30"/>
        </w:rPr>
        <w:t>l</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c</w:t>
      </w:r>
      <w:r>
        <w:rPr>
          <w:rFonts w:ascii="Arial" w:eastAsia="Arial" w:hAnsi="Arial" w:cs="Arial"/>
          <w:b/>
          <w:bCs/>
          <w:i/>
          <w:color w:val="004CDD"/>
          <w:sz w:val="30"/>
          <w:szCs w:val="30"/>
        </w:rPr>
        <w:t xml:space="preserve">k </w:t>
      </w:r>
      <w:r>
        <w:rPr>
          <w:rFonts w:ascii="Arial" w:eastAsia="Arial" w:hAnsi="Arial" w:cs="Arial"/>
          <w:b/>
          <w:bCs/>
          <w:i/>
          <w:color w:val="004CDD"/>
          <w:spacing w:val="-3"/>
          <w:sz w:val="30"/>
          <w:szCs w:val="30"/>
        </w:rPr>
        <w:t>u</w:t>
      </w:r>
      <w:r>
        <w:rPr>
          <w:rFonts w:ascii="Arial" w:eastAsia="Arial" w:hAnsi="Arial" w:cs="Arial"/>
          <w:b/>
          <w:bCs/>
          <w:i/>
          <w:color w:val="004CDD"/>
          <w:sz w:val="30"/>
          <w:szCs w:val="30"/>
        </w:rPr>
        <w:t xml:space="preserve">p </w:t>
      </w:r>
      <w:r>
        <w:rPr>
          <w:rFonts w:ascii="Arial" w:eastAsia="Arial" w:hAnsi="Arial" w:cs="Arial"/>
          <w:b/>
          <w:bCs/>
          <w:i/>
          <w:color w:val="004CDD"/>
          <w:spacing w:val="-3"/>
          <w:sz w:val="30"/>
          <w:szCs w:val="30"/>
        </w:rPr>
        <w:t>o</w:t>
      </w:r>
      <w:r>
        <w:rPr>
          <w:rFonts w:ascii="Arial" w:eastAsia="Arial" w:hAnsi="Arial" w:cs="Arial"/>
          <w:b/>
          <w:bCs/>
          <w:i/>
          <w:color w:val="004CDD"/>
          <w:sz w:val="30"/>
          <w:szCs w:val="30"/>
        </w:rPr>
        <w:t>r</w:t>
      </w:r>
      <w:r>
        <w:rPr>
          <w:rFonts w:ascii="Arial" w:eastAsia="Arial" w:hAnsi="Arial" w:cs="Arial"/>
          <w:b/>
          <w:bCs/>
          <w:i/>
          <w:color w:val="004CDD"/>
          <w:spacing w:val="8"/>
          <w:sz w:val="30"/>
          <w:szCs w:val="30"/>
        </w:rPr>
        <w:t xml:space="preserve"> </w:t>
      </w:r>
      <w:r>
        <w:rPr>
          <w:rFonts w:ascii="Arial" w:eastAsia="Arial" w:hAnsi="Arial" w:cs="Arial"/>
          <w:b/>
          <w:bCs/>
          <w:i/>
          <w:color w:val="004CDD"/>
          <w:spacing w:val="-3"/>
          <w:sz w:val="30"/>
          <w:szCs w:val="30"/>
        </w:rPr>
        <w:t>do</w:t>
      </w:r>
      <w:r>
        <w:rPr>
          <w:rFonts w:ascii="Arial" w:eastAsia="Arial" w:hAnsi="Arial" w:cs="Arial"/>
          <w:b/>
          <w:bCs/>
          <w:i/>
          <w:color w:val="004CDD"/>
          <w:spacing w:val="7"/>
          <w:sz w:val="30"/>
          <w:szCs w:val="30"/>
        </w:rPr>
        <w:t>w</w:t>
      </w:r>
      <w:r>
        <w:rPr>
          <w:rFonts w:ascii="Arial" w:eastAsia="Arial" w:hAnsi="Arial" w:cs="Arial"/>
          <w:b/>
          <w:bCs/>
          <w:i/>
          <w:color w:val="004CDD"/>
          <w:sz w:val="30"/>
          <w:szCs w:val="30"/>
        </w:rPr>
        <w:t>n</w:t>
      </w:r>
    </w:p>
    <w:p w14:paraId="7C97341C" w14:textId="77777777" w:rsidR="0074787C" w:rsidRDefault="0074787C">
      <w:pPr>
        <w:spacing w:before="3" w:after="0" w:line="100" w:lineRule="exact"/>
        <w:rPr>
          <w:sz w:val="10"/>
          <w:szCs w:val="10"/>
        </w:rPr>
      </w:pPr>
    </w:p>
    <w:p w14:paraId="4FB70E6E" w14:textId="3D96A442" w:rsidR="0074787C" w:rsidRDefault="00656446" w:rsidP="004F01F1">
      <w:pPr>
        <w:spacing w:after="0" w:line="240" w:lineRule="auto"/>
        <w:ind w:left="115" w:right="4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ure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k</w:t>
      </w:r>
      <w:r>
        <w:rPr>
          <w:rFonts w:ascii="Open Sans" w:eastAsia="Open Sans" w:hAnsi="Open Sans" w:cs="Open Sans"/>
          <w:color w:val="3F3F3F"/>
        </w:rPr>
        <w:t xml:space="preserve">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5"/>
        </w:rPr>
        <w:t>k</w:t>
      </w:r>
      <w:r>
        <w:rPr>
          <w:rFonts w:ascii="Open Sans" w:eastAsia="Open Sans" w:hAnsi="Open Sans" w:cs="Open Sans"/>
          <w:color w:val="3F3F3F"/>
        </w:rPr>
        <w:t>s.</w:t>
      </w:r>
      <w:r>
        <w:rPr>
          <w:rFonts w:ascii="Open Sans" w:eastAsia="Open Sans" w:hAnsi="Open Sans" w:cs="Open Sans"/>
          <w:color w:val="3F3F3F"/>
          <w:spacing w:val="1"/>
        </w:rPr>
        <w:t xml:space="preserve"> </w:t>
      </w:r>
      <w:del w:id="294" w:author="Administrator" w:date="2016-09-17T14:51:00Z">
        <w:r w:rsidDel="004F01F1">
          <w:rPr>
            <w:rFonts w:ascii="Open Sans" w:eastAsia="Open Sans" w:hAnsi="Open Sans" w:cs="Open Sans"/>
            <w:color w:val="3F3F3F"/>
            <w:spacing w:val="-2"/>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pr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 s</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ns h</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re</w:delText>
        </w:r>
        <w:r w:rsidDel="004F01F1">
          <w:rPr>
            <w:rFonts w:ascii="Open Sans" w:eastAsia="Open Sans" w:hAnsi="Open Sans" w:cs="Open Sans"/>
            <w:color w:val="3F3F3F"/>
            <w:spacing w:val="-2"/>
          </w:rPr>
          <w:delText xml:space="preserve"> a</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6"/>
          </w:rPr>
          <w:delText>w</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ll</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 xml:space="preserve">a </w:delText>
        </w:r>
        <w:r w:rsidDel="004F01F1">
          <w:rPr>
            <w:rFonts w:ascii="Open Sans" w:eastAsia="Open Sans" w:hAnsi="Open Sans" w:cs="Open Sans"/>
            <w:color w:val="3F3F3F"/>
            <w:spacing w:val="4"/>
          </w:rPr>
          <w:delText>V</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G</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et</w:delText>
        </w:r>
        <w:r w:rsidDel="004F01F1">
          <w:rPr>
            <w:rFonts w:ascii="Open Sans" w:eastAsia="Open Sans" w:hAnsi="Open Sans" w:cs="Open Sans"/>
            <w:color w:val="3F3F3F"/>
          </w:rPr>
          <w:delText xml:space="preserve">s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pr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rPr>
          <w:delText>dur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imi</w:delText>
        </w:r>
        <w:r w:rsidDel="004F01F1">
          <w:rPr>
            <w:rFonts w:ascii="Open Sans" w:eastAsia="Open Sans" w:hAnsi="Open Sans" w:cs="Open Sans"/>
            <w:color w:val="3F3F3F"/>
            <w:spacing w:val="2"/>
          </w:rPr>
          <w:delText>z</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w:delText>
        </w:r>
      </w:del>
    </w:p>
    <w:p w14:paraId="3CB18055" w14:textId="77777777" w:rsidR="0074787C" w:rsidRDefault="0074787C">
      <w:pPr>
        <w:spacing w:after="0"/>
        <w:sectPr w:rsidR="0074787C">
          <w:footerReference w:type="default" r:id="rId66"/>
          <w:pgSz w:w="11920" w:h="16840"/>
          <w:pgMar w:top="1560" w:right="1480" w:bottom="280" w:left="1280" w:header="0" w:footer="0" w:gutter="0"/>
          <w:cols w:space="720"/>
        </w:sectPr>
      </w:pPr>
    </w:p>
    <w:p w14:paraId="009505B7" w14:textId="21F9B103" w:rsidR="0074787C" w:rsidDel="004F0D30" w:rsidRDefault="00656446">
      <w:pPr>
        <w:spacing w:before="63" w:after="0" w:line="240" w:lineRule="auto"/>
        <w:ind w:left="115" w:right="-20"/>
        <w:rPr>
          <w:del w:id="295" w:author="Tal" w:date="2016-09-19T09:21:00Z"/>
          <w:rFonts w:ascii="Open Sans" w:eastAsia="Open Sans" w:hAnsi="Open Sans" w:cs="Open Sans"/>
          <w:sz w:val="40"/>
          <w:szCs w:val="40"/>
        </w:rPr>
      </w:pPr>
      <w:del w:id="296" w:author="Tal" w:date="2016-09-19T09:21:00Z">
        <w:r w:rsidDel="004F0D30">
          <w:rPr>
            <w:rFonts w:ascii="Open Sans" w:eastAsia="Open Sans" w:hAnsi="Open Sans" w:cs="Open Sans"/>
            <w:b/>
            <w:bCs/>
            <w:color w:val="3B6191"/>
            <w:spacing w:val="-2"/>
            <w:sz w:val="40"/>
            <w:szCs w:val="40"/>
          </w:rPr>
          <w:lastRenderedPageBreak/>
          <w:delText>U</w:delText>
        </w:r>
        <w:r w:rsidDel="004F0D30">
          <w:rPr>
            <w:rFonts w:ascii="Open Sans" w:eastAsia="Open Sans" w:hAnsi="Open Sans" w:cs="Open Sans"/>
            <w:b/>
            <w:bCs/>
            <w:color w:val="3B6191"/>
            <w:spacing w:val="-4"/>
            <w:sz w:val="40"/>
            <w:szCs w:val="40"/>
          </w:rPr>
          <w:delText>s</w:delText>
        </w:r>
        <w:r w:rsidDel="004F0D30">
          <w:rPr>
            <w:rFonts w:ascii="Open Sans" w:eastAsia="Open Sans" w:hAnsi="Open Sans" w:cs="Open Sans"/>
            <w:b/>
            <w:bCs/>
            <w:color w:val="3B6191"/>
            <w:spacing w:val="-2"/>
            <w:sz w:val="40"/>
            <w:szCs w:val="40"/>
          </w:rPr>
          <w:delText>i</w:delText>
        </w:r>
        <w:r w:rsidDel="004F0D30">
          <w:rPr>
            <w:rFonts w:ascii="Open Sans" w:eastAsia="Open Sans" w:hAnsi="Open Sans" w:cs="Open Sans"/>
            <w:b/>
            <w:bCs/>
            <w:color w:val="3B6191"/>
            <w:spacing w:val="7"/>
            <w:sz w:val="40"/>
            <w:szCs w:val="40"/>
          </w:rPr>
          <w:delText>n</w:delText>
        </w:r>
        <w:r w:rsidDel="004F0D30">
          <w:rPr>
            <w:rFonts w:ascii="Open Sans" w:eastAsia="Open Sans" w:hAnsi="Open Sans" w:cs="Open Sans"/>
            <w:b/>
            <w:bCs/>
            <w:color w:val="3B6191"/>
            <w:sz w:val="40"/>
            <w:szCs w:val="40"/>
          </w:rPr>
          <w:delText>g</w:delText>
        </w:r>
        <w:r w:rsidDel="004F0D30">
          <w:rPr>
            <w:rFonts w:ascii="Open Sans" w:eastAsia="Open Sans" w:hAnsi="Open Sans" w:cs="Open Sans"/>
            <w:b/>
            <w:bCs/>
            <w:color w:val="3B6191"/>
            <w:spacing w:val="10"/>
            <w:sz w:val="40"/>
            <w:szCs w:val="40"/>
          </w:rPr>
          <w:delText xml:space="preserve"> </w:delText>
        </w:r>
        <w:r w:rsidDel="004F0D30">
          <w:rPr>
            <w:rFonts w:ascii="Open Sans" w:eastAsia="Open Sans" w:hAnsi="Open Sans" w:cs="Open Sans"/>
            <w:b/>
            <w:bCs/>
            <w:color w:val="3B6191"/>
            <w:spacing w:val="-6"/>
            <w:sz w:val="40"/>
            <w:szCs w:val="40"/>
          </w:rPr>
          <w:delText>A</w:delText>
        </w:r>
        <w:r w:rsidDel="004F0D30">
          <w:rPr>
            <w:rFonts w:ascii="Open Sans" w:eastAsia="Open Sans" w:hAnsi="Open Sans" w:cs="Open Sans"/>
            <w:b/>
            <w:bCs/>
            <w:color w:val="3B6191"/>
            <w:spacing w:val="2"/>
            <w:sz w:val="40"/>
            <w:szCs w:val="40"/>
          </w:rPr>
          <w:delText>d</w:delText>
        </w:r>
        <w:r w:rsidDel="004F0D30">
          <w:rPr>
            <w:rFonts w:ascii="Open Sans" w:eastAsia="Open Sans" w:hAnsi="Open Sans" w:cs="Open Sans"/>
            <w:b/>
            <w:bCs/>
            <w:color w:val="3B6191"/>
            <w:sz w:val="40"/>
            <w:szCs w:val="40"/>
          </w:rPr>
          <w:delText>d</w:delText>
        </w:r>
        <w:r w:rsidDel="004F0D30">
          <w:rPr>
            <w:rFonts w:ascii="Open Sans" w:eastAsia="Open Sans" w:hAnsi="Open Sans" w:cs="Open Sans"/>
            <w:b/>
            <w:bCs/>
            <w:color w:val="3B6191"/>
            <w:spacing w:val="10"/>
            <w:sz w:val="40"/>
            <w:szCs w:val="40"/>
          </w:rPr>
          <w:delText xml:space="preserve"> </w:delText>
        </w:r>
        <w:r w:rsidDel="004F0D30">
          <w:rPr>
            <w:rFonts w:ascii="Open Sans" w:eastAsia="Open Sans" w:hAnsi="Open Sans" w:cs="Open Sans"/>
            <w:b/>
            <w:bCs/>
            <w:color w:val="3B6191"/>
            <w:spacing w:val="-7"/>
            <w:sz w:val="40"/>
            <w:szCs w:val="40"/>
          </w:rPr>
          <w:delText>T</w:delText>
        </w:r>
        <w:r w:rsidDel="004F0D30">
          <w:rPr>
            <w:rFonts w:ascii="Open Sans" w:eastAsia="Open Sans" w:hAnsi="Open Sans" w:cs="Open Sans"/>
            <w:b/>
            <w:bCs/>
            <w:color w:val="3B6191"/>
            <w:spacing w:val="-2"/>
            <w:sz w:val="40"/>
            <w:szCs w:val="40"/>
          </w:rPr>
          <w:delText>ri</w:delText>
        </w:r>
        <w:r w:rsidDel="004F0D30">
          <w:rPr>
            <w:rFonts w:ascii="Open Sans" w:eastAsia="Open Sans" w:hAnsi="Open Sans" w:cs="Open Sans"/>
            <w:b/>
            <w:bCs/>
            <w:color w:val="3B6191"/>
            <w:sz w:val="40"/>
            <w:szCs w:val="40"/>
          </w:rPr>
          <w:delText>p</w:delText>
        </w:r>
      </w:del>
    </w:p>
    <w:p w14:paraId="7008DFDF" w14:textId="51297129" w:rsidR="0074787C" w:rsidDel="004F0D30" w:rsidRDefault="00656446">
      <w:pPr>
        <w:spacing w:before="83" w:after="0" w:line="240" w:lineRule="auto"/>
        <w:ind w:left="115" w:right="53"/>
        <w:rPr>
          <w:del w:id="297" w:author="Tal" w:date="2016-09-19T09:21:00Z"/>
          <w:rFonts w:ascii="Open Sans" w:eastAsia="Open Sans" w:hAnsi="Open Sans" w:cs="Open Sans"/>
        </w:rPr>
      </w:pPr>
      <w:del w:id="298" w:author="Tal" w:date="2016-09-19T09:21:00Z">
        <w:r w:rsidDel="004F0D30">
          <w:rPr>
            <w:rFonts w:ascii="Open Sans" w:eastAsia="Open Sans" w:hAnsi="Open Sans" w:cs="Open Sans"/>
            <w:b/>
            <w:bCs/>
            <w:color w:val="3F3F3F"/>
            <w:spacing w:val="-2"/>
          </w:rPr>
          <w:delText>A</w:delText>
        </w:r>
        <w:r w:rsidDel="004F0D30">
          <w:rPr>
            <w:rFonts w:ascii="Open Sans" w:eastAsia="Open Sans" w:hAnsi="Open Sans" w:cs="Open Sans"/>
            <w:b/>
            <w:bCs/>
            <w:color w:val="3F3F3F"/>
            <w:spacing w:val="-4"/>
          </w:rPr>
          <w:delText>d</w:delText>
        </w:r>
        <w:r w:rsidDel="004F0D30">
          <w:rPr>
            <w:rFonts w:ascii="Open Sans" w:eastAsia="Open Sans" w:hAnsi="Open Sans" w:cs="Open Sans"/>
            <w:b/>
            <w:bCs/>
            <w:color w:val="3F3F3F"/>
          </w:rPr>
          <w:delText>d</w:delText>
        </w:r>
        <w:r w:rsidDel="004F0D30">
          <w:rPr>
            <w:rFonts w:ascii="Open Sans" w:eastAsia="Open Sans" w:hAnsi="Open Sans" w:cs="Open Sans"/>
            <w:b/>
            <w:bCs/>
            <w:color w:val="3F3F3F"/>
            <w:spacing w:val="-5"/>
          </w:rPr>
          <w:delText xml:space="preserve"> </w:delText>
        </w:r>
        <w:r w:rsidDel="004F0D30">
          <w:rPr>
            <w:rFonts w:ascii="Open Sans" w:eastAsia="Open Sans" w:hAnsi="Open Sans" w:cs="Open Sans"/>
            <w:b/>
            <w:bCs/>
            <w:color w:val="3F3F3F"/>
            <w:spacing w:val="-7"/>
          </w:rPr>
          <w:delText>T</w:delText>
        </w:r>
        <w:r w:rsidDel="004F0D30">
          <w:rPr>
            <w:rFonts w:ascii="Open Sans" w:eastAsia="Open Sans" w:hAnsi="Open Sans" w:cs="Open Sans"/>
            <w:b/>
            <w:bCs/>
            <w:color w:val="3F3F3F"/>
            <w:spacing w:val="5"/>
          </w:rPr>
          <w:delText>r</w:delText>
        </w:r>
        <w:r w:rsidDel="004F0D30">
          <w:rPr>
            <w:rFonts w:ascii="Open Sans" w:eastAsia="Open Sans" w:hAnsi="Open Sans" w:cs="Open Sans"/>
            <w:b/>
            <w:bCs/>
            <w:color w:val="3F3F3F"/>
            <w:spacing w:val="-7"/>
          </w:rPr>
          <w:delText>i</w:delText>
        </w:r>
        <w:r w:rsidDel="004F0D30">
          <w:rPr>
            <w:rFonts w:ascii="Open Sans" w:eastAsia="Open Sans" w:hAnsi="Open Sans" w:cs="Open Sans"/>
            <w:b/>
            <w:bCs/>
            <w:color w:val="3F3F3F"/>
          </w:rPr>
          <w:delText>p</w:delText>
        </w:r>
        <w:r w:rsidDel="004F0D30">
          <w:rPr>
            <w:rFonts w:ascii="Open Sans" w:eastAsia="Open Sans" w:hAnsi="Open Sans" w:cs="Open Sans"/>
            <w:b/>
            <w:bCs/>
            <w:color w:val="3F3F3F"/>
            <w:spacing w:val="-2"/>
          </w:rPr>
          <w:delText xml:space="preserve"> </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s</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5"/>
          </w:rPr>
          <w:delText>v</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5"/>
          </w:rPr>
          <w:delText>il</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b</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spacing w:val="1"/>
          </w:rPr>
          <w:delText>f</w:delText>
        </w:r>
        <w:r w:rsidDel="004F0D30">
          <w:rPr>
            <w:rFonts w:ascii="Open Sans" w:eastAsia="Open Sans" w:hAnsi="Open Sans" w:cs="Open Sans"/>
            <w:color w:val="3F3F3F"/>
          </w:rPr>
          <w:delText>r</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m</w:delText>
        </w:r>
        <w:r w:rsidDel="004F0D30">
          <w:rPr>
            <w:rFonts w:ascii="Open Sans" w:eastAsia="Open Sans" w:hAnsi="Open Sans" w:cs="Open Sans"/>
            <w:color w:val="3F3F3F"/>
            <w:spacing w:val="7"/>
          </w:rPr>
          <w:delText xml:space="preserve"> </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h</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r</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5"/>
          </w:rPr>
          <w:delText>G</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t</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sp</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6"/>
          </w:rPr>
          <w:delText>y</w:delText>
        </w:r>
        <w:r w:rsidDel="004F0D30">
          <w:rPr>
            <w:rFonts w:ascii="Open Sans" w:eastAsia="Open Sans" w:hAnsi="Open Sans" w:cs="Open Sans"/>
            <w:color w:val="3F3F3F"/>
          </w:rPr>
          <w:delText>.</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2"/>
          </w:rPr>
          <w:delText>T</w:delText>
        </w:r>
        <w:r w:rsidDel="004F0D30">
          <w:rPr>
            <w:rFonts w:ascii="Open Sans" w:eastAsia="Open Sans" w:hAnsi="Open Sans" w:cs="Open Sans"/>
            <w:color w:val="3F3F3F"/>
          </w:rPr>
          <w:delText>o</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 xml:space="preserve">dd a </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r</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p,</w:delText>
        </w:r>
        <w:r w:rsidDel="004F0D30">
          <w:rPr>
            <w:rFonts w:ascii="Open Sans" w:eastAsia="Open Sans" w:hAnsi="Open Sans" w:cs="Open Sans"/>
            <w:color w:val="3F3F3F"/>
            <w:spacing w:val="7"/>
          </w:rPr>
          <w:delText xml:space="preserve"> </w:delText>
        </w:r>
        <w:r w:rsidDel="004F0D30">
          <w:rPr>
            <w:rFonts w:ascii="Open Sans" w:eastAsia="Open Sans" w:hAnsi="Open Sans" w:cs="Open Sans"/>
            <w:color w:val="3F3F3F"/>
          </w:rPr>
          <w:delText>c</w:delText>
        </w:r>
        <w:r w:rsidDel="004F0D30">
          <w:rPr>
            <w:rFonts w:ascii="Open Sans" w:eastAsia="Open Sans" w:hAnsi="Open Sans" w:cs="Open Sans"/>
            <w:color w:val="3F3F3F"/>
            <w:spacing w:val="5"/>
          </w:rPr>
          <w:delText>li</w:delText>
        </w:r>
        <w:r w:rsidDel="004F0D30">
          <w:rPr>
            <w:rFonts w:ascii="Open Sans" w:eastAsia="Open Sans" w:hAnsi="Open Sans" w:cs="Open Sans"/>
            <w:color w:val="3F3F3F"/>
          </w:rPr>
          <w:delText>ck</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he</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rPr>
          <w:delText>p</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rPr>
          <w:delText>us s</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gn bu</w:delText>
        </w:r>
        <w:r w:rsidDel="004F0D30">
          <w:rPr>
            <w:rFonts w:ascii="Open Sans" w:eastAsia="Open Sans" w:hAnsi="Open Sans" w:cs="Open Sans"/>
            <w:color w:val="3F3F3F"/>
            <w:spacing w:val="-3"/>
          </w:rPr>
          <w:delText>tt</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 xml:space="preserve">t </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he</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p</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1"/>
          </w:rPr>
          <w:delText>f</w:delText>
        </w:r>
        <w:r w:rsidDel="004F0D30">
          <w:rPr>
            <w:rFonts w:ascii="Open Sans" w:eastAsia="Open Sans" w:hAnsi="Open Sans" w:cs="Open Sans"/>
            <w:color w:val="3F3F3F"/>
          </w:rPr>
          <w:delText>t</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f</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he</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1"/>
          </w:rPr>
          <w:delText>S</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ck</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r</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w:delText>
        </w:r>
      </w:del>
    </w:p>
    <w:p w14:paraId="1F81562A" w14:textId="3DE704FE" w:rsidR="0074787C" w:rsidDel="004F0D30" w:rsidRDefault="0074787C">
      <w:pPr>
        <w:spacing w:before="2" w:after="0" w:line="130" w:lineRule="exact"/>
        <w:rPr>
          <w:del w:id="299" w:author="Tal" w:date="2016-09-19T09:21:00Z"/>
          <w:sz w:val="13"/>
          <w:szCs w:val="13"/>
        </w:rPr>
      </w:pPr>
    </w:p>
    <w:p w14:paraId="3FD35AB5" w14:textId="2C695553" w:rsidR="0074787C" w:rsidDel="004F0D30" w:rsidRDefault="002D0355">
      <w:pPr>
        <w:spacing w:after="0" w:line="240" w:lineRule="auto"/>
        <w:ind w:left="115" w:right="-20"/>
        <w:rPr>
          <w:del w:id="300" w:author="Tal" w:date="2016-09-19T09:21:00Z"/>
          <w:rFonts w:ascii="Times New Roman" w:eastAsia="Times New Roman" w:hAnsi="Times New Roman" w:cs="Times New Roman"/>
          <w:sz w:val="20"/>
          <w:szCs w:val="20"/>
        </w:rPr>
      </w:pPr>
      <w:del w:id="301" w:author="Tal" w:date="2016-09-19T09:21:00Z">
        <w:r w:rsidDel="004F0D30">
          <w:pict w14:anchorId="62FA73D7">
            <v:shape id="_x0000_i1068" type="#_x0000_t75" style="width:120pt;height:135.75pt;mso-position-horizontal-relative:char;mso-position-vertical-relative:line">
              <v:imagedata r:id="rId67" o:title=""/>
            </v:shape>
          </w:pict>
        </w:r>
      </w:del>
    </w:p>
    <w:p w14:paraId="2A4B963D" w14:textId="77777777" w:rsidR="0074787C" w:rsidRDefault="0074787C">
      <w:pPr>
        <w:spacing w:before="3" w:after="0" w:line="180" w:lineRule="exact"/>
        <w:rPr>
          <w:sz w:val="18"/>
          <w:szCs w:val="18"/>
        </w:rPr>
      </w:pPr>
    </w:p>
    <w:p w14:paraId="30CF7CC0"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up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g:</w:t>
      </w:r>
    </w:p>
    <w:p w14:paraId="22F19C61" w14:textId="77777777" w:rsidR="0074787C" w:rsidRDefault="0074787C">
      <w:pPr>
        <w:spacing w:before="2" w:after="0" w:line="130" w:lineRule="exact"/>
        <w:rPr>
          <w:sz w:val="13"/>
          <w:szCs w:val="13"/>
        </w:rPr>
      </w:pPr>
    </w:p>
    <w:p w14:paraId="2A090BC8" w14:textId="77777777" w:rsidR="0074787C" w:rsidRDefault="002D0355">
      <w:pPr>
        <w:spacing w:after="0" w:line="240" w:lineRule="auto"/>
        <w:ind w:left="115" w:right="-20"/>
        <w:rPr>
          <w:rFonts w:ascii="Times New Roman" w:eastAsia="Times New Roman" w:hAnsi="Times New Roman" w:cs="Times New Roman"/>
          <w:sz w:val="20"/>
          <w:szCs w:val="20"/>
        </w:rPr>
      </w:pPr>
      <w:r>
        <w:pict w14:anchorId="3D3AE622">
          <v:shape id="_x0000_i1069" type="#_x0000_t75" style="width:262.5pt;height:246.75pt;mso-position-horizontal-relative:char;mso-position-vertical-relative:line">
            <v:imagedata r:id="rId68" o:title=""/>
          </v:shape>
        </w:pict>
      </w:r>
    </w:p>
    <w:p w14:paraId="3815C9A1" w14:textId="77777777" w:rsidR="0074787C" w:rsidRDefault="0074787C">
      <w:pPr>
        <w:spacing w:before="3" w:after="0" w:line="140" w:lineRule="exact"/>
        <w:rPr>
          <w:sz w:val="14"/>
          <w:szCs w:val="14"/>
        </w:rPr>
      </w:pPr>
    </w:p>
    <w:p w14:paraId="36E4F463"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9</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2"/>
        </w:rPr>
        <w:t>A</w:t>
      </w:r>
      <w:r>
        <w:rPr>
          <w:rFonts w:ascii="Open Sans" w:eastAsia="Open Sans" w:hAnsi="Open Sans" w:cs="Open Sans"/>
          <w:i/>
          <w:spacing w:val="-7"/>
        </w:rPr>
        <w:t>d</w:t>
      </w:r>
      <w:r>
        <w:rPr>
          <w:rFonts w:ascii="Open Sans" w:eastAsia="Open Sans" w:hAnsi="Open Sans" w:cs="Open Sans"/>
          <w:i/>
        </w:rPr>
        <w:t>d</w:t>
      </w:r>
      <w:r>
        <w:rPr>
          <w:rFonts w:ascii="Open Sans" w:eastAsia="Open Sans" w:hAnsi="Open Sans" w:cs="Open Sans"/>
          <w:i/>
          <w:spacing w:val="-4"/>
        </w:rPr>
        <w:t xml:space="preserve"> </w:t>
      </w:r>
      <w:r>
        <w:rPr>
          <w:rFonts w:ascii="Open Sans" w:eastAsia="Open Sans" w:hAnsi="Open Sans" w:cs="Open Sans"/>
          <w:i/>
          <w:spacing w:val="-5"/>
        </w:rPr>
        <w:t>T</w:t>
      </w:r>
      <w:r>
        <w:rPr>
          <w:rFonts w:ascii="Open Sans" w:eastAsia="Open Sans" w:hAnsi="Open Sans" w:cs="Open Sans"/>
          <w:i/>
          <w:spacing w:val="3"/>
        </w:rPr>
        <w:t>r</w:t>
      </w:r>
      <w:r>
        <w:rPr>
          <w:rFonts w:ascii="Open Sans" w:eastAsia="Open Sans" w:hAnsi="Open Sans" w:cs="Open Sans"/>
          <w:i/>
          <w:spacing w:val="4"/>
        </w:rPr>
        <w:t>i</w:t>
      </w:r>
      <w:r>
        <w:rPr>
          <w:rFonts w:ascii="Open Sans" w:eastAsia="Open Sans" w:hAnsi="Open Sans" w:cs="Open Sans"/>
          <w:i/>
        </w:rPr>
        <w:t>p</w:t>
      </w:r>
      <w:r>
        <w:rPr>
          <w:rFonts w:ascii="Open Sans" w:eastAsia="Open Sans" w:hAnsi="Open Sans" w:cs="Open Sans"/>
          <w:i/>
          <w:spacing w:val="-5"/>
        </w:rPr>
        <w:t xml:space="preserve"> </w:t>
      </w:r>
      <w:r>
        <w:rPr>
          <w:rFonts w:ascii="Open Sans" w:eastAsia="Open Sans" w:hAnsi="Open Sans" w:cs="Open Sans"/>
          <w:i/>
          <w:spacing w:val="-7"/>
        </w:rPr>
        <w:t>d</w:t>
      </w:r>
      <w:r>
        <w:rPr>
          <w:rFonts w:ascii="Open Sans" w:eastAsia="Open Sans" w:hAnsi="Open Sans" w:cs="Open Sans"/>
          <w:i/>
          <w:spacing w:val="4"/>
        </w:rPr>
        <w:t>i</w:t>
      </w:r>
      <w:r>
        <w:rPr>
          <w:rFonts w:ascii="Open Sans" w:eastAsia="Open Sans" w:hAnsi="Open Sans" w:cs="Open Sans"/>
          <w:i/>
          <w:spacing w:val="-4"/>
        </w:rPr>
        <w:t>a</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rPr>
        <w:t>g</w:t>
      </w:r>
    </w:p>
    <w:p w14:paraId="08805E13" w14:textId="77777777" w:rsidR="0074787C" w:rsidRDefault="0074787C">
      <w:pPr>
        <w:spacing w:before="1" w:after="0" w:line="130" w:lineRule="exact"/>
        <w:rPr>
          <w:sz w:val="13"/>
          <w:szCs w:val="13"/>
        </w:rPr>
      </w:pPr>
    </w:p>
    <w:p w14:paraId="3FA5A5CA" w14:textId="77777777" w:rsidR="0074787C" w:rsidRDefault="00656446">
      <w:pPr>
        <w:spacing w:after="0" w:line="240" w:lineRule="auto"/>
        <w:ind w:left="115" w:right="53"/>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rPr>
        <w:t>ns</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ur</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 xml:space="preserve">rt </w:t>
      </w:r>
      <w:r>
        <w:rPr>
          <w:rFonts w:ascii="Open Sans" w:eastAsia="Open Sans" w:hAnsi="Open Sans" w:cs="Open Sans"/>
          <w:color w:val="3F3F3F"/>
          <w:spacing w:val="2"/>
        </w:rPr>
        <w:t>o</w:t>
      </w:r>
      <w:r>
        <w:rPr>
          <w:rFonts w:ascii="Open Sans" w:eastAsia="Open Sans" w:hAnsi="Open Sans" w:cs="Open Sans"/>
          <w:color w:val="3F3F3F"/>
        </w:rPr>
        <w:t>ut</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rPr>
        <w:t>a s</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 xml:space="preserve">t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us</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3"/>
        </w:rPr>
        <w:t>t</w:t>
      </w:r>
      <w:r>
        <w:rPr>
          <w:rFonts w:ascii="Open Sans" w:eastAsia="Open Sans" w:hAnsi="Open Sans" w:cs="Open Sans"/>
          <w:color w:val="3F3F3F"/>
        </w:rPr>
        <w:t>hr</w:t>
      </w:r>
      <w:r>
        <w:rPr>
          <w:rFonts w:ascii="Open Sans" w:eastAsia="Open Sans" w:hAnsi="Open Sans" w:cs="Open Sans"/>
          <w:color w:val="3F3F3F"/>
          <w:spacing w:val="2"/>
        </w:rPr>
        <w:t>o</w:t>
      </w:r>
      <w:r>
        <w:rPr>
          <w:rFonts w:ascii="Open Sans" w:eastAsia="Open Sans" w:hAnsi="Open Sans" w:cs="Open Sans"/>
          <w:color w:val="3F3F3F"/>
        </w:rPr>
        <w:t>ugh</w:t>
      </w:r>
      <w:r>
        <w:rPr>
          <w:rFonts w:ascii="Open Sans" w:eastAsia="Open Sans" w:hAnsi="Open Sans" w:cs="Open Sans"/>
          <w:color w:val="3F3F3F"/>
          <w:spacing w:val="2"/>
        </w:rPr>
        <w:t>o</w:t>
      </w:r>
      <w:r>
        <w:rPr>
          <w:rFonts w:ascii="Open Sans" w:eastAsia="Open Sans" w:hAnsi="Open Sans" w:cs="Open Sans"/>
          <w:color w:val="3F3F3F"/>
        </w:rPr>
        <w:t>ut</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w:t>
      </w:r>
    </w:p>
    <w:p w14:paraId="50D61AA3" w14:textId="77777777" w:rsidR="0074787C" w:rsidRDefault="0074787C">
      <w:pPr>
        <w:spacing w:after="0"/>
        <w:sectPr w:rsidR="0074787C">
          <w:footerReference w:type="default" r:id="rId69"/>
          <w:pgSz w:w="11920" w:h="16840"/>
          <w:pgMar w:top="1560" w:right="1300" w:bottom="280" w:left="1280" w:header="0" w:footer="0" w:gutter="0"/>
          <w:cols w:space="720"/>
        </w:sectPr>
      </w:pPr>
    </w:p>
    <w:p w14:paraId="40C8BA67" w14:textId="77777777" w:rsidR="0074787C" w:rsidRDefault="0074787C">
      <w:pPr>
        <w:spacing w:before="7" w:after="0" w:line="170" w:lineRule="exact"/>
        <w:rPr>
          <w:sz w:val="17"/>
          <w:szCs w:val="17"/>
        </w:rPr>
      </w:pPr>
    </w:p>
    <w:p w14:paraId="6FA3DD6D" w14:textId="77777777" w:rsidR="0074787C" w:rsidRDefault="002D0355">
      <w:pPr>
        <w:spacing w:after="0" w:line="240" w:lineRule="auto"/>
        <w:ind w:left="115" w:right="-20"/>
        <w:rPr>
          <w:rFonts w:ascii="Times New Roman" w:eastAsia="Times New Roman" w:hAnsi="Times New Roman" w:cs="Times New Roman"/>
          <w:sz w:val="20"/>
          <w:szCs w:val="20"/>
        </w:rPr>
      </w:pPr>
      <w:r>
        <w:pict w14:anchorId="179B76D4">
          <v:shape id="_x0000_i1070" type="#_x0000_t75" style="width:457.5pt;height:225.75pt;mso-position-horizontal-relative:char;mso-position-vertical-relative:line">
            <v:imagedata r:id="rId70" o:title=""/>
          </v:shape>
        </w:pict>
      </w:r>
    </w:p>
    <w:p w14:paraId="7C72A0E5" w14:textId="77777777" w:rsidR="0074787C" w:rsidRDefault="0074787C">
      <w:pPr>
        <w:spacing w:after="0" w:line="190" w:lineRule="exact"/>
        <w:rPr>
          <w:sz w:val="19"/>
          <w:szCs w:val="19"/>
        </w:rPr>
      </w:pPr>
    </w:p>
    <w:p w14:paraId="54936C99"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7"/>
          <w:position w:val="1"/>
        </w:rPr>
        <w:t>W</w:t>
      </w:r>
      <w:r>
        <w:rPr>
          <w:rFonts w:ascii="Open Sans" w:eastAsia="Open Sans" w:hAnsi="Open Sans" w:cs="Open Sans"/>
          <w:color w:val="3F3F3F"/>
          <w:position w:val="1"/>
        </w:rPr>
        <w:t>e</w:t>
      </w:r>
      <w:r>
        <w:rPr>
          <w:rFonts w:ascii="Open Sans" w:eastAsia="Open Sans" w:hAnsi="Open Sans" w:cs="Open Sans"/>
          <w:color w:val="3F3F3F"/>
          <w:spacing w:val="-3"/>
          <w:position w:val="1"/>
        </w:rPr>
        <w:t xml:space="preserve"> </w:t>
      </w:r>
      <w:r>
        <w:rPr>
          <w:rFonts w:ascii="Open Sans" w:eastAsia="Open Sans" w:hAnsi="Open Sans" w:cs="Open Sans"/>
          <w:color w:val="3F3F3F"/>
          <w:spacing w:val="-6"/>
          <w:position w:val="1"/>
        </w:rPr>
        <w:t>w</w:t>
      </w:r>
      <w:r>
        <w:rPr>
          <w:rFonts w:ascii="Open Sans" w:eastAsia="Open Sans" w:hAnsi="Open Sans" w:cs="Open Sans"/>
          <w:color w:val="3F3F3F"/>
          <w:spacing w:val="5"/>
          <w:position w:val="1"/>
        </w:rPr>
        <w:t>il</w:t>
      </w:r>
      <w:r>
        <w:rPr>
          <w:rFonts w:ascii="Open Sans" w:eastAsia="Open Sans" w:hAnsi="Open Sans" w:cs="Open Sans"/>
          <w:color w:val="3F3F3F"/>
          <w:position w:val="1"/>
        </w:rPr>
        <w:t>l</w:t>
      </w:r>
      <w:r>
        <w:rPr>
          <w:rFonts w:ascii="Open Sans" w:eastAsia="Open Sans" w:hAnsi="Open Sans" w:cs="Open Sans"/>
          <w:color w:val="3F3F3F"/>
          <w:spacing w:val="4"/>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 xml:space="preserve">dd </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n</w:t>
      </w:r>
      <w:r>
        <w:rPr>
          <w:rFonts w:ascii="Open Sans" w:eastAsia="Open Sans" w:hAnsi="Open Sans" w:cs="Open Sans"/>
          <w:color w:val="3F3F3F"/>
          <w:spacing w:val="-3"/>
          <w:position w:val="1"/>
        </w:rPr>
        <w:t>te</w:t>
      </w:r>
      <w:r>
        <w:rPr>
          <w:rFonts w:ascii="Open Sans" w:eastAsia="Open Sans" w:hAnsi="Open Sans" w:cs="Open Sans"/>
          <w:color w:val="3F3F3F"/>
          <w:position w:val="1"/>
        </w:rPr>
        <w:t>r</w:t>
      </w:r>
      <w:r>
        <w:rPr>
          <w:rFonts w:ascii="Open Sans" w:eastAsia="Open Sans" w:hAnsi="Open Sans" w:cs="Open Sans"/>
          <w:color w:val="3F3F3F"/>
          <w:spacing w:val="4"/>
          <w:position w:val="1"/>
        </w:rPr>
        <w:t>-</w:t>
      </w:r>
      <w:r>
        <w:rPr>
          <w:rFonts w:ascii="Open Sans" w:eastAsia="Open Sans" w:hAnsi="Open Sans" w:cs="Open Sans"/>
          <w:color w:val="3F3F3F"/>
          <w:position w:val="1"/>
        </w:rPr>
        <w:t>urb</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r</w:t>
      </w:r>
      <w:r>
        <w:rPr>
          <w:rFonts w:ascii="Open Sans" w:eastAsia="Open Sans" w:hAnsi="Open Sans" w:cs="Open Sans"/>
          <w:color w:val="3F3F3F"/>
          <w:spacing w:val="5"/>
          <w:position w:val="1"/>
        </w:rPr>
        <w:t>i</w:t>
      </w:r>
      <w:r>
        <w:rPr>
          <w:rFonts w:ascii="Open Sans" w:eastAsia="Open Sans" w:hAnsi="Open Sans" w:cs="Open Sans"/>
          <w:color w:val="3F3F3F"/>
          <w:position w:val="1"/>
        </w:rPr>
        <w:t>p</w:t>
      </w:r>
      <w:r>
        <w:rPr>
          <w:rFonts w:ascii="Open Sans" w:eastAsia="Open Sans" w:hAnsi="Open Sans" w:cs="Open Sans"/>
          <w:color w:val="3F3F3F"/>
          <w:spacing w:val="1"/>
          <w:position w:val="1"/>
        </w:rPr>
        <w:t xml:space="preserve"> f</w:t>
      </w:r>
      <w:r>
        <w:rPr>
          <w:rFonts w:ascii="Open Sans" w:eastAsia="Open Sans" w:hAnsi="Open Sans" w:cs="Open Sans"/>
          <w:color w:val="3F3F3F"/>
          <w:spacing w:val="2"/>
          <w:position w:val="1"/>
        </w:rPr>
        <w:t>o</w:t>
      </w:r>
      <w:r>
        <w:rPr>
          <w:rFonts w:ascii="Open Sans" w:eastAsia="Open Sans" w:hAnsi="Open Sans" w:cs="Open Sans"/>
          <w:color w:val="3F3F3F"/>
          <w:position w:val="1"/>
        </w:rPr>
        <w:t>r</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s</w:t>
      </w:r>
      <w:r>
        <w:rPr>
          <w:rFonts w:ascii="Open Sans" w:eastAsia="Open Sans" w:hAnsi="Open Sans" w:cs="Open Sans"/>
          <w:color w:val="3F3F3F"/>
          <w:spacing w:val="5"/>
          <w:position w:val="1"/>
        </w:rPr>
        <w:t>i</w:t>
      </w:r>
      <w:r>
        <w:rPr>
          <w:rFonts w:ascii="Open Sans" w:eastAsia="Open Sans" w:hAnsi="Open Sans" w:cs="Open Sans"/>
          <w:color w:val="3F3F3F"/>
          <w:position w:val="1"/>
        </w:rPr>
        <w:t xml:space="preserve">gn </w:t>
      </w:r>
      <w:r>
        <w:rPr>
          <w:rFonts w:ascii="Open Sans" w:eastAsia="Open Sans" w:hAnsi="Open Sans" w:cs="Open Sans"/>
          <w:color w:val="3F3F3F"/>
          <w:spacing w:val="-6"/>
          <w:position w:val="1"/>
        </w:rPr>
        <w:t>19</w:t>
      </w:r>
      <w:r>
        <w:rPr>
          <w:rFonts w:ascii="Open Sans" w:eastAsia="Open Sans" w:hAnsi="Open Sans" w:cs="Open Sans"/>
          <w:color w:val="3F3F3F"/>
          <w:position w:val="1"/>
        </w:rPr>
        <w:t>2</w:t>
      </w:r>
      <w:r>
        <w:rPr>
          <w:rFonts w:ascii="Open Sans" w:eastAsia="Open Sans" w:hAnsi="Open Sans" w:cs="Open Sans"/>
          <w:color w:val="3F3F3F"/>
          <w:spacing w:val="-7"/>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 xml:space="preserve">t </w:t>
      </w:r>
      <w:r>
        <w:rPr>
          <w:rFonts w:ascii="Open Sans" w:eastAsia="Open Sans" w:hAnsi="Open Sans" w:cs="Open Sans"/>
          <w:color w:val="3F3F3F"/>
          <w:spacing w:val="-6"/>
          <w:position w:val="1"/>
        </w:rPr>
        <w:t>10</w:t>
      </w:r>
      <w:r>
        <w:rPr>
          <w:rFonts w:ascii="Open Sans" w:eastAsia="Open Sans" w:hAnsi="Open Sans" w:cs="Open Sans"/>
          <w:color w:val="3F3F3F"/>
          <w:spacing w:val="1"/>
          <w:position w:val="1"/>
        </w:rPr>
        <w:t>:</w:t>
      </w:r>
      <w:r>
        <w:rPr>
          <w:rFonts w:ascii="Open Sans" w:eastAsia="Open Sans" w:hAnsi="Open Sans" w:cs="Open Sans"/>
          <w:color w:val="3F3F3F"/>
          <w:spacing w:val="-6"/>
          <w:position w:val="1"/>
        </w:rPr>
        <w:t>35</w:t>
      </w:r>
      <w:r>
        <w:rPr>
          <w:rFonts w:ascii="Open Sans" w:eastAsia="Open Sans" w:hAnsi="Open Sans" w:cs="Open Sans"/>
          <w:color w:val="3F3F3F"/>
          <w:position w:val="1"/>
        </w:rPr>
        <w:t>.</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H</w:t>
      </w:r>
      <w:r>
        <w:rPr>
          <w:rFonts w:ascii="Open Sans" w:eastAsia="Open Sans" w:hAnsi="Open Sans" w:cs="Open Sans"/>
          <w:color w:val="3F3F3F"/>
          <w:spacing w:val="-3"/>
          <w:position w:val="1"/>
        </w:rPr>
        <w:t>e</w:t>
      </w:r>
      <w:r>
        <w:rPr>
          <w:rFonts w:ascii="Open Sans" w:eastAsia="Open Sans" w:hAnsi="Open Sans" w:cs="Open Sans"/>
          <w:color w:val="3F3F3F"/>
          <w:position w:val="1"/>
        </w:rPr>
        <w:t>re</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1"/>
          <w:position w:val="1"/>
        </w:rPr>
        <w:t>f</w:t>
      </w:r>
      <w:r>
        <w:rPr>
          <w:rFonts w:ascii="Open Sans" w:eastAsia="Open Sans" w:hAnsi="Open Sans" w:cs="Open Sans"/>
          <w:color w:val="3F3F3F"/>
          <w:spacing w:val="5"/>
          <w:position w:val="1"/>
        </w:rPr>
        <w:t>ill</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1"/>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ut</w:t>
      </w:r>
      <w:r>
        <w:rPr>
          <w:rFonts w:ascii="Open Sans" w:eastAsia="Open Sans" w:hAnsi="Open Sans" w:cs="Open Sans"/>
          <w:color w:val="3F3F3F"/>
          <w:spacing w:val="-1"/>
          <w:position w:val="1"/>
        </w:rPr>
        <w:t xml:space="preserve"> </w:t>
      </w:r>
      <w:r>
        <w:rPr>
          <w:rFonts w:ascii="Open Sans" w:eastAsia="Open Sans" w:hAnsi="Open Sans" w:cs="Open Sans"/>
          <w:color w:val="3F3F3F"/>
          <w:spacing w:val="-6"/>
          <w:position w:val="1"/>
        </w:rPr>
        <w:t>w</w:t>
      </w:r>
      <w:r>
        <w:rPr>
          <w:rFonts w:ascii="Open Sans" w:eastAsia="Open Sans" w:hAnsi="Open Sans" w:cs="Open Sans"/>
          <w:color w:val="3F3F3F"/>
          <w:spacing w:val="5"/>
          <w:position w:val="1"/>
        </w:rPr>
        <w:t>i</w:t>
      </w:r>
      <w:r>
        <w:rPr>
          <w:rFonts w:ascii="Open Sans" w:eastAsia="Open Sans" w:hAnsi="Open Sans" w:cs="Open Sans"/>
          <w:color w:val="3F3F3F"/>
          <w:position w:val="1"/>
        </w:rPr>
        <w:t>nd</w:t>
      </w:r>
      <w:r>
        <w:rPr>
          <w:rFonts w:ascii="Open Sans" w:eastAsia="Open Sans" w:hAnsi="Open Sans" w:cs="Open Sans"/>
          <w:color w:val="3F3F3F"/>
          <w:spacing w:val="2"/>
          <w:position w:val="1"/>
        </w:rPr>
        <w:t>o</w:t>
      </w:r>
      <w:r>
        <w:rPr>
          <w:rFonts w:ascii="Open Sans" w:eastAsia="Open Sans" w:hAnsi="Open Sans" w:cs="Open Sans"/>
          <w:color w:val="3F3F3F"/>
          <w:position w:val="1"/>
        </w:rPr>
        <w:t>w</w:t>
      </w:r>
      <w:r>
        <w:rPr>
          <w:rFonts w:ascii="Open Sans" w:eastAsia="Open Sans" w:hAnsi="Open Sans" w:cs="Open Sans"/>
          <w:color w:val="3F3F3F"/>
          <w:spacing w:val="-10"/>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f</w:t>
      </w:r>
    </w:p>
    <w:p w14:paraId="36BA09B7"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2</w:t>
      </w:r>
      <w:r>
        <w:rPr>
          <w:rFonts w:ascii="Open Sans" w:eastAsia="Open Sans" w:hAnsi="Open Sans" w:cs="Open Sans"/>
          <w:color w:val="3F3F3F"/>
        </w:rPr>
        <w:t>:</w:t>
      </w:r>
    </w:p>
    <w:p w14:paraId="1A138D0C" w14:textId="77777777" w:rsidR="0074787C" w:rsidRDefault="0074787C">
      <w:pPr>
        <w:spacing w:before="2" w:after="0" w:line="130" w:lineRule="exact"/>
        <w:rPr>
          <w:sz w:val="13"/>
          <w:szCs w:val="13"/>
        </w:rPr>
      </w:pPr>
    </w:p>
    <w:p w14:paraId="7B16B77C" w14:textId="77777777" w:rsidR="0074787C" w:rsidRDefault="002D0355">
      <w:pPr>
        <w:spacing w:after="0" w:line="240" w:lineRule="auto"/>
        <w:ind w:left="115" w:right="-20"/>
        <w:rPr>
          <w:rFonts w:ascii="Times New Roman" w:eastAsia="Times New Roman" w:hAnsi="Times New Roman" w:cs="Times New Roman"/>
          <w:sz w:val="20"/>
          <w:szCs w:val="20"/>
        </w:rPr>
      </w:pPr>
      <w:r>
        <w:pict w14:anchorId="422A59A3">
          <v:shape id="_x0000_i1071" type="#_x0000_t75" style="width:262.5pt;height:293.25pt;mso-position-horizontal-relative:char;mso-position-vertical-relative:line">
            <v:imagedata r:id="rId71" o:title=""/>
          </v:shape>
        </w:pict>
      </w:r>
    </w:p>
    <w:p w14:paraId="3189FDBE" w14:textId="77777777" w:rsidR="0074787C" w:rsidRDefault="0074787C">
      <w:pPr>
        <w:spacing w:before="3" w:after="0" w:line="180" w:lineRule="exact"/>
        <w:rPr>
          <w:sz w:val="18"/>
          <w:szCs w:val="18"/>
        </w:rPr>
      </w:pPr>
    </w:p>
    <w:p w14:paraId="15D838DE" w14:textId="77777777" w:rsidR="0074787C" w:rsidRDefault="00656446">
      <w:pPr>
        <w:spacing w:after="0" w:line="240" w:lineRule="auto"/>
        <w:ind w:left="115" w:right="285"/>
        <w:rPr>
          <w:rFonts w:ascii="Open Sans" w:eastAsia="Open Sans" w:hAnsi="Open Sans" w:cs="Open Sans"/>
        </w:rPr>
      </w:pPr>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 xml:space="preserve">t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5"/>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 xml:space="preserve">rt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a</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dur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6"/>
        </w:rPr>
        <w:t>O</w:t>
      </w:r>
      <w:r>
        <w:rPr>
          <w:rFonts w:ascii="Open Sans" w:eastAsia="Open Sans" w:hAnsi="Open Sans" w:cs="Open Sans"/>
          <w:color w:val="3F3F3F"/>
        </w:rPr>
        <w:t>n 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b/>
          <w:bCs/>
          <w:color w:val="3F3F3F"/>
          <w:spacing w:val="-2"/>
        </w:rPr>
        <w:t>A</w:t>
      </w:r>
      <w:r>
        <w:rPr>
          <w:rFonts w:ascii="Open Sans" w:eastAsia="Open Sans" w:hAnsi="Open Sans" w:cs="Open Sans"/>
          <w:b/>
          <w:bCs/>
          <w:color w:val="3F3F3F"/>
          <w:spacing w:val="-4"/>
        </w:rPr>
        <w:t>dd</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 xml:space="preserve">w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ck</w:t>
      </w:r>
      <w:r>
        <w:rPr>
          <w:rFonts w:ascii="Open Sans" w:eastAsia="Open Sans" w:hAnsi="Open Sans" w:cs="Open Sans"/>
          <w:color w:val="3F3F3F"/>
          <w:spacing w:val="6"/>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dy</w:t>
      </w:r>
      <w:r>
        <w:rPr>
          <w:rFonts w:ascii="Open Sans" w:eastAsia="Open Sans" w:hAnsi="Open Sans" w:cs="Open Sans"/>
          <w:color w:val="3F3F3F"/>
          <w:spacing w:val="-5"/>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w:t>
      </w:r>
    </w:p>
    <w:p w14:paraId="230A6422" w14:textId="77777777" w:rsidR="0074787C" w:rsidRDefault="0074787C">
      <w:pPr>
        <w:spacing w:after="0"/>
        <w:sectPr w:rsidR="0074787C">
          <w:footerReference w:type="default" r:id="rId72"/>
          <w:pgSz w:w="11920" w:h="16840"/>
          <w:pgMar w:top="1560" w:right="1260" w:bottom="280" w:left="1280" w:header="0" w:footer="0" w:gutter="0"/>
          <w:cols w:space="720"/>
        </w:sectPr>
      </w:pPr>
    </w:p>
    <w:p w14:paraId="60B02AC4" w14:textId="77777777" w:rsidR="0074787C" w:rsidRDefault="0074787C">
      <w:pPr>
        <w:spacing w:before="7" w:after="0" w:line="170" w:lineRule="exact"/>
        <w:rPr>
          <w:sz w:val="17"/>
          <w:szCs w:val="17"/>
        </w:rPr>
      </w:pPr>
    </w:p>
    <w:p w14:paraId="616586CE" w14:textId="77777777" w:rsidR="0074787C" w:rsidRDefault="002D0355">
      <w:pPr>
        <w:spacing w:after="0" w:line="240" w:lineRule="auto"/>
        <w:ind w:left="115" w:right="-20"/>
        <w:rPr>
          <w:rFonts w:ascii="Times New Roman" w:eastAsia="Times New Roman" w:hAnsi="Times New Roman" w:cs="Times New Roman"/>
          <w:sz w:val="20"/>
          <w:szCs w:val="20"/>
        </w:rPr>
      </w:pPr>
      <w:r>
        <w:pict w14:anchorId="6DBDAC03">
          <v:shape id="_x0000_i1072" type="#_x0000_t75" style="width:456pt;height:371.25pt;mso-position-horizontal-relative:char;mso-position-vertical-relative:line">
            <v:imagedata r:id="rId73" o:title=""/>
          </v:shape>
        </w:pict>
      </w:r>
    </w:p>
    <w:p w14:paraId="0EF1725E" w14:textId="77777777" w:rsidR="0074787C" w:rsidRDefault="0074787C">
      <w:pPr>
        <w:spacing w:before="5" w:after="0" w:line="200" w:lineRule="exact"/>
        <w:rPr>
          <w:sz w:val="20"/>
          <w:szCs w:val="20"/>
        </w:rPr>
      </w:pPr>
    </w:p>
    <w:p w14:paraId="5FBD3858" w14:textId="5E821D78" w:rsidR="0074787C" w:rsidDel="004F01F1" w:rsidRDefault="00656446">
      <w:pPr>
        <w:spacing w:after="0" w:line="297" w:lineRule="exact"/>
        <w:ind w:left="115" w:right="-20"/>
        <w:rPr>
          <w:del w:id="302" w:author="Administrator" w:date="2016-09-17T14:51:00Z"/>
          <w:rFonts w:ascii="Open Sans" w:eastAsia="Open Sans" w:hAnsi="Open Sans" w:cs="Open Sans"/>
        </w:rPr>
      </w:pPr>
      <w:del w:id="303" w:author="Administrator" w:date="2016-09-17T14:51:00Z">
        <w:r w:rsidDel="004F01F1">
          <w:rPr>
            <w:rFonts w:ascii="Open Sans" w:eastAsia="Open Sans" w:hAnsi="Open Sans" w:cs="Open Sans"/>
            <w:color w:val="3F3F3F"/>
            <w:spacing w:val="-2"/>
            <w:position w:val="1"/>
          </w:rPr>
          <w:delText>E</w:delText>
        </w:r>
        <w:r w:rsidDel="004F01F1">
          <w:rPr>
            <w:rFonts w:ascii="Open Sans" w:eastAsia="Open Sans" w:hAnsi="Open Sans" w:cs="Open Sans"/>
            <w:color w:val="3F3F3F"/>
            <w:position w:val="1"/>
          </w:rPr>
          <w:delText>nsure</w:delText>
        </w:r>
        <w:r w:rsidDel="004F01F1">
          <w:rPr>
            <w:rFonts w:ascii="Open Sans" w:eastAsia="Open Sans" w:hAnsi="Open Sans" w:cs="Open Sans"/>
            <w:color w:val="3F3F3F"/>
            <w:spacing w:val="-4"/>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5"/>
            <w:position w:val="1"/>
          </w:rPr>
          <w:delText>D</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5"/>
            <w:position w:val="1"/>
          </w:rPr>
          <w:delText>v</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rs</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G</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5"/>
            <w:position w:val="1"/>
          </w:rPr>
          <w:delText>v</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5"/>
            <w:position w:val="1"/>
          </w:rPr>
          <w:delText xml:space="preserve"> </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nd d</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ub</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li</w:delText>
        </w:r>
        <w:r w:rsidDel="004F01F1">
          <w:rPr>
            <w:rFonts w:ascii="Open Sans" w:eastAsia="Open Sans" w:hAnsi="Open Sans" w:cs="Open Sans"/>
            <w:color w:val="3F3F3F"/>
            <w:position w:val="1"/>
          </w:rPr>
          <w:delText>ck</w:delText>
        </w:r>
        <w:r w:rsidDel="004F01F1">
          <w:rPr>
            <w:rFonts w:ascii="Open Sans" w:eastAsia="Open Sans" w:hAnsi="Open Sans" w:cs="Open Sans"/>
            <w:color w:val="3F3F3F"/>
            <w:spacing w:val="5"/>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w</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p</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d</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ng</w:delText>
        </w:r>
        <w:r w:rsidDel="004F01F1">
          <w:rPr>
            <w:rFonts w:ascii="Open Sans" w:eastAsia="Open Sans" w:hAnsi="Open Sans" w:cs="Open Sans"/>
            <w:color w:val="3F3F3F"/>
            <w:spacing w:val="-3"/>
            <w:position w:val="1"/>
          </w:rPr>
          <w:delText xml:space="preserve"> </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k</w:delText>
        </w:r>
        <w:r w:rsidDel="004F01F1">
          <w:rPr>
            <w:rFonts w:ascii="Open Sans" w:eastAsia="Open Sans" w:hAnsi="Open Sans" w:cs="Open Sans"/>
            <w:color w:val="3F3F3F"/>
            <w:position w:val="1"/>
          </w:rPr>
          <w:delText>.</w:delText>
        </w:r>
      </w:del>
    </w:p>
    <w:p w14:paraId="79276AA5" w14:textId="0FE8A963" w:rsidR="0074787C" w:rsidDel="004F01F1" w:rsidRDefault="00656446">
      <w:pPr>
        <w:spacing w:after="0" w:line="240" w:lineRule="auto"/>
        <w:ind w:left="115" w:right="-20"/>
        <w:rPr>
          <w:del w:id="304" w:author="Administrator" w:date="2016-09-17T14:51:00Z"/>
          <w:rFonts w:ascii="Open Sans" w:eastAsia="Open Sans" w:hAnsi="Open Sans" w:cs="Open Sans"/>
        </w:rPr>
      </w:pPr>
      <w:del w:id="305" w:author="Administrator" w:date="2016-09-17T14:51:00Z">
        <w:r w:rsidDel="004F01F1">
          <w:rPr>
            <w:rFonts w:ascii="Open Sans" w:eastAsia="Open Sans" w:hAnsi="Open Sans" w:cs="Open Sans"/>
            <w:color w:val="3F3F3F"/>
            <w:spacing w:val="-2"/>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li</w:delText>
        </w:r>
        <w:r w:rsidDel="004F01F1">
          <w:rPr>
            <w:rFonts w:ascii="Open Sans" w:eastAsia="Open Sans" w:hAnsi="Open Sans" w:cs="Open Sans"/>
            <w:color w:val="3F3F3F"/>
          </w:rPr>
          <w:delText>st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ll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 p</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ss</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5"/>
          </w:rPr>
          <w:delText>ili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 xml:space="preserve">ns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6"/>
          </w:rPr>
          <w:delText>w</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w</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li</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b/>
            <w:bCs/>
            <w:color w:val="0000FF"/>
            <w:spacing w:val="3"/>
          </w:rPr>
          <w:delText>M</w:delText>
        </w:r>
        <w:r w:rsidDel="004F01F1">
          <w:rPr>
            <w:rFonts w:ascii="Open Sans" w:eastAsia="Open Sans" w:hAnsi="Open Sans" w:cs="Open Sans"/>
            <w:b/>
            <w:bCs/>
            <w:color w:val="0000FF"/>
            <w:spacing w:val="-1"/>
          </w:rPr>
          <w:delText>o</w:delText>
        </w:r>
        <w:r w:rsidDel="004F01F1">
          <w:rPr>
            <w:rFonts w:ascii="Open Sans" w:eastAsia="Open Sans" w:hAnsi="Open Sans" w:cs="Open Sans"/>
            <w:b/>
            <w:bCs/>
            <w:color w:val="0000FF"/>
            <w:spacing w:val="-5"/>
          </w:rPr>
          <w:delText>v</w:delText>
        </w:r>
        <w:r w:rsidDel="004F01F1">
          <w:rPr>
            <w:rFonts w:ascii="Open Sans" w:eastAsia="Open Sans" w:hAnsi="Open Sans" w:cs="Open Sans"/>
            <w:b/>
            <w:bCs/>
            <w:color w:val="0000FF"/>
          </w:rPr>
          <w:delText>e</w:delText>
        </w:r>
        <w:r w:rsidDel="004F01F1">
          <w:rPr>
            <w:rFonts w:ascii="Open Sans" w:eastAsia="Open Sans" w:hAnsi="Open Sans" w:cs="Open Sans"/>
            <w:b/>
            <w:bCs/>
            <w:color w:val="0000FF"/>
            <w:spacing w:val="3"/>
          </w:rPr>
          <w:delText xml:space="preserve"> </w:delText>
        </w:r>
        <w:r w:rsidDel="004F01F1">
          <w:rPr>
            <w:rFonts w:ascii="Open Sans" w:eastAsia="Open Sans" w:hAnsi="Open Sans" w:cs="Open Sans"/>
            <w:b/>
            <w:bCs/>
            <w:color w:val="0000FF"/>
          </w:rPr>
          <w:delText>a</w:delText>
        </w:r>
        <w:r w:rsidDel="004F01F1">
          <w:rPr>
            <w:rFonts w:ascii="Open Sans" w:eastAsia="Open Sans" w:hAnsi="Open Sans" w:cs="Open Sans"/>
            <w:b/>
            <w:bCs/>
            <w:color w:val="0000FF"/>
            <w:spacing w:val="5"/>
          </w:rPr>
          <w:delText xml:space="preserve"> </w:delText>
        </w:r>
        <w:r w:rsidDel="004F01F1">
          <w:rPr>
            <w:rFonts w:ascii="Open Sans" w:eastAsia="Open Sans" w:hAnsi="Open Sans" w:cs="Open Sans"/>
            <w:b/>
            <w:bCs/>
            <w:color w:val="0000FF"/>
            <w:spacing w:val="-5"/>
          </w:rPr>
          <w:delText>t</w:delText>
        </w:r>
        <w:r w:rsidDel="004F01F1">
          <w:rPr>
            <w:rFonts w:ascii="Open Sans" w:eastAsia="Open Sans" w:hAnsi="Open Sans" w:cs="Open Sans"/>
            <w:b/>
            <w:bCs/>
            <w:color w:val="0000FF"/>
            <w:spacing w:val="5"/>
          </w:rPr>
          <w:delText>r</w:delText>
        </w:r>
        <w:r w:rsidDel="004F01F1">
          <w:rPr>
            <w:rFonts w:ascii="Open Sans" w:eastAsia="Open Sans" w:hAnsi="Open Sans" w:cs="Open Sans"/>
            <w:b/>
            <w:bCs/>
            <w:color w:val="0000FF"/>
            <w:spacing w:val="-7"/>
          </w:rPr>
          <w:delText>i</w:delText>
        </w:r>
        <w:r w:rsidDel="004F01F1">
          <w:rPr>
            <w:rFonts w:ascii="Open Sans" w:eastAsia="Open Sans" w:hAnsi="Open Sans" w:cs="Open Sans"/>
            <w:b/>
            <w:bCs/>
            <w:color w:val="0000FF"/>
          </w:rPr>
          <w:delText>p</w:delText>
        </w:r>
        <w:r w:rsidDel="004F01F1">
          <w:rPr>
            <w:rFonts w:ascii="Open Sans" w:eastAsia="Open Sans" w:hAnsi="Open Sans" w:cs="Open Sans"/>
            <w:b/>
            <w:bCs/>
            <w:color w:val="0000FF"/>
            <w:spacing w:val="-2"/>
          </w:rPr>
          <w:delText xml:space="preserve"> </w:delText>
        </w:r>
        <w:r w:rsidDel="004F01F1">
          <w:rPr>
            <w:rFonts w:ascii="Open Sans" w:eastAsia="Open Sans" w:hAnsi="Open Sans" w:cs="Open Sans"/>
            <w:b/>
            <w:bCs/>
            <w:color w:val="0000FF"/>
            <w:spacing w:val="-5"/>
          </w:rPr>
          <w:delText>t</w:delText>
        </w:r>
        <w:r w:rsidDel="004F01F1">
          <w:rPr>
            <w:rFonts w:ascii="Open Sans" w:eastAsia="Open Sans" w:hAnsi="Open Sans" w:cs="Open Sans"/>
            <w:b/>
            <w:bCs/>
            <w:color w:val="0000FF"/>
          </w:rPr>
          <w:delText>o</w:delText>
        </w:r>
        <w:r w:rsidDel="004F01F1">
          <w:rPr>
            <w:rFonts w:ascii="Open Sans" w:eastAsia="Open Sans" w:hAnsi="Open Sans" w:cs="Open Sans"/>
            <w:b/>
            <w:bCs/>
            <w:color w:val="0000FF"/>
            <w:spacing w:val="2"/>
          </w:rPr>
          <w:delText xml:space="preserve"> a</w:delText>
        </w:r>
        <w:r w:rsidDel="004F01F1">
          <w:rPr>
            <w:rFonts w:ascii="Open Sans" w:eastAsia="Open Sans" w:hAnsi="Open Sans" w:cs="Open Sans"/>
            <w:b/>
            <w:bCs/>
            <w:color w:val="0000FF"/>
            <w:spacing w:val="5"/>
          </w:rPr>
          <w:delText>n</w:delText>
        </w:r>
        <w:r w:rsidDel="004F01F1">
          <w:rPr>
            <w:rFonts w:ascii="Open Sans" w:eastAsia="Open Sans" w:hAnsi="Open Sans" w:cs="Open Sans"/>
            <w:b/>
            <w:bCs/>
            <w:color w:val="0000FF"/>
            <w:spacing w:val="-1"/>
          </w:rPr>
          <w:delText>o</w:delText>
        </w:r>
        <w:r w:rsidDel="004F01F1">
          <w:rPr>
            <w:rFonts w:ascii="Open Sans" w:eastAsia="Open Sans" w:hAnsi="Open Sans" w:cs="Open Sans"/>
            <w:b/>
            <w:bCs/>
            <w:color w:val="0000FF"/>
            <w:spacing w:val="-5"/>
          </w:rPr>
          <w:delText>t</w:delText>
        </w:r>
        <w:r w:rsidDel="004F01F1">
          <w:rPr>
            <w:rFonts w:ascii="Open Sans" w:eastAsia="Open Sans" w:hAnsi="Open Sans" w:cs="Open Sans"/>
            <w:b/>
            <w:bCs/>
            <w:color w:val="0000FF"/>
            <w:spacing w:val="5"/>
          </w:rPr>
          <w:delText>he</w:delText>
        </w:r>
        <w:r w:rsidDel="004F01F1">
          <w:rPr>
            <w:rFonts w:ascii="Open Sans" w:eastAsia="Open Sans" w:hAnsi="Open Sans" w:cs="Open Sans"/>
            <w:b/>
            <w:bCs/>
            <w:color w:val="0000FF"/>
          </w:rPr>
          <w:delText>r</w:delText>
        </w:r>
      </w:del>
    </w:p>
    <w:p w14:paraId="7833449C" w14:textId="6D9A8C38" w:rsidR="0074787C" w:rsidDel="004F01F1" w:rsidRDefault="00656446">
      <w:pPr>
        <w:spacing w:after="0" w:line="240" w:lineRule="auto"/>
        <w:ind w:left="115" w:right="-20"/>
        <w:rPr>
          <w:del w:id="306" w:author="Administrator" w:date="2016-09-17T14:51:00Z"/>
          <w:rFonts w:ascii="Open Sans" w:eastAsia="Open Sans" w:hAnsi="Open Sans" w:cs="Open Sans"/>
        </w:rPr>
      </w:pPr>
      <w:del w:id="307" w:author="Administrator" w:date="2016-09-17T14:51:00Z">
        <w:r w:rsidDel="004F01F1">
          <w:rPr>
            <w:rFonts w:ascii="Open Sans" w:eastAsia="Open Sans" w:hAnsi="Open Sans" w:cs="Open Sans"/>
            <w:b/>
            <w:bCs/>
            <w:color w:val="0000FF"/>
            <w:spacing w:val="2"/>
          </w:rPr>
          <w:delText>D</w:delText>
        </w:r>
        <w:r w:rsidDel="004F01F1">
          <w:rPr>
            <w:rFonts w:ascii="Open Sans" w:eastAsia="Open Sans" w:hAnsi="Open Sans" w:cs="Open Sans"/>
            <w:b/>
            <w:bCs/>
            <w:color w:val="0000FF"/>
            <w:spacing w:val="5"/>
          </w:rPr>
          <w:delText>u</w:delText>
        </w:r>
        <w:r w:rsidDel="004F01F1">
          <w:rPr>
            <w:rFonts w:ascii="Open Sans" w:eastAsia="Open Sans" w:hAnsi="Open Sans" w:cs="Open Sans"/>
            <w:b/>
            <w:bCs/>
            <w:color w:val="0000FF"/>
            <w:spacing w:val="-5"/>
          </w:rPr>
          <w:delText>ty</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7"/>
          </w:rPr>
          <w:delText>W</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a g</w:delText>
        </w:r>
        <w:r w:rsidDel="004F01F1">
          <w:rPr>
            <w:rFonts w:ascii="Open Sans" w:eastAsia="Open Sans" w:hAnsi="Open Sans" w:cs="Open Sans"/>
            <w:color w:val="3F3F3F"/>
            <w:spacing w:val="2"/>
          </w:rPr>
          <w:delText>oo</w:delText>
        </w:r>
        <w:r w:rsidDel="004F01F1">
          <w:rPr>
            <w:rFonts w:ascii="Open Sans" w:eastAsia="Open Sans" w:hAnsi="Open Sans" w:cs="Open Sans"/>
            <w:color w:val="3F3F3F"/>
          </w:rPr>
          <w:delText>d s</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t du</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spacing w:val="-6"/>
          </w:rPr>
          <w:delText>247</w:delText>
        </w:r>
        <w:r w:rsidDel="004F01F1">
          <w:rPr>
            <w:rFonts w:ascii="Open Sans" w:eastAsia="Open Sans" w:hAnsi="Open Sans" w:cs="Open Sans"/>
            <w:color w:val="3F3F3F"/>
          </w:rPr>
          <w:delText>:</w:delText>
        </w:r>
      </w:del>
    </w:p>
    <w:p w14:paraId="61DBFA7F" w14:textId="5D0240B2" w:rsidR="0074787C" w:rsidDel="004F01F1" w:rsidRDefault="0074787C">
      <w:pPr>
        <w:spacing w:after="0"/>
        <w:rPr>
          <w:del w:id="308" w:author="Administrator" w:date="2016-09-17T14:51:00Z"/>
        </w:rPr>
        <w:sectPr w:rsidR="0074787C" w:rsidDel="004F01F1">
          <w:footerReference w:type="default" r:id="rId74"/>
          <w:pgSz w:w="11920" w:h="16840"/>
          <w:pgMar w:top="1560" w:right="1260" w:bottom="280" w:left="1280" w:header="0" w:footer="0" w:gutter="0"/>
          <w:cols w:space="720"/>
        </w:sectPr>
      </w:pPr>
    </w:p>
    <w:p w14:paraId="4F25D4A5" w14:textId="3A78CC59" w:rsidR="0074787C" w:rsidDel="004F01F1" w:rsidRDefault="0074787C">
      <w:pPr>
        <w:spacing w:before="7" w:after="0" w:line="170" w:lineRule="exact"/>
        <w:rPr>
          <w:del w:id="309" w:author="Administrator" w:date="2016-09-17T14:51:00Z"/>
          <w:sz w:val="17"/>
          <w:szCs w:val="17"/>
        </w:rPr>
      </w:pPr>
    </w:p>
    <w:p w14:paraId="795B971A" w14:textId="21E8E8A2" w:rsidR="0074787C" w:rsidDel="004F01F1" w:rsidRDefault="002D0355">
      <w:pPr>
        <w:spacing w:after="0" w:line="240" w:lineRule="auto"/>
        <w:ind w:left="115" w:right="-20"/>
        <w:rPr>
          <w:del w:id="310" w:author="Administrator" w:date="2016-09-17T14:51:00Z"/>
          <w:rFonts w:ascii="Times New Roman" w:eastAsia="Times New Roman" w:hAnsi="Times New Roman" w:cs="Times New Roman"/>
          <w:sz w:val="20"/>
          <w:szCs w:val="20"/>
        </w:rPr>
      </w:pPr>
      <w:del w:id="311" w:author="Administrator" w:date="2016-09-17T14:51:00Z">
        <w:r>
          <w:pict w14:anchorId="207CDB37">
            <v:shape id="_x0000_i1073" type="#_x0000_t75" style="width:459.75pt;height:273pt;mso-position-horizontal-relative:char;mso-position-vertical-relative:line">
              <v:imagedata r:id="rId75" o:title=""/>
            </v:shape>
          </w:pict>
        </w:r>
      </w:del>
    </w:p>
    <w:p w14:paraId="49C0C67E" w14:textId="7F3153EF" w:rsidR="0074787C" w:rsidDel="004F01F1" w:rsidRDefault="0074787C">
      <w:pPr>
        <w:spacing w:before="2" w:after="0" w:line="160" w:lineRule="exact"/>
        <w:rPr>
          <w:del w:id="312" w:author="Administrator" w:date="2016-09-17T14:51:00Z"/>
          <w:sz w:val="16"/>
          <w:szCs w:val="16"/>
        </w:rPr>
      </w:pPr>
    </w:p>
    <w:p w14:paraId="038BA7F8" w14:textId="099DA0EA" w:rsidR="0074787C" w:rsidDel="004F01F1" w:rsidRDefault="00656446">
      <w:pPr>
        <w:spacing w:after="0" w:line="297" w:lineRule="exact"/>
        <w:ind w:left="115" w:right="-20"/>
        <w:rPr>
          <w:del w:id="313" w:author="Administrator" w:date="2016-09-17T14:51:00Z"/>
          <w:rFonts w:ascii="Open Sans" w:eastAsia="Open Sans" w:hAnsi="Open Sans" w:cs="Open Sans"/>
        </w:rPr>
      </w:pPr>
      <w:del w:id="314" w:author="Administrator" w:date="2016-09-17T14:51:00Z">
        <w:r w:rsidDel="004F01F1">
          <w:rPr>
            <w:rFonts w:ascii="Open Sans" w:eastAsia="Open Sans" w:hAnsi="Open Sans" w:cs="Open Sans"/>
            <w:color w:val="3F3F3F"/>
            <w:spacing w:val="-4"/>
            <w:position w:val="1"/>
          </w:rPr>
          <w:delText>C</w:delText>
        </w:r>
        <w:r w:rsidDel="004F01F1">
          <w:rPr>
            <w:rFonts w:ascii="Open Sans" w:eastAsia="Open Sans" w:hAnsi="Open Sans" w:cs="Open Sans"/>
            <w:color w:val="3F3F3F"/>
            <w:spacing w:val="5"/>
            <w:position w:val="1"/>
          </w:rPr>
          <w:delText>li</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ki</w:delText>
        </w:r>
        <w:r w:rsidDel="004F01F1">
          <w:rPr>
            <w:rFonts w:ascii="Open Sans" w:eastAsia="Open Sans" w:hAnsi="Open Sans" w:cs="Open Sans"/>
            <w:color w:val="3F3F3F"/>
            <w:position w:val="1"/>
          </w:rPr>
          <w:delText>ng</w:delText>
        </w:r>
        <w:r w:rsidDel="004F01F1">
          <w:rPr>
            <w:rFonts w:ascii="Open Sans" w:eastAsia="Open Sans" w:hAnsi="Open Sans" w:cs="Open Sans"/>
            <w:color w:val="3F3F3F"/>
            <w:spacing w:val="-5"/>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spacing w:val="1"/>
            <w:position w:val="1"/>
          </w:rPr>
          <w:delText>ff</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rs</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p</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1"/>
            <w:position w:val="1"/>
          </w:rPr>
          <w:delText>f</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m</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spacing w:val="5"/>
            <w:position w:val="1"/>
          </w:rPr>
          <w:delText>x</w:delText>
        </w:r>
        <w:r w:rsidDel="004F01F1">
          <w:rPr>
            <w:rFonts w:ascii="Open Sans" w:eastAsia="Open Sans" w:hAnsi="Open Sans" w:cs="Open Sans"/>
            <w:color w:val="3F3F3F"/>
            <w:position w:val="1"/>
          </w:rPr>
          <w:delText>:</w:delText>
        </w:r>
      </w:del>
    </w:p>
    <w:p w14:paraId="1FB7808E" w14:textId="7F32F1E4" w:rsidR="0074787C" w:rsidDel="004F01F1" w:rsidRDefault="0074787C">
      <w:pPr>
        <w:spacing w:before="2" w:after="0" w:line="130" w:lineRule="exact"/>
        <w:rPr>
          <w:del w:id="315" w:author="Administrator" w:date="2016-09-17T14:51:00Z"/>
          <w:sz w:val="13"/>
          <w:szCs w:val="13"/>
        </w:rPr>
      </w:pPr>
    </w:p>
    <w:p w14:paraId="5DCB888C" w14:textId="473988BD" w:rsidR="0074787C" w:rsidDel="004F01F1" w:rsidRDefault="002D0355">
      <w:pPr>
        <w:spacing w:after="0" w:line="240" w:lineRule="auto"/>
        <w:ind w:left="115" w:right="-20"/>
        <w:rPr>
          <w:del w:id="316" w:author="Administrator" w:date="2016-09-17T14:51:00Z"/>
          <w:rFonts w:ascii="Times New Roman" w:eastAsia="Times New Roman" w:hAnsi="Times New Roman" w:cs="Times New Roman"/>
          <w:sz w:val="20"/>
          <w:szCs w:val="20"/>
        </w:rPr>
      </w:pPr>
      <w:del w:id="317" w:author="Administrator" w:date="2016-09-17T14:51:00Z">
        <w:r>
          <w:pict w14:anchorId="70F284A6">
            <v:shape id="_x0000_i1074" type="#_x0000_t75" style="width:457.5pt;height:306.75pt;mso-position-horizontal-relative:char;mso-position-vertical-relative:line">
              <v:imagedata r:id="rId76" o:title=""/>
            </v:shape>
          </w:pict>
        </w:r>
      </w:del>
    </w:p>
    <w:p w14:paraId="64424F34" w14:textId="053F8631" w:rsidR="0074787C" w:rsidDel="004F01F1" w:rsidRDefault="0074787C">
      <w:pPr>
        <w:spacing w:after="0"/>
        <w:rPr>
          <w:del w:id="318" w:author="Administrator" w:date="2016-09-17T14:51:00Z"/>
        </w:rPr>
        <w:sectPr w:rsidR="0074787C" w:rsidDel="004F01F1">
          <w:footerReference w:type="default" r:id="rId77"/>
          <w:pgSz w:w="11920" w:h="16840"/>
          <w:pgMar w:top="1560" w:right="1260" w:bottom="280" w:left="1280" w:header="0" w:footer="0" w:gutter="0"/>
          <w:cols w:space="720"/>
        </w:sectPr>
      </w:pPr>
    </w:p>
    <w:p w14:paraId="5EE570C1" w14:textId="77777777" w:rsidR="0074787C" w:rsidRDefault="0074787C">
      <w:pPr>
        <w:spacing w:before="8" w:after="0" w:line="160" w:lineRule="exact"/>
        <w:rPr>
          <w:sz w:val="16"/>
          <w:szCs w:val="16"/>
        </w:rPr>
      </w:pPr>
    </w:p>
    <w:p w14:paraId="2323876A" w14:textId="7AD001A1" w:rsidR="0074787C" w:rsidDel="004F01F1" w:rsidRDefault="002D0355">
      <w:pPr>
        <w:spacing w:after="0" w:line="280" w:lineRule="exact"/>
        <w:ind w:left="115" w:right="-20"/>
        <w:rPr>
          <w:del w:id="319" w:author="Administrator" w:date="2016-09-17T14:52:00Z"/>
          <w:rFonts w:ascii="Open Sans" w:eastAsia="Open Sans" w:hAnsi="Open Sans" w:cs="Open Sans"/>
        </w:rPr>
      </w:pPr>
      <w:del w:id="320" w:author="Administrator" w:date="2016-09-17T14:52:00Z">
        <w:r>
          <w:pict w14:anchorId="22D7D2F0">
            <v:group id="_x0000_s1064" style="position:absolute;left:0;text-align:left;margin-left:69.4pt;margin-top:21.1pt;width:456pt;height:60pt;z-index:-1270;mso-position-horizontal-relative:page" coordorigin="1388,422" coordsize="9120,1200">
              <v:shape id="_x0000_s1069" type="#_x0000_t75" style="position:absolute;left:1395;top:429;width:810;height:810">
                <v:imagedata r:id="rId21" o:title=""/>
              </v:shape>
              <v:group id="_x0000_s1067" style="position:absolute;left:1395;top:429;width:9082;height:1185" coordorigin="1395,429" coordsize="9082,1185">
                <v:shape id="_x0000_s1068" style="position:absolute;left:1395;top:429;width:9082;height:1185" coordorigin="1395,429" coordsize="9082,1185" path="m10410,429r-8933,1l1419,459r-24,60l1395,1533r29,58l1485,1614r8933,l10440,1609r20,-10l10476,1585r1,-1l1479,1584r-21,-6l1441,1565r-12,-19l1425,1524r,-1010l1431,492r13,-17l1463,464r22,-5l10476,459r-5,-6l10453,440r-20,-8l10410,429e" fillcolor="#1ab654" stroked="f">
                  <v:path arrowok="t"/>
                </v:shape>
              </v:group>
              <v:group id="_x0000_s1065" style="position:absolute;left:1485;top:459;width:9015;height:1125" coordorigin="1485,459" coordsize="9015,1125">
                <v:shape id="_x0000_s1066" style="position:absolute;left:1485;top:459;width:9015;height:1125" coordorigin="1485,459" coordsize="9015,1125" path="m10476,459r-8991,l10416,460r21,6l10454,479r12,18l10470,519r,1011l10464,1551r-13,18l10432,1580r-22,4l10477,1584r12,-17l10497,1547r3,-23l10500,511r-5,-22l10485,469r-9,-10e" fillcolor="#1ab654" stroked="f">
                  <v:path arrowok="t"/>
                </v:shape>
              </v:group>
              <w10:wrap anchorx="page"/>
            </v:group>
          </w:pict>
        </w:r>
        <w:r w:rsidR="00656446" w:rsidDel="004F01F1">
          <w:rPr>
            <w:rFonts w:ascii="Open Sans" w:eastAsia="Open Sans" w:hAnsi="Open Sans" w:cs="Open Sans"/>
            <w:color w:val="3F3F3F"/>
            <w:spacing w:val="-4"/>
            <w:position w:val="-1"/>
          </w:rPr>
          <w:delText>C</w:delText>
        </w:r>
        <w:r w:rsidR="00656446" w:rsidDel="004F01F1">
          <w:rPr>
            <w:rFonts w:ascii="Open Sans" w:eastAsia="Open Sans" w:hAnsi="Open Sans" w:cs="Open Sans"/>
            <w:color w:val="3F3F3F"/>
            <w:spacing w:val="5"/>
            <w:position w:val="-1"/>
          </w:rPr>
          <w:delText>li</w:delText>
        </w:r>
        <w:r w:rsidR="00656446" w:rsidDel="004F01F1">
          <w:rPr>
            <w:rFonts w:ascii="Open Sans" w:eastAsia="Open Sans" w:hAnsi="Open Sans" w:cs="Open Sans"/>
            <w:color w:val="3F3F3F"/>
            <w:position w:val="-1"/>
          </w:rPr>
          <w:delText>ck</w:delText>
        </w:r>
        <w:r w:rsidR="00656446" w:rsidDel="004F01F1">
          <w:rPr>
            <w:rFonts w:ascii="Open Sans" w:eastAsia="Open Sans" w:hAnsi="Open Sans" w:cs="Open Sans"/>
            <w:color w:val="3F3F3F"/>
            <w:spacing w:val="3"/>
            <w:position w:val="-1"/>
          </w:rPr>
          <w:delText xml:space="preserve"> </w:delText>
        </w:r>
        <w:r w:rsidR="00656446" w:rsidDel="004F01F1">
          <w:rPr>
            <w:rFonts w:ascii="Open Sans" w:eastAsia="Open Sans" w:hAnsi="Open Sans" w:cs="Open Sans"/>
            <w:b/>
            <w:bCs/>
            <w:color w:val="3F3F3F"/>
            <w:spacing w:val="2"/>
            <w:position w:val="-1"/>
          </w:rPr>
          <w:delText>D</w:delText>
        </w:r>
        <w:r w:rsidR="00656446" w:rsidDel="004F01F1">
          <w:rPr>
            <w:rFonts w:ascii="Open Sans" w:eastAsia="Open Sans" w:hAnsi="Open Sans" w:cs="Open Sans"/>
            <w:b/>
            <w:bCs/>
            <w:color w:val="3F3F3F"/>
            <w:spacing w:val="5"/>
            <w:position w:val="-1"/>
          </w:rPr>
          <w:delText>r</w:delText>
        </w:r>
        <w:r w:rsidR="00656446" w:rsidDel="004F01F1">
          <w:rPr>
            <w:rFonts w:ascii="Open Sans" w:eastAsia="Open Sans" w:hAnsi="Open Sans" w:cs="Open Sans"/>
            <w:b/>
            <w:bCs/>
            <w:color w:val="3F3F3F"/>
            <w:spacing w:val="-1"/>
            <w:position w:val="-1"/>
          </w:rPr>
          <w:delText>o</w:delText>
        </w:r>
        <w:r w:rsidR="00656446" w:rsidDel="004F01F1">
          <w:rPr>
            <w:rFonts w:ascii="Open Sans" w:eastAsia="Open Sans" w:hAnsi="Open Sans" w:cs="Open Sans"/>
            <w:b/>
            <w:bCs/>
            <w:color w:val="3F3F3F"/>
            <w:position w:val="-1"/>
          </w:rPr>
          <w:delText>p</w:delText>
        </w:r>
        <w:r w:rsidR="00656446" w:rsidDel="004F01F1">
          <w:rPr>
            <w:rFonts w:ascii="Open Sans" w:eastAsia="Open Sans" w:hAnsi="Open Sans" w:cs="Open Sans"/>
            <w:b/>
            <w:bCs/>
            <w:color w:val="3F3F3F"/>
            <w:spacing w:val="-2"/>
            <w:position w:val="-1"/>
          </w:rPr>
          <w:delText xml:space="preserve"> </w:delText>
        </w:r>
        <w:r w:rsidR="00656446" w:rsidDel="004F01F1">
          <w:rPr>
            <w:rFonts w:ascii="Open Sans" w:eastAsia="Open Sans" w:hAnsi="Open Sans" w:cs="Open Sans"/>
            <w:b/>
            <w:bCs/>
            <w:color w:val="3F3F3F"/>
            <w:spacing w:val="5"/>
            <w:position w:val="-1"/>
          </w:rPr>
          <w:delText>here</w:delText>
        </w:r>
        <w:r w:rsidR="00656446" w:rsidDel="004F01F1">
          <w:rPr>
            <w:rFonts w:ascii="Open Sans" w:eastAsia="Open Sans" w:hAnsi="Open Sans" w:cs="Open Sans"/>
            <w:color w:val="3F3F3F"/>
            <w:position w:val="-1"/>
          </w:rPr>
          <w:delText>.</w:delText>
        </w:r>
      </w:del>
    </w:p>
    <w:p w14:paraId="250EA52E" w14:textId="18DB790C" w:rsidR="0074787C" w:rsidDel="004F01F1" w:rsidRDefault="0074787C">
      <w:pPr>
        <w:spacing w:before="5" w:after="0" w:line="160" w:lineRule="exact"/>
        <w:rPr>
          <w:del w:id="321" w:author="Administrator" w:date="2016-09-17T14:52:00Z"/>
          <w:sz w:val="16"/>
          <w:szCs w:val="16"/>
        </w:rPr>
      </w:pPr>
    </w:p>
    <w:p w14:paraId="3DE3ADFA" w14:textId="36BF8911" w:rsidR="0074787C" w:rsidDel="004F01F1" w:rsidRDefault="0074787C">
      <w:pPr>
        <w:spacing w:after="0" w:line="200" w:lineRule="exact"/>
        <w:rPr>
          <w:del w:id="322" w:author="Administrator" w:date="2016-09-17T14:52:00Z"/>
          <w:sz w:val="20"/>
          <w:szCs w:val="20"/>
        </w:rPr>
      </w:pPr>
    </w:p>
    <w:p w14:paraId="6296289C" w14:textId="2A37EDD9" w:rsidR="0074787C" w:rsidDel="004F01F1" w:rsidRDefault="00656446">
      <w:pPr>
        <w:spacing w:after="0" w:line="297" w:lineRule="exact"/>
        <w:ind w:left="1270" w:right="-20"/>
        <w:rPr>
          <w:del w:id="323" w:author="Administrator" w:date="2016-09-17T14:52:00Z"/>
          <w:rFonts w:ascii="Open Sans" w:eastAsia="Open Sans" w:hAnsi="Open Sans" w:cs="Open Sans"/>
        </w:rPr>
      </w:pPr>
      <w:del w:id="324" w:author="Administrator" w:date="2016-09-17T14:52:00Z">
        <w:r w:rsidDel="004F01F1">
          <w:rPr>
            <w:rFonts w:ascii="Open Sans" w:eastAsia="Open Sans" w:hAnsi="Open Sans" w:cs="Open Sans"/>
            <w:spacing w:val="5"/>
            <w:position w:val="1"/>
          </w:rPr>
          <w:delText>D</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ub</w:delText>
        </w:r>
        <w:r w:rsidDel="004F01F1">
          <w:rPr>
            <w:rFonts w:ascii="Open Sans" w:eastAsia="Open Sans" w:hAnsi="Open Sans" w:cs="Open Sans"/>
            <w:spacing w:val="5"/>
            <w:position w:val="1"/>
          </w:rPr>
          <w:delText>l</w:delText>
        </w:r>
        <w:r w:rsidDel="004F01F1">
          <w:rPr>
            <w:rFonts w:ascii="Open Sans" w:eastAsia="Open Sans" w:hAnsi="Open Sans" w:cs="Open Sans"/>
            <w:position w:val="1"/>
          </w:rPr>
          <w:delText>e</w:delText>
        </w:r>
        <w:r w:rsidDel="004F01F1">
          <w:rPr>
            <w:rFonts w:ascii="Open Sans" w:eastAsia="Open Sans" w:hAnsi="Open Sans" w:cs="Open Sans"/>
            <w:spacing w:val="-4"/>
            <w:position w:val="1"/>
          </w:rPr>
          <w:delText xml:space="preserve"> </w:delText>
        </w:r>
        <w:r w:rsidDel="004F01F1">
          <w:rPr>
            <w:rFonts w:ascii="Open Sans" w:eastAsia="Open Sans" w:hAnsi="Open Sans" w:cs="Open Sans"/>
            <w:position w:val="1"/>
          </w:rPr>
          <w:delText>c</w:delText>
        </w:r>
        <w:r w:rsidDel="004F01F1">
          <w:rPr>
            <w:rFonts w:ascii="Open Sans" w:eastAsia="Open Sans" w:hAnsi="Open Sans" w:cs="Open Sans"/>
            <w:spacing w:val="5"/>
            <w:position w:val="1"/>
          </w:rPr>
          <w:delText>li</w:delText>
        </w:r>
        <w:r w:rsidDel="004F01F1">
          <w:rPr>
            <w:rFonts w:ascii="Open Sans" w:eastAsia="Open Sans" w:hAnsi="Open Sans" w:cs="Open Sans"/>
            <w:position w:val="1"/>
          </w:rPr>
          <w:delText>c</w:delText>
        </w:r>
        <w:r w:rsidDel="004F01F1">
          <w:rPr>
            <w:rFonts w:ascii="Open Sans" w:eastAsia="Open Sans" w:hAnsi="Open Sans" w:cs="Open Sans"/>
            <w:spacing w:val="5"/>
            <w:position w:val="1"/>
          </w:rPr>
          <w:delText>ki</w:delText>
        </w:r>
        <w:r w:rsidDel="004F01F1">
          <w:rPr>
            <w:rFonts w:ascii="Open Sans" w:eastAsia="Open Sans" w:hAnsi="Open Sans" w:cs="Open Sans"/>
            <w:position w:val="1"/>
          </w:rPr>
          <w:delText>ng</w:delText>
        </w:r>
        <w:r w:rsidDel="004F01F1">
          <w:rPr>
            <w:rFonts w:ascii="Open Sans" w:eastAsia="Open Sans" w:hAnsi="Open Sans" w:cs="Open Sans"/>
            <w:spacing w:val="-3"/>
            <w:position w:val="1"/>
          </w:rPr>
          <w:delText xml:space="preserve"> t</w:delText>
        </w:r>
        <w:r w:rsidDel="004F01F1">
          <w:rPr>
            <w:rFonts w:ascii="Open Sans" w:eastAsia="Open Sans" w:hAnsi="Open Sans" w:cs="Open Sans"/>
            <w:position w:val="1"/>
          </w:rPr>
          <w:delText>he</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position w:val="1"/>
          </w:rPr>
          <w:delText>s</w:delText>
        </w:r>
        <w:r w:rsidDel="004F01F1">
          <w:rPr>
            <w:rFonts w:ascii="Open Sans" w:eastAsia="Open Sans" w:hAnsi="Open Sans" w:cs="Open Sans"/>
            <w:spacing w:val="-3"/>
            <w:position w:val="1"/>
          </w:rPr>
          <w:delText>e</w:delText>
        </w:r>
        <w:r w:rsidDel="004F01F1">
          <w:rPr>
            <w:rFonts w:ascii="Open Sans" w:eastAsia="Open Sans" w:hAnsi="Open Sans" w:cs="Open Sans"/>
            <w:spacing w:val="5"/>
            <w:position w:val="1"/>
          </w:rPr>
          <w:delText>l</w:delText>
        </w:r>
        <w:r w:rsidDel="004F01F1">
          <w:rPr>
            <w:rFonts w:ascii="Open Sans" w:eastAsia="Open Sans" w:hAnsi="Open Sans" w:cs="Open Sans"/>
            <w:spacing w:val="-3"/>
            <w:position w:val="1"/>
          </w:rPr>
          <w:delText>e</w:delText>
        </w:r>
        <w:r w:rsidDel="004F01F1">
          <w:rPr>
            <w:rFonts w:ascii="Open Sans" w:eastAsia="Open Sans" w:hAnsi="Open Sans" w:cs="Open Sans"/>
            <w:position w:val="1"/>
          </w:rPr>
          <w:delText>c</w:delText>
        </w:r>
        <w:r w:rsidDel="004F01F1">
          <w:rPr>
            <w:rFonts w:ascii="Open Sans" w:eastAsia="Open Sans" w:hAnsi="Open Sans" w:cs="Open Sans"/>
            <w:spacing w:val="-3"/>
            <w:position w:val="1"/>
          </w:rPr>
          <w:delText>te</w:delText>
        </w:r>
        <w:r w:rsidDel="004F01F1">
          <w:rPr>
            <w:rFonts w:ascii="Open Sans" w:eastAsia="Open Sans" w:hAnsi="Open Sans" w:cs="Open Sans"/>
            <w:position w:val="1"/>
          </w:rPr>
          <w:delText>d</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r</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p</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position w:val="1"/>
          </w:rPr>
          <w:delText>s</w:delText>
        </w:r>
        <w:r w:rsidDel="004F01F1">
          <w:rPr>
            <w:rFonts w:ascii="Open Sans" w:eastAsia="Open Sans" w:hAnsi="Open Sans" w:cs="Open Sans"/>
            <w:spacing w:val="5"/>
            <w:position w:val="1"/>
          </w:rPr>
          <w:delText>l</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t</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spacing w:val="-6"/>
            <w:position w:val="1"/>
          </w:rPr>
          <w:delText>w</w:delText>
        </w:r>
        <w:r w:rsidDel="004F01F1">
          <w:rPr>
            <w:rFonts w:ascii="Open Sans" w:eastAsia="Open Sans" w:hAnsi="Open Sans" w:cs="Open Sans"/>
            <w:spacing w:val="5"/>
            <w:position w:val="1"/>
          </w:rPr>
          <w:delText>il</w:delText>
        </w:r>
        <w:r w:rsidDel="004F01F1">
          <w:rPr>
            <w:rFonts w:ascii="Open Sans" w:eastAsia="Open Sans" w:hAnsi="Open Sans" w:cs="Open Sans"/>
            <w:position w:val="1"/>
          </w:rPr>
          <w:delText>l</w:delText>
        </w:r>
        <w:r w:rsidDel="004F01F1">
          <w:rPr>
            <w:rFonts w:ascii="Open Sans" w:eastAsia="Open Sans" w:hAnsi="Open Sans" w:cs="Open Sans"/>
            <w:spacing w:val="4"/>
            <w:position w:val="1"/>
          </w:rPr>
          <w:delText xml:space="preserve"> </w:delText>
        </w:r>
        <w:r w:rsidDel="004F01F1">
          <w:rPr>
            <w:rFonts w:ascii="Open Sans" w:eastAsia="Open Sans" w:hAnsi="Open Sans" w:cs="Open Sans"/>
            <w:spacing w:val="-2"/>
            <w:position w:val="1"/>
          </w:rPr>
          <w:delText>a</w:delText>
        </w:r>
        <w:r w:rsidDel="004F01F1">
          <w:rPr>
            <w:rFonts w:ascii="Open Sans" w:eastAsia="Open Sans" w:hAnsi="Open Sans" w:cs="Open Sans"/>
            <w:spacing w:val="5"/>
            <w:position w:val="1"/>
          </w:rPr>
          <w:delText>l</w:delText>
        </w:r>
        <w:r w:rsidDel="004F01F1">
          <w:rPr>
            <w:rFonts w:ascii="Open Sans" w:eastAsia="Open Sans" w:hAnsi="Open Sans" w:cs="Open Sans"/>
            <w:position w:val="1"/>
          </w:rPr>
          <w:delText>so</w:delText>
        </w:r>
        <w:r w:rsidDel="004F01F1">
          <w:rPr>
            <w:rFonts w:ascii="Open Sans" w:eastAsia="Open Sans" w:hAnsi="Open Sans" w:cs="Open Sans"/>
            <w:spacing w:val="4"/>
            <w:position w:val="1"/>
          </w:rPr>
          <w:delText xml:space="preserve"> </w:delText>
        </w:r>
        <w:r w:rsidDel="004F01F1">
          <w:rPr>
            <w:rFonts w:ascii="Open Sans" w:eastAsia="Open Sans" w:hAnsi="Open Sans" w:cs="Open Sans"/>
            <w:position w:val="1"/>
          </w:rPr>
          <w:delText>dr</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 xml:space="preserve">p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he</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position w:val="1"/>
          </w:rPr>
          <w:delText>n</w:delText>
        </w:r>
        <w:r w:rsidDel="004F01F1">
          <w:rPr>
            <w:rFonts w:ascii="Open Sans" w:eastAsia="Open Sans" w:hAnsi="Open Sans" w:cs="Open Sans"/>
            <w:spacing w:val="-3"/>
            <w:position w:val="1"/>
          </w:rPr>
          <w:delText>e</w:delText>
        </w:r>
        <w:r w:rsidDel="004F01F1">
          <w:rPr>
            <w:rFonts w:ascii="Open Sans" w:eastAsia="Open Sans" w:hAnsi="Open Sans" w:cs="Open Sans"/>
            <w:position w:val="1"/>
          </w:rPr>
          <w:delText>w</w:delText>
        </w:r>
        <w:r w:rsidDel="004F01F1">
          <w:rPr>
            <w:rFonts w:ascii="Open Sans" w:eastAsia="Open Sans" w:hAnsi="Open Sans" w:cs="Open Sans"/>
            <w:spacing w:val="-6"/>
            <w:position w:val="1"/>
          </w:rPr>
          <w:delText xml:space="preserve">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r</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p</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n</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o</w:delText>
        </w:r>
        <w:r w:rsidDel="004F01F1">
          <w:rPr>
            <w:rFonts w:ascii="Open Sans" w:eastAsia="Open Sans" w:hAnsi="Open Sans" w:cs="Open Sans"/>
            <w:spacing w:val="3"/>
            <w:position w:val="1"/>
          </w:rPr>
          <w:delText xml:space="preserve"> </w:delText>
        </w:r>
        <w:r w:rsidDel="004F01F1">
          <w:rPr>
            <w:rFonts w:ascii="Open Sans" w:eastAsia="Open Sans" w:hAnsi="Open Sans" w:cs="Open Sans"/>
            <w:position w:val="1"/>
          </w:rPr>
          <w:delText>p</w:delText>
        </w:r>
        <w:r w:rsidDel="004F01F1">
          <w:rPr>
            <w:rFonts w:ascii="Open Sans" w:eastAsia="Open Sans" w:hAnsi="Open Sans" w:cs="Open Sans"/>
            <w:spacing w:val="5"/>
            <w:position w:val="1"/>
          </w:rPr>
          <w:delText>l</w:delText>
        </w:r>
        <w:r w:rsidDel="004F01F1">
          <w:rPr>
            <w:rFonts w:ascii="Open Sans" w:eastAsia="Open Sans" w:hAnsi="Open Sans" w:cs="Open Sans"/>
            <w:spacing w:val="-2"/>
            <w:position w:val="1"/>
          </w:rPr>
          <w:delText>a</w:delText>
        </w:r>
        <w:r w:rsidDel="004F01F1">
          <w:rPr>
            <w:rFonts w:ascii="Open Sans" w:eastAsia="Open Sans" w:hAnsi="Open Sans" w:cs="Open Sans"/>
            <w:position w:val="1"/>
          </w:rPr>
          <w:delText>ce</w:delText>
        </w:r>
      </w:del>
    </w:p>
    <w:p w14:paraId="35A0CBE1" w14:textId="1145F71E" w:rsidR="0074787C" w:rsidDel="004F01F1" w:rsidRDefault="00656446">
      <w:pPr>
        <w:spacing w:after="0" w:line="282" w:lineRule="exact"/>
        <w:ind w:left="1270" w:right="-20"/>
        <w:rPr>
          <w:del w:id="325" w:author="Administrator" w:date="2016-09-17T14:52:00Z"/>
          <w:rFonts w:ascii="Open Sans" w:eastAsia="Open Sans" w:hAnsi="Open Sans" w:cs="Open Sans"/>
        </w:rPr>
      </w:pPr>
      <w:del w:id="326" w:author="Administrator" w:date="2016-09-17T14:52:00Z">
        <w:r w:rsidDel="004F01F1">
          <w:rPr>
            <w:rFonts w:ascii="Open Sans" w:eastAsia="Open Sans" w:hAnsi="Open Sans" w:cs="Open Sans"/>
            <w:spacing w:val="-6"/>
            <w:position w:val="-1"/>
          </w:rPr>
          <w:delText>w</w:delText>
        </w:r>
        <w:r w:rsidDel="004F01F1">
          <w:rPr>
            <w:rFonts w:ascii="Open Sans" w:eastAsia="Open Sans" w:hAnsi="Open Sans" w:cs="Open Sans"/>
            <w:spacing w:val="5"/>
            <w:position w:val="-1"/>
          </w:rPr>
          <w:delText>i</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h</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ut</w:delText>
        </w:r>
        <w:r w:rsidDel="004F01F1">
          <w:rPr>
            <w:rFonts w:ascii="Open Sans" w:eastAsia="Open Sans" w:hAnsi="Open Sans" w:cs="Open Sans"/>
            <w:spacing w:val="-5"/>
            <w:position w:val="-1"/>
          </w:rPr>
          <w:delText xml:space="preserve"> </w:delText>
        </w:r>
        <w:r w:rsidDel="004F01F1">
          <w:rPr>
            <w:rFonts w:ascii="Open Sans" w:eastAsia="Open Sans" w:hAnsi="Open Sans" w:cs="Open Sans"/>
            <w:position w:val="-1"/>
          </w:rPr>
          <w:delText>g</w:delText>
        </w:r>
        <w:r w:rsidDel="004F01F1">
          <w:rPr>
            <w:rFonts w:ascii="Open Sans" w:eastAsia="Open Sans" w:hAnsi="Open Sans" w:cs="Open Sans"/>
            <w:spacing w:val="2"/>
            <w:position w:val="-1"/>
          </w:rPr>
          <w:delText>o</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ng</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hr</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ugh</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he</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n</w:delText>
        </w:r>
        <w:r w:rsidDel="004F01F1">
          <w:rPr>
            <w:rFonts w:ascii="Open Sans" w:eastAsia="Open Sans" w:hAnsi="Open Sans" w:cs="Open Sans"/>
            <w:spacing w:val="1"/>
            <w:position w:val="-1"/>
          </w:rPr>
          <w:delText>f</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r</w:delText>
        </w:r>
        <w:r w:rsidDel="004F01F1">
          <w:rPr>
            <w:rFonts w:ascii="Open Sans" w:eastAsia="Open Sans" w:hAnsi="Open Sans" w:cs="Open Sans"/>
            <w:spacing w:val="5"/>
            <w:position w:val="-1"/>
          </w:rPr>
          <w:delText>m</w:delText>
        </w:r>
        <w:r w:rsidDel="004F01F1">
          <w:rPr>
            <w:rFonts w:ascii="Open Sans" w:eastAsia="Open Sans" w:hAnsi="Open Sans" w:cs="Open Sans"/>
            <w:spacing w:val="-2"/>
            <w:position w:val="-1"/>
          </w:rPr>
          <w:delText>a</w:delText>
        </w:r>
        <w:r w:rsidDel="004F01F1">
          <w:rPr>
            <w:rFonts w:ascii="Open Sans" w:eastAsia="Open Sans" w:hAnsi="Open Sans" w:cs="Open Sans"/>
            <w:spacing w:val="-3"/>
            <w:position w:val="-1"/>
          </w:rPr>
          <w:delText>t</w:delText>
        </w:r>
        <w:r w:rsidDel="004F01F1">
          <w:rPr>
            <w:rFonts w:ascii="Open Sans" w:eastAsia="Open Sans" w:hAnsi="Open Sans" w:cs="Open Sans"/>
            <w:spacing w:val="5"/>
            <w:position w:val="-1"/>
          </w:rPr>
          <w:delText>i</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n</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position w:val="-1"/>
          </w:rPr>
          <w:delText>b</w:delText>
        </w:r>
        <w:r w:rsidDel="004F01F1">
          <w:rPr>
            <w:rFonts w:ascii="Open Sans" w:eastAsia="Open Sans" w:hAnsi="Open Sans" w:cs="Open Sans"/>
            <w:spacing w:val="2"/>
            <w:position w:val="-1"/>
          </w:rPr>
          <w:delText>o</w:delText>
        </w:r>
        <w:r w:rsidDel="004F01F1">
          <w:rPr>
            <w:rFonts w:ascii="Open Sans" w:eastAsia="Open Sans" w:hAnsi="Open Sans" w:cs="Open Sans"/>
            <w:spacing w:val="5"/>
            <w:position w:val="-1"/>
          </w:rPr>
          <w:delText>x</w:delText>
        </w:r>
        <w:r w:rsidDel="004F01F1">
          <w:rPr>
            <w:rFonts w:ascii="Open Sans" w:eastAsia="Open Sans" w:hAnsi="Open Sans" w:cs="Open Sans"/>
            <w:position w:val="-1"/>
          </w:rPr>
          <w:delText>.</w:delText>
        </w:r>
      </w:del>
    </w:p>
    <w:p w14:paraId="74BA3D18" w14:textId="4425F53E" w:rsidR="0074787C" w:rsidDel="004F01F1" w:rsidRDefault="0074787C">
      <w:pPr>
        <w:spacing w:before="5" w:after="0" w:line="110" w:lineRule="exact"/>
        <w:rPr>
          <w:del w:id="327" w:author="Administrator" w:date="2016-09-17T14:52:00Z"/>
          <w:sz w:val="11"/>
          <w:szCs w:val="11"/>
        </w:rPr>
      </w:pPr>
    </w:p>
    <w:p w14:paraId="27C6B110" w14:textId="7F3E1FF7" w:rsidR="0074787C" w:rsidDel="004F01F1" w:rsidRDefault="0074787C">
      <w:pPr>
        <w:spacing w:after="0" w:line="200" w:lineRule="exact"/>
        <w:rPr>
          <w:del w:id="328" w:author="Administrator" w:date="2016-09-17T14:52:00Z"/>
          <w:sz w:val="20"/>
          <w:szCs w:val="20"/>
        </w:rPr>
      </w:pPr>
    </w:p>
    <w:p w14:paraId="0C8389A8" w14:textId="0D5D3BC6" w:rsidR="0074787C" w:rsidDel="004F01F1" w:rsidRDefault="0074787C">
      <w:pPr>
        <w:spacing w:after="0" w:line="200" w:lineRule="exact"/>
        <w:rPr>
          <w:del w:id="329" w:author="Administrator" w:date="2016-09-17T14:52:00Z"/>
          <w:sz w:val="20"/>
          <w:szCs w:val="20"/>
        </w:rPr>
      </w:pPr>
    </w:p>
    <w:p w14:paraId="2D44B984" w14:textId="1E6E94C9" w:rsidR="0074787C" w:rsidDel="004F01F1" w:rsidRDefault="00656446">
      <w:pPr>
        <w:spacing w:after="0" w:line="297" w:lineRule="exact"/>
        <w:ind w:left="115" w:right="-20"/>
        <w:rPr>
          <w:del w:id="330" w:author="Administrator" w:date="2016-09-17T14:52:00Z"/>
          <w:rFonts w:ascii="Open Sans" w:eastAsia="Open Sans" w:hAnsi="Open Sans" w:cs="Open Sans"/>
        </w:rPr>
      </w:pPr>
      <w:del w:id="331" w:author="Administrator" w:date="2016-09-17T14:52:00Z">
        <w:r w:rsidDel="004F01F1">
          <w:rPr>
            <w:rFonts w:ascii="Open Sans" w:eastAsia="Open Sans" w:hAnsi="Open Sans" w:cs="Open Sans"/>
            <w:color w:val="3F3F3F"/>
            <w:spacing w:val="7"/>
            <w:position w:val="1"/>
          </w:rPr>
          <w:delText>W</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3"/>
            <w:position w:val="1"/>
          </w:rPr>
          <w:delText xml:space="preserve"> </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p</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3"/>
            <w:position w:val="1"/>
          </w:rPr>
          <w:delText>ee</w:delText>
        </w:r>
        <w:r w:rsidDel="004F01F1">
          <w:rPr>
            <w:rFonts w:ascii="Open Sans" w:eastAsia="Open Sans" w:hAnsi="Open Sans" w:cs="Open Sans"/>
            <w:color w:val="3F3F3F"/>
            <w:position w:val="1"/>
          </w:rPr>
          <w:delText xml:space="preserve">n </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ss</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gn</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d</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5"/>
            <w:position w:val="1"/>
          </w:rPr>
          <w:delText>D</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5"/>
            <w:position w:val="1"/>
          </w:rPr>
          <w:delText>v</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rs</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G</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3"/>
            <w:position w:val="1"/>
          </w:rPr>
          <w:delText>tt</w:delText>
        </w:r>
        <w:r w:rsidDel="004F01F1">
          <w:rPr>
            <w:rFonts w:ascii="Open Sans" w:eastAsia="Open Sans" w:hAnsi="Open Sans" w:cs="Open Sans"/>
            <w:color w:val="3F3F3F"/>
            <w:position w:val="1"/>
          </w:rPr>
          <w:delText>:</w:delText>
        </w:r>
      </w:del>
    </w:p>
    <w:p w14:paraId="408DBB5E" w14:textId="77777777" w:rsidR="0074787C" w:rsidRDefault="0074787C">
      <w:pPr>
        <w:spacing w:before="2" w:after="0" w:line="130" w:lineRule="exact"/>
        <w:rPr>
          <w:sz w:val="13"/>
          <w:szCs w:val="13"/>
        </w:rPr>
      </w:pPr>
    </w:p>
    <w:p w14:paraId="1859EAC1" w14:textId="77777777" w:rsidR="0074787C" w:rsidRDefault="002D0355">
      <w:pPr>
        <w:spacing w:after="0" w:line="240" w:lineRule="auto"/>
        <w:ind w:left="115" w:right="-20"/>
        <w:rPr>
          <w:rFonts w:ascii="Times New Roman" w:eastAsia="Times New Roman" w:hAnsi="Times New Roman" w:cs="Times New Roman"/>
          <w:sz w:val="20"/>
          <w:szCs w:val="20"/>
        </w:rPr>
      </w:pPr>
      <w:r>
        <w:pict w14:anchorId="4CC3F3C3">
          <v:shape id="_x0000_i1075" type="#_x0000_t75" style="width:457.5pt;height:401.25pt;mso-position-horizontal-relative:char;mso-position-vertical-relative:line">
            <v:imagedata r:id="rId78" o:title=""/>
          </v:shape>
        </w:pict>
      </w:r>
    </w:p>
    <w:p w14:paraId="4C8FAD47" w14:textId="77777777" w:rsidR="0074787C" w:rsidRDefault="0074787C">
      <w:pPr>
        <w:spacing w:before="3" w:after="0" w:line="170" w:lineRule="exact"/>
        <w:rPr>
          <w:sz w:val="17"/>
          <w:szCs w:val="17"/>
        </w:rPr>
      </w:pPr>
    </w:p>
    <w:p w14:paraId="3EF75B5A" w14:textId="4CFCEB40" w:rsidR="0074787C" w:rsidDel="004F01F1" w:rsidRDefault="00656446">
      <w:pPr>
        <w:spacing w:after="0" w:line="240" w:lineRule="auto"/>
        <w:ind w:left="115" w:right="138"/>
        <w:rPr>
          <w:del w:id="332" w:author="Administrator" w:date="2016-09-17T14:53:00Z"/>
          <w:rFonts w:ascii="Open Sans" w:eastAsia="Open Sans" w:hAnsi="Open Sans" w:cs="Open Sans"/>
        </w:rPr>
      </w:pPr>
      <w:del w:id="333" w:author="Administrator" w:date="2016-09-17T14:53:00Z">
        <w:r w:rsidDel="004F01F1">
          <w:rPr>
            <w:rFonts w:ascii="Open Sans" w:eastAsia="Open Sans" w:hAnsi="Open Sans" w:cs="Open Sans"/>
            <w:color w:val="3F3F3F"/>
            <w:spacing w:val="-2"/>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w</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rc</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3"/>
          </w:rPr>
          <w:delText>ee</w:delText>
        </w:r>
        <w:r w:rsidDel="004F01F1">
          <w:rPr>
            <w:rFonts w:ascii="Open Sans" w:eastAsia="Open Sans" w:hAnsi="Open Sans" w:cs="Open Sans"/>
            <w:color w:val="3F3F3F"/>
          </w:rPr>
          <w:delText xml:space="preserve">n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ss</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gn</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o</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rPr>
          <w:delText>du</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6"/>
          </w:rPr>
          <w:delText>25</w:delText>
        </w:r>
        <w:r w:rsidDel="004F01F1">
          <w:rPr>
            <w:rFonts w:ascii="Open Sans" w:eastAsia="Open Sans" w:hAnsi="Open Sans" w:cs="Open Sans"/>
            <w:color w:val="3F3F3F"/>
          </w:rPr>
          <w:delText>3</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 xml:space="preserve">nd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k</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 xml:space="preserve">d </w:delText>
        </w:r>
        <w:r w:rsidDel="004F01F1">
          <w:rPr>
            <w:rFonts w:ascii="Open Sans" w:eastAsia="Open Sans" w:hAnsi="Open Sans" w:cs="Open Sans"/>
            <w:color w:val="3F3F3F"/>
            <w:spacing w:val="-6"/>
          </w:rPr>
          <w:delText>w</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a b</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 xml:space="preserve">t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nd</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w</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ch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1"/>
          </w:rPr>
          <w:delText xml:space="preserve"> N</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so</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ue</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rPr>
          <w:delText>ch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4"/>
          </w:rPr>
          <w:delText>-</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 xml:space="preserve"> t</w:delText>
        </w:r>
        <w:r w:rsidDel="004F01F1">
          <w:rPr>
            <w:rFonts w:ascii="Open Sans" w:eastAsia="Open Sans" w:hAnsi="Open Sans" w:cs="Open Sans"/>
            <w:color w:val="3F3F3F"/>
          </w:rPr>
          <w:delText>o</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ght</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 du</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rPr>
          <w:delText>nu</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w:delText>
        </w:r>
      </w:del>
    </w:p>
    <w:p w14:paraId="32786E61" w14:textId="1DD9D6E9" w:rsidR="0074787C" w:rsidDel="004F01F1" w:rsidRDefault="0074787C">
      <w:pPr>
        <w:spacing w:after="0" w:line="120" w:lineRule="exact"/>
        <w:rPr>
          <w:del w:id="334" w:author="Administrator" w:date="2016-09-17T14:53:00Z"/>
          <w:sz w:val="12"/>
          <w:szCs w:val="12"/>
        </w:rPr>
      </w:pPr>
    </w:p>
    <w:p w14:paraId="512F3B2E" w14:textId="3D479501" w:rsidR="0074787C" w:rsidDel="004F01F1" w:rsidRDefault="00656446">
      <w:pPr>
        <w:spacing w:after="0" w:line="240" w:lineRule="auto"/>
        <w:ind w:left="115" w:right="-20"/>
        <w:rPr>
          <w:del w:id="335" w:author="Administrator" w:date="2016-09-17T14:53:00Z"/>
          <w:rFonts w:ascii="Open Sans" w:eastAsia="Open Sans" w:hAnsi="Open Sans" w:cs="Open Sans"/>
        </w:rPr>
      </w:pPr>
      <w:del w:id="336" w:author="Administrator" w:date="2016-09-17T14:53:00Z">
        <w:r w:rsidDel="004F01F1">
          <w:rPr>
            <w:rFonts w:ascii="Open Sans" w:eastAsia="Open Sans" w:hAnsi="Open Sans" w:cs="Open Sans"/>
            <w:color w:val="3F3F3F"/>
            <w:spacing w:val="7"/>
          </w:rPr>
          <w:delText>W</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re</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6"/>
          </w:rPr>
          <w:delText>y</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1"/>
          </w:rPr>
          <w:delText>f</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sh</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6"/>
          </w:rPr>
          <w:delText>L</w:delText>
        </w:r>
        <w:r w:rsidDel="004F01F1">
          <w:rPr>
            <w:rFonts w:ascii="Open Sans" w:eastAsia="Open Sans" w:hAnsi="Open Sans" w:cs="Open Sans"/>
            <w:color w:val="3F3F3F"/>
            <w:spacing w:val="2"/>
          </w:rPr>
          <w:delText>oo</w:delText>
        </w:r>
        <w:r w:rsidDel="004F01F1">
          <w:rPr>
            <w:rFonts w:ascii="Open Sans" w:eastAsia="Open Sans" w:hAnsi="Open Sans" w:cs="Open Sans"/>
            <w:color w:val="3F3F3F"/>
          </w:rPr>
          <w:delText>k</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 xml:space="preserve">t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4"/>
          </w:rPr>
          <w:delText>V</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G</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tt</w:delText>
        </w:r>
        <w:r w:rsidDel="004F01F1">
          <w:rPr>
            <w:rFonts w:ascii="Open Sans" w:eastAsia="Open Sans" w:hAnsi="Open Sans" w:cs="Open Sans"/>
            <w:color w:val="3F3F3F"/>
          </w:rPr>
          <w:delText>:</w:delText>
        </w:r>
      </w:del>
    </w:p>
    <w:p w14:paraId="1BFE398A" w14:textId="7E2C1044" w:rsidR="0074787C" w:rsidDel="004F01F1" w:rsidRDefault="0074787C">
      <w:pPr>
        <w:spacing w:after="0"/>
        <w:rPr>
          <w:del w:id="337" w:author="Administrator" w:date="2016-09-17T14:53:00Z"/>
        </w:rPr>
        <w:sectPr w:rsidR="0074787C" w:rsidDel="004F01F1">
          <w:footerReference w:type="default" r:id="rId79"/>
          <w:pgSz w:w="11920" w:h="16840"/>
          <w:pgMar w:top="1560" w:right="1260" w:bottom="280" w:left="1280" w:header="0" w:footer="0" w:gutter="0"/>
          <w:cols w:space="720"/>
        </w:sectPr>
      </w:pPr>
    </w:p>
    <w:p w14:paraId="02F23735" w14:textId="7B790240" w:rsidR="0074787C" w:rsidDel="004F01F1" w:rsidRDefault="0074787C">
      <w:pPr>
        <w:spacing w:before="7" w:after="0" w:line="170" w:lineRule="exact"/>
        <w:rPr>
          <w:del w:id="338" w:author="Administrator" w:date="2016-09-17T14:53:00Z"/>
          <w:sz w:val="17"/>
          <w:szCs w:val="17"/>
        </w:rPr>
      </w:pPr>
    </w:p>
    <w:p w14:paraId="213C9817" w14:textId="138FDD03" w:rsidR="0074787C" w:rsidDel="004F01F1" w:rsidRDefault="002D0355">
      <w:pPr>
        <w:spacing w:after="0" w:line="240" w:lineRule="auto"/>
        <w:ind w:left="115" w:right="-20"/>
        <w:rPr>
          <w:del w:id="339" w:author="Administrator" w:date="2016-09-17T14:53:00Z"/>
          <w:rFonts w:ascii="Times New Roman" w:eastAsia="Times New Roman" w:hAnsi="Times New Roman" w:cs="Times New Roman"/>
          <w:sz w:val="20"/>
          <w:szCs w:val="20"/>
        </w:rPr>
      </w:pPr>
      <w:del w:id="340" w:author="Administrator" w:date="2016-09-17T14:53:00Z">
        <w:r>
          <w:pict w14:anchorId="146B70FC">
            <v:shape id="_x0000_i1076" type="#_x0000_t75" style="width:458.25pt;height:96.75pt;mso-position-horizontal-relative:char;mso-position-vertical-relative:line">
              <v:imagedata r:id="rId80" o:title=""/>
            </v:shape>
          </w:pict>
        </w:r>
      </w:del>
    </w:p>
    <w:p w14:paraId="2CA367CD" w14:textId="111E6D9F" w:rsidR="0074787C" w:rsidDel="004F01F1" w:rsidRDefault="0074787C">
      <w:pPr>
        <w:spacing w:before="3" w:after="0" w:line="180" w:lineRule="exact"/>
        <w:rPr>
          <w:del w:id="341" w:author="Administrator" w:date="2016-09-17T14:53:00Z"/>
          <w:sz w:val="18"/>
          <w:szCs w:val="18"/>
        </w:rPr>
      </w:pPr>
    </w:p>
    <w:p w14:paraId="13D1EBDB" w14:textId="0E9ED40B" w:rsidR="0074787C" w:rsidDel="004F01F1" w:rsidRDefault="00656446">
      <w:pPr>
        <w:spacing w:after="0" w:line="297" w:lineRule="exact"/>
        <w:ind w:left="115" w:right="333"/>
        <w:jc w:val="both"/>
        <w:rPr>
          <w:del w:id="342" w:author="Administrator" w:date="2016-09-17T14:53:00Z"/>
          <w:rFonts w:ascii="Open Sans" w:eastAsia="Open Sans" w:hAnsi="Open Sans" w:cs="Open Sans"/>
        </w:rPr>
      </w:pPr>
      <w:del w:id="343" w:author="Administrator" w:date="2016-09-17T14:53:00Z">
        <w:r w:rsidDel="004F01F1">
          <w:rPr>
            <w:rFonts w:ascii="Open Sans" w:eastAsia="Open Sans" w:hAnsi="Open Sans" w:cs="Open Sans"/>
            <w:color w:val="3F3F3F"/>
            <w:spacing w:val="-2"/>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5"/>
            <w:position w:val="1"/>
          </w:rPr>
          <w:delText>v</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5"/>
            <w:position w:val="1"/>
          </w:rPr>
          <w:delText xml:space="preserve"> </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ck</w:delText>
        </w:r>
        <w:r w:rsidDel="004F01F1">
          <w:rPr>
            <w:rFonts w:ascii="Open Sans" w:eastAsia="Open Sans" w:hAnsi="Open Sans" w:cs="Open Sans"/>
            <w:color w:val="3F3F3F"/>
            <w:spacing w:val="4"/>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d</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ng</w:delText>
        </w:r>
        <w:r w:rsidDel="004F01F1">
          <w:rPr>
            <w:rFonts w:ascii="Open Sans" w:eastAsia="Open Sans" w:hAnsi="Open Sans" w:cs="Open Sans"/>
            <w:color w:val="3F3F3F"/>
            <w:spacing w:val="-3"/>
            <w:position w:val="1"/>
          </w:rPr>
          <w:delText xml:space="preserve"> </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ck</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spacing w:val="-6"/>
            <w:position w:val="1"/>
          </w:rPr>
          <w:delText>w</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w</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p</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rc</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d)</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spacing w:val="-3"/>
            <w:position w:val="1"/>
          </w:rPr>
          <w:delText>te</w:delText>
        </w:r>
        <w:r w:rsidDel="004F01F1">
          <w:rPr>
            <w:rFonts w:ascii="Open Sans" w:eastAsia="Open Sans" w:hAnsi="Open Sans" w:cs="Open Sans"/>
            <w:color w:val="3F3F3F"/>
            <w:spacing w:val="5"/>
            <w:position w:val="1"/>
          </w:rPr>
          <w:delText>ll</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us</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ck</w:delText>
        </w:r>
        <w:r w:rsidDel="004F01F1">
          <w:rPr>
            <w:rFonts w:ascii="Open Sans" w:eastAsia="Open Sans" w:hAnsi="Open Sans" w:cs="Open Sans"/>
            <w:color w:val="3F3F3F"/>
            <w:spacing w:val="4"/>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s</w:delText>
        </w:r>
      </w:del>
    </w:p>
    <w:p w14:paraId="7751F5DD" w14:textId="682B9306" w:rsidR="0074787C" w:rsidDel="004F01F1" w:rsidRDefault="00656446">
      <w:pPr>
        <w:spacing w:before="12" w:after="0" w:line="239" w:lineRule="auto"/>
        <w:ind w:left="115" w:right="241"/>
        <w:jc w:val="both"/>
        <w:rPr>
          <w:del w:id="344" w:author="Administrator" w:date="2016-09-17T14:53:00Z"/>
          <w:rFonts w:ascii="Open Sans" w:eastAsia="Open Sans" w:hAnsi="Open Sans" w:cs="Open Sans"/>
        </w:rPr>
      </w:pPr>
      <w:del w:id="345" w:author="Administrator" w:date="2016-09-17T14:53:00Z">
        <w:r w:rsidDel="004F01F1">
          <w:rPr>
            <w:rFonts w:ascii="Open Sans" w:eastAsia="Open Sans" w:hAnsi="Open Sans" w:cs="Open Sans"/>
            <w:color w:val="3F3F3F"/>
            <w:spacing w:val="2"/>
          </w:rPr>
          <w:delText>"</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nd</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2"/>
          </w:rPr>
          <w:delText>"</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spacing w:val="7"/>
          </w:rPr>
          <w:delText>W</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ee</w:delText>
        </w:r>
        <w:r w:rsidDel="004F01F1">
          <w:rPr>
            <w:rFonts w:ascii="Open Sans" w:eastAsia="Open Sans" w:hAnsi="Open Sans" w:cs="Open Sans"/>
            <w:color w:val="3F3F3F"/>
          </w:rPr>
          <w:delText xml:space="preserve">d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o</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et</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a</w:delText>
        </w:r>
        <w:r w:rsidDel="004F01F1">
          <w:rPr>
            <w:rFonts w:ascii="Open Sans" w:eastAsia="Open Sans" w:hAnsi="Open Sans" w:cs="Open Sans"/>
            <w:color w:val="3F3F3F"/>
            <w:spacing w:val="5"/>
          </w:rPr>
          <w:delText>ll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 by</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li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ki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3"/>
          </w:rPr>
          <w:delText xml:space="preserve"> 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1"/>
          </w:rPr>
          <w:delText xml:space="preserve"> </w:delText>
        </w:r>
        <w:r w:rsidR="002D0355">
          <w:rPr>
            <w:rFonts w:ascii="Open Sans" w:eastAsia="Open Sans" w:hAnsi="Open Sans" w:cs="Open Sans"/>
            <w:color w:val="3F3F3F"/>
            <w:spacing w:val="1"/>
          </w:rPr>
          <w:pict w14:anchorId="78DA31A9">
            <v:shape id="_x0000_i1077" type="#_x0000_t75" style="width:102pt;height:15.75pt;mso-position-horizontal-relative:char;mso-position-vertical-relative:line">
              <v:imagedata r:id="rId81" o:title=""/>
            </v:shape>
          </w:pict>
        </w:r>
        <w:r w:rsidDel="004F01F1">
          <w:rPr>
            <w:rFonts w:ascii="Times New Roman" w:eastAsia="Times New Roman" w:hAnsi="Times New Roman" w:cs="Times New Roman"/>
            <w:color w:val="3F3F3F"/>
            <w:spacing w:val="-3"/>
          </w:rPr>
          <w:delText xml:space="preserve"> </w:delText>
        </w:r>
        <w:r w:rsidDel="004F01F1">
          <w:rPr>
            <w:rFonts w:ascii="Open Sans" w:eastAsia="Open Sans" w:hAnsi="Open Sans" w:cs="Open Sans"/>
            <w:color w:val="3F3F3F"/>
          </w:rPr>
          <w:delText>bu</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5"/>
          </w:rPr>
          <w:delText>D</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so</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su</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a</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gn</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nt</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o</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sch</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du</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w</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H</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nt</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g</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nt</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4"/>
          </w:rPr>
          <w:delText>V</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G</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w:delText>
        </w:r>
      </w:del>
    </w:p>
    <w:p w14:paraId="1E52202A" w14:textId="6AB43C4C" w:rsidR="0074787C" w:rsidDel="004F01F1" w:rsidRDefault="0074787C">
      <w:pPr>
        <w:spacing w:before="2" w:after="0" w:line="130" w:lineRule="exact"/>
        <w:rPr>
          <w:del w:id="346" w:author="Administrator" w:date="2016-09-17T14:53:00Z"/>
          <w:sz w:val="13"/>
          <w:szCs w:val="13"/>
        </w:rPr>
      </w:pPr>
    </w:p>
    <w:p w14:paraId="4FA8AEEB" w14:textId="29EE59C0" w:rsidR="0074787C" w:rsidDel="004F01F1" w:rsidRDefault="002D0355">
      <w:pPr>
        <w:spacing w:after="0" w:line="240" w:lineRule="auto"/>
        <w:ind w:left="115" w:right="-20"/>
        <w:rPr>
          <w:del w:id="347" w:author="Administrator" w:date="2016-09-17T14:53:00Z"/>
          <w:rFonts w:ascii="Times New Roman" w:eastAsia="Times New Roman" w:hAnsi="Times New Roman" w:cs="Times New Roman"/>
          <w:sz w:val="20"/>
          <w:szCs w:val="20"/>
        </w:rPr>
      </w:pPr>
      <w:del w:id="348" w:author="Administrator" w:date="2016-09-17T14:53:00Z">
        <w:r>
          <w:pict w14:anchorId="65B0107C">
            <v:shape id="_x0000_i1078" type="#_x0000_t75" style="width:456.75pt;height:93.75pt;mso-position-horizontal-relative:char;mso-position-vertical-relative:line">
              <v:imagedata r:id="rId82" o:title=""/>
            </v:shape>
          </w:pict>
        </w:r>
      </w:del>
    </w:p>
    <w:p w14:paraId="154B480A" w14:textId="37F5E049" w:rsidR="0074787C" w:rsidDel="004F01F1" w:rsidRDefault="0074787C">
      <w:pPr>
        <w:spacing w:before="8" w:after="0" w:line="180" w:lineRule="exact"/>
        <w:rPr>
          <w:del w:id="349" w:author="Administrator" w:date="2016-09-17T14:53:00Z"/>
          <w:sz w:val="18"/>
          <w:szCs w:val="18"/>
        </w:rPr>
      </w:pPr>
    </w:p>
    <w:p w14:paraId="041752DF" w14:textId="2063583D" w:rsidR="0074787C" w:rsidDel="004F01F1" w:rsidRDefault="00656446">
      <w:pPr>
        <w:spacing w:after="0" w:line="240" w:lineRule="auto"/>
        <w:ind w:left="115" w:right="6664"/>
        <w:jc w:val="both"/>
        <w:rPr>
          <w:del w:id="350" w:author="Administrator" w:date="2016-09-17T14:53:00Z"/>
          <w:rFonts w:ascii="Open Sans" w:eastAsia="Open Sans" w:hAnsi="Open Sans" w:cs="Open Sans"/>
        </w:rPr>
      </w:pPr>
      <w:del w:id="351" w:author="Administrator" w:date="2016-09-17T14:53:00Z">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 xml:space="preserve">nd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D</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rs</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G</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tt</w:delText>
        </w:r>
        <w:r w:rsidDel="004F01F1">
          <w:rPr>
            <w:rFonts w:ascii="Open Sans" w:eastAsia="Open Sans" w:hAnsi="Open Sans" w:cs="Open Sans"/>
            <w:color w:val="3F3F3F"/>
          </w:rPr>
          <w:delText>:</w:delText>
        </w:r>
      </w:del>
    </w:p>
    <w:p w14:paraId="0DD2E113" w14:textId="1E3CCCCA" w:rsidR="0074787C" w:rsidDel="004F01F1" w:rsidRDefault="0074787C">
      <w:pPr>
        <w:spacing w:before="2" w:after="0" w:line="130" w:lineRule="exact"/>
        <w:rPr>
          <w:del w:id="352" w:author="Administrator" w:date="2016-09-17T14:53:00Z"/>
          <w:sz w:val="13"/>
          <w:szCs w:val="13"/>
        </w:rPr>
      </w:pPr>
    </w:p>
    <w:p w14:paraId="6E1141E2" w14:textId="34083303" w:rsidR="0074787C" w:rsidDel="004F01F1" w:rsidRDefault="002D0355">
      <w:pPr>
        <w:spacing w:after="0" w:line="240" w:lineRule="auto"/>
        <w:ind w:left="115" w:right="-20"/>
        <w:rPr>
          <w:del w:id="353" w:author="Administrator" w:date="2016-09-17T14:53:00Z"/>
          <w:rFonts w:ascii="Times New Roman" w:eastAsia="Times New Roman" w:hAnsi="Times New Roman" w:cs="Times New Roman"/>
          <w:sz w:val="20"/>
          <w:szCs w:val="20"/>
        </w:rPr>
      </w:pPr>
      <w:del w:id="354" w:author="Administrator" w:date="2016-09-17T14:53:00Z">
        <w:r>
          <w:pict w14:anchorId="2E755B0F">
            <v:shape id="_x0000_i1079" type="#_x0000_t75" style="width:458.25pt;height:93.75pt;mso-position-horizontal-relative:char;mso-position-vertical-relative:line">
              <v:imagedata r:id="rId83" o:title=""/>
            </v:shape>
          </w:pict>
        </w:r>
      </w:del>
    </w:p>
    <w:p w14:paraId="27196CD8" w14:textId="3999BA14" w:rsidR="0074787C" w:rsidDel="004F01F1" w:rsidRDefault="0074787C">
      <w:pPr>
        <w:spacing w:before="9" w:after="0" w:line="170" w:lineRule="exact"/>
        <w:rPr>
          <w:del w:id="355" w:author="Administrator" w:date="2016-09-17T14:53:00Z"/>
          <w:sz w:val="17"/>
          <w:szCs w:val="17"/>
        </w:rPr>
      </w:pPr>
    </w:p>
    <w:p w14:paraId="15716A1F" w14:textId="57EEEF16" w:rsidR="0074787C" w:rsidDel="004F01F1" w:rsidRDefault="002D0355">
      <w:pPr>
        <w:spacing w:after="0" w:line="240" w:lineRule="auto"/>
        <w:ind w:left="115" w:right="321"/>
        <w:jc w:val="both"/>
        <w:rPr>
          <w:del w:id="356" w:author="Administrator" w:date="2016-09-17T14:53:00Z"/>
          <w:rFonts w:ascii="Open Sans" w:eastAsia="Open Sans" w:hAnsi="Open Sans" w:cs="Open Sans"/>
        </w:rPr>
      </w:pPr>
      <w:del w:id="357" w:author="Administrator" w:date="2016-09-17T14:53:00Z">
        <w:r>
          <w:pict w14:anchorId="67332B82">
            <v:group id="_x0000_s1053" style="position:absolute;left:0;text-align:left;margin-left:69.4pt;margin-top:36.2pt;width:456pt;height:45pt;z-index:-1269;mso-position-horizontal-relative:page" coordorigin="1388,724" coordsize="9120,900">
              <v:shape id="_x0000_s1058" type="#_x0000_t75" style="position:absolute;left:1395;top:732;width:810;height:810">
                <v:imagedata r:id="rId21" o:title=""/>
              </v:shape>
              <v:group id="_x0000_s1056" style="position:absolute;left:1395;top:732;width:9082;height:885" coordorigin="1395,732" coordsize="9082,885">
                <v:shape id="_x0000_s1057" style="position:absolute;left:1395;top:732;width:9082;height:885" coordorigin="1395,732" coordsize="9082,885" path="m10410,732r-8933,l1419,761r-24,61l1395,1535r29,58l1485,1617r8933,-1l10440,1612r20,-10l10476,1588r1,-1l1479,1587r-21,-7l1441,1567r-12,-18l1425,1527r,-711l1431,795r13,-17l1463,766r22,-4l10476,762r-5,-7l10453,743r-20,-8l10410,732e" fillcolor="#1ab654" stroked="f">
                  <v:path arrowok="t"/>
                </v:shape>
              </v:group>
              <v:group id="_x0000_s1054" style="position:absolute;left:1485;top:762;width:9015;height:825" coordorigin="1485,762" coordsize="9015,825">
                <v:shape id="_x0000_s1055" style="position:absolute;left:1485;top:762;width:9015;height:825" coordorigin="1485,762" coordsize="9015,825" path="m10476,762r-8991,l10416,762r21,6l10454,781r12,19l10470,822r,710l10464,1554r-13,17l10432,1583r-22,4l10477,1587r12,-17l10497,1549r3,-22l10500,813r-5,-22l10485,772r-9,-10e" fillcolor="#1ab654" stroked="f">
                  <v:path arrowok="t"/>
                </v:shape>
              </v:group>
              <w10:wrap anchorx="page"/>
            </v:group>
          </w:pict>
        </w:r>
        <w:r w:rsidR="00656446" w:rsidDel="004F01F1">
          <w:rPr>
            <w:rFonts w:ascii="Open Sans" w:eastAsia="Open Sans" w:hAnsi="Open Sans" w:cs="Open Sans"/>
            <w:color w:val="3F3F3F"/>
            <w:spacing w:val="-1"/>
          </w:rPr>
          <w:delText>N</w:delText>
        </w:r>
        <w:r w:rsidR="00656446" w:rsidDel="004F01F1">
          <w:rPr>
            <w:rFonts w:ascii="Open Sans" w:eastAsia="Open Sans" w:hAnsi="Open Sans" w:cs="Open Sans"/>
            <w:color w:val="3F3F3F"/>
            <w:spacing w:val="2"/>
          </w:rPr>
          <w:delText>o</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ce</w:delText>
        </w:r>
        <w:r w:rsidR="00656446" w:rsidDel="004F01F1">
          <w:rPr>
            <w:rFonts w:ascii="Open Sans" w:eastAsia="Open Sans" w:hAnsi="Open Sans" w:cs="Open Sans"/>
            <w:color w:val="3F3F3F"/>
            <w:spacing w:val="-3"/>
          </w:rPr>
          <w:delText xml:space="preserve"> t</w:delText>
        </w:r>
        <w:r w:rsidR="00656446" w:rsidDel="004F01F1">
          <w:rPr>
            <w:rFonts w:ascii="Open Sans" w:eastAsia="Open Sans" w:hAnsi="Open Sans" w:cs="Open Sans"/>
            <w:color w:val="3F3F3F"/>
          </w:rPr>
          <w:delText>he</w:delText>
        </w:r>
        <w:r w:rsidR="00656446" w:rsidDel="004F01F1">
          <w:rPr>
            <w:rFonts w:ascii="Open Sans" w:eastAsia="Open Sans" w:hAnsi="Open Sans" w:cs="Open Sans"/>
            <w:color w:val="3F3F3F"/>
            <w:spacing w:val="-2"/>
          </w:rPr>
          <w:delText xml:space="preserve"> </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spacing w:val="-6"/>
          </w:rPr>
          <w:delText>w</w:delText>
        </w:r>
        <w:r w:rsidR="00656446" w:rsidDel="004F01F1">
          <w:rPr>
            <w:rFonts w:ascii="Open Sans" w:eastAsia="Open Sans" w:hAnsi="Open Sans" w:cs="Open Sans"/>
            <w:color w:val="3F3F3F"/>
          </w:rPr>
          <w:delText>o</w:delText>
        </w:r>
        <w:r w:rsidR="00656446" w:rsidDel="004F01F1">
          <w:rPr>
            <w:rFonts w:ascii="Open Sans" w:eastAsia="Open Sans" w:hAnsi="Open Sans" w:cs="Open Sans"/>
            <w:color w:val="3F3F3F"/>
            <w:spacing w:val="3"/>
          </w:rPr>
          <w:delText xml:space="preserve"> </w:delText>
        </w:r>
        <w:r w:rsidR="00656446" w:rsidDel="004F01F1">
          <w:rPr>
            <w:rFonts w:ascii="Open Sans" w:eastAsia="Open Sans" w:hAnsi="Open Sans" w:cs="Open Sans"/>
            <w:color w:val="3F3F3F"/>
          </w:rPr>
          <w:delText>b</w:delText>
        </w:r>
        <w:r w:rsidR="00656446" w:rsidDel="004F01F1">
          <w:rPr>
            <w:rFonts w:ascii="Open Sans" w:eastAsia="Open Sans" w:hAnsi="Open Sans" w:cs="Open Sans"/>
            <w:color w:val="3F3F3F"/>
            <w:spacing w:val="5"/>
          </w:rPr>
          <w:delText>l</w:delText>
        </w:r>
        <w:r w:rsidR="00656446" w:rsidDel="004F01F1">
          <w:rPr>
            <w:rFonts w:ascii="Open Sans" w:eastAsia="Open Sans" w:hAnsi="Open Sans" w:cs="Open Sans"/>
            <w:color w:val="3F3F3F"/>
          </w:rPr>
          <w:delText>ue</w:delText>
        </w:r>
        <w:r w:rsidR="00656446" w:rsidDel="004F01F1">
          <w:rPr>
            <w:rFonts w:ascii="Open Sans" w:eastAsia="Open Sans" w:hAnsi="Open Sans" w:cs="Open Sans"/>
            <w:color w:val="3F3F3F"/>
            <w:spacing w:val="-4"/>
          </w:rPr>
          <w:delText xml:space="preserve"> </w:delText>
        </w:r>
        <w:r w:rsidR="00656446" w:rsidDel="004F01F1">
          <w:rPr>
            <w:rFonts w:ascii="Open Sans" w:eastAsia="Open Sans" w:hAnsi="Open Sans" w:cs="Open Sans"/>
            <w:color w:val="3F3F3F"/>
          </w:rPr>
          <w:delText>ch</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ng</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spacing w:val="4"/>
          </w:rPr>
          <w:delText>-</w:delText>
        </w:r>
        <w:r w:rsidR="00656446" w:rsidDel="004F01F1">
          <w:rPr>
            <w:rFonts w:ascii="Open Sans" w:eastAsia="Open Sans" w:hAnsi="Open Sans" w:cs="Open Sans"/>
            <w:color w:val="3F3F3F"/>
          </w:rPr>
          <w:delText>b</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rs</w:delText>
        </w:r>
        <w:r w:rsidR="00656446" w:rsidDel="004F01F1">
          <w:rPr>
            <w:rFonts w:ascii="Open Sans" w:eastAsia="Open Sans" w:hAnsi="Open Sans" w:cs="Open Sans"/>
            <w:color w:val="3F3F3F"/>
            <w:spacing w:val="-3"/>
          </w:rPr>
          <w:delText xml:space="preserve"> </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nd</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c</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ng</w:delText>
        </w:r>
        <w:r w:rsidR="00656446" w:rsidDel="004F01F1">
          <w:rPr>
            <w:rFonts w:ascii="Open Sans" w:eastAsia="Open Sans" w:hAnsi="Open Sans" w:cs="Open Sans"/>
            <w:color w:val="3F3F3F"/>
            <w:spacing w:val="-5"/>
          </w:rPr>
          <w:delText xml:space="preserve"> </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rPr>
          <w:delText>h</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t</w:delText>
        </w:r>
        <w:r w:rsidR="00656446" w:rsidDel="004F01F1">
          <w:rPr>
            <w:rFonts w:ascii="Open Sans" w:eastAsia="Open Sans" w:hAnsi="Open Sans" w:cs="Open Sans"/>
            <w:color w:val="3F3F3F"/>
            <w:spacing w:val="-1"/>
          </w:rPr>
          <w:delText xml:space="preserve"> </w:delText>
        </w:r>
        <w:r w:rsidR="00656446" w:rsidDel="004F01F1">
          <w:rPr>
            <w:rFonts w:ascii="Open Sans" w:eastAsia="Open Sans" w:hAnsi="Open Sans" w:cs="Open Sans"/>
            <w:color w:val="3F3F3F"/>
          </w:rPr>
          <w:delText>du</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rPr>
          <w:delText xml:space="preserve">s </w:delText>
        </w:r>
        <w:r w:rsidR="00656446" w:rsidDel="004F01F1">
          <w:rPr>
            <w:rFonts w:ascii="Open Sans" w:eastAsia="Open Sans" w:hAnsi="Open Sans" w:cs="Open Sans"/>
            <w:color w:val="3F3F3F"/>
            <w:spacing w:val="-6"/>
          </w:rPr>
          <w:delText>25</w:delText>
        </w:r>
        <w:r w:rsidR="00656446" w:rsidDel="004F01F1">
          <w:rPr>
            <w:rFonts w:ascii="Open Sans" w:eastAsia="Open Sans" w:hAnsi="Open Sans" w:cs="Open Sans"/>
            <w:color w:val="3F3F3F"/>
          </w:rPr>
          <w:delText>3</w:delText>
        </w:r>
        <w:r w:rsidR="00656446" w:rsidDel="004F01F1">
          <w:rPr>
            <w:rFonts w:ascii="Open Sans" w:eastAsia="Open Sans" w:hAnsi="Open Sans" w:cs="Open Sans"/>
            <w:color w:val="3F3F3F"/>
            <w:spacing w:val="-7"/>
          </w:rPr>
          <w:delText xml:space="preserve"> </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 xml:space="preserve">nd </w:delText>
        </w:r>
        <w:r w:rsidR="00656446" w:rsidDel="004F01F1">
          <w:rPr>
            <w:rFonts w:ascii="Open Sans" w:eastAsia="Open Sans" w:hAnsi="Open Sans" w:cs="Open Sans"/>
            <w:color w:val="3F3F3F"/>
            <w:spacing w:val="-6"/>
          </w:rPr>
          <w:delText>25</w:delText>
        </w:r>
        <w:r w:rsidR="00656446" w:rsidDel="004F01F1">
          <w:rPr>
            <w:rFonts w:ascii="Open Sans" w:eastAsia="Open Sans" w:hAnsi="Open Sans" w:cs="Open Sans"/>
            <w:color w:val="3F3F3F"/>
          </w:rPr>
          <w:delText>4</w:delText>
        </w:r>
        <w:r w:rsidR="00656446" w:rsidDel="004F01F1">
          <w:rPr>
            <w:rFonts w:ascii="Open Sans" w:eastAsia="Open Sans" w:hAnsi="Open Sans" w:cs="Open Sans"/>
            <w:color w:val="3F3F3F"/>
            <w:spacing w:val="-7"/>
          </w:rPr>
          <w:delText xml:space="preserve"> </w:delText>
        </w:r>
        <w:r w:rsidR="00656446" w:rsidDel="004F01F1">
          <w:rPr>
            <w:rFonts w:ascii="Open Sans" w:eastAsia="Open Sans" w:hAnsi="Open Sans" w:cs="Open Sans"/>
            <w:color w:val="3F3F3F"/>
          </w:rPr>
          <w:delText>h</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spacing w:val="-5"/>
          </w:rPr>
          <w:delText>v</w:delText>
        </w:r>
        <w:r w:rsidR="00656446" w:rsidDel="004F01F1">
          <w:rPr>
            <w:rFonts w:ascii="Open Sans" w:eastAsia="Open Sans" w:hAnsi="Open Sans" w:cs="Open Sans"/>
            <w:color w:val="3F3F3F"/>
          </w:rPr>
          <w:delText>e</w:delText>
        </w:r>
        <w:r w:rsidR="00656446" w:rsidDel="004F01F1">
          <w:rPr>
            <w:rFonts w:ascii="Open Sans" w:eastAsia="Open Sans" w:hAnsi="Open Sans" w:cs="Open Sans"/>
            <w:color w:val="3F3F3F"/>
            <w:spacing w:val="-3"/>
          </w:rPr>
          <w:delText xml:space="preserve"> </w:delText>
        </w:r>
        <w:r w:rsidR="00656446" w:rsidDel="004F01F1">
          <w:rPr>
            <w:rFonts w:ascii="Open Sans" w:eastAsia="Open Sans" w:hAnsi="Open Sans" w:cs="Open Sans"/>
            <w:color w:val="3F3F3F"/>
          </w:rPr>
          <w:delText>b</w:delText>
        </w:r>
        <w:r w:rsidR="00656446" w:rsidDel="004F01F1">
          <w:rPr>
            <w:rFonts w:ascii="Open Sans" w:eastAsia="Open Sans" w:hAnsi="Open Sans" w:cs="Open Sans"/>
            <w:color w:val="3F3F3F"/>
            <w:spacing w:val="-3"/>
          </w:rPr>
          <w:delText>ee</w:delText>
        </w:r>
        <w:r w:rsidR="00656446" w:rsidDel="004F01F1">
          <w:rPr>
            <w:rFonts w:ascii="Open Sans" w:eastAsia="Open Sans" w:hAnsi="Open Sans" w:cs="Open Sans"/>
            <w:color w:val="3F3F3F"/>
          </w:rPr>
          <w:delText>n ch</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ng</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rPr>
          <w:delText>d by</w:delText>
        </w:r>
        <w:r w:rsidR="00656446" w:rsidDel="004F01F1">
          <w:rPr>
            <w:rFonts w:ascii="Open Sans" w:eastAsia="Open Sans" w:hAnsi="Open Sans" w:cs="Open Sans"/>
            <w:color w:val="3F3F3F"/>
            <w:spacing w:val="-5"/>
          </w:rPr>
          <w:delText xml:space="preserve"> </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rPr>
          <w:delText>he</w:delText>
        </w:r>
        <w:r w:rsidR="00656446" w:rsidDel="004F01F1">
          <w:rPr>
            <w:rFonts w:ascii="Open Sans" w:eastAsia="Open Sans" w:hAnsi="Open Sans" w:cs="Open Sans"/>
            <w:color w:val="3F3F3F"/>
            <w:spacing w:val="-2"/>
          </w:rPr>
          <w:delText xml:space="preserve"> </w:delText>
        </w:r>
        <w:r w:rsidR="00656446" w:rsidDel="004F01F1">
          <w:rPr>
            <w:rFonts w:ascii="Open Sans" w:eastAsia="Open Sans" w:hAnsi="Open Sans" w:cs="Open Sans"/>
            <w:color w:val="3F3F3F"/>
          </w:rPr>
          <w:delText>n</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rPr>
          <w:delText>w</w:delText>
        </w:r>
        <w:r w:rsidR="00656446" w:rsidDel="004F01F1">
          <w:rPr>
            <w:rFonts w:ascii="Open Sans" w:eastAsia="Open Sans" w:hAnsi="Open Sans" w:cs="Open Sans"/>
            <w:color w:val="3F3F3F"/>
            <w:spacing w:val="-6"/>
          </w:rPr>
          <w:delText xml:space="preserve"> </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ss</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gn</w:delText>
        </w:r>
        <w:r w:rsidR="00656446" w:rsidDel="004F01F1">
          <w:rPr>
            <w:rFonts w:ascii="Open Sans" w:eastAsia="Open Sans" w:hAnsi="Open Sans" w:cs="Open Sans"/>
            <w:color w:val="3F3F3F"/>
            <w:spacing w:val="5"/>
          </w:rPr>
          <w:delText>m</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rPr>
          <w:delText>n</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rPr>
          <w:delText>.</w:delText>
        </w:r>
      </w:del>
    </w:p>
    <w:p w14:paraId="3B00DDF6" w14:textId="045714EF" w:rsidR="0074787C" w:rsidDel="004F01F1" w:rsidRDefault="0074787C">
      <w:pPr>
        <w:spacing w:before="8" w:after="0" w:line="140" w:lineRule="exact"/>
        <w:rPr>
          <w:del w:id="358" w:author="Administrator" w:date="2016-09-17T14:53:00Z"/>
          <w:sz w:val="14"/>
          <w:szCs w:val="14"/>
        </w:rPr>
      </w:pPr>
    </w:p>
    <w:p w14:paraId="2B4FF0C6" w14:textId="1BCAC48E" w:rsidR="0074787C" w:rsidDel="004F01F1" w:rsidRDefault="0074787C">
      <w:pPr>
        <w:spacing w:after="0" w:line="200" w:lineRule="exact"/>
        <w:rPr>
          <w:del w:id="359" w:author="Administrator" w:date="2016-09-17T14:53:00Z"/>
          <w:sz w:val="20"/>
          <w:szCs w:val="20"/>
        </w:rPr>
      </w:pPr>
    </w:p>
    <w:p w14:paraId="34D49D91" w14:textId="30FC5FD8" w:rsidR="0074787C" w:rsidDel="004F01F1" w:rsidRDefault="00656446">
      <w:pPr>
        <w:spacing w:after="0" w:line="280" w:lineRule="exact"/>
        <w:ind w:left="1270" w:right="-20"/>
        <w:rPr>
          <w:del w:id="360" w:author="Administrator" w:date="2016-09-17T14:53:00Z"/>
          <w:rFonts w:ascii="Open Sans" w:eastAsia="Open Sans" w:hAnsi="Open Sans" w:cs="Open Sans"/>
        </w:rPr>
      </w:pPr>
      <w:del w:id="361" w:author="Administrator" w:date="2016-09-17T14:53:00Z">
        <w:r w:rsidDel="004F01F1">
          <w:rPr>
            <w:rFonts w:ascii="Open Sans" w:eastAsia="Open Sans" w:hAnsi="Open Sans" w:cs="Open Sans"/>
            <w:spacing w:val="6"/>
            <w:position w:val="-1"/>
          </w:rPr>
          <w:delText>F</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r</w:delText>
        </w:r>
        <w:r w:rsidDel="004F01F1">
          <w:rPr>
            <w:rFonts w:ascii="Open Sans" w:eastAsia="Open Sans" w:hAnsi="Open Sans" w:cs="Open Sans"/>
            <w:spacing w:val="3"/>
            <w:position w:val="-1"/>
          </w:rPr>
          <w:delText xml:space="preserve"> </w:delText>
        </w:r>
        <w:r w:rsidDel="004F01F1">
          <w:rPr>
            <w:rFonts w:ascii="Open Sans" w:eastAsia="Open Sans" w:hAnsi="Open Sans" w:cs="Open Sans"/>
            <w:spacing w:val="-2"/>
            <w:position w:val="-1"/>
          </w:rPr>
          <w:delText>a</w:delText>
        </w:r>
        <w:r w:rsidDel="004F01F1">
          <w:rPr>
            <w:rFonts w:ascii="Open Sans" w:eastAsia="Open Sans" w:hAnsi="Open Sans" w:cs="Open Sans"/>
            <w:position w:val="-1"/>
          </w:rPr>
          <w:delText>d</w:delText>
        </w:r>
        <w:r w:rsidDel="004F01F1">
          <w:rPr>
            <w:rFonts w:ascii="Open Sans" w:eastAsia="Open Sans" w:hAnsi="Open Sans" w:cs="Open Sans"/>
            <w:spacing w:val="-5"/>
            <w:position w:val="-1"/>
          </w:rPr>
          <w:delText>v</w:delText>
        </w:r>
        <w:r w:rsidDel="004F01F1">
          <w:rPr>
            <w:rFonts w:ascii="Open Sans" w:eastAsia="Open Sans" w:hAnsi="Open Sans" w:cs="Open Sans"/>
            <w:spacing w:val="-2"/>
            <w:position w:val="-1"/>
          </w:rPr>
          <w:delText>a</w:delText>
        </w:r>
        <w:r w:rsidDel="004F01F1">
          <w:rPr>
            <w:rFonts w:ascii="Open Sans" w:eastAsia="Open Sans" w:hAnsi="Open Sans" w:cs="Open Sans"/>
            <w:position w:val="-1"/>
          </w:rPr>
          <w:delText>nc</w:delText>
        </w:r>
        <w:r w:rsidDel="004F01F1">
          <w:rPr>
            <w:rFonts w:ascii="Open Sans" w:eastAsia="Open Sans" w:hAnsi="Open Sans" w:cs="Open Sans"/>
            <w:spacing w:val="-3"/>
            <w:position w:val="-1"/>
          </w:rPr>
          <w:delText>e</w:delText>
        </w:r>
        <w:r w:rsidDel="004F01F1">
          <w:rPr>
            <w:rFonts w:ascii="Open Sans" w:eastAsia="Open Sans" w:hAnsi="Open Sans" w:cs="Open Sans"/>
            <w:position w:val="-1"/>
          </w:rPr>
          <w:delText>d</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position w:val="-1"/>
          </w:rPr>
          <w:delText>use</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f</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b/>
            <w:bCs/>
            <w:spacing w:val="-2"/>
            <w:position w:val="-1"/>
          </w:rPr>
          <w:delText>A</w:delText>
        </w:r>
        <w:r w:rsidDel="004F01F1">
          <w:rPr>
            <w:rFonts w:ascii="Open Sans" w:eastAsia="Open Sans" w:hAnsi="Open Sans" w:cs="Open Sans"/>
            <w:b/>
            <w:bCs/>
            <w:spacing w:val="-4"/>
            <w:position w:val="-1"/>
          </w:rPr>
          <w:delText>ss</w:delText>
        </w:r>
        <w:r w:rsidDel="004F01F1">
          <w:rPr>
            <w:rFonts w:ascii="Open Sans" w:eastAsia="Open Sans" w:hAnsi="Open Sans" w:cs="Open Sans"/>
            <w:b/>
            <w:bCs/>
            <w:spacing w:val="-7"/>
            <w:position w:val="-1"/>
          </w:rPr>
          <w:delText>i</w:delText>
        </w:r>
        <w:r w:rsidDel="004F01F1">
          <w:rPr>
            <w:rFonts w:ascii="Open Sans" w:eastAsia="Open Sans" w:hAnsi="Open Sans" w:cs="Open Sans"/>
            <w:b/>
            <w:bCs/>
            <w:spacing w:val="-4"/>
            <w:position w:val="-1"/>
          </w:rPr>
          <w:delText>g</w:delText>
        </w:r>
        <w:r w:rsidDel="004F01F1">
          <w:rPr>
            <w:rFonts w:ascii="Open Sans" w:eastAsia="Open Sans" w:hAnsi="Open Sans" w:cs="Open Sans"/>
            <w:b/>
            <w:bCs/>
            <w:position w:val="-1"/>
          </w:rPr>
          <w:delText>n</w:delText>
        </w:r>
        <w:r w:rsidDel="004F01F1">
          <w:rPr>
            <w:rFonts w:ascii="Open Sans" w:eastAsia="Open Sans" w:hAnsi="Open Sans" w:cs="Open Sans"/>
            <w:b/>
            <w:bCs/>
            <w:spacing w:val="5"/>
            <w:position w:val="-1"/>
          </w:rPr>
          <w:delText xml:space="preserve"> </w:delText>
        </w:r>
        <w:r w:rsidDel="004F01F1">
          <w:rPr>
            <w:rFonts w:ascii="Open Sans" w:eastAsia="Open Sans" w:hAnsi="Open Sans" w:cs="Open Sans"/>
            <w:b/>
            <w:bCs/>
            <w:spacing w:val="7"/>
            <w:position w:val="-1"/>
          </w:rPr>
          <w:delText>V</w:delText>
        </w:r>
        <w:r w:rsidDel="004F01F1">
          <w:rPr>
            <w:rFonts w:ascii="Open Sans" w:eastAsia="Open Sans" w:hAnsi="Open Sans" w:cs="Open Sans"/>
            <w:b/>
            <w:bCs/>
            <w:spacing w:val="5"/>
            <w:position w:val="-1"/>
          </w:rPr>
          <w:delText>eh</w:delText>
        </w:r>
        <w:r w:rsidDel="004F01F1">
          <w:rPr>
            <w:rFonts w:ascii="Open Sans" w:eastAsia="Open Sans" w:hAnsi="Open Sans" w:cs="Open Sans"/>
            <w:b/>
            <w:bCs/>
            <w:spacing w:val="-7"/>
            <w:position w:val="-1"/>
          </w:rPr>
          <w:delText>i</w:delText>
        </w:r>
        <w:r w:rsidDel="004F01F1">
          <w:rPr>
            <w:rFonts w:ascii="Open Sans" w:eastAsia="Open Sans" w:hAnsi="Open Sans" w:cs="Open Sans"/>
            <w:b/>
            <w:bCs/>
            <w:spacing w:val="7"/>
            <w:position w:val="-1"/>
          </w:rPr>
          <w:delText>c</w:delText>
        </w:r>
        <w:r w:rsidDel="004F01F1">
          <w:rPr>
            <w:rFonts w:ascii="Open Sans" w:eastAsia="Open Sans" w:hAnsi="Open Sans" w:cs="Open Sans"/>
            <w:b/>
            <w:bCs/>
            <w:spacing w:val="-7"/>
            <w:position w:val="-1"/>
          </w:rPr>
          <w:delText>l</w:delText>
        </w:r>
        <w:r w:rsidDel="004F01F1">
          <w:rPr>
            <w:rFonts w:ascii="Open Sans" w:eastAsia="Open Sans" w:hAnsi="Open Sans" w:cs="Open Sans"/>
            <w:b/>
            <w:bCs/>
            <w:spacing w:val="5"/>
            <w:position w:val="-1"/>
          </w:rPr>
          <w:delText>e</w:delText>
        </w:r>
        <w:r w:rsidDel="004F01F1">
          <w:rPr>
            <w:rFonts w:ascii="Open Sans" w:eastAsia="Open Sans" w:hAnsi="Open Sans" w:cs="Open Sans"/>
            <w:b/>
            <w:bCs/>
            <w:spacing w:val="-5"/>
            <w:position w:val="-1"/>
          </w:rPr>
          <w:delText>s</w:delText>
        </w:r>
        <w:r w:rsidDel="004F01F1">
          <w:rPr>
            <w:rFonts w:ascii="Open Sans" w:eastAsia="Open Sans" w:hAnsi="Open Sans" w:cs="Open Sans"/>
            <w:position w:val="-1"/>
          </w:rPr>
          <w:delText>,</w:delText>
        </w:r>
        <w:r w:rsidDel="004F01F1">
          <w:rPr>
            <w:rFonts w:ascii="Open Sans" w:eastAsia="Open Sans" w:hAnsi="Open Sans" w:cs="Open Sans"/>
            <w:spacing w:val="5"/>
            <w:position w:val="-1"/>
          </w:rPr>
          <w:delText xml:space="preserve"> </w:delText>
        </w:r>
        <w:r w:rsidDel="004F01F1">
          <w:rPr>
            <w:rFonts w:ascii="Open Sans" w:eastAsia="Open Sans" w:hAnsi="Open Sans" w:cs="Open Sans"/>
            <w:position w:val="-1"/>
          </w:rPr>
          <w:delText>s</w:delText>
        </w:r>
        <w:r w:rsidDel="004F01F1">
          <w:rPr>
            <w:rFonts w:ascii="Open Sans" w:eastAsia="Open Sans" w:hAnsi="Open Sans" w:cs="Open Sans"/>
            <w:spacing w:val="-3"/>
            <w:position w:val="-1"/>
          </w:rPr>
          <w:delText>e</w:delText>
        </w:r>
        <w:r w:rsidDel="004F01F1">
          <w:rPr>
            <w:rFonts w:ascii="Open Sans" w:eastAsia="Open Sans" w:hAnsi="Open Sans" w:cs="Open Sans"/>
            <w:position w:val="-1"/>
          </w:rPr>
          <w:delText>e</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b/>
            <w:bCs/>
            <w:color w:val="0000FF"/>
            <w:spacing w:val="-5"/>
            <w:position w:val="-1"/>
          </w:rPr>
          <w:delText>C</w:delText>
        </w:r>
        <w:r w:rsidDel="004F01F1">
          <w:rPr>
            <w:rFonts w:ascii="Open Sans" w:eastAsia="Open Sans" w:hAnsi="Open Sans" w:cs="Open Sans"/>
            <w:b/>
            <w:bCs/>
            <w:color w:val="0000FF"/>
            <w:spacing w:val="-1"/>
            <w:position w:val="-1"/>
          </w:rPr>
          <w:delText>o</w:delText>
        </w:r>
        <w:r w:rsidDel="004F01F1">
          <w:rPr>
            <w:rFonts w:ascii="Open Sans" w:eastAsia="Open Sans" w:hAnsi="Open Sans" w:cs="Open Sans"/>
            <w:b/>
            <w:bCs/>
            <w:color w:val="0000FF"/>
            <w:spacing w:val="-6"/>
            <w:position w:val="-1"/>
          </w:rPr>
          <w:delText>m</w:delText>
        </w:r>
        <w:r w:rsidDel="004F01F1">
          <w:rPr>
            <w:rFonts w:ascii="Open Sans" w:eastAsia="Open Sans" w:hAnsi="Open Sans" w:cs="Open Sans"/>
            <w:b/>
            <w:bCs/>
            <w:color w:val="0000FF"/>
            <w:spacing w:val="-4"/>
            <w:position w:val="-1"/>
          </w:rPr>
          <w:delText>p</w:delText>
        </w:r>
        <w:r w:rsidDel="004F01F1">
          <w:rPr>
            <w:rFonts w:ascii="Open Sans" w:eastAsia="Open Sans" w:hAnsi="Open Sans" w:cs="Open Sans"/>
            <w:b/>
            <w:bCs/>
            <w:color w:val="0000FF"/>
            <w:spacing w:val="-7"/>
            <w:position w:val="-1"/>
          </w:rPr>
          <w:delText>l</w:delText>
        </w:r>
        <w:r w:rsidDel="004F01F1">
          <w:rPr>
            <w:rFonts w:ascii="Open Sans" w:eastAsia="Open Sans" w:hAnsi="Open Sans" w:cs="Open Sans"/>
            <w:b/>
            <w:bCs/>
            <w:color w:val="0000FF"/>
            <w:spacing w:val="5"/>
            <w:position w:val="-1"/>
          </w:rPr>
          <w:delText>e</w:delText>
        </w:r>
        <w:r w:rsidDel="004F01F1">
          <w:rPr>
            <w:rFonts w:ascii="Open Sans" w:eastAsia="Open Sans" w:hAnsi="Open Sans" w:cs="Open Sans"/>
            <w:b/>
            <w:bCs/>
            <w:color w:val="0000FF"/>
            <w:spacing w:val="-5"/>
            <w:position w:val="-1"/>
          </w:rPr>
          <w:delText>t</w:delText>
        </w:r>
        <w:r w:rsidDel="004F01F1">
          <w:rPr>
            <w:rFonts w:ascii="Open Sans" w:eastAsia="Open Sans" w:hAnsi="Open Sans" w:cs="Open Sans"/>
            <w:b/>
            <w:bCs/>
            <w:color w:val="0000FF"/>
            <w:spacing w:val="-7"/>
            <w:position w:val="-1"/>
          </w:rPr>
          <w:delText>i</w:delText>
        </w:r>
        <w:r w:rsidDel="004F01F1">
          <w:rPr>
            <w:rFonts w:ascii="Open Sans" w:eastAsia="Open Sans" w:hAnsi="Open Sans" w:cs="Open Sans"/>
            <w:b/>
            <w:bCs/>
            <w:color w:val="0000FF"/>
            <w:spacing w:val="5"/>
            <w:position w:val="-1"/>
          </w:rPr>
          <w:delText>n</w:delText>
        </w:r>
        <w:r w:rsidDel="004F01F1">
          <w:rPr>
            <w:rFonts w:ascii="Open Sans" w:eastAsia="Open Sans" w:hAnsi="Open Sans" w:cs="Open Sans"/>
            <w:b/>
            <w:bCs/>
            <w:color w:val="0000FF"/>
            <w:position w:val="-1"/>
          </w:rPr>
          <w:delText>g</w:delText>
        </w:r>
        <w:r w:rsidDel="004F01F1">
          <w:rPr>
            <w:rFonts w:ascii="Open Sans" w:eastAsia="Open Sans" w:hAnsi="Open Sans" w:cs="Open Sans"/>
            <w:b/>
            <w:bCs/>
            <w:color w:val="0000FF"/>
            <w:spacing w:val="-8"/>
            <w:position w:val="-1"/>
          </w:rPr>
          <w:delText xml:space="preserve"> </w:delText>
        </w:r>
        <w:r w:rsidDel="004F01F1">
          <w:rPr>
            <w:rFonts w:ascii="Open Sans" w:eastAsia="Open Sans" w:hAnsi="Open Sans" w:cs="Open Sans"/>
            <w:b/>
            <w:bCs/>
            <w:color w:val="0000FF"/>
            <w:spacing w:val="-5"/>
            <w:position w:val="-1"/>
          </w:rPr>
          <w:delText>t</w:delText>
        </w:r>
        <w:r w:rsidDel="004F01F1">
          <w:rPr>
            <w:rFonts w:ascii="Open Sans" w:eastAsia="Open Sans" w:hAnsi="Open Sans" w:cs="Open Sans"/>
            <w:b/>
            <w:bCs/>
            <w:color w:val="0000FF"/>
            <w:spacing w:val="5"/>
            <w:position w:val="-1"/>
          </w:rPr>
          <w:delText>h</w:delText>
        </w:r>
        <w:r w:rsidDel="004F01F1">
          <w:rPr>
            <w:rFonts w:ascii="Open Sans" w:eastAsia="Open Sans" w:hAnsi="Open Sans" w:cs="Open Sans"/>
            <w:b/>
            <w:bCs/>
            <w:color w:val="0000FF"/>
            <w:position w:val="-1"/>
          </w:rPr>
          <w:delText>e</w:delText>
        </w:r>
        <w:r w:rsidDel="004F01F1">
          <w:rPr>
            <w:rFonts w:ascii="Open Sans" w:eastAsia="Open Sans" w:hAnsi="Open Sans" w:cs="Open Sans"/>
            <w:b/>
            <w:bCs/>
            <w:color w:val="0000FF"/>
            <w:spacing w:val="7"/>
            <w:position w:val="-1"/>
          </w:rPr>
          <w:delText xml:space="preserve"> </w:delText>
        </w:r>
        <w:r w:rsidDel="004F01F1">
          <w:rPr>
            <w:rFonts w:ascii="Open Sans" w:eastAsia="Open Sans" w:hAnsi="Open Sans" w:cs="Open Sans"/>
            <w:b/>
            <w:bCs/>
            <w:color w:val="0000FF"/>
            <w:spacing w:val="-3"/>
            <w:position w:val="-1"/>
          </w:rPr>
          <w:delText>E</w:delText>
        </w:r>
        <w:r w:rsidDel="004F01F1">
          <w:rPr>
            <w:rFonts w:ascii="Open Sans" w:eastAsia="Open Sans" w:hAnsi="Open Sans" w:cs="Open Sans"/>
            <w:b/>
            <w:bCs/>
            <w:color w:val="0000FF"/>
            <w:spacing w:val="-4"/>
            <w:position w:val="-1"/>
          </w:rPr>
          <w:delText>d</w:delText>
        </w:r>
        <w:r w:rsidDel="004F01F1">
          <w:rPr>
            <w:rFonts w:ascii="Open Sans" w:eastAsia="Open Sans" w:hAnsi="Open Sans" w:cs="Open Sans"/>
            <w:b/>
            <w:bCs/>
            <w:color w:val="0000FF"/>
            <w:spacing w:val="-7"/>
            <w:position w:val="-1"/>
          </w:rPr>
          <w:delText>i</w:delText>
        </w:r>
        <w:r w:rsidDel="004F01F1">
          <w:rPr>
            <w:rFonts w:ascii="Open Sans" w:eastAsia="Open Sans" w:hAnsi="Open Sans" w:cs="Open Sans"/>
            <w:b/>
            <w:bCs/>
            <w:color w:val="0000FF"/>
            <w:position w:val="-1"/>
          </w:rPr>
          <w:delText>t</w:delText>
        </w:r>
        <w:r w:rsidDel="004F01F1">
          <w:rPr>
            <w:rFonts w:ascii="Open Sans" w:eastAsia="Open Sans" w:hAnsi="Open Sans" w:cs="Open Sans"/>
            <w:b/>
            <w:bCs/>
            <w:color w:val="0000FF"/>
            <w:spacing w:val="-4"/>
            <w:position w:val="-1"/>
          </w:rPr>
          <w:delText xml:space="preserve"> </w:delText>
        </w:r>
        <w:r w:rsidDel="004F01F1">
          <w:rPr>
            <w:rFonts w:ascii="Open Sans" w:eastAsia="Open Sans" w:hAnsi="Open Sans" w:cs="Open Sans"/>
            <w:b/>
            <w:bCs/>
            <w:color w:val="0000FF"/>
            <w:spacing w:val="-1"/>
            <w:position w:val="-1"/>
          </w:rPr>
          <w:delText>S</w:delText>
        </w:r>
        <w:r w:rsidDel="004F01F1">
          <w:rPr>
            <w:rFonts w:ascii="Open Sans" w:eastAsia="Open Sans" w:hAnsi="Open Sans" w:cs="Open Sans"/>
            <w:b/>
            <w:bCs/>
            <w:color w:val="0000FF"/>
            <w:spacing w:val="5"/>
            <w:position w:val="-1"/>
          </w:rPr>
          <w:delText>e</w:delText>
        </w:r>
        <w:r w:rsidDel="004F01F1">
          <w:rPr>
            <w:rFonts w:ascii="Open Sans" w:eastAsia="Open Sans" w:hAnsi="Open Sans" w:cs="Open Sans"/>
            <w:b/>
            <w:bCs/>
            <w:color w:val="0000FF"/>
            <w:spacing w:val="-4"/>
            <w:position w:val="-1"/>
          </w:rPr>
          <w:delText>ss</w:delText>
        </w:r>
        <w:r w:rsidDel="004F01F1">
          <w:rPr>
            <w:rFonts w:ascii="Open Sans" w:eastAsia="Open Sans" w:hAnsi="Open Sans" w:cs="Open Sans"/>
            <w:b/>
            <w:bCs/>
            <w:color w:val="0000FF"/>
            <w:spacing w:val="-7"/>
            <w:position w:val="-1"/>
          </w:rPr>
          <w:delText>i</w:delText>
        </w:r>
        <w:r w:rsidDel="004F01F1">
          <w:rPr>
            <w:rFonts w:ascii="Open Sans" w:eastAsia="Open Sans" w:hAnsi="Open Sans" w:cs="Open Sans"/>
            <w:b/>
            <w:bCs/>
            <w:color w:val="0000FF"/>
            <w:spacing w:val="-1"/>
            <w:position w:val="-1"/>
          </w:rPr>
          <w:delText>o</w:delText>
        </w:r>
        <w:r w:rsidDel="004F01F1">
          <w:rPr>
            <w:rFonts w:ascii="Open Sans" w:eastAsia="Open Sans" w:hAnsi="Open Sans" w:cs="Open Sans"/>
            <w:b/>
            <w:bCs/>
            <w:color w:val="0000FF"/>
            <w:spacing w:val="5"/>
            <w:position w:val="-1"/>
          </w:rPr>
          <w:delText>n</w:delText>
        </w:r>
        <w:r w:rsidDel="004F01F1">
          <w:rPr>
            <w:rFonts w:ascii="Open Sans" w:eastAsia="Open Sans" w:hAnsi="Open Sans" w:cs="Open Sans"/>
            <w:color w:val="000000"/>
            <w:position w:val="-1"/>
          </w:rPr>
          <w:delText>.</w:delText>
        </w:r>
      </w:del>
    </w:p>
    <w:p w14:paraId="5BADA202" w14:textId="5CF5A3A1" w:rsidR="0074787C" w:rsidDel="004F01F1" w:rsidRDefault="0074787C">
      <w:pPr>
        <w:spacing w:after="0" w:line="200" w:lineRule="exact"/>
        <w:rPr>
          <w:del w:id="362" w:author="Administrator" w:date="2016-09-17T14:53:00Z"/>
          <w:sz w:val="20"/>
          <w:szCs w:val="20"/>
        </w:rPr>
      </w:pPr>
    </w:p>
    <w:p w14:paraId="2F2D1ADE" w14:textId="77777777" w:rsidR="0074787C" w:rsidRDefault="0074787C">
      <w:pPr>
        <w:spacing w:after="0" w:line="200" w:lineRule="exact"/>
        <w:rPr>
          <w:sz w:val="20"/>
          <w:szCs w:val="20"/>
        </w:rPr>
      </w:pPr>
    </w:p>
    <w:p w14:paraId="706C7EF4" w14:textId="77777777" w:rsidR="0074787C" w:rsidRDefault="0074787C">
      <w:pPr>
        <w:spacing w:before="14" w:after="0" w:line="260" w:lineRule="exact"/>
        <w:rPr>
          <w:sz w:val="26"/>
          <w:szCs w:val="26"/>
        </w:rPr>
      </w:pPr>
    </w:p>
    <w:p w14:paraId="0D4F3B59" w14:textId="77777777" w:rsidR="0074787C" w:rsidRDefault="00656446">
      <w:pPr>
        <w:spacing w:after="0" w:line="491" w:lineRule="exact"/>
        <w:ind w:left="115" w:right="-20"/>
        <w:rPr>
          <w:rFonts w:ascii="Open Sans" w:eastAsia="Open Sans" w:hAnsi="Open Sans" w:cs="Open Sans"/>
          <w:sz w:val="40"/>
          <w:szCs w:val="40"/>
        </w:rPr>
      </w:pPr>
      <w:r>
        <w:rPr>
          <w:rFonts w:ascii="Open Sans" w:eastAsia="Open Sans" w:hAnsi="Open Sans" w:cs="Open Sans"/>
          <w:b/>
          <w:bCs/>
          <w:color w:val="3B6191"/>
          <w:spacing w:val="-2"/>
          <w:position w:val="2"/>
          <w:sz w:val="40"/>
          <w:szCs w:val="40"/>
        </w:rPr>
        <w:t>U</w:t>
      </w:r>
      <w:r>
        <w:rPr>
          <w:rFonts w:ascii="Open Sans" w:eastAsia="Open Sans" w:hAnsi="Open Sans" w:cs="Open Sans"/>
          <w:b/>
          <w:bCs/>
          <w:color w:val="3B6191"/>
          <w:spacing w:val="-4"/>
          <w:position w:val="2"/>
          <w:sz w:val="40"/>
          <w:szCs w:val="40"/>
        </w:rPr>
        <w:t>s</w:t>
      </w:r>
      <w:r>
        <w:rPr>
          <w:rFonts w:ascii="Open Sans" w:eastAsia="Open Sans" w:hAnsi="Open Sans" w:cs="Open Sans"/>
          <w:b/>
          <w:bCs/>
          <w:color w:val="3B6191"/>
          <w:spacing w:val="-2"/>
          <w:position w:val="2"/>
          <w:sz w:val="40"/>
          <w:szCs w:val="40"/>
        </w:rPr>
        <w:t>i</w:t>
      </w:r>
      <w:r>
        <w:rPr>
          <w:rFonts w:ascii="Open Sans" w:eastAsia="Open Sans" w:hAnsi="Open Sans" w:cs="Open Sans"/>
          <w:b/>
          <w:bCs/>
          <w:color w:val="3B6191"/>
          <w:spacing w:val="7"/>
          <w:position w:val="2"/>
          <w:sz w:val="40"/>
          <w:szCs w:val="40"/>
        </w:rPr>
        <w:t>n</w:t>
      </w:r>
      <w:r>
        <w:rPr>
          <w:rFonts w:ascii="Open Sans" w:eastAsia="Open Sans" w:hAnsi="Open Sans" w:cs="Open Sans"/>
          <w:b/>
          <w:bCs/>
          <w:color w:val="3B6191"/>
          <w:position w:val="2"/>
          <w:sz w:val="40"/>
          <w:szCs w:val="40"/>
        </w:rPr>
        <w:t>g</w:t>
      </w:r>
      <w:r>
        <w:rPr>
          <w:rFonts w:ascii="Open Sans" w:eastAsia="Open Sans" w:hAnsi="Open Sans" w:cs="Open Sans"/>
          <w:b/>
          <w:bCs/>
          <w:color w:val="3B6191"/>
          <w:spacing w:val="10"/>
          <w:position w:val="2"/>
          <w:sz w:val="40"/>
          <w:szCs w:val="40"/>
        </w:rPr>
        <w:t xml:space="preserve"> </w:t>
      </w:r>
      <w:r>
        <w:rPr>
          <w:rFonts w:ascii="Open Sans" w:eastAsia="Open Sans" w:hAnsi="Open Sans" w:cs="Open Sans"/>
          <w:b/>
          <w:bCs/>
          <w:color w:val="3B6191"/>
          <w:position w:val="2"/>
          <w:sz w:val="40"/>
          <w:szCs w:val="40"/>
        </w:rPr>
        <w:t>a</w:t>
      </w:r>
      <w:r>
        <w:rPr>
          <w:rFonts w:ascii="Open Sans" w:eastAsia="Open Sans" w:hAnsi="Open Sans" w:cs="Open Sans"/>
          <w:b/>
          <w:bCs/>
          <w:color w:val="3B6191"/>
          <w:spacing w:val="14"/>
          <w:position w:val="2"/>
          <w:sz w:val="40"/>
          <w:szCs w:val="40"/>
        </w:rPr>
        <w:t xml:space="preserve"> </w:t>
      </w:r>
      <w:r>
        <w:rPr>
          <w:rFonts w:ascii="Open Sans" w:eastAsia="Open Sans" w:hAnsi="Open Sans" w:cs="Open Sans"/>
          <w:b/>
          <w:bCs/>
          <w:color w:val="3B6191"/>
          <w:spacing w:val="-5"/>
          <w:position w:val="2"/>
          <w:sz w:val="40"/>
          <w:szCs w:val="40"/>
        </w:rPr>
        <w:t>V</w:t>
      </w:r>
      <w:r>
        <w:rPr>
          <w:rFonts w:ascii="Open Sans" w:eastAsia="Open Sans" w:hAnsi="Open Sans" w:cs="Open Sans"/>
          <w:b/>
          <w:bCs/>
          <w:color w:val="3B6191"/>
          <w:spacing w:val="4"/>
          <w:position w:val="2"/>
          <w:sz w:val="40"/>
          <w:szCs w:val="40"/>
        </w:rPr>
        <w:t>e</w:t>
      </w:r>
      <w:r>
        <w:rPr>
          <w:rFonts w:ascii="Open Sans" w:eastAsia="Open Sans" w:hAnsi="Open Sans" w:cs="Open Sans"/>
          <w:b/>
          <w:bCs/>
          <w:color w:val="3B6191"/>
          <w:spacing w:val="7"/>
          <w:position w:val="2"/>
          <w:sz w:val="40"/>
          <w:szCs w:val="40"/>
        </w:rPr>
        <w:t>h</w:t>
      </w:r>
      <w:r>
        <w:rPr>
          <w:rFonts w:ascii="Open Sans" w:eastAsia="Open Sans" w:hAnsi="Open Sans" w:cs="Open Sans"/>
          <w:b/>
          <w:bCs/>
          <w:color w:val="3B6191"/>
          <w:spacing w:val="-2"/>
          <w:position w:val="2"/>
          <w:sz w:val="40"/>
          <w:szCs w:val="40"/>
        </w:rPr>
        <w:t>i</w:t>
      </w:r>
      <w:r>
        <w:rPr>
          <w:rFonts w:ascii="Open Sans" w:eastAsia="Open Sans" w:hAnsi="Open Sans" w:cs="Open Sans"/>
          <w:b/>
          <w:bCs/>
          <w:color w:val="3B6191"/>
          <w:spacing w:val="4"/>
          <w:position w:val="2"/>
          <w:sz w:val="40"/>
          <w:szCs w:val="40"/>
        </w:rPr>
        <w:t>c</w:t>
      </w:r>
      <w:r>
        <w:rPr>
          <w:rFonts w:ascii="Open Sans" w:eastAsia="Open Sans" w:hAnsi="Open Sans" w:cs="Open Sans"/>
          <w:b/>
          <w:bCs/>
          <w:color w:val="3B6191"/>
          <w:spacing w:val="-2"/>
          <w:position w:val="2"/>
          <w:sz w:val="40"/>
          <w:szCs w:val="40"/>
        </w:rPr>
        <w:t>l</w:t>
      </w:r>
      <w:r>
        <w:rPr>
          <w:rFonts w:ascii="Open Sans" w:eastAsia="Open Sans" w:hAnsi="Open Sans" w:cs="Open Sans"/>
          <w:b/>
          <w:bCs/>
          <w:color w:val="3B6191"/>
          <w:spacing w:val="4"/>
          <w:position w:val="2"/>
          <w:sz w:val="40"/>
          <w:szCs w:val="40"/>
        </w:rPr>
        <w:t>e</w:t>
      </w:r>
      <w:r>
        <w:rPr>
          <w:rFonts w:ascii="Open Sans" w:eastAsia="Open Sans" w:hAnsi="Open Sans" w:cs="Open Sans"/>
          <w:b/>
          <w:bCs/>
          <w:color w:val="3B6191"/>
          <w:spacing w:val="-4"/>
          <w:position w:val="2"/>
          <w:sz w:val="40"/>
          <w:szCs w:val="40"/>
        </w:rPr>
        <w:t>s</w:t>
      </w:r>
      <w:r>
        <w:rPr>
          <w:rFonts w:ascii="Open Sans" w:eastAsia="Open Sans" w:hAnsi="Open Sans" w:cs="Open Sans"/>
          <w:b/>
          <w:bCs/>
          <w:color w:val="3B6191"/>
          <w:spacing w:val="6"/>
          <w:position w:val="2"/>
          <w:sz w:val="40"/>
          <w:szCs w:val="40"/>
        </w:rPr>
        <w:t>-</w:t>
      </w:r>
      <w:r>
        <w:rPr>
          <w:rFonts w:ascii="Open Sans" w:eastAsia="Open Sans" w:hAnsi="Open Sans" w:cs="Open Sans"/>
          <w:b/>
          <w:bCs/>
          <w:color w:val="3B6191"/>
          <w:spacing w:val="7"/>
          <w:position w:val="2"/>
          <w:sz w:val="40"/>
          <w:szCs w:val="40"/>
        </w:rPr>
        <w:t>on</w:t>
      </w:r>
      <w:r>
        <w:rPr>
          <w:rFonts w:ascii="Open Sans" w:eastAsia="Open Sans" w:hAnsi="Open Sans" w:cs="Open Sans"/>
          <w:b/>
          <w:bCs/>
          <w:color w:val="3B6191"/>
          <w:spacing w:val="-2"/>
          <w:position w:val="2"/>
          <w:sz w:val="40"/>
          <w:szCs w:val="40"/>
        </w:rPr>
        <w:t>l</w:t>
      </w:r>
      <w:r>
        <w:rPr>
          <w:rFonts w:ascii="Open Sans" w:eastAsia="Open Sans" w:hAnsi="Open Sans" w:cs="Open Sans"/>
          <w:b/>
          <w:bCs/>
          <w:color w:val="3B6191"/>
          <w:position w:val="2"/>
          <w:sz w:val="40"/>
          <w:szCs w:val="40"/>
        </w:rPr>
        <w:t>y</w:t>
      </w:r>
      <w:r>
        <w:rPr>
          <w:rFonts w:ascii="Open Sans" w:eastAsia="Open Sans" w:hAnsi="Open Sans" w:cs="Open Sans"/>
          <w:b/>
          <w:bCs/>
          <w:color w:val="3B6191"/>
          <w:spacing w:val="3"/>
          <w:position w:val="2"/>
          <w:sz w:val="40"/>
          <w:szCs w:val="40"/>
        </w:rPr>
        <w:t xml:space="preserve"> </w:t>
      </w:r>
      <w:r>
        <w:rPr>
          <w:rFonts w:ascii="Open Sans" w:eastAsia="Open Sans" w:hAnsi="Open Sans" w:cs="Open Sans"/>
          <w:b/>
          <w:bCs/>
          <w:color w:val="3B6191"/>
          <w:spacing w:val="5"/>
          <w:position w:val="2"/>
          <w:sz w:val="40"/>
          <w:szCs w:val="40"/>
        </w:rPr>
        <w:t>S</w:t>
      </w:r>
      <w:r>
        <w:rPr>
          <w:rFonts w:ascii="Open Sans" w:eastAsia="Open Sans" w:hAnsi="Open Sans" w:cs="Open Sans"/>
          <w:b/>
          <w:bCs/>
          <w:color w:val="3B6191"/>
          <w:spacing w:val="4"/>
          <w:position w:val="2"/>
          <w:sz w:val="40"/>
          <w:szCs w:val="40"/>
        </w:rPr>
        <w:t>c</w:t>
      </w:r>
      <w:r>
        <w:rPr>
          <w:rFonts w:ascii="Open Sans" w:eastAsia="Open Sans" w:hAnsi="Open Sans" w:cs="Open Sans"/>
          <w:b/>
          <w:bCs/>
          <w:color w:val="3B6191"/>
          <w:spacing w:val="7"/>
          <w:position w:val="2"/>
          <w:sz w:val="40"/>
          <w:szCs w:val="40"/>
        </w:rPr>
        <w:t>h</w:t>
      </w:r>
      <w:r>
        <w:rPr>
          <w:rFonts w:ascii="Open Sans" w:eastAsia="Open Sans" w:hAnsi="Open Sans" w:cs="Open Sans"/>
          <w:b/>
          <w:bCs/>
          <w:color w:val="3B6191"/>
          <w:spacing w:val="4"/>
          <w:position w:val="2"/>
          <w:sz w:val="40"/>
          <w:szCs w:val="40"/>
        </w:rPr>
        <w:t>e</w:t>
      </w:r>
      <w:r>
        <w:rPr>
          <w:rFonts w:ascii="Open Sans" w:eastAsia="Open Sans" w:hAnsi="Open Sans" w:cs="Open Sans"/>
          <w:b/>
          <w:bCs/>
          <w:color w:val="3B6191"/>
          <w:spacing w:val="2"/>
          <w:position w:val="2"/>
          <w:sz w:val="40"/>
          <w:szCs w:val="40"/>
        </w:rPr>
        <w:t>d</w:t>
      </w:r>
      <w:r>
        <w:rPr>
          <w:rFonts w:ascii="Open Sans" w:eastAsia="Open Sans" w:hAnsi="Open Sans" w:cs="Open Sans"/>
          <w:b/>
          <w:bCs/>
          <w:color w:val="3B6191"/>
          <w:spacing w:val="7"/>
          <w:position w:val="2"/>
          <w:sz w:val="40"/>
          <w:szCs w:val="40"/>
        </w:rPr>
        <w:t>u</w:t>
      </w:r>
      <w:r>
        <w:rPr>
          <w:rFonts w:ascii="Open Sans" w:eastAsia="Open Sans" w:hAnsi="Open Sans" w:cs="Open Sans"/>
          <w:b/>
          <w:bCs/>
          <w:color w:val="3B6191"/>
          <w:spacing w:val="-2"/>
          <w:position w:val="2"/>
          <w:sz w:val="40"/>
          <w:szCs w:val="40"/>
        </w:rPr>
        <w:t>l</w:t>
      </w:r>
      <w:r>
        <w:rPr>
          <w:rFonts w:ascii="Open Sans" w:eastAsia="Open Sans" w:hAnsi="Open Sans" w:cs="Open Sans"/>
          <w:b/>
          <w:bCs/>
          <w:color w:val="3B6191"/>
          <w:position w:val="2"/>
          <w:sz w:val="40"/>
          <w:szCs w:val="40"/>
        </w:rPr>
        <w:t>e</w:t>
      </w:r>
    </w:p>
    <w:p w14:paraId="33A47D9B" w14:textId="77777777" w:rsidR="0074787C" w:rsidRDefault="0074787C">
      <w:pPr>
        <w:spacing w:before="3" w:after="0" w:line="180" w:lineRule="exact"/>
        <w:rPr>
          <w:sz w:val="18"/>
          <w:szCs w:val="18"/>
        </w:rPr>
      </w:pPr>
    </w:p>
    <w:p w14:paraId="48736698"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3"/>
          <w:sz w:val="36"/>
          <w:szCs w:val="36"/>
        </w:rPr>
        <w:t>W</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t</w:t>
      </w:r>
      <w:r>
        <w:rPr>
          <w:rFonts w:ascii="Open Sans" w:eastAsia="Open Sans" w:hAnsi="Open Sans" w:cs="Open Sans"/>
          <w:b/>
          <w:bCs/>
          <w:color w:val="4E80BD"/>
          <w:spacing w:val="2"/>
          <w:sz w:val="36"/>
          <w:szCs w:val="36"/>
        </w:rPr>
        <w:t xml:space="preserve"> </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n</w:t>
      </w:r>
      <w:r>
        <w:rPr>
          <w:rFonts w:ascii="Open Sans" w:eastAsia="Open Sans" w:hAnsi="Open Sans" w:cs="Open Sans"/>
          <w:b/>
          <w:bCs/>
          <w:color w:val="4E80BD"/>
          <w:spacing w:val="15"/>
          <w:sz w:val="36"/>
          <w:szCs w:val="36"/>
        </w:rPr>
        <w:t xml:space="preserve"> </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d</w:t>
      </w:r>
      <w:r>
        <w:rPr>
          <w:rFonts w:ascii="Open Sans" w:eastAsia="Open Sans" w:hAnsi="Open Sans" w:cs="Open Sans"/>
          <w:b/>
          <w:bCs/>
          <w:color w:val="4E80BD"/>
          <w:spacing w:val="7"/>
          <w:sz w:val="36"/>
          <w:szCs w:val="36"/>
        </w:rPr>
        <w:t xml:space="preserve"> </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nn</w:t>
      </w:r>
      <w:r>
        <w:rPr>
          <w:rFonts w:ascii="Open Sans" w:eastAsia="Open Sans" w:hAnsi="Open Sans" w:cs="Open Sans"/>
          <w:b/>
          <w:bCs/>
          <w:color w:val="4E80BD"/>
          <w:spacing w:val="2"/>
          <w:sz w:val="36"/>
          <w:szCs w:val="36"/>
        </w:rPr>
        <w:t>o</w:t>
      </w:r>
      <w:r>
        <w:rPr>
          <w:rFonts w:ascii="Open Sans" w:eastAsia="Open Sans" w:hAnsi="Open Sans" w:cs="Open Sans"/>
          <w:b/>
          <w:bCs/>
          <w:color w:val="4E80BD"/>
          <w:sz w:val="36"/>
          <w:szCs w:val="36"/>
        </w:rPr>
        <w:t>t</w:t>
      </w:r>
      <w:r>
        <w:rPr>
          <w:rFonts w:ascii="Open Sans" w:eastAsia="Open Sans" w:hAnsi="Open Sans" w:cs="Open Sans"/>
          <w:b/>
          <w:bCs/>
          <w:color w:val="4E80BD"/>
          <w:spacing w:val="5"/>
          <w:sz w:val="36"/>
          <w:szCs w:val="36"/>
        </w:rPr>
        <w:t xml:space="preserve"> </w:t>
      </w:r>
      <w:r>
        <w:rPr>
          <w:rFonts w:ascii="Open Sans" w:eastAsia="Open Sans" w:hAnsi="Open Sans" w:cs="Open Sans"/>
          <w:b/>
          <w:bCs/>
          <w:color w:val="4E80BD"/>
          <w:spacing w:val="-3"/>
          <w:sz w:val="36"/>
          <w:szCs w:val="36"/>
        </w:rPr>
        <w:t>b</w:t>
      </w:r>
      <w:r>
        <w:rPr>
          <w:rFonts w:ascii="Open Sans" w:eastAsia="Open Sans" w:hAnsi="Open Sans" w:cs="Open Sans"/>
          <w:b/>
          <w:bCs/>
          <w:color w:val="4E80BD"/>
          <w:sz w:val="36"/>
          <w:szCs w:val="36"/>
        </w:rPr>
        <w:t>e</w:t>
      </w:r>
      <w:r>
        <w:rPr>
          <w:rFonts w:ascii="Open Sans" w:eastAsia="Open Sans" w:hAnsi="Open Sans" w:cs="Open Sans"/>
          <w:b/>
          <w:bCs/>
          <w:color w:val="4E80BD"/>
          <w:spacing w:val="5"/>
          <w:sz w:val="36"/>
          <w:szCs w:val="36"/>
        </w:rPr>
        <w:t xml:space="preserve"> </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d</w:t>
      </w:r>
    </w:p>
    <w:p w14:paraId="0E33B368" w14:textId="77777777" w:rsidR="0074787C" w:rsidRDefault="002D0355">
      <w:pPr>
        <w:spacing w:before="84" w:after="0" w:line="240" w:lineRule="auto"/>
        <w:ind w:left="415" w:right="-20"/>
        <w:rPr>
          <w:rFonts w:ascii="Open Sans" w:eastAsia="Open Sans" w:hAnsi="Open Sans" w:cs="Open Sans"/>
        </w:rPr>
      </w:pPr>
      <w:r>
        <w:pict w14:anchorId="31190AFF">
          <v:shape id="_x0000_s1052" type="#_x0000_t75" style="position:absolute;left:0;text-align:left;margin-left:72.75pt;margin-top:10.05pt;width:4.5pt;height:4.5pt;z-index:-1268;mso-position-horizontal-relative:page">
            <v:imagedata r:id="rId14" o:title=""/>
            <w10:wrap anchorx="page"/>
          </v:shape>
        </w:pict>
      </w:r>
      <w:r w:rsidR="00656446">
        <w:rPr>
          <w:rFonts w:ascii="Open Sans" w:eastAsia="Open Sans" w:hAnsi="Open Sans" w:cs="Open Sans"/>
          <w:spacing w:val="-2"/>
        </w:rPr>
        <w:t>T</w:t>
      </w:r>
      <w:r w:rsidR="00656446">
        <w:rPr>
          <w:rFonts w:ascii="Open Sans" w:eastAsia="Open Sans" w:hAnsi="Open Sans" w:cs="Open Sans"/>
        </w:rPr>
        <w:t>r</w:t>
      </w:r>
      <w:r w:rsidR="00656446">
        <w:rPr>
          <w:rFonts w:ascii="Open Sans" w:eastAsia="Open Sans" w:hAnsi="Open Sans" w:cs="Open Sans"/>
          <w:spacing w:val="5"/>
        </w:rPr>
        <w:t>i</w:t>
      </w:r>
      <w:r w:rsidR="00656446">
        <w:rPr>
          <w:rFonts w:ascii="Open Sans" w:eastAsia="Open Sans" w:hAnsi="Open Sans" w:cs="Open Sans"/>
        </w:rPr>
        <w:t>ps</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a</w:t>
      </w:r>
      <w:r w:rsidR="00656446">
        <w:rPr>
          <w:rFonts w:ascii="Open Sans" w:eastAsia="Open Sans" w:hAnsi="Open Sans" w:cs="Open Sans"/>
        </w:rPr>
        <w:t>n</w:t>
      </w:r>
      <w:r w:rsidR="00656446">
        <w:rPr>
          <w:rFonts w:ascii="Open Sans" w:eastAsia="Open Sans" w:hAnsi="Open Sans" w:cs="Open Sans"/>
          <w:spacing w:val="2"/>
        </w:rPr>
        <w:t xml:space="preserve"> </w:t>
      </w:r>
      <w:r w:rsidR="00656446">
        <w:rPr>
          <w:rFonts w:ascii="Open Sans" w:eastAsia="Open Sans" w:hAnsi="Open Sans" w:cs="Open Sans"/>
        </w:rPr>
        <w:t>h</w:t>
      </w:r>
      <w:r w:rsidR="00656446">
        <w:rPr>
          <w:rFonts w:ascii="Open Sans" w:eastAsia="Open Sans" w:hAnsi="Open Sans" w:cs="Open Sans"/>
          <w:spacing w:val="-2"/>
        </w:rPr>
        <w:t>a</w:t>
      </w:r>
      <w:r w:rsidR="00656446">
        <w:rPr>
          <w:rFonts w:ascii="Open Sans" w:eastAsia="Open Sans" w:hAnsi="Open Sans" w:cs="Open Sans"/>
          <w:spacing w:val="-5"/>
        </w:rPr>
        <w:t>v</w:t>
      </w:r>
      <w:r w:rsidR="00656446">
        <w:rPr>
          <w:rFonts w:ascii="Open Sans" w:eastAsia="Open Sans" w:hAnsi="Open Sans" w:cs="Open Sans"/>
        </w:rPr>
        <w:t>e</w:t>
      </w:r>
      <w:r w:rsidR="00656446">
        <w:rPr>
          <w:rFonts w:ascii="Open Sans" w:eastAsia="Open Sans" w:hAnsi="Open Sans" w:cs="Open Sans"/>
          <w:spacing w:val="-3"/>
        </w:rPr>
        <w:t xml:space="preserve"> t</w:t>
      </w:r>
      <w:r w:rsidR="00656446">
        <w:rPr>
          <w:rFonts w:ascii="Open Sans" w:eastAsia="Open Sans" w:hAnsi="Open Sans" w:cs="Open Sans"/>
        </w:rPr>
        <w:t>h</w:t>
      </w:r>
      <w:r w:rsidR="00656446">
        <w:rPr>
          <w:rFonts w:ascii="Open Sans" w:eastAsia="Open Sans" w:hAnsi="Open Sans" w:cs="Open Sans"/>
          <w:spacing w:val="-3"/>
        </w:rPr>
        <w:t>e</w:t>
      </w:r>
      <w:r w:rsidR="00656446">
        <w:rPr>
          <w:rFonts w:ascii="Open Sans" w:eastAsia="Open Sans" w:hAnsi="Open Sans" w:cs="Open Sans"/>
          <w:spacing w:val="5"/>
        </w:rPr>
        <w:t>i</w:t>
      </w:r>
      <w:r w:rsidR="00656446">
        <w:rPr>
          <w:rFonts w:ascii="Open Sans" w:eastAsia="Open Sans" w:hAnsi="Open Sans" w:cs="Open Sans"/>
        </w:rPr>
        <w:t>r</w:t>
      </w:r>
      <w:r w:rsidR="00656446">
        <w:rPr>
          <w:rFonts w:ascii="Open Sans" w:eastAsia="Open Sans" w:hAnsi="Open Sans" w:cs="Open Sans"/>
          <w:spacing w:val="1"/>
        </w:rPr>
        <w:t xml:space="preserve"> </w:t>
      </w:r>
      <w:r w:rsidR="00656446">
        <w:rPr>
          <w:rFonts w:ascii="Open Sans" w:eastAsia="Open Sans" w:hAnsi="Open Sans" w:cs="Open Sans"/>
        </w:rPr>
        <w:t>s</w:t>
      </w:r>
      <w:r w:rsidR="00656446">
        <w:rPr>
          <w:rFonts w:ascii="Open Sans" w:eastAsia="Open Sans" w:hAnsi="Open Sans" w:cs="Open Sans"/>
          <w:spacing w:val="-3"/>
        </w:rPr>
        <w:t>t</w:t>
      </w:r>
      <w:r w:rsidR="00656446">
        <w:rPr>
          <w:rFonts w:ascii="Open Sans" w:eastAsia="Open Sans" w:hAnsi="Open Sans" w:cs="Open Sans"/>
          <w:spacing w:val="-2"/>
        </w:rPr>
        <w:t>a</w:t>
      </w:r>
      <w:r w:rsidR="00656446">
        <w:rPr>
          <w:rFonts w:ascii="Open Sans" w:eastAsia="Open Sans" w:hAnsi="Open Sans" w:cs="Open Sans"/>
        </w:rPr>
        <w:t>r</w:t>
      </w:r>
      <w:r w:rsidR="00656446">
        <w:rPr>
          <w:rFonts w:ascii="Open Sans" w:eastAsia="Open Sans" w:hAnsi="Open Sans" w:cs="Open Sans"/>
          <w:spacing w:val="-3"/>
        </w:rPr>
        <w:t>t</w:t>
      </w:r>
      <w:r w:rsidR="00656446">
        <w:rPr>
          <w:rFonts w:ascii="Open Sans" w:eastAsia="Open Sans" w:hAnsi="Open Sans" w:cs="Open Sans"/>
          <w:spacing w:val="-6"/>
        </w:rPr>
        <w:t>/</w:t>
      </w:r>
      <w:r w:rsidR="00656446">
        <w:rPr>
          <w:rFonts w:ascii="Open Sans" w:eastAsia="Open Sans" w:hAnsi="Open Sans" w:cs="Open Sans"/>
          <w:spacing w:val="-3"/>
        </w:rPr>
        <w:t>e</w:t>
      </w:r>
      <w:r w:rsidR="00656446">
        <w:rPr>
          <w:rFonts w:ascii="Open Sans" w:eastAsia="Open Sans" w:hAnsi="Open Sans" w:cs="Open Sans"/>
        </w:rPr>
        <w:t xml:space="preserve">nd </w:t>
      </w:r>
      <w:r w:rsidR="00656446">
        <w:rPr>
          <w:rFonts w:ascii="Open Sans" w:eastAsia="Open Sans" w:hAnsi="Open Sans" w:cs="Open Sans"/>
          <w:spacing w:val="-3"/>
        </w:rPr>
        <w:t>t</w:t>
      </w:r>
      <w:r w:rsidR="00656446">
        <w:rPr>
          <w:rFonts w:ascii="Open Sans" w:eastAsia="Open Sans" w:hAnsi="Open Sans" w:cs="Open Sans"/>
          <w:spacing w:val="5"/>
        </w:rPr>
        <w:t>im</w:t>
      </w:r>
      <w:r w:rsidR="00656446">
        <w:rPr>
          <w:rFonts w:ascii="Open Sans" w:eastAsia="Open Sans" w:hAnsi="Open Sans" w:cs="Open Sans"/>
          <w:spacing w:val="-3"/>
        </w:rPr>
        <w:t>e</w:t>
      </w:r>
      <w:r w:rsidR="00656446">
        <w:rPr>
          <w:rFonts w:ascii="Open Sans" w:eastAsia="Open Sans" w:hAnsi="Open Sans" w:cs="Open Sans"/>
        </w:rPr>
        <w:t>s</w:t>
      </w:r>
      <w:r w:rsidR="00656446">
        <w:rPr>
          <w:rFonts w:ascii="Open Sans" w:eastAsia="Open Sans" w:hAnsi="Open Sans" w:cs="Open Sans"/>
          <w:spacing w:val="2"/>
        </w:rPr>
        <w:t xml:space="preserve"> </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3"/>
        </w:rPr>
        <w:t>te</w:t>
      </w:r>
      <w:r w:rsidR="00656446">
        <w:rPr>
          <w:rFonts w:ascii="Open Sans" w:eastAsia="Open Sans" w:hAnsi="Open Sans" w:cs="Open Sans"/>
        </w:rPr>
        <w:t xml:space="preserve">d </w:t>
      </w:r>
      <w:r w:rsidR="00656446">
        <w:rPr>
          <w:rFonts w:ascii="Open Sans" w:eastAsia="Open Sans" w:hAnsi="Open Sans" w:cs="Open Sans"/>
          <w:spacing w:val="2"/>
        </w:rPr>
        <w:t>o</w:t>
      </w:r>
      <w:r w:rsidR="00656446">
        <w:rPr>
          <w:rFonts w:ascii="Open Sans" w:eastAsia="Open Sans" w:hAnsi="Open Sans" w:cs="Open Sans"/>
        </w:rPr>
        <w:t>r</w:t>
      </w:r>
      <w:r w:rsidR="00656446">
        <w:rPr>
          <w:rFonts w:ascii="Open Sans" w:eastAsia="Open Sans" w:hAnsi="Open Sans" w:cs="Open Sans"/>
          <w:spacing w:val="3"/>
        </w:rPr>
        <w:t xml:space="preserve"> </w:t>
      </w:r>
      <w:r w:rsidR="00656446">
        <w:rPr>
          <w:rFonts w:ascii="Open Sans" w:eastAsia="Open Sans" w:hAnsi="Open Sans" w:cs="Open Sans"/>
        </w:rPr>
        <w:t>be</w:t>
      </w:r>
      <w:r w:rsidR="00656446">
        <w:rPr>
          <w:rFonts w:ascii="Open Sans" w:eastAsia="Open Sans" w:hAnsi="Open Sans" w:cs="Open Sans"/>
          <w:spacing w:val="-2"/>
        </w:rPr>
        <w:t xml:space="preserve"> </w:t>
      </w:r>
      <w:r w:rsidR="00656446">
        <w:rPr>
          <w:rFonts w:ascii="Open Sans" w:eastAsia="Open Sans" w:hAnsi="Open Sans" w:cs="Open Sans"/>
        </w:rPr>
        <w:t>r</w:t>
      </w:r>
      <w:r w:rsidR="00656446">
        <w:rPr>
          <w:rFonts w:ascii="Open Sans" w:eastAsia="Open Sans" w:hAnsi="Open Sans" w:cs="Open Sans"/>
          <w:spacing w:val="-3"/>
        </w:rPr>
        <w:t>e</w:t>
      </w:r>
      <w:r w:rsidR="00656446">
        <w:rPr>
          <w:rFonts w:ascii="Open Sans" w:eastAsia="Open Sans" w:hAnsi="Open Sans" w:cs="Open Sans"/>
          <w:spacing w:val="5"/>
        </w:rPr>
        <w:t>m</w:t>
      </w:r>
      <w:r w:rsidR="00656446">
        <w:rPr>
          <w:rFonts w:ascii="Open Sans" w:eastAsia="Open Sans" w:hAnsi="Open Sans" w:cs="Open Sans"/>
          <w:spacing w:val="2"/>
        </w:rPr>
        <w:t>o</w:t>
      </w:r>
      <w:r w:rsidR="00656446">
        <w:rPr>
          <w:rFonts w:ascii="Open Sans" w:eastAsia="Open Sans" w:hAnsi="Open Sans" w:cs="Open Sans"/>
          <w:spacing w:val="-5"/>
        </w:rPr>
        <w:t>v</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o</w:t>
      </w:r>
      <w:r w:rsidR="00656446">
        <w:rPr>
          <w:rFonts w:ascii="Open Sans" w:eastAsia="Open Sans" w:hAnsi="Open Sans" w:cs="Open Sans"/>
          <w:spacing w:val="5"/>
        </w:rPr>
        <w:t>m</w:t>
      </w:r>
      <w:r w:rsidR="00656446">
        <w:rPr>
          <w:rFonts w:ascii="Open Sans" w:eastAsia="Open Sans" w:hAnsi="Open Sans" w:cs="Open Sans"/>
        </w:rPr>
        <w:t>p</w:t>
      </w:r>
      <w:r w:rsidR="00656446">
        <w:rPr>
          <w:rFonts w:ascii="Open Sans" w:eastAsia="Open Sans" w:hAnsi="Open Sans" w:cs="Open Sans"/>
          <w:spacing w:val="5"/>
        </w:rPr>
        <w:t>l</w:t>
      </w:r>
      <w:r w:rsidR="00656446">
        <w:rPr>
          <w:rFonts w:ascii="Open Sans" w:eastAsia="Open Sans" w:hAnsi="Open Sans" w:cs="Open Sans"/>
          <w:spacing w:val="-3"/>
        </w:rPr>
        <w:t>ete</w:t>
      </w:r>
      <w:r w:rsidR="00656446">
        <w:rPr>
          <w:rFonts w:ascii="Open Sans" w:eastAsia="Open Sans" w:hAnsi="Open Sans" w:cs="Open Sans"/>
          <w:spacing w:val="5"/>
        </w:rPr>
        <w:t>l</w:t>
      </w:r>
      <w:r w:rsidR="00656446">
        <w:rPr>
          <w:rFonts w:ascii="Open Sans" w:eastAsia="Open Sans" w:hAnsi="Open Sans" w:cs="Open Sans"/>
        </w:rPr>
        <w:t>y</w:t>
      </w:r>
    </w:p>
    <w:p w14:paraId="70765C9E" w14:textId="103494A8" w:rsidR="0074787C" w:rsidDel="004F0D30" w:rsidRDefault="002D0355">
      <w:pPr>
        <w:spacing w:before="75" w:after="0" w:line="240" w:lineRule="auto"/>
        <w:ind w:left="415" w:right="135"/>
        <w:rPr>
          <w:del w:id="363" w:author="Tal" w:date="2016-09-19T09:22:00Z"/>
          <w:rFonts w:ascii="Open Sans" w:eastAsia="Open Sans" w:hAnsi="Open Sans" w:cs="Open Sans"/>
        </w:rPr>
      </w:pPr>
      <w:del w:id="364" w:author="Tal" w:date="2016-09-19T09:22:00Z">
        <w:r w:rsidDel="004F0D30">
          <w:pict w14:anchorId="28C79A47">
            <v:shape id="_x0000_s1051" type="#_x0000_t75" style="position:absolute;left:0;text-align:left;margin-left:72.75pt;margin-top:9.6pt;width:4.5pt;height:4.5pt;z-index:-1267;mso-position-horizontal-relative:page">
              <v:imagedata r:id="rId14" o:title=""/>
              <w10:wrap anchorx="page"/>
            </v:shape>
          </w:pict>
        </w:r>
        <w:r w:rsidR="00656446" w:rsidDel="004F0D30">
          <w:rPr>
            <w:rFonts w:ascii="Open Sans" w:eastAsia="Open Sans" w:hAnsi="Open Sans" w:cs="Open Sans"/>
            <w:spacing w:val="3"/>
          </w:rPr>
          <w:delText>P</w:delText>
        </w:r>
        <w:r w:rsidR="00656446" w:rsidDel="004F0D30">
          <w:rPr>
            <w:rFonts w:ascii="Open Sans" w:eastAsia="Open Sans" w:hAnsi="Open Sans" w:cs="Open Sans"/>
          </w:rPr>
          <w:delText>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spacing w:val="2"/>
          </w:rPr>
          <w:delText>o</w:delText>
        </w:r>
        <w:r w:rsidR="00656446" w:rsidDel="004F0D30">
          <w:rPr>
            <w:rFonts w:ascii="Open Sans" w:eastAsia="Open Sans" w:hAnsi="Open Sans" w:cs="Open Sans"/>
          </w:rPr>
          <w:delText>u</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s</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c</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n</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v</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3"/>
          </w:rPr>
          <w:delText>P</w:delText>
        </w:r>
        <w:r w:rsidR="00656446" w:rsidDel="004F0D30">
          <w:rPr>
            <w:rFonts w:ascii="Open Sans" w:eastAsia="Open Sans" w:hAnsi="Open Sans" w:cs="Open Sans"/>
          </w:rPr>
          <w:delText>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5"/>
          </w:rPr>
          <w:delText xml:space="preserve"> i</w:delText>
        </w:r>
        <w:r w:rsidR="00656446" w:rsidDel="004F0D30">
          <w:rPr>
            <w:rFonts w:ascii="Open Sans" w:eastAsia="Open Sans" w:hAnsi="Open Sans" w:cs="Open Sans"/>
          </w:rPr>
          <w:delText>ns</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 xml:space="preserve">t </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he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 xml:space="preserve">nd </w:delText>
        </w:r>
        <w:r w:rsidR="00656446" w:rsidDel="004F0D30">
          <w:rPr>
            <w:rFonts w:ascii="Open Sans" w:eastAsia="Open Sans" w:hAnsi="Open Sans" w:cs="Open Sans"/>
            <w:spacing w:val="2"/>
          </w:rPr>
          <w:delText>o</w:delText>
        </w:r>
        <w:r w:rsidR="00656446" w:rsidDel="004F0D30">
          <w:rPr>
            <w:rFonts w:ascii="Open Sans" w:eastAsia="Open Sans" w:hAnsi="Open Sans" w:cs="Open Sans"/>
          </w:rPr>
          <w:delText>f</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a d</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y</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c</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n</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v</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1"/>
          </w:rPr>
          <w:delText>S</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m</w:delText>
        </w:r>
        <w:r w:rsidR="00656446" w:rsidDel="004F0D30">
          <w:rPr>
            <w:rFonts w:ascii="Open Sans" w:eastAsia="Open Sans" w:hAnsi="Open Sans" w:cs="Open Sans"/>
          </w:rPr>
          <w:delText>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5"/>
          </w:rPr>
          <w:delText>mi</w:delText>
        </w:r>
        <w:r w:rsidR="00656446" w:rsidDel="004F0D30">
          <w:rPr>
            <w:rFonts w:ascii="Open Sans" w:eastAsia="Open Sans" w:hAnsi="Open Sans" w:cs="Open Sans"/>
          </w:rPr>
          <w:delText>d</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y pu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3"/>
          </w:rPr>
          <w:delText xml:space="preserve"> </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ns</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rPr>
          <w:delText>c</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n</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v</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4"/>
          </w:rPr>
          <w:delText>A</w:delText>
        </w:r>
        <w:r w:rsidR="00656446" w:rsidDel="004F0D30">
          <w:rPr>
            <w:rFonts w:ascii="Open Sans" w:eastAsia="Open Sans" w:hAnsi="Open Sans" w:cs="Open Sans"/>
            <w:spacing w:val="-3"/>
          </w:rPr>
          <w:delText>tte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rPr>
          <w:delText>p</w:delText>
        </w:r>
        <w:r w:rsidR="00656446" w:rsidDel="004F0D30">
          <w:rPr>
            <w:rFonts w:ascii="Open Sans" w:eastAsia="Open Sans" w:hAnsi="Open Sans" w:cs="Open Sans"/>
            <w:spacing w:val="-3"/>
          </w:rPr>
          <w:delText>t</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ng</w:delText>
        </w:r>
        <w:r w:rsidR="00656446" w:rsidDel="004F0D30">
          <w:rPr>
            <w:rFonts w:ascii="Open Sans" w:eastAsia="Open Sans" w:hAnsi="Open Sans" w:cs="Open Sans"/>
            <w:spacing w:val="-4"/>
          </w:rPr>
          <w:delText xml:space="preserve"> </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o</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v</w:delText>
        </w:r>
        <w:r w:rsidR="00656446" w:rsidDel="004F0D30">
          <w:rPr>
            <w:rFonts w:ascii="Open Sans" w:eastAsia="Open Sans" w:hAnsi="Open Sans" w:cs="Open Sans"/>
          </w:rPr>
          <w:delText>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 xml:space="preserve">a </w:delText>
        </w:r>
        <w:r w:rsidR="00656446" w:rsidDel="004F0D30">
          <w:rPr>
            <w:rFonts w:ascii="Open Sans" w:eastAsia="Open Sans" w:hAnsi="Open Sans" w:cs="Open Sans"/>
            <w:spacing w:val="5"/>
          </w:rPr>
          <w:delText>mi</w:delText>
        </w:r>
        <w:r w:rsidR="00656446" w:rsidDel="004F0D30">
          <w:rPr>
            <w:rFonts w:ascii="Open Sans" w:eastAsia="Open Sans" w:hAnsi="Open Sans" w:cs="Open Sans"/>
          </w:rPr>
          <w:delText>d</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y</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pu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3"/>
          </w:rPr>
          <w:delText xml:space="preserve"> </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n</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rPr>
          <w:delText>un</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a</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ch</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by</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 xml:space="preserve">a </w:delText>
        </w:r>
        <w:r w:rsidR="00656446" w:rsidDel="004F0D30">
          <w:rPr>
            <w:rFonts w:ascii="Open Sans" w:eastAsia="Open Sans" w:hAnsi="Open Sans" w:cs="Open Sans"/>
            <w:w w:val="99"/>
          </w:rPr>
          <w:delText>p</w:delText>
        </w:r>
        <w:r w:rsidR="00656446" w:rsidDel="004F0D30">
          <w:rPr>
            <w:rFonts w:ascii="Open Sans" w:eastAsia="Open Sans" w:hAnsi="Open Sans" w:cs="Open Sans"/>
          </w:rPr>
          <w:delText>r</w:delText>
        </w:r>
        <w:r w:rsidR="00656446" w:rsidDel="004F0D30">
          <w:rPr>
            <w:rFonts w:ascii="Open Sans" w:eastAsia="Open Sans" w:hAnsi="Open Sans" w:cs="Open Sans"/>
            <w:spacing w:val="5"/>
            <w:w w:val="99"/>
          </w:rPr>
          <w:delText>i</w:delText>
        </w:r>
        <w:r w:rsidR="00656446" w:rsidDel="004F0D30">
          <w:rPr>
            <w:rFonts w:ascii="Open Sans" w:eastAsia="Open Sans" w:hAnsi="Open Sans" w:cs="Open Sans"/>
            <w:spacing w:val="2"/>
          </w:rPr>
          <w:delText>o</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 xml:space="preserve"> </w:delText>
        </w:r>
        <w:r w:rsidR="00656446" w:rsidDel="004F0D30">
          <w:rPr>
            <w:rFonts w:ascii="Open Sans" w:eastAsia="Open Sans" w:hAnsi="Open Sans" w:cs="Open Sans"/>
          </w:rPr>
          <w:delText>pu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3"/>
          </w:rPr>
          <w:delText xml:space="preserve"> </w:delText>
        </w:r>
        <w:r w:rsidR="00656446" w:rsidDel="004F0D30">
          <w:rPr>
            <w:rFonts w:ascii="Open Sans" w:eastAsia="Open Sans" w:hAnsi="Open Sans" w:cs="Open Sans"/>
            <w:spacing w:val="2"/>
          </w:rPr>
          <w:delText>o</w:delText>
        </w:r>
        <w:r w:rsidR="00656446" w:rsidDel="004F0D30">
          <w:rPr>
            <w:rFonts w:ascii="Open Sans" w:eastAsia="Open Sans" w:hAnsi="Open Sans" w:cs="Open Sans"/>
          </w:rPr>
          <w:delText>u</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w:delText>
        </w:r>
        <w:r w:rsidR="00656446" w:rsidDel="004F0D30">
          <w:rPr>
            <w:rFonts w:ascii="Open Sans" w:eastAsia="Open Sans" w:hAnsi="Open Sans" w:cs="Open Sans"/>
            <w:spacing w:val="8"/>
          </w:rPr>
          <w:delText xml:space="preserve"> </w:delText>
        </w:r>
        <w:r w:rsidR="00656446" w:rsidDel="004F0D30">
          <w:rPr>
            <w:rFonts w:ascii="Open Sans" w:eastAsia="Open Sans" w:hAnsi="Open Sans" w:cs="Open Sans"/>
            <w:spacing w:val="-6"/>
          </w:rPr>
          <w:delText>w</w:delText>
        </w:r>
        <w:r w:rsidR="00656446" w:rsidDel="004F0D30">
          <w:rPr>
            <w:rFonts w:ascii="Open Sans" w:eastAsia="Open Sans" w:hAnsi="Open Sans" w:cs="Open Sans"/>
            <w:spacing w:val="5"/>
          </w:rPr>
          <w:delText>il</w:delText>
        </w:r>
        <w:r w:rsidR="00656446" w:rsidDel="004F0D30">
          <w:rPr>
            <w:rFonts w:ascii="Open Sans" w:eastAsia="Open Sans" w:hAnsi="Open Sans" w:cs="Open Sans"/>
          </w:rPr>
          <w:delText>l</w:delText>
        </w:r>
        <w:r w:rsidR="00656446" w:rsidDel="004F0D30">
          <w:rPr>
            <w:rFonts w:ascii="Open Sans" w:eastAsia="Open Sans" w:hAnsi="Open Sans" w:cs="Open Sans"/>
            <w:spacing w:val="4"/>
          </w:rPr>
          <w:delText xml:space="preserve"> </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 xml:space="preserve">urn </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t</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n</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o</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a d</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dh</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d.</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spacing w:val="-6"/>
          </w:rPr>
          <w:delText>O</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h</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 xml:space="preserve">r </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nd</w:delText>
        </w:r>
        <w:r w:rsidR="00656446" w:rsidDel="004F0D30">
          <w:rPr>
            <w:rFonts w:ascii="Open Sans" w:eastAsia="Open Sans" w:hAnsi="Open Sans" w:cs="Open Sans"/>
            <w:spacing w:val="4"/>
          </w:rPr>
          <w:delText>-</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y</w:delText>
        </w:r>
        <w:r w:rsidR="00656446" w:rsidDel="004F0D30">
          <w:rPr>
            <w:rFonts w:ascii="Open Sans" w:eastAsia="Open Sans" w:hAnsi="Open Sans" w:cs="Open Sans"/>
            <w:spacing w:val="-9"/>
          </w:rPr>
          <w:delText xml:space="preserve"> </w:delText>
        </w:r>
        <w:r w:rsidR="00656446" w:rsidDel="004F0D30">
          <w:rPr>
            <w:rFonts w:ascii="Open Sans" w:eastAsia="Open Sans" w:hAnsi="Open Sans" w:cs="Open Sans"/>
          </w:rPr>
          <w:delText>d</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dh</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ds</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c</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n</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be</w:delText>
        </w:r>
      </w:del>
    </w:p>
    <w:p w14:paraId="07CC1050" w14:textId="5D18BD39" w:rsidR="0074787C" w:rsidRDefault="00656446">
      <w:pPr>
        <w:spacing w:after="0" w:line="240" w:lineRule="auto"/>
        <w:ind w:left="415" w:right="-20"/>
        <w:rPr>
          <w:rFonts w:ascii="Open Sans" w:eastAsia="Open Sans" w:hAnsi="Open Sans" w:cs="Open Sans"/>
        </w:rPr>
      </w:pPr>
      <w:del w:id="365" w:author="Tal" w:date="2016-09-19T09:22:00Z">
        <w:r w:rsidDel="004F0D30">
          <w:rPr>
            <w:rFonts w:ascii="Open Sans" w:eastAsia="Open Sans" w:hAnsi="Open Sans" w:cs="Open Sans"/>
          </w:rPr>
          <w:delText>r</w:delText>
        </w:r>
        <w:r w:rsidDel="004F0D30">
          <w:rPr>
            <w:rFonts w:ascii="Open Sans" w:eastAsia="Open Sans" w:hAnsi="Open Sans" w:cs="Open Sans"/>
            <w:spacing w:val="-3"/>
          </w:rPr>
          <w:delText>e</w:delText>
        </w:r>
        <w:r w:rsidDel="004F0D30">
          <w:rPr>
            <w:rFonts w:ascii="Open Sans" w:eastAsia="Open Sans" w:hAnsi="Open Sans" w:cs="Open Sans"/>
            <w:spacing w:val="5"/>
          </w:rPr>
          <w:delText>m</w:delText>
        </w:r>
        <w:r w:rsidDel="004F0D30">
          <w:rPr>
            <w:rFonts w:ascii="Open Sans" w:eastAsia="Open Sans" w:hAnsi="Open Sans" w:cs="Open Sans"/>
            <w:spacing w:val="2"/>
          </w:rPr>
          <w:delText>o</w:delText>
        </w:r>
        <w:r w:rsidDel="004F0D30">
          <w:rPr>
            <w:rFonts w:ascii="Open Sans" w:eastAsia="Open Sans" w:hAnsi="Open Sans" w:cs="Open Sans"/>
            <w:spacing w:val="-5"/>
          </w:rPr>
          <w:delText>v</w:delText>
        </w:r>
        <w:r w:rsidDel="004F0D30">
          <w:rPr>
            <w:rFonts w:ascii="Open Sans" w:eastAsia="Open Sans" w:hAnsi="Open Sans" w:cs="Open Sans"/>
            <w:spacing w:val="-3"/>
          </w:rPr>
          <w:delText>e</w:delText>
        </w:r>
        <w:r w:rsidDel="004F0D30">
          <w:rPr>
            <w:rFonts w:ascii="Open Sans" w:eastAsia="Open Sans" w:hAnsi="Open Sans" w:cs="Open Sans"/>
          </w:rPr>
          <w:delText>d.</w:delText>
        </w:r>
        <w:r w:rsidDel="004F0D30">
          <w:rPr>
            <w:rFonts w:ascii="Open Sans" w:eastAsia="Open Sans" w:hAnsi="Open Sans" w:cs="Open Sans"/>
            <w:spacing w:val="2"/>
          </w:rPr>
          <w:delText xml:space="preserve"> </w:delText>
        </w:r>
        <w:r w:rsidDel="004F0D30">
          <w:rPr>
            <w:rFonts w:ascii="Open Sans" w:eastAsia="Open Sans" w:hAnsi="Open Sans" w:cs="Open Sans"/>
            <w:spacing w:val="-6"/>
          </w:rPr>
          <w:delText>O</w:delText>
        </w:r>
        <w:r w:rsidDel="004F0D30">
          <w:rPr>
            <w:rFonts w:ascii="Open Sans" w:eastAsia="Open Sans" w:hAnsi="Open Sans" w:cs="Open Sans"/>
            <w:spacing w:val="-3"/>
          </w:rPr>
          <w:delText>t</w:delText>
        </w:r>
        <w:r w:rsidDel="004F0D30">
          <w:rPr>
            <w:rFonts w:ascii="Open Sans" w:eastAsia="Open Sans" w:hAnsi="Open Sans" w:cs="Open Sans"/>
          </w:rPr>
          <w:delText>h</w:delText>
        </w:r>
        <w:r w:rsidDel="004F0D30">
          <w:rPr>
            <w:rFonts w:ascii="Open Sans" w:eastAsia="Open Sans" w:hAnsi="Open Sans" w:cs="Open Sans"/>
            <w:spacing w:val="-3"/>
          </w:rPr>
          <w:delText>e</w:delText>
        </w:r>
        <w:r w:rsidDel="004F0D30">
          <w:rPr>
            <w:rFonts w:ascii="Open Sans" w:eastAsia="Open Sans" w:hAnsi="Open Sans" w:cs="Open Sans"/>
          </w:rPr>
          <w:delText>r</w:delText>
        </w:r>
        <w:r w:rsidDel="004F0D30">
          <w:rPr>
            <w:rFonts w:ascii="Open Sans" w:eastAsia="Open Sans" w:hAnsi="Open Sans" w:cs="Open Sans"/>
            <w:spacing w:val="-6"/>
          </w:rPr>
          <w:delText>w</w:delText>
        </w:r>
        <w:r w:rsidDel="004F0D30">
          <w:rPr>
            <w:rFonts w:ascii="Open Sans" w:eastAsia="Open Sans" w:hAnsi="Open Sans" w:cs="Open Sans"/>
            <w:spacing w:val="5"/>
          </w:rPr>
          <w:delText>i</w:delText>
        </w:r>
        <w:r w:rsidDel="004F0D30">
          <w:rPr>
            <w:rFonts w:ascii="Open Sans" w:eastAsia="Open Sans" w:hAnsi="Open Sans" w:cs="Open Sans"/>
          </w:rPr>
          <w:delText>s</w:delText>
        </w:r>
        <w:r w:rsidDel="004F0D30">
          <w:rPr>
            <w:rFonts w:ascii="Open Sans" w:eastAsia="Open Sans" w:hAnsi="Open Sans" w:cs="Open Sans"/>
            <w:spacing w:val="-3"/>
          </w:rPr>
          <w:delText>e</w:delText>
        </w:r>
        <w:r w:rsidDel="004F0D30">
          <w:rPr>
            <w:rFonts w:ascii="Open Sans" w:eastAsia="Open Sans" w:hAnsi="Open Sans" w:cs="Open Sans"/>
          </w:rPr>
          <w:delText>,</w:delText>
        </w:r>
        <w:r w:rsidDel="004F0D30">
          <w:rPr>
            <w:rFonts w:ascii="Open Sans" w:eastAsia="Open Sans" w:hAnsi="Open Sans" w:cs="Open Sans"/>
            <w:spacing w:val="4"/>
          </w:rPr>
          <w:delText xml:space="preserve"> </w:delText>
        </w:r>
        <w:r w:rsidDel="004F0D30">
          <w:rPr>
            <w:rFonts w:ascii="Open Sans" w:eastAsia="Open Sans" w:hAnsi="Open Sans" w:cs="Open Sans"/>
          </w:rPr>
          <w:delText>d</w:delText>
        </w:r>
        <w:r w:rsidDel="004F0D30">
          <w:rPr>
            <w:rFonts w:ascii="Open Sans" w:eastAsia="Open Sans" w:hAnsi="Open Sans" w:cs="Open Sans"/>
            <w:spacing w:val="-3"/>
          </w:rPr>
          <w:delText>e</w:delText>
        </w:r>
        <w:r w:rsidDel="004F0D30">
          <w:rPr>
            <w:rFonts w:ascii="Open Sans" w:eastAsia="Open Sans" w:hAnsi="Open Sans" w:cs="Open Sans"/>
            <w:spacing w:val="-2"/>
          </w:rPr>
          <w:delText>a</w:delText>
        </w:r>
        <w:r w:rsidDel="004F0D30">
          <w:rPr>
            <w:rFonts w:ascii="Open Sans" w:eastAsia="Open Sans" w:hAnsi="Open Sans" w:cs="Open Sans"/>
          </w:rPr>
          <w:delText>dh</w:delText>
        </w:r>
        <w:r w:rsidDel="004F0D30">
          <w:rPr>
            <w:rFonts w:ascii="Open Sans" w:eastAsia="Open Sans" w:hAnsi="Open Sans" w:cs="Open Sans"/>
            <w:spacing w:val="-3"/>
          </w:rPr>
          <w:delText>e</w:delText>
        </w:r>
        <w:r w:rsidDel="004F0D30">
          <w:rPr>
            <w:rFonts w:ascii="Open Sans" w:eastAsia="Open Sans" w:hAnsi="Open Sans" w:cs="Open Sans"/>
            <w:spacing w:val="-2"/>
          </w:rPr>
          <w:delText>a</w:delText>
        </w:r>
        <w:r w:rsidDel="004F0D30">
          <w:rPr>
            <w:rFonts w:ascii="Open Sans" w:eastAsia="Open Sans" w:hAnsi="Open Sans" w:cs="Open Sans"/>
          </w:rPr>
          <w:delText>ds</w:delText>
        </w:r>
        <w:r w:rsidDel="004F0D30">
          <w:rPr>
            <w:rFonts w:ascii="Open Sans" w:eastAsia="Open Sans" w:hAnsi="Open Sans" w:cs="Open Sans"/>
            <w:spacing w:val="-2"/>
          </w:rPr>
          <w:delText xml:space="preserve"> a</w:delText>
        </w:r>
        <w:r w:rsidDel="004F0D30">
          <w:rPr>
            <w:rFonts w:ascii="Open Sans" w:eastAsia="Open Sans" w:hAnsi="Open Sans" w:cs="Open Sans"/>
          </w:rPr>
          <w:delText>re</w:delText>
        </w:r>
        <w:r w:rsidDel="004F0D30">
          <w:rPr>
            <w:rFonts w:ascii="Open Sans" w:eastAsia="Open Sans" w:hAnsi="Open Sans" w:cs="Open Sans"/>
            <w:spacing w:val="-1"/>
          </w:rPr>
          <w:delText xml:space="preserve"> </w:delText>
        </w:r>
        <w:r w:rsidDel="004F0D30">
          <w:rPr>
            <w:rFonts w:ascii="Open Sans" w:eastAsia="Open Sans" w:hAnsi="Open Sans" w:cs="Open Sans"/>
          </w:rPr>
          <w:delText>n</w:delText>
        </w:r>
        <w:r w:rsidDel="004F0D30">
          <w:rPr>
            <w:rFonts w:ascii="Open Sans" w:eastAsia="Open Sans" w:hAnsi="Open Sans" w:cs="Open Sans"/>
            <w:spacing w:val="2"/>
          </w:rPr>
          <w:delText>o</w:delText>
        </w:r>
        <w:r w:rsidDel="004F0D30">
          <w:rPr>
            <w:rFonts w:ascii="Open Sans" w:eastAsia="Open Sans" w:hAnsi="Open Sans" w:cs="Open Sans"/>
          </w:rPr>
          <w:delText>t</w:delText>
        </w:r>
        <w:r w:rsidDel="004F0D30">
          <w:rPr>
            <w:rFonts w:ascii="Open Sans" w:eastAsia="Open Sans" w:hAnsi="Open Sans" w:cs="Open Sans"/>
            <w:spacing w:val="-1"/>
          </w:rPr>
          <w:delText xml:space="preserve"> </w:delText>
        </w:r>
        <w:r w:rsidDel="004F0D30">
          <w:rPr>
            <w:rFonts w:ascii="Open Sans" w:eastAsia="Open Sans" w:hAnsi="Open Sans" w:cs="Open Sans"/>
          </w:rPr>
          <w:delText>r</w:delText>
        </w:r>
        <w:r w:rsidDel="004F0D30">
          <w:rPr>
            <w:rFonts w:ascii="Open Sans" w:eastAsia="Open Sans" w:hAnsi="Open Sans" w:cs="Open Sans"/>
            <w:spacing w:val="-3"/>
          </w:rPr>
          <w:delText>e</w:delText>
        </w:r>
        <w:r w:rsidDel="004F0D30">
          <w:rPr>
            <w:rFonts w:ascii="Open Sans" w:eastAsia="Open Sans" w:hAnsi="Open Sans" w:cs="Open Sans"/>
            <w:spacing w:val="5"/>
          </w:rPr>
          <w:delText>m</w:delText>
        </w:r>
        <w:r w:rsidDel="004F0D30">
          <w:rPr>
            <w:rFonts w:ascii="Open Sans" w:eastAsia="Open Sans" w:hAnsi="Open Sans" w:cs="Open Sans"/>
            <w:spacing w:val="2"/>
          </w:rPr>
          <w:delText>o</w:delText>
        </w:r>
        <w:r w:rsidDel="004F0D30">
          <w:rPr>
            <w:rFonts w:ascii="Open Sans" w:eastAsia="Open Sans" w:hAnsi="Open Sans" w:cs="Open Sans"/>
            <w:spacing w:val="-5"/>
          </w:rPr>
          <w:delText>v</w:delText>
        </w:r>
        <w:r w:rsidDel="004F0D30">
          <w:rPr>
            <w:rFonts w:ascii="Open Sans" w:eastAsia="Open Sans" w:hAnsi="Open Sans" w:cs="Open Sans"/>
            <w:spacing w:val="-2"/>
          </w:rPr>
          <w:delText>a</w:delText>
        </w:r>
        <w:r w:rsidDel="004F0D30">
          <w:rPr>
            <w:rFonts w:ascii="Open Sans" w:eastAsia="Open Sans" w:hAnsi="Open Sans" w:cs="Open Sans"/>
          </w:rPr>
          <w:delText>b</w:delText>
        </w:r>
        <w:r w:rsidDel="004F0D30">
          <w:rPr>
            <w:rFonts w:ascii="Open Sans" w:eastAsia="Open Sans" w:hAnsi="Open Sans" w:cs="Open Sans"/>
            <w:spacing w:val="5"/>
          </w:rPr>
          <w:delText>l</w:delText>
        </w:r>
        <w:r w:rsidDel="004F0D30">
          <w:rPr>
            <w:rFonts w:ascii="Open Sans" w:eastAsia="Open Sans" w:hAnsi="Open Sans" w:cs="Open Sans"/>
          </w:rPr>
          <w:delText>e</w:delText>
        </w:r>
      </w:del>
      <w:ins w:id="366" w:author="Tal" w:date="2016-09-19T09:22:00Z">
        <w:r w:rsidR="004F0D30">
          <w:t>Depot pull in\out can be changed</w:t>
        </w:r>
      </w:ins>
    </w:p>
    <w:p w14:paraId="3A9A8ABB" w14:textId="77777777" w:rsidR="0074787C" w:rsidRDefault="0074787C">
      <w:pPr>
        <w:spacing w:after="0"/>
        <w:sectPr w:rsidR="0074787C">
          <w:footerReference w:type="default" r:id="rId84"/>
          <w:pgSz w:w="11920" w:h="16840"/>
          <w:pgMar w:top="1560" w:right="1260" w:bottom="280" w:left="1280" w:header="0" w:footer="0" w:gutter="0"/>
          <w:cols w:space="720"/>
        </w:sectPr>
      </w:pPr>
    </w:p>
    <w:p w14:paraId="55C8EE37" w14:textId="77777777" w:rsidR="0074787C" w:rsidRDefault="0074787C">
      <w:pPr>
        <w:spacing w:before="8" w:after="0" w:line="160" w:lineRule="exact"/>
        <w:rPr>
          <w:sz w:val="16"/>
          <w:szCs w:val="16"/>
        </w:rPr>
      </w:pPr>
    </w:p>
    <w:p w14:paraId="18679C5C" w14:textId="3B42FF62" w:rsidR="0074787C" w:rsidDel="004F0D30" w:rsidRDefault="002D0355">
      <w:pPr>
        <w:spacing w:after="0" w:line="297" w:lineRule="exact"/>
        <w:ind w:left="415" w:right="-20"/>
        <w:rPr>
          <w:del w:id="367" w:author="Tal" w:date="2016-09-19T09:23:00Z"/>
          <w:rFonts w:ascii="Open Sans" w:eastAsia="Open Sans" w:hAnsi="Open Sans" w:cs="Open Sans"/>
        </w:rPr>
      </w:pPr>
      <w:del w:id="368" w:author="Tal" w:date="2016-09-19T09:23:00Z">
        <w:r w:rsidDel="004F0D30">
          <w:pict w14:anchorId="0C764DC5">
            <v:shape id="_x0000_s1050" type="#_x0000_t75" style="position:absolute;left:0;text-align:left;margin-left:72.75pt;margin-top:5.7pt;width:4.5pt;height:4.5pt;z-index:-1266;mso-position-horizontal-relative:page">
              <v:imagedata r:id="rId14" o:title=""/>
              <w10:wrap anchorx="page"/>
            </v:shape>
          </w:pict>
        </w:r>
        <w:r w:rsidR="00656446" w:rsidDel="004F0D30">
          <w:rPr>
            <w:rFonts w:ascii="Open Sans" w:eastAsia="Open Sans" w:hAnsi="Open Sans" w:cs="Open Sans"/>
            <w:spacing w:val="-6"/>
            <w:position w:val="1"/>
          </w:rPr>
          <w:delText>O</w:delText>
        </w:r>
        <w:r w:rsidR="00656446" w:rsidDel="004F0D30">
          <w:rPr>
            <w:rFonts w:ascii="Open Sans" w:eastAsia="Open Sans" w:hAnsi="Open Sans" w:cs="Open Sans"/>
            <w:spacing w:val="-3"/>
            <w:position w:val="1"/>
          </w:rPr>
          <w:delText>t</w:delText>
        </w:r>
        <w:r w:rsidR="00656446" w:rsidDel="004F0D30">
          <w:rPr>
            <w:rFonts w:ascii="Open Sans" w:eastAsia="Open Sans" w:hAnsi="Open Sans" w:cs="Open Sans"/>
            <w:position w:val="1"/>
          </w:rPr>
          <w:delText>h</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position w:val="1"/>
          </w:rPr>
          <w:delText>r d</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position w:val="1"/>
          </w:rPr>
          <w:delText>dh</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position w:val="1"/>
          </w:rPr>
          <w:delText>ds,</w:delText>
        </w:r>
        <w:r w:rsidR="00656446" w:rsidDel="004F0D30">
          <w:rPr>
            <w:rFonts w:ascii="Open Sans" w:eastAsia="Open Sans" w:hAnsi="Open Sans" w:cs="Open Sans"/>
            <w:spacing w:val="4"/>
            <w:position w:val="1"/>
          </w:rPr>
          <w:delText xml:space="preserve"> </w:delText>
        </w:r>
        <w:r w:rsidR="00656446" w:rsidDel="004F0D30">
          <w:rPr>
            <w:rFonts w:ascii="Open Sans" w:eastAsia="Open Sans" w:hAnsi="Open Sans" w:cs="Open Sans"/>
            <w:position w:val="1"/>
          </w:rPr>
          <w:delText>sp</w:delText>
        </w:r>
        <w:r w:rsidR="00656446" w:rsidDel="004F0D30">
          <w:rPr>
            <w:rFonts w:ascii="Open Sans" w:eastAsia="Open Sans" w:hAnsi="Open Sans" w:cs="Open Sans"/>
            <w:spacing w:val="5"/>
            <w:position w:val="1"/>
          </w:rPr>
          <w:delText>li</w:delText>
        </w:r>
        <w:r w:rsidR="00656446" w:rsidDel="004F0D30">
          <w:rPr>
            <w:rFonts w:ascii="Open Sans" w:eastAsia="Open Sans" w:hAnsi="Open Sans" w:cs="Open Sans"/>
            <w:position w:val="1"/>
          </w:rPr>
          <w:delText>t</w:delText>
        </w:r>
        <w:r w:rsidR="00656446" w:rsidDel="004F0D30">
          <w:rPr>
            <w:rFonts w:ascii="Open Sans" w:eastAsia="Open Sans" w:hAnsi="Open Sans" w:cs="Open Sans"/>
            <w:spacing w:val="-2"/>
            <w:position w:val="1"/>
          </w:rPr>
          <w:delText xml:space="preserve"> </w:delText>
        </w:r>
        <w:r w:rsidR="00656446" w:rsidDel="004F0D30">
          <w:rPr>
            <w:rFonts w:ascii="Open Sans" w:eastAsia="Open Sans" w:hAnsi="Open Sans" w:cs="Open Sans"/>
            <w:position w:val="1"/>
          </w:rPr>
          <w:delText>br</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spacing w:val="5"/>
            <w:position w:val="1"/>
          </w:rPr>
          <w:delText>k</w:delText>
        </w:r>
        <w:r w:rsidR="00656446" w:rsidDel="004F0D30">
          <w:rPr>
            <w:rFonts w:ascii="Open Sans" w:eastAsia="Open Sans" w:hAnsi="Open Sans" w:cs="Open Sans"/>
            <w:position w:val="1"/>
          </w:rPr>
          <w:delText>s,</w:delText>
        </w:r>
        <w:r w:rsidR="00656446" w:rsidDel="004F0D30">
          <w:rPr>
            <w:rFonts w:ascii="Open Sans" w:eastAsia="Open Sans" w:hAnsi="Open Sans" w:cs="Open Sans"/>
            <w:spacing w:val="6"/>
            <w:position w:val="1"/>
          </w:rPr>
          <w:delText xml:space="preserve"> </w:delText>
        </w:r>
        <w:r w:rsidR="00656446" w:rsidDel="004F0D30">
          <w:rPr>
            <w:rFonts w:ascii="Open Sans" w:eastAsia="Open Sans" w:hAnsi="Open Sans" w:cs="Open Sans"/>
            <w:position w:val="1"/>
          </w:rPr>
          <w:delText>pr</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6"/>
            <w:position w:val="1"/>
          </w:rPr>
          <w:delText>/</w:delText>
        </w:r>
        <w:r w:rsidR="00656446" w:rsidDel="004F0D30">
          <w:rPr>
            <w:rFonts w:ascii="Open Sans" w:eastAsia="Open Sans" w:hAnsi="Open Sans" w:cs="Open Sans"/>
            <w:position w:val="1"/>
          </w:rPr>
          <w:delText>p</w:delText>
        </w:r>
        <w:r w:rsidR="00656446" w:rsidDel="004F0D30">
          <w:rPr>
            <w:rFonts w:ascii="Open Sans" w:eastAsia="Open Sans" w:hAnsi="Open Sans" w:cs="Open Sans"/>
            <w:spacing w:val="2"/>
            <w:position w:val="1"/>
          </w:rPr>
          <w:delText>o</w:delText>
        </w:r>
        <w:r w:rsidR="00656446" w:rsidDel="004F0D30">
          <w:rPr>
            <w:rFonts w:ascii="Open Sans" w:eastAsia="Open Sans" w:hAnsi="Open Sans" w:cs="Open Sans"/>
            <w:position w:val="1"/>
          </w:rPr>
          <w:delText>st</w:delText>
        </w:r>
        <w:r w:rsidR="00656446" w:rsidDel="004F0D30">
          <w:rPr>
            <w:rFonts w:ascii="Open Sans" w:eastAsia="Open Sans" w:hAnsi="Open Sans" w:cs="Open Sans"/>
            <w:spacing w:val="-3"/>
            <w:position w:val="1"/>
          </w:rPr>
          <w:delText xml:space="preserve"> </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position w:val="1"/>
          </w:rPr>
          <w:delText>nd s</w:delText>
        </w:r>
        <w:r w:rsidR="00656446" w:rsidDel="004F0D30">
          <w:rPr>
            <w:rFonts w:ascii="Open Sans" w:eastAsia="Open Sans" w:hAnsi="Open Sans" w:cs="Open Sans"/>
            <w:spacing w:val="5"/>
            <w:position w:val="1"/>
          </w:rPr>
          <w:delText>i</w:delText>
        </w:r>
        <w:r w:rsidR="00656446" w:rsidDel="004F0D30">
          <w:rPr>
            <w:rFonts w:ascii="Open Sans" w:eastAsia="Open Sans" w:hAnsi="Open Sans" w:cs="Open Sans"/>
            <w:position w:val="1"/>
          </w:rPr>
          <w:delText xml:space="preserve">gn </w:delText>
        </w:r>
        <w:r w:rsidR="00656446" w:rsidDel="004F0D30">
          <w:rPr>
            <w:rFonts w:ascii="Open Sans" w:eastAsia="Open Sans" w:hAnsi="Open Sans" w:cs="Open Sans"/>
            <w:spacing w:val="2"/>
            <w:position w:val="1"/>
          </w:rPr>
          <w:delText>o</w:delText>
        </w:r>
        <w:r w:rsidR="00656446" w:rsidDel="004F0D30">
          <w:rPr>
            <w:rFonts w:ascii="Open Sans" w:eastAsia="Open Sans" w:hAnsi="Open Sans" w:cs="Open Sans"/>
            <w:position w:val="1"/>
          </w:rPr>
          <w:delText>n</w:delText>
        </w:r>
        <w:r w:rsidR="00656446" w:rsidDel="004F0D30">
          <w:rPr>
            <w:rFonts w:ascii="Open Sans" w:eastAsia="Open Sans" w:hAnsi="Open Sans" w:cs="Open Sans"/>
            <w:spacing w:val="-6"/>
            <w:position w:val="1"/>
          </w:rPr>
          <w:delText>/</w:delText>
        </w:r>
        <w:r w:rsidR="00656446" w:rsidDel="004F0D30">
          <w:rPr>
            <w:rFonts w:ascii="Open Sans" w:eastAsia="Open Sans" w:hAnsi="Open Sans" w:cs="Open Sans"/>
            <w:spacing w:val="2"/>
            <w:position w:val="1"/>
          </w:rPr>
          <w:delText>o</w:delText>
        </w:r>
        <w:r w:rsidR="00656446" w:rsidDel="004F0D30">
          <w:rPr>
            <w:rFonts w:ascii="Open Sans" w:eastAsia="Open Sans" w:hAnsi="Open Sans" w:cs="Open Sans"/>
            <w:spacing w:val="1"/>
            <w:position w:val="1"/>
          </w:rPr>
          <w:delText>f</w:delText>
        </w:r>
        <w:r w:rsidR="00656446" w:rsidDel="004F0D30">
          <w:rPr>
            <w:rFonts w:ascii="Open Sans" w:eastAsia="Open Sans" w:hAnsi="Open Sans" w:cs="Open Sans"/>
            <w:position w:val="1"/>
          </w:rPr>
          <w:delText xml:space="preserve">f </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5"/>
            <w:position w:val="1"/>
          </w:rPr>
          <w:delText>l</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5"/>
            <w:position w:val="1"/>
          </w:rPr>
          <w:delText>m</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position w:val="1"/>
          </w:rPr>
          <w:delText>n</w:delText>
        </w:r>
        <w:r w:rsidR="00656446" w:rsidDel="004F0D30">
          <w:rPr>
            <w:rFonts w:ascii="Open Sans" w:eastAsia="Open Sans" w:hAnsi="Open Sans" w:cs="Open Sans"/>
            <w:spacing w:val="-3"/>
            <w:position w:val="1"/>
          </w:rPr>
          <w:delText>t</w:delText>
        </w:r>
        <w:r w:rsidR="00656446" w:rsidDel="004F0D30">
          <w:rPr>
            <w:rFonts w:ascii="Open Sans" w:eastAsia="Open Sans" w:hAnsi="Open Sans" w:cs="Open Sans"/>
            <w:position w:val="1"/>
          </w:rPr>
          <w:delText>s</w:delText>
        </w:r>
        <w:r w:rsidR="00656446" w:rsidDel="004F0D30">
          <w:rPr>
            <w:rFonts w:ascii="Open Sans" w:eastAsia="Open Sans" w:hAnsi="Open Sans" w:cs="Open Sans"/>
            <w:spacing w:val="1"/>
            <w:position w:val="1"/>
          </w:rPr>
          <w:delText xml:space="preserve"> </w:delText>
        </w:r>
        <w:r w:rsidR="00656446" w:rsidDel="004F0D30">
          <w:rPr>
            <w:rFonts w:ascii="Open Sans" w:eastAsia="Open Sans" w:hAnsi="Open Sans" w:cs="Open Sans"/>
            <w:position w:val="1"/>
          </w:rPr>
          <w:delText>c</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position w:val="1"/>
          </w:rPr>
          <w:delText>nn</w:delText>
        </w:r>
        <w:r w:rsidR="00656446" w:rsidDel="004F0D30">
          <w:rPr>
            <w:rFonts w:ascii="Open Sans" w:eastAsia="Open Sans" w:hAnsi="Open Sans" w:cs="Open Sans"/>
            <w:spacing w:val="2"/>
            <w:position w:val="1"/>
          </w:rPr>
          <w:delText>o</w:delText>
        </w:r>
        <w:r w:rsidR="00656446" w:rsidDel="004F0D30">
          <w:rPr>
            <w:rFonts w:ascii="Open Sans" w:eastAsia="Open Sans" w:hAnsi="Open Sans" w:cs="Open Sans"/>
            <w:position w:val="1"/>
          </w:rPr>
          <w:delText>t</w:delText>
        </w:r>
        <w:r w:rsidR="00656446" w:rsidDel="004F0D30">
          <w:rPr>
            <w:rFonts w:ascii="Open Sans" w:eastAsia="Open Sans" w:hAnsi="Open Sans" w:cs="Open Sans"/>
            <w:spacing w:val="-3"/>
            <w:position w:val="1"/>
          </w:rPr>
          <w:delText xml:space="preserve"> </w:delText>
        </w:r>
        <w:r w:rsidR="00656446" w:rsidDel="004F0D30">
          <w:rPr>
            <w:rFonts w:ascii="Open Sans" w:eastAsia="Open Sans" w:hAnsi="Open Sans" w:cs="Open Sans"/>
            <w:position w:val="1"/>
          </w:rPr>
          <w:delText>be</w:delText>
        </w:r>
        <w:r w:rsidR="00656446" w:rsidDel="004F0D30">
          <w:rPr>
            <w:rFonts w:ascii="Open Sans" w:eastAsia="Open Sans" w:hAnsi="Open Sans" w:cs="Open Sans"/>
            <w:spacing w:val="-2"/>
            <w:position w:val="1"/>
          </w:rPr>
          <w:delText xml:space="preserve"> </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position w:val="1"/>
          </w:rPr>
          <w:delText>d</w:delText>
        </w:r>
        <w:r w:rsidR="00656446" w:rsidDel="004F0D30">
          <w:rPr>
            <w:rFonts w:ascii="Open Sans" w:eastAsia="Open Sans" w:hAnsi="Open Sans" w:cs="Open Sans"/>
            <w:spacing w:val="5"/>
            <w:position w:val="1"/>
          </w:rPr>
          <w:delText>i</w:delText>
        </w:r>
        <w:r w:rsidR="00656446" w:rsidDel="004F0D30">
          <w:rPr>
            <w:rFonts w:ascii="Open Sans" w:eastAsia="Open Sans" w:hAnsi="Open Sans" w:cs="Open Sans"/>
            <w:spacing w:val="-3"/>
            <w:position w:val="1"/>
          </w:rPr>
          <w:delText>te</w:delText>
        </w:r>
        <w:r w:rsidR="00656446" w:rsidDel="004F0D30">
          <w:rPr>
            <w:rFonts w:ascii="Open Sans" w:eastAsia="Open Sans" w:hAnsi="Open Sans" w:cs="Open Sans"/>
            <w:position w:val="1"/>
          </w:rPr>
          <w:delText>d</w:delText>
        </w:r>
      </w:del>
    </w:p>
    <w:p w14:paraId="59E629DF" w14:textId="77777777" w:rsidR="0074787C" w:rsidRDefault="002D0355">
      <w:pPr>
        <w:spacing w:before="75" w:after="0" w:line="240" w:lineRule="auto"/>
        <w:ind w:left="415" w:right="-20"/>
        <w:rPr>
          <w:rFonts w:ascii="Open Sans" w:eastAsia="Open Sans" w:hAnsi="Open Sans" w:cs="Open Sans"/>
        </w:rPr>
      </w:pPr>
      <w:r>
        <w:pict w14:anchorId="319225FB">
          <v:shape id="_x0000_s1049" type="#_x0000_t75" style="position:absolute;left:0;text-align:left;margin-left:72.75pt;margin-top:9.6pt;width:4.5pt;height:4.5pt;z-index:-1265;mso-position-horizontal-relative:page">
            <v:imagedata r:id="rId14" o:title=""/>
            <w10:wrap anchorx="page"/>
          </v:shape>
        </w:pict>
      </w:r>
      <w:r w:rsidR="00656446">
        <w:rPr>
          <w:rFonts w:ascii="Open Sans" w:eastAsia="Open Sans" w:hAnsi="Open Sans" w:cs="Open Sans"/>
          <w:spacing w:val="8"/>
        </w:rPr>
        <w:t>B</w:t>
      </w:r>
      <w:r w:rsidR="00656446">
        <w:rPr>
          <w:rFonts w:ascii="Open Sans" w:eastAsia="Open Sans" w:hAnsi="Open Sans" w:cs="Open Sans"/>
          <w:spacing w:val="5"/>
        </w:rPr>
        <w:t>l</w:t>
      </w:r>
      <w:r w:rsidR="00656446">
        <w:rPr>
          <w:rFonts w:ascii="Open Sans" w:eastAsia="Open Sans" w:hAnsi="Open Sans" w:cs="Open Sans"/>
          <w:spacing w:val="2"/>
        </w:rPr>
        <w:t>o</w:t>
      </w:r>
      <w:r w:rsidR="00656446">
        <w:rPr>
          <w:rFonts w:ascii="Open Sans" w:eastAsia="Open Sans" w:hAnsi="Open Sans" w:cs="Open Sans"/>
        </w:rPr>
        <w:t>ck</w:t>
      </w:r>
      <w:r w:rsidR="00656446">
        <w:rPr>
          <w:rFonts w:ascii="Open Sans" w:eastAsia="Open Sans" w:hAnsi="Open Sans" w:cs="Open Sans"/>
          <w:spacing w:val="4"/>
        </w:rPr>
        <w:t xml:space="preserve"> </w:t>
      </w:r>
      <w:r w:rsidR="00656446">
        <w:rPr>
          <w:rFonts w:ascii="Open Sans" w:eastAsia="Open Sans" w:hAnsi="Open Sans" w:cs="Open Sans"/>
          <w:spacing w:val="5"/>
        </w:rPr>
        <w:t>i</w:t>
      </w:r>
      <w:r w:rsidR="00656446">
        <w:rPr>
          <w:rFonts w:ascii="Open Sans" w:eastAsia="Open Sans" w:hAnsi="Open Sans" w:cs="Open Sans"/>
        </w:rPr>
        <w:t>n</w:t>
      </w:r>
      <w:r w:rsidR="00656446">
        <w:rPr>
          <w:rFonts w:ascii="Open Sans" w:eastAsia="Open Sans" w:hAnsi="Open Sans" w:cs="Open Sans"/>
          <w:spacing w:val="1"/>
        </w:rPr>
        <w:t>f</w:t>
      </w:r>
      <w:r w:rsidR="00656446">
        <w:rPr>
          <w:rFonts w:ascii="Open Sans" w:eastAsia="Open Sans" w:hAnsi="Open Sans" w:cs="Open Sans"/>
          <w:spacing w:val="2"/>
        </w:rPr>
        <w:t>o</w:t>
      </w:r>
      <w:r w:rsidR="00656446">
        <w:rPr>
          <w:rFonts w:ascii="Open Sans" w:eastAsia="Open Sans" w:hAnsi="Open Sans" w:cs="Open Sans"/>
        </w:rPr>
        <w:t>r</w:t>
      </w:r>
      <w:r w:rsidR="00656446">
        <w:rPr>
          <w:rFonts w:ascii="Open Sans" w:eastAsia="Open Sans" w:hAnsi="Open Sans" w:cs="Open Sans"/>
          <w:spacing w:val="5"/>
        </w:rPr>
        <w:t>m</w:t>
      </w:r>
      <w:r w:rsidR="00656446">
        <w:rPr>
          <w:rFonts w:ascii="Open Sans" w:eastAsia="Open Sans" w:hAnsi="Open Sans" w:cs="Open Sans"/>
          <w:spacing w:val="-2"/>
        </w:rPr>
        <w:t>a</w:t>
      </w:r>
      <w:r w:rsidR="00656446">
        <w:rPr>
          <w:rFonts w:ascii="Open Sans" w:eastAsia="Open Sans" w:hAnsi="Open Sans" w:cs="Open Sans"/>
          <w:spacing w:val="-3"/>
        </w:rPr>
        <w:t>t</w:t>
      </w:r>
      <w:r w:rsidR="00656446">
        <w:rPr>
          <w:rFonts w:ascii="Open Sans" w:eastAsia="Open Sans" w:hAnsi="Open Sans" w:cs="Open Sans"/>
          <w:spacing w:val="5"/>
        </w:rPr>
        <w:t>i</w:t>
      </w:r>
      <w:r w:rsidR="00656446">
        <w:rPr>
          <w:rFonts w:ascii="Open Sans" w:eastAsia="Open Sans" w:hAnsi="Open Sans" w:cs="Open Sans"/>
          <w:spacing w:val="2"/>
        </w:rPr>
        <w:t>o</w:t>
      </w:r>
      <w:r w:rsidR="00656446">
        <w:rPr>
          <w:rFonts w:ascii="Open Sans" w:eastAsia="Open Sans" w:hAnsi="Open Sans" w:cs="Open Sans"/>
        </w:rPr>
        <w:t>n</w:t>
      </w:r>
      <w:r w:rsidR="00656446">
        <w:rPr>
          <w:rFonts w:ascii="Open Sans" w:eastAsia="Open Sans" w:hAnsi="Open Sans" w:cs="Open Sans"/>
          <w:spacing w:val="-2"/>
        </w:rPr>
        <w:t xml:space="preserve"> </w:t>
      </w:r>
      <w:r w:rsidR="00656446">
        <w:rPr>
          <w:rFonts w:ascii="Open Sans" w:eastAsia="Open Sans" w:hAnsi="Open Sans" w:cs="Open Sans"/>
        </w:rPr>
        <w:t>b</w:t>
      </w:r>
      <w:r w:rsidR="00656446">
        <w:rPr>
          <w:rFonts w:ascii="Open Sans" w:eastAsia="Open Sans" w:hAnsi="Open Sans" w:cs="Open Sans"/>
          <w:spacing w:val="2"/>
        </w:rPr>
        <w:t>o</w:t>
      </w:r>
      <w:r w:rsidR="00656446">
        <w:rPr>
          <w:rFonts w:ascii="Open Sans" w:eastAsia="Open Sans" w:hAnsi="Open Sans" w:cs="Open Sans"/>
          <w:spacing w:val="5"/>
        </w:rPr>
        <w:t>x</w:t>
      </w:r>
      <w:r w:rsidR="00656446">
        <w:rPr>
          <w:rFonts w:ascii="Open Sans" w:eastAsia="Open Sans" w:hAnsi="Open Sans" w:cs="Open Sans"/>
          <w:spacing w:val="-3"/>
        </w:rPr>
        <w:t>e</w:t>
      </w:r>
      <w:r w:rsidR="00656446">
        <w:rPr>
          <w:rFonts w:ascii="Open Sans" w:eastAsia="Open Sans" w:hAnsi="Open Sans" w:cs="Open Sans"/>
        </w:rPr>
        <w:t xml:space="preserve">s </w:t>
      </w:r>
      <w:r w:rsidR="00656446">
        <w:rPr>
          <w:rFonts w:ascii="Open Sans" w:eastAsia="Open Sans" w:hAnsi="Open Sans" w:cs="Open Sans"/>
          <w:spacing w:val="2"/>
        </w:rPr>
        <w:t>o</w:t>
      </w:r>
      <w:r w:rsidR="00656446">
        <w:rPr>
          <w:rFonts w:ascii="Open Sans" w:eastAsia="Open Sans" w:hAnsi="Open Sans" w:cs="Open Sans"/>
          <w:spacing w:val="1"/>
        </w:rPr>
        <w:t>ff</w:t>
      </w:r>
      <w:r w:rsidR="00656446">
        <w:rPr>
          <w:rFonts w:ascii="Open Sans" w:eastAsia="Open Sans" w:hAnsi="Open Sans" w:cs="Open Sans"/>
          <w:spacing w:val="-3"/>
        </w:rPr>
        <w:t>e</w:t>
      </w:r>
      <w:r w:rsidR="00656446">
        <w:rPr>
          <w:rFonts w:ascii="Open Sans" w:eastAsia="Open Sans" w:hAnsi="Open Sans" w:cs="Open Sans"/>
        </w:rPr>
        <w:t>r</w:t>
      </w:r>
      <w:r w:rsidR="00656446">
        <w:rPr>
          <w:rFonts w:ascii="Open Sans" w:eastAsia="Open Sans" w:hAnsi="Open Sans" w:cs="Open Sans"/>
          <w:spacing w:val="1"/>
        </w:rPr>
        <w:t xml:space="preserve"> </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3"/>
        </w:rPr>
        <w:t>t</w:t>
      </w:r>
      <w:r w:rsidR="00656446">
        <w:rPr>
          <w:rFonts w:ascii="Open Sans" w:eastAsia="Open Sans" w:hAnsi="Open Sans" w:cs="Open Sans"/>
          <w:spacing w:val="-2"/>
        </w:rPr>
        <w:t>a</w:t>
      </w:r>
      <w:r w:rsidR="00656446">
        <w:rPr>
          <w:rFonts w:ascii="Open Sans" w:eastAsia="Open Sans" w:hAnsi="Open Sans" w:cs="Open Sans"/>
        </w:rPr>
        <w:t>b</w:t>
      </w:r>
      <w:r w:rsidR="00656446">
        <w:rPr>
          <w:rFonts w:ascii="Open Sans" w:eastAsia="Open Sans" w:hAnsi="Open Sans" w:cs="Open Sans"/>
          <w:spacing w:val="5"/>
        </w:rPr>
        <w:t>l</w:t>
      </w:r>
      <w:r w:rsidR="00656446">
        <w:rPr>
          <w:rFonts w:ascii="Open Sans" w:eastAsia="Open Sans" w:hAnsi="Open Sans" w:cs="Open Sans"/>
        </w:rPr>
        <w:t>e</w:t>
      </w:r>
      <w:r w:rsidR="00656446">
        <w:rPr>
          <w:rFonts w:ascii="Open Sans" w:eastAsia="Open Sans" w:hAnsi="Open Sans" w:cs="Open Sans"/>
          <w:spacing w:val="-5"/>
        </w:rPr>
        <w:t xml:space="preserve"> </w:t>
      </w:r>
      <w:r w:rsidR="00656446">
        <w:rPr>
          <w:rFonts w:ascii="Open Sans" w:eastAsia="Open Sans" w:hAnsi="Open Sans" w:cs="Open Sans"/>
          <w:spacing w:val="1"/>
        </w:rPr>
        <w:t>f</w:t>
      </w:r>
      <w:r w:rsidR="00656446">
        <w:rPr>
          <w:rFonts w:ascii="Open Sans" w:eastAsia="Open Sans" w:hAnsi="Open Sans" w:cs="Open Sans"/>
          <w:spacing w:val="5"/>
        </w:rPr>
        <w:t>i</w:t>
      </w:r>
      <w:r w:rsidR="00656446">
        <w:rPr>
          <w:rFonts w:ascii="Open Sans" w:eastAsia="Open Sans" w:hAnsi="Open Sans" w:cs="Open Sans"/>
          <w:spacing w:val="-3"/>
        </w:rPr>
        <w:t>e</w:t>
      </w:r>
      <w:r w:rsidR="00656446">
        <w:rPr>
          <w:rFonts w:ascii="Open Sans" w:eastAsia="Open Sans" w:hAnsi="Open Sans" w:cs="Open Sans"/>
          <w:spacing w:val="5"/>
        </w:rPr>
        <w:t>l</w:t>
      </w:r>
      <w:r w:rsidR="00656446">
        <w:rPr>
          <w:rFonts w:ascii="Open Sans" w:eastAsia="Open Sans" w:hAnsi="Open Sans" w:cs="Open Sans"/>
        </w:rPr>
        <w:t>ds:</w:t>
      </w:r>
      <w:r w:rsidR="00656446">
        <w:rPr>
          <w:rFonts w:ascii="Open Sans" w:eastAsia="Open Sans" w:hAnsi="Open Sans" w:cs="Open Sans"/>
          <w:spacing w:val="1"/>
        </w:rPr>
        <w:t xml:space="preserve"> </w:t>
      </w:r>
      <w:r w:rsidR="00656446">
        <w:rPr>
          <w:rFonts w:ascii="Open Sans" w:eastAsia="Open Sans" w:hAnsi="Open Sans" w:cs="Open Sans"/>
          <w:spacing w:val="4"/>
        </w:rPr>
        <w:t>V</w:t>
      </w:r>
      <w:r w:rsidR="00656446">
        <w:rPr>
          <w:rFonts w:ascii="Open Sans" w:eastAsia="Open Sans" w:hAnsi="Open Sans" w:cs="Open Sans"/>
          <w:spacing w:val="-3"/>
        </w:rPr>
        <w:t>e</w:t>
      </w:r>
      <w:r w:rsidR="00656446">
        <w:rPr>
          <w:rFonts w:ascii="Open Sans" w:eastAsia="Open Sans" w:hAnsi="Open Sans" w:cs="Open Sans"/>
        </w:rPr>
        <w:t>h</w:t>
      </w:r>
      <w:r w:rsidR="00656446">
        <w:rPr>
          <w:rFonts w:ascii="Open Sans" w:eastAsia="Open Sans" w:hAnsi="Open Sans" w:cs="Open Sans"/>
          <w:spacing w:val="5"/>
        </w:rPr>
        <w:t>i</w:t>
      </w:r>
      <w:r w:rsidR="00656446">
        <w:rPr>
          <w:rFonts w:ascii="Open Sans" w:eastAsia="Open Sans" w:hAnsi="Open Sans" w:cs="Open Sans"/>
        </w:rPr>
        <w:t>c</w:t>
      </w:r>
      <w:r w:rsidR="00656446">
        <w:rPr>
          <w:rFonts w:ascii="Open Sans" w:eastAsia="Open Sans" w:hAnsi="Open Sans" w:cs="Open Sans"/>
          <w:spacing w:val="5"/>
        </w:rPr>
        <w:t>l</w:t>
      </w:r>
      <w:r w:rsidR="00656446">
        <w:rPr>
          <w:rFonts w:ascii="Open Sans" w:eastAsia="Open Sans" w:hAnsi="Open Sans" w:cs="Open Sans"/>
        </w:rPr>
        <w:t>e</w:t>
      </w:r>
      <w:r w:rsidR="00656446">
        <w:rPr>
          <w:rFonts w:ascii="Open Sans" w:eastAsia="Open Sans" w:hAnsi="Open Sans" w:cs="Open Sans"/>
          <w:spacing w:val="-3"/>
        </w:rPr>
        <w:t xml:space="preserve"> </w:t>
      </w:r>
      <w:r w:rsidR="00656446">
        <w:rPr>
          <w:rFonts w:ascii="Open Sans" w:eastAsia="Open Sans" w:hAnsi="Open Sans" w:cs="Open Sans"/>
          <w:spacing w:val="-1"/>
        </w:rPr>
        <w:t>I</w:t>
      </w:r>
      <w:r w:rsidR="00656446">
        <w:rPr>
          <w:rFonts w:ascii="Open Sans" w:eastAsia="Open Sans" w:hAnsi="Open Sans" w:cs="Open Sans"/>
        </w:rPr>
        <w:t>D</w:t>
      </w:r>
      <w:r w:rsidR="00656446">
        <w:rPr>
          <w:rFonts w:ascii="Open Sans" w:eastAsia="Open Sans" w:hAnsi="Open Sans" w:cs="Open Sans"/>
          <w:spacing w:val="6"/>
        </w:rPr>
        <w:t xml:space="preserve"> </w:t>
      </w:r>
      <w:r w:rsidR="00656446">
        <w:rPr>
          <w:rFonts w:ascii="Open Sans" w:eastAsia="Open Sans" w:hAnsi="Open Sans" w:cs="Open Sans"/>
          <w:spacing w:val="-2"/>
        </w:rPr>
        <w:t>a</w:t>
      </w:r>
      <w:r w:rsidR="00656446">
        <w:rPr>
          <w:rFonts w:ascii="Open Sans" w:eastAsia="Open Sans" w:hAnsi="Open Sans" w:cs="Open Sans"/>
        </w:rPr>
        <w:t xml:space="preserve">nd </w:t>
      </w:r>
      <w:r w:rsidR="00656446">
        <w:rPr>
          <w:rFonts w:ascii="Open Sans" w:eastAsia="Open Sans" w:hAnsi="Open Sans" w:cs="Open Sans"/>
          <w:spacing w:val="-3"/>
        </w:rPr>
        <w:t>t</w:t>
      </w:r>
      <w:r w:rsidR="00656446">
        <w:rPr>
          <w:rFonts w:ascii="Open Sans" w:eastAsia="Open Sans" w:hAnsi="Open Sans" w:cs="Open Sans"/>
          <w:spacing w:val="-6"/>
        </w:rPr>
        <w:t>y</w:t>
      </w:r>
      <w:r w:rsidR="00656446">
        <w:rPr>
          <w:rFonts w:ascii="Open Sans" w:eastAsia="Open Sans" w:hAnsi="Open Sans" w:cs="Open Sans"/>
        </w:rPr>
        <w:t>pe</w:t>
      </w:r>
    </w:p>
    <w:p w14:paraId="6DE12F8B" w14:textId="77777777" w:rsidR="0074787C" w:rsidRDefault="0074787C">
      <w:pPr>
        <w:spacing w:before="16" w:after="0" w:line="220" w:lineRule="exact"/>
      </w:pPr>
    </w:p>
    <w:p w14:paraId="72E9D809"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6"/>
          <w:sz w:val="36"/>
          <w:szCs w:val="36"/>
        </w:rPr>
        <w:t>M</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6"/>
          <w:sz w:val="36"/>
          <w:szCs w:val="36"/>
        </w:rPr>
        <w:t>v</w:t>
      </w:r>
      <w:r>
        <w:rPr>
          <w:rFonts w:ascii="Open Sans" w:eastAsia="Open Sans" w:hAnsi="Open Sans" w:cs="Open Sans"/>
          <w:b/>
          <w:bCs/>
          <w:color w:val="4E80BD"/>
          <w:sz w:val="36"/>
          <w:szCs w:val="36"/>
        </w:rPr>
        <w:t>e</w:t>
      </w:r>
      <w:r>
        <w:rPr>
          <w:rFonts w:ascii="Open Sans" w:eastAsia="Open Sans" w:hAnsi="Open Sans" w:cs="Open Sans"/>
          <w:b/>
          <w:bCs/>
          <w:color w:val="4E80BD"/>
          <w:spacing w:val="1"/>
          <w:sz w:val="36"/>
          <w:szCs w:val="36"/>
        </w:rPr>
        <w:t xml:space="preserve"> </w:t>
      </w:r>
      <w:r>
        <w:rPr>
          <w:rFonts w:ascii="Open Sans" w:eastAsia="Open Sans" w:hAnsi="Open Sans" w:cs="Open Sans"/>
          <w:b/>
          <w:bCs/>
          <w:color w:val="4E80BD"/>
          <w:sz w:val="36"/>
          <w:szCs w:val="36"/>
        </w:rPr>
        <w:t>a</w:t>
      </w:r>
      <w:r>
        <w:rPr>
          <w:rFonts w:ascii="Open Sans" w:eastAsia="Open Sans" w:hAnsi="Open Sans" w:cs="Open Sans"/>
          <w:b/>
          <w:bCs/>
          <w:color w:val="4E80BD"/>
          <w:spacing w:val="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z w:val="36"/>
          <w:szCs w:val="36"/>
        </w:rPr>
        <w:t>o</w:t>
      </w:r>
      <w:r>
        <w:rPr>
          <w:rFonts w:ascii="Open Sans" w:eastAsia="Open Sans" w:hAnsi="Open Sans" w:cs="Open Sans"/>
          <w:b/>
          <w:bCs/>
          <w:color w:val="4E80BD"/>
          <w:spacing w:val="14"/>
          <w:sz w:val="36"/>
          <w:szCs w:val="36"/>
        </w:rPr>
        <w:t xml:space="preserve"> </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n</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r</w:t>
      </w:r>
      <w:r>
        <w:rPr>
          <w:rFonts w:ascii="Open Sans" w:eastAsia="Open Sans" w:hAnsi="Open Sans" w:cs="Open Sans"/>
          <w:b/>
          <w:bCs/>
          <w:color w:val="4E80BD"/>
          <w:spacing w:val="11"/>
          <w:sz w:val="36"/>
          <w:szCs w:val="36"/>
        </w:rPr>
        <w:t xml:space="preserve"> </w:t>
      </w:r>
      <w:r>
        <w:rPr>
          <w:rFonts w:ascii="Open Sans" w:eastAsia="Open Sans" w:hAnsi="Open Sans" w:cs="Open Sans"/>
          <w:b/>
          <w:bCs/>
          <w:color w:val="4E80BD"/>
          <w:spacing w:val="6"/>
          <w:sz w:val="36"/>
          <w:szCs w:val="36"/>
        </w:rPr>
        <w:t>V</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5"/>
          <w:sz w:val="36"/>
          <w:szCs w:val="36"/>
        </w:rPr>
        <w:t>icl</w:t>
      </w:r>
      <w:r>
        <w:rPr>
          <w:rFonts w:ascii="Open Sans" w:eastAsia="Open Sans" w:hAnsi="Open Sans" w:cs="Open Sans"/>
          <w:b/>
          <w:bCs/>
          <w:color w:val="4E80BD"/>
          <w:sz w:val="36"/>
          <w:szCs w:val="36"/>
        </w:rPr>
        <w:t>e</w:t>
      </w:r>
    </w:p>
    <w:p w14:paraId="1011CAE2" w14:textId="77777777" w:rsidR="0074787C" w:rsidRDefault="00656446">
      <w:pPr>
        <w:spacing w:before="84" w:after="0" w:line="240" w:lineRule="auto"/>
        <w:ind w:left="115" w:right="273"/>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qu</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4"/>
        </w:rPr>
        <w:t>-</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3"/>
        </w:rPr>
        <w:t xml:space="preserve"> 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rPr>
        <w:t>5</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a d</w:t>
      </w:r>
      <w:r>
        <w:rPr>
          <w:rFonts w:ascii="Open Sans" w:eastAsia="Open Sans" w:hAnsi="Open Sans" w:cs="Open Sans"/>
          <w:color w:val="3F3F3F"/>
          <w:spacing w:val="5"/>
        </w:rPr>
        <w:t>i</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 xml:space="preserve">nt </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15A0EC16" w14:textId="77777777" w:rsidR="0074787C" w:rsidRDefault="0074787C">
      <w:pPr>
        <w:spacing w:before="2" w:after="0" w:line="160" w:lineRule="exact"/>
        <w:rPr>
          <w:sz w:val="16"/>
          <w:szCs w:val="16"/>
        </w:rPr>
      </w:pPr>
    </w:p>
    <w:p w14:paraId="598DD35E" w14:textId="77777777" w:rsidR="0074787C" w:rsidRDefault="002D0355">
      <w:pPr>
        <w:spacing w:after="0" w:line="240" w:lineRule="auto"/>
        <w:ind w:left="115" w:right="-20"/>
        <w:rPr>
          <w:rFonts w:ascii="Times New Roman" w:eastAsia="Times New Roman" w:hAnsi="Times New Roman" w:cs="Times New Roman"/>
          <w:sz w:val="20"/>
          <w:szCs w:val="20"/>
        </w:rPr>
      </w:pPr>
      <w:r>
        <w:pict w14:anchorId="4EC7D67D">
          <v:shape id="_x0000_i1080" type="#_x0000_t75" style="width:459pt;height:279.75pt;mso-position-horizontal-relative:char;mso-position-vertical-relative:line">
            <v:imagedata r:id="rId85" o:title=""/>
          </v:shape>
        </w:pict>
      </w:r>
    </w:p>
    <w:p w14:paraId="30F2B303" w14:textId="77777777" w:rsidR="0074787C" w:rsidRDefault="00656446">
      <w:pPr>
        <w:spacing w:before="21"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10</w:t>
      </w:r>
      <w:r>
        <w:rPr>
          <w:rFonts w:ascii="Open Sans" w:eastAsia="Open Sans" w:hAnsi="Open Sans" w:cs="Open Sans"/>
          <w:i/>
        </w:rPr>
        <w:t>:</w:t>
      </w:r>
      <w:r>
        <w:rPr>
          <w:rFonts w:ascii="Open Sans" w:eastAsia="Open Sans" w:hAnsi="Open Sans" w:cs="Open Sans"/>
          <w:i/>
          <w:spacing w:val="3"/>
        </w:rPr>
        <w:t xml:space="preserve"> </w:t>
      </w:r>
      <w:r>
        <w:rPr>
          <w:rFonts w:ascii="Open Sans" w:eastAsia="Open Sans" w:hAnsi="Open Sans" w:cs="Open Sans"/>
          <w:i/>
        </w:rPr>
        <w:t>V</w:t>
      </w:r>
      <w:r>
        <w:rPr>
          <w:rFonts w:ascii="Open Sans" w:eastAsia="Open Sans" w:hAnsi="Open Sans" w:cs="Open Sans"/>
          <w:i/>
          <w:spacing w:val="-3"/>
        </w:rPr>
        <w:t>e</w:t>
      </w:r>
      <w:r>
        <w:rPr>
          <w:rFonts w:ascii="Open Sans" w:eastAsia="Open Sans" w:hAnsi="Open Sans" w:cs="Open Sans"/>
          <w:i/>
          <w:spacing w:val="-7"/>
        </w:rPr>
        <w:t>h</w:t>
      </w:r>
      <w:r>
        <w:rPr>
          <w:rFonts w:ascii="Open Sans" w:eastAsia="Open Sans" w:hAnsi="Open Sans" w:cs="Open Sans"/>
          <w:i/>
          <w:spacing w:val="4"/>
        </w:rPr>
        <w:t>i</w:t>
      </w:r>
      <w:r>
        <w:rPr>
          <w:rFonts w:ascii="Open Sans" w:eastAsia="Open Sans" w:hAnsi="Open Sans" w:cs="Open Sans"/>
          <w:i/>
          <w:spacing w:val="6"/>
        </w:rPr>
        <w:t>c</w:t>
      </w:r>
      <w:r>
        <w:rPr>
          <w:rFonts w:ascii="Open Sans" w:eastAsia="Open Sans" w:hAnsi="Open Sans" w:cs="Open Sans"/>
          <w:i/>
          <w:spacing w:val="4"/>
        </w:rPr>
        <w:t>l</w:t>
      </w:r>
      <w:r>
        <w:rPr>
          <w:rFonts w:ascii="Open Sans" w:eastAsia="Open Sans" w:hAnsi="Open Sans" w:cs="Open Sans"/>
          <w:i/>
          <w:spacing w:val="-3"/>
        </w:rPr>
        <w:t>e</w:t>
      </w:r>
      <w:r>
        <w:rPr>
          <w:rFonts w:ascii="Open Sans" w:eastAsia="Open Sans" w:hAnsi="Open Sans" w:cs="Open Sans"/>
          <w:i/>
        </w:rPr>
        <w:t>s</w:t>
      </w:r>
      <w:r>
        <w:rPr>
          <w:rFonts w:ascii="Open Sans" w:eastAsia="Open Sans" w:hAnsi="Open Sans" w:cs="Open Sans"/>
          <w:i/>
          <w:spacing w:val="-4"/>
        </w:rPr>
        <w:t xml:space="preserve"> </w:t>
      </w:r>
      <w:r>
        <w:rPr>
          <w:rFonts w:ascii="Open Sans" w:eastAsia="Open Sans" w:hAnsi="Open Sans" w:cs="Open Sans"/>
          <w:i/>
          <w:spacing w:val="1"/>
        </w:rPr>
        <w:t>G</w:t>
      </w:r>
      <w:r>
        <w:rPr>
          <w:rFonts w:ascii="Open Sans" w:eastAsia="Open Sans" w:hAnsi="Open Sans" w:cs="Open Sans"/>
          <w:i/>
          <w:spacing w:val="-4"/>
        </w:rPr>
        <w:t>a</w:t>
      </w:r>
      <w:r>
        <w:rPr>
          <w:rFonts w:ascii="Open Sans" w:eastAsia="Open Sans" w:hAnsi="Open Sans" w:cs="Open Sans"/>
          <w:i/>
          <w:spacing w:val="-7"/>
        </w:rPr>
        <w:t>n</w:t>
      </w:r>
      <w:r>
        <w:rPr>
          <w:rFonts w:ascii="Open Sans" w:eastAsia="Open Sans" w:hAnsi="Open Sans" w:cs="Open Sans"/>
          <w:i/>
          <w:spacing w:val="4"/>
        </w:rPr>
        <w:t>t</w:t>
      </w:r>
      <w:r>
        <w:rPr>
          <w:rFonts w:ascii="Open Sans" w:eastAsia="Open Sans" w:hAnsi="Open Sans" w:cs="Open Sans"/>
          <w:i/>
        </w:rPr>
        <w:t>t</w:t>
      </w:r>
      <w:r>
        <w:rPr>
          <w:rFonts w:ascii="Open Sans" w:eastAsia="Open Sans" w:hAnsi="Open Sans" w:cs="Open Sans"/>
          <w:i/>
          <w:spacing w:val="3"/>
        </w:rPr>
        <w:t xml:space="preserve"> </w:t>
      </w:r>
      <w:r>
        <w:rPr>
          <w:rFonts w:ascii="Open Sans" w:eastAsia="Open Sans" w:hAnsi="Open Sans" w:cs="Open Sans"/>
          <w:i/>
          <w:spacing w:val="-7"/>
        </w:rPr>
        <w:t>p</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spacing w:val="-7"/>
        </w:rPr>
        <w:t>p</w:t>
      </w:r>
      <w:r>
        <w:rPr>
          <w:rFonts w:ascii="Open Sans" w:eastAsia="Open Sans" w:hAnsi="Open Sans" w:cs="Open Sans"/>
          <w:i/>
          <w:spacing w:val="-4"/>
        </w:rPr>
        <w:t>a</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7"/>
        </w:rPr>
        <w:t xml:space="preserve"> </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rPr>
        <w:t>r</w:t>
      </w:r>
      <w:r>
        <w:rPr>
          <w:rFonts w:ascii="Open Sans" w:eastAsia="Open Sans" w:hAnsi="Open Sans" w:cs="Open Sans"/>
          <w:i/>
          <w:spacing w:val="4"/>
        </w:rPr>
        <w:t xml:space="preserve"> </w:t>
      </w:r>
      <w:r>
        <w:rPr>
          <w:rFonts w:ascii="Open Sans" w:eastAsia="Open Sans" w:hAnsi="Open Sans" w:cs="Open Sans"/>
          <w:i/>
          <w:spacing w:val="3"/>
        </w:rPr>
        <w:t>m</w:t>
      </w:r>
      <w:r>
        <w:rPr>
          <w:rFonts w:ascii="Open Sans" w:eastAsia="Open Sans" w:hAnsi="Open Sans" w:cs="Open Sans"/>
          <w:i/>
          <w:spacing w:val="-4"/>
        </w:rPr>
        <w:t>a</w:t>
      </w:r>
      <w:r>
        <w:rPr>
          <w:rFonts w:ascii="Open Sans" w:eastAsia="Open Sans" w:hAnsi="Open Sans" w:cs="Open Sans"/>
          <w:i/>
          <w:spacing w:val="-7"/>
        </w:rPr>
        <w:t>nu</w:t>
      </w:r>
      <w:r>
        <w:rPr>
          <w:rFonts w:ascii="Open Sans" w:eastAsia="Open Sans" w:hAnsi="Open Sans" w:cs="Open Sans"/>
          <w:i/>
          <w:spacing w:val="-4"/>
        </w:rPr>
        <w:t>a</w:t>
      </w:r>
      <w:r>
        <w:rPr>
          <w:rFonts w:ascii="Open Sans" w:eastAsia="Open Sans" w:hAnsi="Open Sans" w:cs="Open Sans"/>
          <w:i/>
        </w:rPr>
        <w:t>l</w:t>
      </w:r>
      <w:r>
        <w:rPr>
          <w:rFonts w:ascii="Open Sans" w:eastAsia="Open Sans" w:hAnsi="Open Sans" w:cs="Open Sans"/>
          <w:i/>
          <w:spacing w:val="4"/>
        </w:rPr>
        <w:t xml:space="preserve"> </w:t>
      </w:r>
      <w:r>
        <w:rPr>
          <w:rFonts w:ascii="Open Sans" w:eastAsia="Open Sans" w:hAnsi="Open Sans" w:cs="Open Sans"/>
          <w:i/>
          <w:spacing w:val="-3"/>
        </w:rPr>
        <w:t>e</w:t>
      </w:r>
      <w:r>
        <w:rPr>
          <w:rFonts w:ascii="Open Sans" w:eastAsia="Open Sans" w:hAnsi="Open Sans" w:cs="Open Sans"/>
          <w:i/>
          <w:spacing w:val="-7"/>
        </w:rPr>
        <w:t>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p>
    <w:p w14:paraId="69CA4936" w14:textId="77777777" w:rsidR="0074787C" w:rsidRDefault="0074787C">
      <w:pPr>
        <w:spacing w:before="1" w:after="0" w:line="130" w:lineRule="exact"/>
        <w:rPr>
          <w:sz w:val="13"/>
          <w:szCs w:val="13"/>
        </w:rPr>
      </w:pPr>
    </w:p>
    <w:p w14:paraId="106795A1" w14:textId="77777777" w:rsidR="0074787C" w:rsidRDefault="00656446">
      <w:pPr>
        <w:spacing w:after="0" w:line="240" w:lineRule="auto"/>
        <w:ind w:left="115" w:right="14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do</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rPr>
        <w:t>ust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rst</w:t>
      </w:r>
      <w:r>
        <w:rPr>
          <w:rFonts w:ascii="Open Sans" w:eastAsia="Open Sans" w:hAnsi="Open Sans" w:cs="Open Sans"/>
          <w:color w:val="3F3F3F"/>
          <w:spacing w:val="-1"/>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rPr>
        <w:t>de</w:t>
      </w:r>
      <w:r>
        <w:rPr>
          <w:rFonts w:ascii="Open Sans" w:eastAsia="Open Sans" w:hAnsi="Open Sans" w:cs="Open Sans"/>
          <w:color w:val="3F3F3F"/>
          <w:spacing w:val="-2"/>
        </w:rPr>
        <w:t xml:space="preserve"> 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 xml:space="preserve">n. </w:t>
      </w:r>
      <w:r>
        <w:rPr>
          <w:rFonts w:ascii="Open Sans" w:eastAsia="Open Sans" w:hAnsi="Open Sans" w:cs="Open Sans"/>
          <w:color w:val="3F3F3F"/>
          <w:spacing w:val="5"/>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 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s a sh</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 xml:space="preserve">a </w:t>
      </w:r>
      <w:r>
        <w:rPr>
          <w:rFonts w:ascii="Open Sans" w:eastAsia="Open Sans" w:hAnsi="Open Sans" w:cs="Open Sans"/>
          <w:color w:val="3F3F3F"/>
          <w:spacing w:val="5"/>
        </w:rPr>
        <w:t>i</w:t>
      </w:r>
      <w:r>
        <w:rPr>
          <w:rFonts w:ascii="Open Sans" w:eastAsia="Open Sans" w:hAnsi="Open Sans" w:cs="Open Sans"/>
          <w:color w:val="3F3F3F"/>
        </w:rPr>
        <w:t>nc</w:t>
      </w:r>
      <w:r>
        <w:rPr>
          <w:rFonts w:ascii="Open Sans" w:eastAsia="Open Sans" w:hAnsi="Open Sans" w:cs="Open Sans"/>
          <w:color w:val="3F3F3F"/>
          <w:spacing w:val="5"/>
        </w:rPr>
        <w:t>l</w:t>
      </w:r>
      <w:r>
        <w:rPr>
          <w:rFonts w:ascii="Open Sans" w:eastAsia="Open Sans" w:hAnsi="Open Sans" w:cs="Open Sans"/>
          <w:color w:val="3F3F3F"/>
        </w:rPr>
        <w:t>ud</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6"/>
        </w:rPr>
        <w:t xml:space="preserve"> </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 xml:space="preserve">d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ps</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rs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6"/>
        </w:rPr>
        <w:t>y</w:t>
      </w:r>
      <w:r>
        <w:rPr>
          <w:rFonts w:ascii="Open Sans" w:eastAsia="Open Sans" w:hAnsi="Open Sans" w:cs="Open Sans"/>
          <w:color w:val="3F3F3F"/>
        </w:rPr>
        <w:t>s</w:t>
      </w:r>
      <w:r>
        <w:rPr>
          <w:rFonts w:ascii="Open Sans" w:eastAsia="Open Sans" w:hAnsi="Open Sans" w:cs="Open Sans"/>
          <w:color w:val="3F3F3F"/>
          <w:spacing w:val="-3"/>
        </w:rPr>
        <w:t>te</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2"/>
        </w:rPr>
        <w:t>a</w:t>
      </w:r>
      <w:r>
        <w:rPr>
          <w:rFonts w:ascii="Open Sans" w:eastAsia="Open Sans" w:hAnsi="Open Sans" w:cs="Open Sans"/>
          <w:color w:val="3F3F3F"/>
        </w:rPr>
        <w:t>u</w:t>
      </w:r>
      <w:r>
        <w:rPr>
          <w:rFonts w:ascii="Open Sans" w:eastAsia="Open Sans" w:hAnsi="Open Sans" w:cs="Open Sans"/>
          <w:color w:val="3F3F3F"/>
          <w:spacing w:val="-3"/>
        </w:rPr>
        <w:t>t</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mm</w:t>
      </w:r>
      <w:r>
        <w:rPr>
          <w:rFonts w:ascii="Open Sans" w:eastAsia="Open Sans" w:hAnsi="Open Sans" w:cs="Open Sans"/>
          <w:color w:val="3F3F3F"/>
          <w:spacing w:val="-3"/>
        </w:rPr>
        <w:t>e</w:t>
      </w:r>
      <w:r>
        <w:rPr>
          <w:rFonts w:ascii="Open Sans" w:eastAsia="Open Sans" w:hAnsi="Open Sans" w:cs="Open Sans"/>
          <w:color w:val="3F3F3F"/>
        </w:rPr>
        <w:t xml:space="preserve">nds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l</w:t>
      </w:r>
      <w:r>
        <w:rPr>
          <w:rFonts w:ascii="Open Sans" w:eastAsia="Open Sans" w:hAnsi="Open Sans" w:cs="Open Sans"/>
          <w:color w:val="3F3F3F"/>
          <w:spacing w:val="6"/>
        </w:rPr>
        <w:t xml:space="preserve"> </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 xml:space="preserve">ns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 xml:space="preserve">he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2"/>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3"/>
        </w:rPr>
        <w:t>e</w:t>
      </w:r>
      <w:r>
        <w:rPr>
          <w:rFonts w:ascii="Open Sans" w:eastAsia="Open Sans" w:hAnsi="Open Sans" w:cs="Open Sans"/>
          <w:color w:val="3F3F3F"/>
        </w:rPr>
        <w:t>dure</w:t>
      </w:r>
      <w:r>
        <w:rPr>
          <w:rFonts w:ascii="Open Sans" w:eastAsia="Open Sans" w:hAnsi="Open Sans" w:cs="Open Sans"/>
          <w:color w:val="3F3F3F"/>
          <w:spacing w:val="-5"/>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0000FF"/>
          <w:spacing w:val="3"/>
        </w:rPr>
        <w:t>M</w:t>
      </w:r>
      <w:r>
        <w:rPr>
          <w:rFonts w:ascii="Open Sans" w:eastAsia="Open Sans" w:hAnsi="Open Sans" w:cs="Open Sans"/>
          <w:b/>
          <w:bCs/>
          <w:color w:val="0000FF"/>
          <w:spacing w:val="-1"/>
        </w:rPr>
        <w:t>o</w:t>
      </w:r>
      <w:r>
        <w:rPr>
          <w:rFonts w:ascii="Open Sans" w:eastAsia="Open Sans" w:hAnsi="Open Sans" w:cs="Open Sans"/>
          <w:b/>
          <w:bCs/>
          <w:color w:val="0000FF"/>
          <w:spacing w:val="-5"/>
        </w:rPr>
        <w:t>v</w:t>
      </w:r>
      <w:r>
        <w:rPr>
          <w:rFonts w:ascii="Open Sans" w:eastAsia="Open Sans" w:hAnsi="Open Sans" w:cs="Open Sans"/>
          <w:b/>
          <w:bCs/>
          <w:color w:val="0000FF"/>
        </w:rPr>
        <w:t>e</w:t>
      </w:r>
      <w:r>
        <w:rPr>
          <w:rFonts w:ascii="Open Sans" w:eastAsia="Open Sans" w:hAnsi="Open Sans" w:cs="Open Sans"/>
          <w:b/>
          <w:bCs/>
          <w:color w:val="0000FF"/>
          <w:spacing w:val="3"/>
        </w:rPr>
        <w:t xml:space="preserve"> </w:t>
      </w:r>
      <w:r>
        <w:rPr>
          <w:rFonts w:ascii="Open Sans" w:eastAsia="Open Sans" w:hAnsi="Open Sans" w:cs="Open Sans"/>
          <w:b/>
          <w:bCs/>
          <w:color w:val="0000FF"/>
        </w:rPr>
        <w:t>a</w:t>
      </w:r>
      <w:r>
        <w:rPr>
          <w:rFonts w:ascii="Open Sans" w:eastAsia="Open Sans" w:hAnsi="Open Sans" w:cs="Open Sans"/>
          <w:b/>
          <w:bCs/>
          <w:color w:val="0000FF"/>
          <w:spacing w:val="5"/>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5"/>
        </w:rPr>
        <w:t>r</w:t>
      </w:r>
      <w:r>
        <w:rPr>
          <w:rFonts w:ascii="Open Sans" w:eastAsia="Open Sans" w:hAnsi="Open Sans" w:cs="Open Sans"/>
          <w:b/>
          <w:bCs/>
          <w:color w:val="0000FF"/>
          <w:spacing w:val="-7"/>
        </w:rPr>
        <w:t>i</w:t>
      </w:r>
      <w:r>
        <w:rPr>
          <w:rFonts w:ascii="Open Sans" w:eastAsia="Open Sans" w:hAnsi="Open Sans" w:cs="Open Sans"/>
          <w:b/>
          <w:bCs/>
          <w:color w:val="0000FF"/>
        </w:rPr>
        <w:t>p</w:t>
      </w:r>
      <w:r>
        <w:rPr>
          <w:rFonts w:ascii="Open Sans" w:eastAsia="Open Sans" w:hAnsi="Open Sans" w:cs="Open Sans"/>
          <w:b/>
          <w:bCs/>
          <w:color w:val="0000FF"/>
          <w:spacing w:val="-2"/>
        </w:rPr>
        <w:t xml:space="preserve"> </w:t>
      </w:r>
      <w:r>
        <w:rPr>
          <w:rFonts w:ascii="Open Sans" w:eastAsia="Open Sans" w:hAnsi="Open Sans" w:cs="Open Sans"/>
          <w:b/>
          <w:bCs/>
          <w:color w:val="0000FF"/>
          <w:spacing w:val="-5"/>
        </w:rPr>
        <w:t>t</w:t>
      </w:r>
      <w:r>
        <w:rPr>
          <w:rFonts w:ascii="Open Sans" w:eastAsia="Open Sans" w:hAnsi="Open Sans" w:cs="Open Sans"/>
          <w:b/>
          <w:bCs/>
          <w:color w:val="0000FF"/>
        </w:rPr>
        <w:t>o</w:t>
      </w:r>
      <w:r>
        <w:rPr>
          <w:rFonts w:ascii="Open Sans" w:eastAsia="Open Sans" w:hAnsi="Open Sans" w:cs="Open Sans"/>
          <w:b/>
          <w:bCs/>
          <w:color w:val="0000FF"/>
          <w:spacing w:val="2"/>
        </w:rPr>
        <w:t xml:space="preserve"> a</w:t>
      </w:r>
      <w:r>
        <w:rPr>
          <w:rFonts w:ascii="Open Sans" w:eastAsia="Open Sans" w:hAnsi="Open Sans" w:cs="Open Sans"/>
          <w:b/>
          <w:bCs/>
          <w:color w:val="0000FF"/>
          <w:spacing w:val="5"/>
        </w:rPr>
        <w:t>n</w:t>
      </w:r>
      <w:r>
        <w:rPr>
          <w:rFonts w:ascii="Open Sans" w:eastAsia="Open Sans" w:hAnsi="Open Sans" w:cs="Open Sans"/>
          <w:b/>
          <w:bCs/>
          <w:color w:val="0000FF"/>
          <w:spacing w:val="-1"/>
        </w:rPr>
        <w:t>o</w:t>
      </w:r>
      <w:r>
        <w:rPr>
          <w:rFonts w:ascii="Open Sans" w:eastAsia="Open Sans" w:hAnsi="Open Sans" w:cs="Open Sans"/>
          <w:b/>
          <w:bCs/>
          <w:color w:val="0000FF"/>
          <w:spacing w:val="-5"/>
        </w:rPr>
        <w:t>t</w:t>
      </w:r>
      <w:r>
        <w:rPr>
          <w:rFonts w:ascii="Open Sans" w:eastAsia="Open Sans" w:hAnsi="Open Sans" w:cs="Open Sans"/>
          <w:b/>
          <w:bCs/>
          <w:color w:val="0000FF"/>
          <w:spacing w:val="5"/>
        </w:rPr>
        <w:t>he</w:t>
      </w:r>
      <w:r>
        <w:rPr>
          <w:rFonts w:ascii="Open Sans" w:eastAsia="Open Sans" w:hAnsi="Open Sans" w:cs="Open Sans"/>
          <w:b/>
          <w:bCs/>
          <w:color w:val="0000FF"/>
        </w:rPr>
        <w:t xml:space="preserve">r </w:t>
      </w:r>
      <w:r>
        <w:rPr>
          <w:rFonts w:ascii="Open Sans" w:eastAsia="Open Sans" w:hAnsi="Open Sans" w:cs="Open Sans"/>
          <w:b/>
          <w:bCs/>
          <w:color w:val="0000FF"/>
          <w:spacing w:val="2"/>
        </w:rPr>
        <w:t>D</w:t>
      </w:r>
      <w:r>
        <w:rPr>
          <w:rFonts w:ascii="Open Sans" w:eastAsia="Open Sans" w:hAnsi="Open Sans" w:cs="Open Sans"/>
          <w:b/>
          <w:bCs/>
          <w:color w:val="0000FF"/>
          <w:spacing w:val="5"/>
        </w:rPr>
        <w:t>u</w:t>
      </w:r>
      <w:r>
        <w:rPr>
          <w:rFonts w:ascii="Open Sans" w:eastAsia="Open Sans" w:hAnsi="Open Sans" w:cs="Open Sans"/>
          <w:b/>
          <w:bCs/>
          <w:color w:val="0000FF"/>
          <w:spacing w:val="-5"/>
        </w:rPr>
        <w:t>ty</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n</w:t>
      </w:r>
      <w:r>
        <w:rPr>
          <w:rFonts w:ascii="Open Sans" w:eastAsia="Open Sans" w:hAnsi="Open Sans" w:cs="Open Sans"/>
          <w:color w:val="3F3F3F"/>
          <w:spacing w:val="2"/>
        </w:rPr>
        <w:t>o</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et</w:t>
      </w:r>
      <w:r>
        <w:rPr>
          <w:rFonts w:ascii="Open Sans" w:eastAsia="Open Sans" w:hAnsi="Open Sans" w:cs="Open Sans"/>
          <w:color w:val="3F3F3F"/>
          <w:spacing w:val="-2"/>
        </w:rPr>
        <w:t>a</w:t>
      </w:r>
      <w:r>
        <w:rPr>
          <w:rFonts w:ascii="Open Sans" w:eastAsia="Open Sans" w:hAnsi="Open Sans" w:cs="Open Sans"/>
          <w:color w:val="3F3F3F"/>
          <w:spacing w:val="5"/>
        </w:rPr>
        <w:t>il</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w:t>
      </w:r>
    </w:p>
    <w:p w14:paraId="70E40260" w14:textId="77777777" w:rsidR="0074787C" w:rsidRDefault="0074787C">
      <w:pPr>
        <w:spacing w:before="15" w:after="0" w:line="220" w:lineRule="exact"/>
      </w:pPr>
    </w:p>
    <w:p w14:paraId="763C0240"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4"/>
          <w:sz w:val="36"/>
          <w:szCs w:val="36"/>
        </w:rPr>
        <w:t>C</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n</w:t>
      </w:r>
      <w:r>
        <w:rPr>
          <w:rFonts w:ascii="Open Sans" w:eastAsia="Open Sans" w:hAnsi="Open Sans" w:cs="Open Sans"/>
          <w:b/>
          <w:bCs/>
          <w:color w:val="4E80BD"/>
          <w:spacing w:val="7"/>
          <w:sz w:val="36"/>
          <w:szCs w:val="36"/>
        </w:rPr>
        <w:t>g</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g</w:t>
      </w:r>
      <w:r>
        <w:rPr>
          <w:rFonts w:ascii="Open Sans" w:eastAsia="Open Sans" w:hAnsi="Open Sans" w:cs="Open Sans"/>
          <w:b/>
          <w:bCs/>
          <w:color w:val="4E80BD"/>
          <w:spacing w:val="1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7"/>
          <w:sz w:val="36"/>
          <w:szCs w:val="36"/>
        </w:rPr>
        <w:t>m</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s</w:t>
      </w:r>
    </w:p>
    <w:p w14:paraId="772F484F" w14:textId="77777777" w:rsidR="0074787C" w:rsidRDefault="00656446">
      <w:pPr>
        <w:spacing w:before="84" w:after="0" w:line="240" w:lineRule="auto"/>
        <w:ind w:left="115" w:right="-20"/>
        <w:rPr>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color w:val="3F3F3F"/>
        </w:rPr>
        <w:t xml:space="preserve">a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p>
    <w:p w14:paraId="6BF5F0AA" w14:textId="77777777" w:rsidR="0074787C" w:rsidRDefault="0074787C">
      <w:pPr>
        <w:spacing w:after="0"/>
        <w:sectPr w:rsidR="0074787C">
          <w:footerReference w:type="default" r:id="rId86"/>
          <w:pgSz w:w="11920" w:h="16840"/>
          <w:pgMar w:top="1560" w:right="1260" w:bottom="280" w:left="1280" w:header="0" w:footer="0" w:gutter="0"/>
          <w:cols w:space="720"/>
        </w:sectPr>
      </w:pPr>
    </w:p>
    <w:p w14:paraId="551E8E3C" w14:textId="77777777" w:rsidR="0074787C" w:rsidRDefault="0074787C">
      <w:pPr>
        <w:spacing w:before="7" w:after="0" w:line="170" w:lineRule="exact"/>
        <w:rPr>
          <w:sz w:val="17"/>
          <w:szCs w:val="17"/>
        </w:rPr>
      </w:pPr>
    </w:p>
    <w:p w14:paraId="104383F8" w14:textId="77777777" w:rsidR="0074787C" w:rsidRDefault="002D0355">
      <w:pPr>
        <w:spacing w:after="0" w:line="240" w:lineRule="auto"/>
        <w:ind w:left="115" w:right="-20"/>
        <w:rPr>
          <w:rFonts w:ascii="Times New Roman" w:eastAsia="Times New Roman" w:hAnsi="Times New Roman" w:cs="Times New Roman"/>
          <w:sz w:val="20"/>
          <w:szCs w:val="20"/>
        </w:rPr>
      </w:pPr>
      <w:r>
        <w:pict w14:anchorId="637C5E1D">
          <v:shape id="_x0000_i1081" type="#_x0000_t75" style="width:236.25pt;height:235.5pt;mso-position-horizontal-relative:char;mso-position-vertical-relative:line">
            <v:imagedata r:id="rId87" o:title=""/>
          </v:shape>
        </w:pict>
      </w:r>
    </w:p>
    <w:p w14:paraId="092A715A" w14:textId="77777777" w:rsidR="0074787C" w:rsidRDefault="0074787C">
      <w:pPr>
        <w:spacing w:before="5" w:after="0" w:line="140" w:lineRule="exact"/>
        <w:rPr>
          <w:sz w:val="14"/>
          <w:szCs w:val="14"/>
        </w:rPr>
      </w:pPr>
    </w:p>
    <w:p w14:paraId="3C4B3C46"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i/>
          <w:spacing w:val="1"/>
          <w:position w:val="1"/>
        </w:rPr>
        <w:t>F</w:t>
      </w:r>
      <w:r>
        <w:rPr>
          <w:rFonts w:ascii="Open Sans" w:eastAsia="Open Sans" w:hAnsi="Open Sans" w:cs="Open Sans"/>
          <w:i/>
          <w:spacing w:val="4"/>
          <w:position w:val="1"/>
        </w:rPr>
        <w:t>i</w:t>
      </w:r>
      <w:r>
        <w:rPr>
          <w:rFonts w:ascii="Open Sans" w:eastAsia="Open Sans" w:hAnsi="Open Sans" w:cs="Open Sans"/>
          <w:i/>
          <w:spacing w:val="-5"/>
          <w:position w:val="1"/>
        </w:rPr>
        <w:t>g</w:t>
      </w:r>
      <w:r>
        <w:rPr>
          <w:rFonts w:ascii="Open Sans" w:eastAsia="Open Sans" w:hAnsi="Open Sans" w:cs="Open Sans"/>
          <w:i/>
          <w:spacing w:val="-7"/>
          <w:position w:val="1"/>
        </w:rPr>
        <w:t>u</w:t>
      </w:r>
      <w:r>
        <w:rPr>
          <w:rFonts w:ascii="Open Sans" w:eastAsia="Open Sans" w:hAnsi="Open Sans" w:cs="Open Sans"/>
          <w:i/>
          <w:spacing w:val="3"/>
          <w:position w:val="1"/>
        </w:rPr>
        <w:t>r</w:t>
      </w:r>
      <w:r>
        <w:rPr>
          <w:rFonts w:ascii="Open Sans" w:eastAsia="Open Sans" w:hAnsi="Open Sans" w:cs="Open Sans"/>
          <w:i/>
          <w:position w:val="1"/>
        </w:rPr>
        <w:t>e</w:t>
      </w:r>
      <w:r>
        <w:rPr>
          <w:rFonts w:ascii="Open Sans" w:eastAsia="Open Sans" w:hAnsi="Open Sans" w:cs="Open Sans"/>
          <w:i/>
          <w:spacing w:val="-4"/>
          <w:position w:val="1"/>
        </w:rPr>
        <w:t xml:space="preserve"> </w:t>
      </w:r>
      <w:r>
        <w:rPr>
          <w:rFonts w:ascii="Open Sans" w:eastAsia="Open Sans" w:hAnsi="Open Sans" w:cs="Open Sans"/>
          <w:i/>
          <w:spacing w:val="-1"/>
          <w:position w:val="1"/>
        </w:rPr>
        <w:t>1</w:t>
      </w:r>
      <w:r>
        <w:rPr>
          <w:rFonts w:ascii="Open Sans" w:eastAsia="Open Sans" w:hAnsi="Open Sans" w:cs="Open Sans"/>
          <w:i/>
          <w:spacing w:val="6"/>
          <w:position w:val="1"/>
        </w:rPr>
        <w:t>-</w:t>
      </w:r>
      <w:r>
        <w:rPr>
          <w:rFonts w:ascii="Open Sans" w:eastAsia="Open Sans" w:hAnsi="Open Sans" w:cs="Open Sans"/>
          <w:i/>
          <w:spacing w:val="-1"/>
          <w:position w:val="1"/>
        </w:rPr>
        <w:t>11</w:t>
      </w:r>
      <w:r>
        <w:rPr>
          <w:rFonts w:ascii="Open Sans" w:eastAsia="Open Sans" w:hAnsi="Open Sans" w:cs="Open Sans"/>
          <w:i/>
          <w:position w:val="1"/>
        </w:rPr>
        <w:t>:</w:t>
      </w:r>
      <w:r>
        <w:rPr>
          <w:rFonts w:ascii="Open Sans" w:eastAsia="Open Sans" w:hAnsi="Open Sans" w:cs="Open Sans"/>
          <w:i/>
          <w:spacing w:val="3"/>
          <w:position w:val="1"/>
        </w:rPr>
        <w:t xml:space="preserve"> </w:t>
      </w:r>
      <w:r>
        <w:rPr>
          <w:rFonts w:ascii="Open Sans" w:eastAsia="Open Sans" w:hAnsi="Open Sans" w:cs="Open Sans"/>
          <w:i/>
          <w:spacing w:val="-7"/>
          <w:position w:val="1"/>
        </w:rPr>
        <w:t>Ed</w:t>
      </w:r>
      <w:r>
        <w:rPr>
          <w:rFonts w:ascii="Open Sans" w:eastAsia="Open Sans" w:hAnsi="Open Sans" w:cs="Open Sans"/>
          <w:i/>
          <w:spacing w:val="4"/>
          <w:position w:val="1"/>
        </w:rPr>
        <w:t>iti</w:t>
      </w:r>
      <w:r>
        <w:rPr>
          <w:rFonts w:ascii="Open Sans" w:eastAsia="Open Sans" w:hAnsi="Open Sans" w:cs="Open Sans"/>
          <w:i/>
          <w:spacing w:val="-7"/>
          <w:position w:val="1"/>
        </w:rPr>
        <w:t>n</w:t>
      </w:r>
      <w:r>
        <w:rPr>
          <w:rFonts w:ascii="Open Sans" w:eastAsia="Open Sans" w:hAnsi="Open Sans" w:cs="Open Sans"/>
          <w:i/>
          <w:position w:val="1"/>
        </w:rPr>
        <w:t>g</w:t>
      </w:r>
      <w:r>
        <w:rPr>
          <w:rFonts w:ascii="Open Sans" w:eastAsia="Open Sans" w:hAnsi="Open Sans" w:cs="Open Sans"/>
          <w:i/>
          <w:spacing w:val="-4"/>
          <w:position w:val="1"/>
        </w:rPr>
        <w:t xml:space="preserve"> </w:t>
      </w:r>
      <w:r>
        <w:rPr>
          <w:rFonts w:ascii="Open Sans" w:eastAsia="Open Sans" w:hAnsi="Open Sans" w:cs="Open Sans"/>
          <w:i/>
          <w:position w:val="1"/>
        </w:rPr>
        <w:t>a</w:t>
      </w:r>
      <w:r>
        <w:rPr>
          <w:rFonts w:ascii="Open Sans" w:eastAsia="Open Sans" w:hAnsi="Open Sans" w:cs="Open Sans"/>
          <w:i/>
          <w:spacing w:val="-2"/>
          <w:position w:val="1"/>
        </w:rPr>
        <w:t xml:space="preserve"> </w:t>
      </w:r>
      <w:r>
        <w:rPr>
          <w:rFonts w:ascii="Open Sans" w:eastAsia="Open Sans" w:hAnsi="Open Sans" w:cs="Open Sans"/>
          <w:i/>
          <w:spacing w:val="4"/>
          <w:position w:val="1"/>
        </w:rPr>
        <w:t>v</w:t>
      </w:r>
      <w:r>
        <w:rPr>
          <w:rFonts w:ascii="Open Sans" w:eastAsia="Open Sans" w:hAnsi="Open Sans" w:cs="Open Sans"/>
          <w:i/>
          <w:spacing w:val="-3"/>
          <w:position w:val="1"/>
        </w:rPr>
        <w:t>e</w:t>
      </w:r>
      <w:r>
        <w:rPr>
          <w:rFonts w:ascii="Open Sans" w:eastAsia="Open Sans" w:hAnsi="Open Sans" w:cs="Open Sans"/>
          <w:i/>
          <w:spacing w:val="-7"/>
          <w:position w:val="1"/>
        </w:rPr>
        <w:t>h</w:t>
      </w:r>
      <w:r>
        <w:rPr>
          <w:rFonts w:ascii="Open Sans" w:eastAsia="Open Sans" w:hAnsi="Open Sans" w:cs="Open Sans"/>
          <w:i/>
          <w:spacing w:val="4"/>
          <w:position w:val="1"/>
        </w:rPr>
        <w:t>i</w:t>
      </w:r>
      <w:r>
        <w:rPr>
          <w:rFonts w:ascii="Open Sans" w:eastAsia="Open Sans" w:hAnsi="Open Sans" w:cs="Open Sans"/>
          <w:i/>
          <w:spacing w:val="6"/>
          <w:position w:val="1"/>
        </w:rPr>
        <w:t>c</w:t>
      </w:r>
      <w:r>
        <w:rPr>
          <w:rFonts w:ascii="Open Sans" w:eastAsia="Open Sans" w:hAnsi="Open Sans" w:cs="Open Sans"/>
          <w:i/>
          <w:spacing w:val="4"/>
          <w:position w:val="1"/>
        </w:rPr>
        <w:t>l</w:t>
      </w:r>
      <w:r>
        <w:rPr>
          <w:rFonts w:ascii="Open Sans" w:eastAsia="Open Sans" w:hAnsi="Open Sans" w:cs="Open Sans"/>
          <w:i/>
          <w:position w:val="1"/>
        </w:rPr>
        <w:t>e</w:t>
      </w:r>
      <w:r>
        <w:rPr>
          <w:rFonts w:ascii="Open Sans" w:eastAsia="Open Sans" w:hAnsi="Open Sans" w:cs="Open Sans"/>
          <w:i/>
          <w:spacing w:val="-3"/>
          <w:position w:val="1"/>
        </w:rPr>
        <w:t xml:space="preserve"> </w:t>
      </w:r>
      <w:r>
        <w:rPr>
          <w:rFonts w:ascii="Open Sans" w:eastAsia="Open Sans" w:hAnsi="Open Sans" w:cs="Open Sans"/>
          <w:i/>
          <w:spacing w:val="4"/>
          <w:position w:val="1"/>
        </w:rPr>
        <w:t>t</w:t>
      </w:r>
      <w:r>
        <w:rPr>
          <w:rFonts w:ascii="Open Sans" w:eastAsia="Open Sans" w:hAnsi="Open Sans" w:cs="Open Sans"/>
          <w:i/>
          <w:spacing w:val="-7"/>
          <w:position w:val="1"/>
        </w:rPr>
        <w:t>h</w:t>
      </w:r>
      <w:r>
        <w:rPr>
          <w:rFonts w:ascii="Open Sans" w:eastAsia="Open Sans" w:hAnsi="Open Sans" w:cs="Open Sans"/>
          <w:i/>
          <w:spacing w:val="3"/>
          <w:position w:val="1"/>
        </w:rPr>
        <w:t>r</w:t>
      </w:r>
      <w:r>
        <w:rPr>
          <w:rFonts w:ascii="Open Sans" w:eastAsia="Open Sans" w:hAnsi="Open Sans" w:cs="Open Sans"/>
          <w:i/>
          <w:spacing w:val="-3"/>
          <w:position w:val="1"/>
        </w:rPr>
        <w:t>o</w:t>
      </w:r>
      <w:r>
        <w:rPr>
          <w:rFonts w:ascii="Open Sans" w:eastAsia="Open Sans" w:hAnsi="Open Sans" w:cs="Open Sans"/>
          <w:i/>
          <w:spacing w:val="-7"/>
          <w:position w:val="1"/>
        </w:rPr>
        <w:t>u</w:t>
      </w:r>
      <w:r>
        <w:rPr>
          <w:rFonts w:ascii="Open Sans" w:eastAsia="Open Sans" w:hAnsi="Open Sans" w:cs="Open Sans"/>
          <w:i/>
          <w:spacing w:val="-5"/>
          <w:position w:val="1"/>
        </w:rPr>
        <w:t>g</w:t>
      </w:r>
      <w:r>
        <w:rPr>
          <w:rFonts w:ascii="Open Sans" w:eastAsia="Open Sans" w:hAnsi="Open Sans" w:cs="Open Sans"/>
          <w:i/>
          <w:position w:val="1"/>
        </w:rPr>
        <w:t>h</w:t>
      </w:r>
      <w:r>
        <w:rPr>
          <w:rFonts w:ascii="Open Sans" w:eastAsia="Open Sans" w:hAnsi="Open Sans" w:cs="Open Sans"/>
          <w:i/>
          <w:spacing w:val="-6"/>
          <w:position w:val="1"/>
        </w:rPr>
        <w:t xml:space="preserve"> </w:t>
      </w:r>
      <w:r>
        <w:rPr>
          <w:rFonts w:ascii="Open Sans" w:eastAsia="Open Sans" w:hAnsi="Open Sans" w:cs="Open Sans"/>
          <w:i/>
          <w:spacing w:val="4"/>
          <w:position w:val="1"/>
        </w:rPr>
        <w:t>it</w:t>
      </w:r>
      <w:r>
        <w:rPr>
          <w:rFonts w:ascii="Open Sans" w:eastAsia="Open Sans" w:hAnsi="Open Sans" w:cs="Open Sans"/>
          <w:i/>
          <w:position w:val="1"/>
        </w:rPr>
        <w:t>s</w:t>
      </w:r>
      <w:r>
        <w:rPr>
          <w:rFonts w:ascii="Open Sans" w:eastAsia="Open Sans" w:hAnsi="Open Sans" w:cs="Open Sans"/>
          <w:i/>
          <w:spacing w:val="-2"/>
          <w:position w:val="1"/>
        </w:rPr>
        <w:t xml:space="preserve"> </w:t>
      </w:r>
      <w:r>
        <w:rPr>
          <w:rFonts w:ascii="Open Sans" w:eastAsia="Open Sans" w:hAnsi="Open Sans" w:cs="Open Sans"/>
          <w:i/>
          <w:spacing w:val="4"/>
          <w:position w:val="1"/>
        </w:rPr>
        <w:t>i</w:t>
      </w:r>
      <w:r>
        <w:rPr>
          <w:rFonts w:ascii="Open Sans" w:eastAsia="Open Sans" w:hAnsi="Open Sans" w:cs="Open Sans"/>
          <w:i/>
          <w:spacing w:val="-7"/>
          <w:position w:val="1"/>
        </w:rPr>
        <w:t>n</w:t>
      </w:r>
      <w:r>
        <w:rPr>
          <w:rFonts w:ascii="Open Sans" w:eastAsia="Open Sans" w:hAnsi="Open Sans" w:cs="Open Sans"/>
          <w:i/>
          <w:spacing w:val="6"/>
          <w:position w:val="1"/>
        </w:rPr>
        <w:t>f</w:t>
      </w:r>
      <w:r>
        <w:rPr>
          <w:rFonts w:ascii="Open Sans" w:eastAsia="Open Sans" w:hAnsi="Open Sans" w:cs="Open Sans"/>
          <w:i/>
          <w:spacing w:val="-3"/>
          <w:position w:val="1"/>
        </w:rPr>
        <w:t>o</w:t>
      </w:r>
      <w:r>
        <w:rPr>
          <w:rFonts w:ascii="Open Sans" w:eastAsia="Open Sans" w:hAnsi="Open Sans" w:cs="Open Sans"/>
          <w:i/>
          <w:spacing w:val="3"/>
          <w:position w:val="1"/>
        </w:rPr>
        <w:t>rm</w:t>
      </w:r>
      <w:r>
        <w:rPr>
          <w:rFonts w:ascii="Open Sans" w:eastAsia="Open Sans" w:hAnsi="Open Sans" w:cs="Open Sans"/>
          <w:i/>
          <w:spacing w:val="-4"/>
          <w:position w:val="1"/>
        </w:rPr>
        <w:t>a</w:t>
      </w:r>
      <w:r>
        <w:rPr>
          <w:rFonts w:ascii="Open Sans" w:eastAsia="Open Sans" w:hAnsi="Open Sans" w:cs="Open Sans"/>
          <w:i/>
          <w:spacing w:val="4"/>
          <w:position w:val="1"/>
        </w:rPr>
        <w:t>ti</w:t>
      </w:r>
      <w:r>
        <w:rPr>
          <w:rFonts w:ascii="Open Sans" w:eastAsia="Open Sans" w:hAnsi="Open Sans" w:cs="Open Sans"/>
          <w:i/>
          <w:spacing w:val="-3"/>
          <w:position w:val="1"/>
        </w:rPr>
        <w:t>o</w:t>
      </w:r>
      <w:r>
        <w:rPr>
          <w:rFonts w:ascii="Open Sans" w:eastAsia="Open Sans" w:hAnsi="Open Sans" w:cs="Open Sans"/>
          <w:i/>
          <w:position w:val="1"/>
        </w:rPr>
        <w:t>n</w:t>
      </w:r>
      <w:r>
        <w:rPr>
          <w:rFonts w:ascii="Open Sans" w:eastAsia="Open Sans" w:hAnsi="Open Sans" w:cs="Open Sans"/>
          <w:i/>
          <w:spacing w:val="-8"/>
          <w:position w:val="1"/>
        </w:rPr>
        <w:t xml:space="preserve"> </w:t>
      </w:r>
      <w:r>
        <w:rPr>
          <w:rFonts w:ascii="Open Sans" w:eastAsia="Open Sans" w:hAnsi="Open Sans" w:cs="Open Sans"/>
          <w:i/>
          <w:spacing w:val="-7"/>
          <w:position w:val="1"/>
        </w:rPr>
        <w:t>b</w:t>
      </w:r>
      <w:r>
        <w:rPr>
          <w:rFonts w:ascii="Open Sans" w:eastAsia="Open Sans" w:hAnsi="Open Sans" w:cs="Open Sans"/>
          <w:i/>
          <w:spacing w:val="-3"/>
          <w:position w:val="1"/>
        </w:rPr>
        <w:t>o</w:t>
      </w:r>
      <w:r>
        <w:rPr>
          <w:rFonts w:ascii="Open Sans" w:eastAsia="Open Sans" w:hAnsi="Open Sans" w:cs="Open Sans"/>
          <w:i/>
          <w:position w:val="1"/>
        </w:rPr>
        <w:t>x</w:t>
      </w:r>
    </w:p>
    <w:p w14:paraId="2D541436" w14:textId="77777777" w:rsidR="0074787C" w:rsidRDefault="0074787C">
      <w:pPr>
        <w:spacing w:before="1" w:after="0" w:line="130" w:lineRule="exact"/>
        <w:rPr>
          <w:sz w:val="13"/>
          <w:szCs w:val="13"/>
        </w:rPr>
      </w:pPr>
    </w:p>
    <w:p w14:paraId="0D9819BC"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t</w:t>
      </w:r>
      <w:r>
        <w:rPr>
          <w:rFonts w:ascii="Open Sans" w:eastAsia="Open Sans" w:hAnsi="Open Sans" w:cs="Open Sans"/>
          <w:color w:val="3F3F3F"/>
          <w:spacing w:val="-6"/>
        </w:rPr>
        <w:t>/</w:t>
      </w:r>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k</w:t>
      </w:r>
      <w:r>
        <w:rPr>
          <w:rFonts w:ascii="Open Sans" w:eastAsia="Open Sans" w:hAnsi="Open Sans" w:cs="Open Sans"/>
          <w:color w:val="3F3F3F"/>
        </w:rPr>
        <w:t xml:space="preserve">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p>
    <w:p w14:paraId="1F200B07" w14:textId="77777777" w:rsidR="0074787C" w:rsidRDefault="0074787C">
      <w:pPr>
        <w:spacing w:before="16" w:after="0" w:line="220" w:lineRule="exact"/>
      </w:pPr>
    </w:p>
    <w:p w14:paraId="2B53DB31" w14:textId="1F71F6C1" w:rsidR="0074787C" w:rsidDel="004F0D30" w:rsidRDefault="00656446">
      <w:pPr>
        <w:spacing w:after="0" w:line="240" w:lineRule="auto"/>
        <w:ind w:left="115" w:right="-20"/>
        <w:rPr>
          <w:del w:id="369" w:author="Tal" w:date="2016-09-19T09:23:00Z"/>
          <w:rFonts w:ascii="Open Sans" w:eastAsia="Open Sans" w:hAnsi="Open Sans" w:cs="Open Sans"/>
          <w:sz w:val="36"/>
          <w:szCs w:val="36"/>
        </w:rPr>
      </w:pPr>
      <w:r>
        <w:rPr>
          <w:rFonts w:ascii="Open Sans" w:eastAsia="Open Sans" w:hAnsi="Open Sans" w:cs="Open Sans"/>
          <w:b/>
          <w:bCs/>
          <w:color w:val="4E80BD"/>
          <w:spacing w:val="4"/>
          <w:sz w:val="36"/>
          <w:szCs w:val="36"/>
        </w:rPr>
        <w:t>D</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6"/>
          <w:sz w:val="36"/>
          <w:szCs w:val="36"/>
        </w:rPr>
        <w:t>t</w:t>
      </w:r>
      <w:r>
        <w:rPr>
          <w:rFonts w:ascii="Open Sans" w:eastAsia="Open Sans" w:hAnsi="Open Sans" w:cs="Open Sans"/>
          <w:b/>
          <w:bCs/>
          <w:color w:val="4E80BD"/>
          <w:sz w:val="36"/>
          <w:szCs w:val="36"/>
        </w:rPr>
        <w:t>e</w:t>
      </w:r>
      <w:r>
        <w:rPr>
          <w:rFonts w:ascii="Open Sans" w:eastAsia="Open Sans" w:hAnsi="Open Sans" w:cs="Open Sans"/>
          <w:b/>
          <w:bCs/>
          <w:color w:val="4E80BD"/>
          <w:spacing w:val="3"/>
          <w:sz w:val="36"/>
          <w:szCs w:val="36"/>
        </w:rPr>
        <w:t xml:space="preserve"> </w:t>
      </w:r>
      <w:r>
        <w:rPr>
          <w:rFonts w:ascii="Open Sans" w:eastAsia="Open Sans" w:hAnsi="Open Sans" w:cs="Open Sans"/>
          <w:b/>
          <w:bCs/>
          <w:color w:val="4E80BD"/>
          <w:sz w:val="36"/>
          <w:szCs w:val="36"/>
        </w:rPr>
        <w:t>a</w:t>
      </w:r>
      <w:r>
        <w:rPr>
          <w:rFonts w:ascii="Open Sans" w:eastAsia="Open Sans" w:hAnsi="Open Sans" w:cs="Open Sans"/>
          <w:b/>
          <w:bCs/>
          <w:color w:val="4E80BD"/>
          <w:spacing w:val="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del w:id="370" w:author="Tal" w:date="2016-09-19T09:23:00Z">
        <w:r w:rsidDel="004F0D30">
          <w:rPr>
            <w:rFonts w:ascii="Open Sans" w:eastAsia="Open Sans" w:hAnsi="Open Sans" w:cs="Open Sans"/>
            <w:b/>
            <w:bCs/>
            <w:color w:val="4E80BD"/>
            <w:spacing w:val="2"/>
            <w:sz w:val="36"/>
            <w:szCs w:val="36"/>
          </w:rPr>
          <w:delText>o</w:delText>
        </w:r>
        <w:r w:rsidDel="004F0D30">
          <w:rPr>
            <w:rFonts w:ascii="Open Sans" w:eastAsia="Open Sans" w:hAnsi="Open Sans" w:cs="Open Sans"/>
            <w:b/>
            <w:bCs/>
            <w:color w:val="4E80BD"/>
            <w:sz w:val="36"/>
            <w:szCs w:val="36"/>
          </w:rPr>
          <w:delText>r</w:delText>
        </w:r>
        <w:r w:rsidDel="004F0D30">
          <w:rPr>
            <w:rFonts w:ascii="Open Sans" w:eastAsia="Open Sans" w:hAnsi="Open Sans" w:cs="Open Sans"/>
            <w:b/>
            <w:bCs/>
            <w:color w:val="4E80BD"/>
            <w:spacing w:val="13"/>
            <w:sz w:val="36"/>
            <w:szCs w:val="36"/>
          </w:rPr>
          <w:delText xml:space="preserve"> </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3"/>
            <w:sz w:val="36"/>
            <w:szCs w:val="36"/>
          </w:rPr>
          <w:delText>h</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z w:val="36"/>
            <w:szCs w:val="36"/>
          </w:rPr>
          <w:delText>d</w:delText>
        </w:r>
      </w:del>
    </w:p>
    <w:p w14:paraId="4B0CC3DD" w14:textId="77777777" w:rsidR="0074787C" w:rsidRDefault="0074787C" w:rsidP="004F0D30">
      <w:pPr>
        <w:spacing w:after="0" w:line="240" w:lineRule="auto"/>
        <w:ind w:left="115" w:right="-20"/>
        <w:pPrChange w:id="371" w:author="Tal" w:date="2016-09-19T09:23:00Z">
          <w:pPr>
            <w:spacing w:before="2" w:after="0" w:line="220" w:lineRule="exact"/>
          </w:pPr>
        </w:pPrChange>
      </w:pPr>
    </w:p>
    <w:p w14:paraId="43C2BFB0"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D</w:t>
      </w:r>
      <w:r>
        <w:rPr>
          <w:rFonts w:ascii="Arial" w:eastAsia="Arial" w:hAnsi="Arial" w:cs="Arial"/>
          <w:b/>
          <w:bCs/>
          <w:i/>
          <w:color w:val="004CDD"/>
          <w:spacing w:val="-2"/>
          <w:sz w:val="30"/>
          <w:szCs w:val="30"/>
        </w:rPr>
        <w:t>e</w:t>
      </w:r>
      <w:r>
        <w:rPr>
          <w:rFonts w:ascii="Arial" w:eastAsia="Arial" w:hAnsi="Arial" w:cs="Arial"/>
          <w:b/>
          <w:bCs/>
          <w:i/>
          <w:color w:val="004CDD"/>
          <w:spacing w:val="7"/>
          <w:sz w:val="30"/>
          <w:szCs w:val="30"/>
        </w:rPr>
        <w:t>l</w:t>
      </w:r>
      <w:r>
        <w:rPr>
          <w:rFonts w:ascii="Arial" w:eastAsia="Arial" w:hAnsi="Arial" w:cs="Arial"/>
          <w:b/>
          <w:bCs/>
          <w:i/>
          <w:color w:val="004CDD"/>
          <w:spacing w:val="-2"/>
          <w:sz w:val="30"/>
          <w:szCs w:val="30"/>
        </w:rPr>
        <w:t>e</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1"/>
          <w:sz w:val="30"/>
          <w:szCs w:val="30"/>
        </w:rPr>
        <w:t xml:space="preserve"> </w:t>
      </w:r>
      <w:proofErr w:type="spellStart"/>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T</w:t>
      </w:r>
      <w:r>
        <w:rPr>
          <w:rFonts w:ascii="Arial" w:eastAsia="Arial" w:hAnsi="Arial" w:cs="Arial"/>
          <w:b/>
          <w:bCs/>
          <w:i/>
          <w:color w:val="004CDD"/>
          <w:spacing w:val="3"/>
          <w:sz w:val="30"/>
          <w:szCs w:val="30"/>
        </w:rPr>
        <w:t>r</w:t>
      </w:r>
      <w:r>
        <w:rPr>
          <w:rFonts w:ascii="Arial" w:eastAsia="Arial" w:hAnsi="Arial" w:cs="Arial"/>
          <w:b/>
          <w:bCs/>
          <w:i/>
          <w:color w:val="004CDD"/>
          <w:spacing w:val="7"/>
          <w:sz w:val="30"/>
          <w:szCs w:val="30"/>
        </w:rPr>
        <w:t>i</w:t>
      </w:r>
      <w:r>
        <w:rPr>
          <w:rFonts w:ascii="Arial" w:eastAsia="Arial" w:hAnsi="Arial" w:cs="Arial"/>
          <w:b/>
          <w:bCs/>
          <w:i/>
          <w:color w:val="004CDD"/>
          <w:sz w:val="30"/>
          <w:szCs w:val="30"/>
        </w:rPr>
        <w:t>p</w:t>
      </w:r>
      <w:proofErr w:type="spellEnd"/>
    </w:p>
    <w:p w14:paraId="2140AAF1" w14:textId="77777777" w:rsidR="0074787C" w:rsidRDefault="0074787C">
      <w:pPr>
        <w:spacing w:before="3" w:after="0" w:line="100" w:lineRule="exact"/>
        <w:rPr>
          <w:sz w:val="10"/>
          <w:szCs w:val="10"/>
        </w:rPr>
      </w:pPr>
    </w:p>
    <w:p w14:paraId="48EA9786" w14:textId="77777777" w:rsidR="0074787C" w:rsidRDefault="00656446">
      <w:pPr>
        <w:spacing w:after="0" w:line="249" w:lineRule="auto"/>
        <w:ind w:left="115" w:right="53"/>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proofErr w:type="gramStart"/>
      <w:r>
        <w:rPr>
          <w:rFonts w:ascii="Open Sans" w:eastAsia="Open Sans" w:hAnsi="Open Sans" w:cs="Open Sans"/>
          <w:b/>
          <w:bCs/>
          <w:color w:val="0000FF"/>
          <w:spacing w:val="-5"/>
        </w:rPr>
        <w:t>C</w:t>
      </w:r>
      <w:r>
        <w:rPr>
          <w:rFonts w:ascii="Open Sans" w:eastAsia="Open Sans" w:hAnsi="Open Sans" w:cs="Open Sans"/>
          <w:b/>
          <w:bCs/>
          <w:color w:val="0000FF"/>
          <w:spacing w:val="5"/>
        </w:rPr>
        <w:t>h</w:t>
      </w:r>
      <w:r>
        <w:rPr>
          <w:rFonts w:ascii="Open Sans" w:eastAsia="Open Sans" w:hAnsi="Open Sans" w:cs="Open Sans"/>
          <w:b/>
          <w:bCs/>
          <w:color w:val="0000FF"/>
          <w:spacing w:val="2"/>
        </w:rPr>
        <w:t>a</w:t>
      </w:r>
      <w:r>
        <w:rPr>
          <w:rFonts w:ascii="Open Sans" w:eastAsia="Open Sans" w:hAnsi="Open Sans" w:cs="Open Sans"/>
          <w:b/>
          <w:bCs/>
          <w:color w:val="0000FF"/>
          <w:spacing w:val="5"/>
        </w:rPr>
        <w:t>n</w:t>
      </w:r>
      <w:r>
        <w:rPr>
          <w:rFonts w:ascii="Open Sans" w:eastAsia="Open Sans" w:hAnsi="Open Sans" w:cs="Open Sans"/>
          <w:b/>
          <w:bCs/>
          <w:color w:val="0000FF"/>
          <w:spacing w:val="-4"/>
        </w:rPr>
        <w:t>g</w:t>
      </w:r>
      <w:r>
        <w:rPr>
          <w:rFonts w:ascii="Open Sans" w:eastAsia="Open Sans" w:hAnsi="Open Sans" w:cs="Open Sans"/>
          <w:b/>
          <w:bCs/>
          <w:color w:val="0000FF"/>
          <w:spacing w:val="-7"/>
        </w:rPr>
        <w:t>i</w:t>
      </w:r>
      <w:r>
        <w:rPr>
          <w:rFonts w:ascii="Open Sans" w:eastAsia="Open Sans" w:hAnsi="Open Sans" w:cs="Open Sans"/>
          <w:b/>
          <w:bCs/>
          <w:color w:val="0000FF"/>
          <w:spacing w:val="5"/>
        </w:rPr>
        <w:t>n</w:t>
      </w:r>
      <w:r>
        <w:rPr>
          <w:rFonts w:ascii="Open Sans" w:eastAsia="Open Sans" w:hAnsi="Open Sans" w:cs="Open Sans"/>
          <w:b/>
          <w:bCs/>
          <w:color w:val="0000FF"/>
        </w:rPr>
        <w:t>g</w:t>
      </w:r>
      <w:proofErr w:type="gramEnd"/>
      <w:r>
        <w:rPr>
          <w:rFonts w:ascii="Open Sans" w:eastAsia="Open Sans" w:hAnsi="Open Sans" w:cs="Open Sans"/>
          <w:b/>
          <w:bCs/>
          <w:color w:val="0000FF"/>
          <w:spacing w:val="-4"/>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5"/>
        </w:rPr>
        <w:t>r</w:t>
      </w:r>
      <w:r>
        <w:rPr>
          <w:rFonts w:ascii="Open Sans" w:eastAsia="Open Sans" w:hAnsi="Open Sans" w:cs="Open Sans"/>
          <w:b/>
          <w:bCs/>
          <w:color w:val="0000FF"/>
          <w:spacing w:val="-7"/>
        </w:rPr>
        <w:t>i</w:t>
      </w:r>
      <w:r>
        <w:rPr>
          <w:rFonts w:ascii="Open Sans" w:eastAsia="Open Sans" w:hAnsi="Open Sans" w:cs="Open Sans"/>
          <w:b/>
          <w:bCs/>
          <w:color w:val="0000FF"/>
        </w:rPr>
        <w:t>p</w:t>
      </w:r>
      <w:r>
        <w:rPr>
          <w:rFonts w:ascii="Open Sans" w:eastAsia="Open Sans" w:hAnsi="Open Sans" w:cs="Open Sans"/>
          <w:b/>
          <w:bCs/>
          <w:color w:val="0000FF"/>
          <w:spacing w:val="-2"/>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7"/>
        </w:rPr>
        <w:t>i</w:t>
      </w:r>
      <w:r>
        <w:rPr>
          <w:rFonts w:ascii="Open Sans" w:eastAsia="Open Sans" w:hAnsi="Open Sans" w:cs="Open Sans"/>
          <w:b/>
          <w:bCs/>
          <w:color w:val="0000FF"/>
          <w:spacing w:val="-6"/>
        </w:rPr>
        <w:t>m</w:t>
      </w:r>
      <w:r>
        <w:rPr>
          <w:rFonts w:ascii="Open Sans" w:eastAsia="Open Sans" w:hAnsi="Open Sans" w:cs="Open Sans"/>
          <w:b/>
          <w:bCs/>
          <w:color w:val="0000FF"/>
          <w:spacing w:val="5"/>
        </w:rPr>
        <w:t>e</w:t>
      </w:r>
      <w:r>
        <w:rPr>
          <w:rFonts w:ascii="Open Sans" w:eastAsia="Open Sans" w:hAnsi="Open Sans" w:cs="Open Sans"/>
          <w:b/>
          <w:bCs/>
          <w:color w:val="0000FF"/>
          <w:spacing w:val="-4"/>
        </w:rPr>
        <w:t>s</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1</w:t>
      </w:r>
      <w:r>
        <w:rPr>
          <w:rFonts w:ascii="Open Sans" w:eastAsia="Open Sans" w:hAnsi="Open Sans" w:cs="Open Sans"/>
          <w:b/>
          <w:bCs/>
          <w:color w:val="191970"/>
        </w:rPr>
        <w:t>1</w:t>
      </w:r>
      <w:r>
        <w:rPr>
          <w:rFonts w:ascii="Open Sans" w:eastAsia="Open Sans" w:hAnsi="Open Sans" w:cs="Open Sans"/>
          <w:b/>
          <w:bCs/>
          <w:color w:val="191970"/>
          <w:spacing w:val="-7"/>
        </w:rPr>
        <w:t xml:space="preserve"> </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 xml:space="preserve">ck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sidR="002D0355">
        <w:rPr>
          <w:rFonts w:ascii="Open Sans" w:eastAsia="Open Sans" w:hAnsi="Open Sans" w:cs="Open Sans"/>
          <w:color w:val="3F3F3F"/>
          <w:spacing w:val="1"/>
        </w:rPr>
        <w:pict w14:anchorId="35335D2C">
          <v:shape id="_x0000_i1082" type="#_x0000_t75" style="width:22.5pt;height:22.5pt;mso-position-horizontal-relative:char;mso-position-vertical-relative:line">
            <v:imagedata r:id="rId88" o:title=""/>
          </v:shape>
        </w:pict>
      </w:r>
      <w:r>
        <w:rPr>
          <w:rFonts w:ascii="Times New Roman" w:eastAsia="Times New Roman" w:hAnsi="Times New Roman" w:cs="Times New Roman"/>
          <w:color w:val="3F3F3F"/>
          <w:spacing w:val="-3"/>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 xml:space="preserve">n </w:t>
      </w:r>
      <w:proofErr w:type="gramStart"/>
      <w:r>
        <w:rPr>
          <w:rFonts w:ascii="Open Sans" w:eastAsia="Open Sans" w:hAnsi="Open Sans" w:cs="Open Sans"/>
          <w:b/>
          <w:bCs/>
          <w:color w:val="3F3F3F"/>
          <w:spacing w:val="-1"/>
        </w:rPr>
        <w:t>S</w:t>
      </w:r>
      <w:r>
        <w:rPr>
          <w:rFonts w:ascii="Open Sans" w:eastAsia="Open Sans" w:hAnsi="Open Sans" w:cs="Open Sans"/>
          <w:b/>
          <w:bCs/>
          <w:color w:val="3F3F3F"/>
          <w:spacing w:val="2"/>
        </w:rPr>
        <w:t>a</w:t>
      </w:r>
      <w:r>
        <w:rPr>
          <w:rFonts w:ascii="Open Sans" w:eastAsia="Open Sans" w:hAnsi="Open Sans" w:cs="Open Sans"/>
          <w:b/>
          <w:bCs/>
          <w:color w:val="3F3F3F"/>
          <w:spacing w:val="-5"/>
        </w:rPr>
        <w:t>v</w:t>
      </w:r>
      <w:r>
        <w:rPr>
          <w:rFonts w:ascii="Open Sans" w:eastAsia="Open Sans" w:hAnsi="Open Sans" w:cs="Open Sans"/>
          <w:b/>
          <w:bCs/>
          <w:color w:val="3F3F3F"/>
          <w:spacing w:val="5"/>
        </w:rPr>
        <w:t>e</w:t>
      </w:r>
      <w:proofErr w:type="gramEnd"/>
      <w:r>
        <w:rPr>
          <w:rFonts w:ascii="Open Sans" w:eastAsia="Open Sans" w:hAnsi="Open Sans" w:cs="Open Sans"/>
          <w:color w:val="3F3F3F"/>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5"/>
        </w:rPr>
        <w:t>k</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rm</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6AC3BD74" w14:textId="77777777" w:rsidR="0074787C" w:rsidRDefault="0074787C">
      <w:pPr>
        <w:spacing w:before="10" w:after="0" w:line="240" w:lineRule="exact"/>
        <w:rPr>
          <w:sz w:val="24"/>
          <w:szCs w:val="24"/>
        </w:rPr>
      </w:pPr>
    </w:p>
    <w:p w14:paraId="64BD82A3" w14:textId="019DB41B" w:rsidR="004F0D30" w:rsidRDefault="004F0D30">
      <w:pPr>
        <w:spacing w:after="0" w:line="240" w:lineRule="auto"/>
        <w:ind w:left="115" w:right="-20"/>
        <w:rPr>
          <w:ins w:id="372" w:author="Tal" w:date="2016-09-19T09:23:00Z"/>
          <w:rFonts w:ascii="Arial" w:eastAsia="Arial" w:hAnsi="Arial" w:cs="Arial"/>
          <w:b/>
          <w:bCs/>
          <w:i/>
          <w:color w:val="004CDD"/>
          <w:spacing w:val="-7"/>
          <w:sz w:val="30"/>
          <w:szCs w:val="30"/>
        </w:rPr>
      </w:pPr>
      <w:ins w:id="373" w:author="Tal" w:date="2016-09-19T09:23:00Z">
        <w:r>
          <w:rPr>
            <w:rFonts w:ascii="Arial" w:eastAsia="Arial" w:hAnsi="Arial" w:cs="Arial"/>
            <w:b/>
            <w:bCs/>
            <w:i/>
            <w:color w:val="004CDD"/>
            <w:spacing w:val="-7"/>
            <w:sz w:val="30"/>
            <w:szCs w:val="30"/>
          </w:rPr>
          <w:t>Change a depot pull in\out</w:t>
        </w:r>
      </w:ins>
    </w:p>
    <w:p w14:paraId="55498C71" w14:textId="77777777" w:rsidR="004F0D30" w:rsidRDefault="004F0D30">
      <w:pPr>
        <w:spacing w:after="0" w:line="240" w:lineRule="auto"/>
        <w:ind w:left="115" w:right="-20"/>
        <w:rPr>
          <w:ins w:id="374" w:author="Tal" w:date="2016-09-19T09:23:00Z"/>
          <w:rFonts w:ascii="Arial" w:eastAsia="Arial" w:hAnsi="Arial" w:cs="Arial"/>
          <w:b/>
          <w:bCs/>
          <w:i/>
          <w:color w:val="004CDD"/>
          <w:spacing w:val="-7"/>
          <w:sz w:val="30"/>
          <w:szCs w:val="30"/>
        </w:rPr>
      </w:pPr>
    </w:p>
    <w:p w14:paraId="7247F9CF" w14:textId="10ABAF8B" w:rsidR="0074787C" w:rsidDel="004F0D30" w:rsidRDefault="00656446">
      <w:pPr>
        <w:spacing w:after="0" w:line="240" w:lineRule="auto"/>
        <w:ind w:left="115" w:right="-20"/>
        <w:rPr>
          <w:del w:id="375" w:author="Tal" w:date="2016-09-19T09:23:00Z"/>
          <w:rFonts w:ascii="Arial" w:eastAsia="Arial" w:hAnsi="Arial" w:cs="Arial"/>
          <w:sz w:val="30"/>
          <w:szCs w:val="30"/>
        </w:rPr>
      </w:pPr>
      <w:del w:id="376" w:author="Tal" w:date="2016-09-19T09:23:00Z">
        <w:r w:rsidDel="004F0D30">
          <w:rPr>
            <w:rFonts w:ascii="Arial" w:eastAsia="Arial" w:hAnsi="Arial" w:cs="Arial"/>
            <w:b/>
            <w:bCs/>
            <w:i/>
            <w:color w:val="004CDD"/>
            <w:spacing w:val="-7"/>
            <w:sz w:val="30"/>
            <w:szCs w:val="30"/>
          </w:rPr>
          <w:delText>D</w:delText>
        </w:r>
        <w:r w:rsidDel="004F0D30">
          <w:rPr>
            <w:rFonts w:ascii="Arial" w:eastAsia="Arial" w:hAnsi="Arial" w:cs="Arial"/>
            <w:b/>
            <w:bCs/>
            <w:i/>
            <w:color w:val="004CDD"/>
            <w:spacing w:val="-2"/>
            <w:sz w:val="30"/>
            <w:szCs w:val="30"/>
          </w:rPr>
          <w:delText>e</w:delText>
        </w:r>
        <w:r w:rsidDel="004F0D30">
          <w:rPr>
            <w:rFonts w:ascii="Arial" w:eastAsia="Arial" w:hAnsi="Arial" w:cs="Arial"/>
            <w:b/>
            <w:bCs/>
            <w:i/>
            <w:color w:val="004CDD"/>
            <w:spacing w:val="7"/>
            <w:sz w:val="30"/>
            <w:szCs w:val="30"/>
          </w:rPr>
          <w:delText>l</w:delText>
        </w:r>
        <w:r w:rsidDel="004F0D30">
          <w:rPr>
            <w:rFonts w:ascii="Arial" w:eastAsia="Arial" w:hAnsi="Arial" w:cs="Arial"/>
            <w:b/>
            <w:bCs/>
            <w:i/>
            <w:color w:val="004CDD"/>
            <w:spacing w:val="-2"/>
            <w:sz w:val="30"/>
            <w:szCs w:val="30"/>
          </w:rPr>
          <w:delText>e</w:delText>
        </w:r>
        <w:r w:rsidDel="004F0D30">
          <w:rPr>
            <w:rFonts w:ascii="Arial" w:eastAsia="Arial" w:hAnsi="Arial" w:cs="Arial"/>
            <w:b/>
            <w:bCs/>
            <w:i/>
            <w:color w:val="004CDD"/>
            <w:spacing w:val="5"/>
            <w:sz w:val="30"/>
            <w:szCs w:val="30"/>
          </w:rPr>
          <w:delText>t</w:delText>
        </w:r>
        <w:r w:rsidDel="004F0D30">
          <w:rPr>
            <w:rFonts w:ascii="Arial" w:eastAsia="Arial" w:hAnsi="Arial" w:cs="Arial"/>
            <w:b/>
            <w:bCs/>
            <w:i/>
            <w:color w:val="004CDD"/>
            <w:spacing w:val="7"/>
            <w:sz w:val="30"/>
            <w:szCs w:val="30"/>
          </w:rPr>
          <w:delText>i</w:delText>
        </w:r>
        <w:r w:rsidDel="004F0D30">
          <w:rPr>
            <w:rFonts w:ascii="Arial" w:eastAsia="Arial" w:hAnsi="Arial" w:cs="Arial"/>
            <w:b/>
            <w:bCs/>
            <w:i/>
            <w:color w:val="004CDD"/>
            <w:spacing w:val="-3"/>
            <w:sz w:val="30"/>
            <w:szCs w:val="30"/>
          </w:rPr>
          <w:delText>n</w:delText>
        </w:r>
        <w:r w:rsidDel="004F0D30">
          <w:rPr>
            <w:rFonts w:ascii="Arial" w:eastAsia="Arial" w:hAnsi="Arial" w:cs="Arial"/>
            <w:b/>
            <w:bCs/>
            <w:i/>
            <w:color w:val="004CDD"/>
            <w:sz w:val="30"/>
            <w:szCs w:val="30"/>
          </w:rPr>
          <w:delText>g</w:delText>
        </w:r>
        <w:r w:rsidDel="004F0D30">
          <w:rPr>
            <w:rFonts w:ascii="Arial" w:eastAsia="Arial" w:hAnsi="Arial" w:cs="Arial"/>
            <w:b/>
            <w:bCs/>
            <w:i/>
            <w:color w:val="004CDD"/>
            <w:spacing w:val="-1"/>
            <w:sz w:val="30"/>
            <w:szCs w:val="30"/>
          </w:rPr>
          <w:delText xml:space="preserve"> </w:delText>
        </w:r>
        <w:r w:rsidDel="004F0D30">
          <w:rPr>
            <w:rFonts w:ascii="Arial" w:eastAsia="Arial" w:hAnsi="Arial" w:cs="Arial"/>
            <w:b/>
            <w:bCs/>
            <w:i/>
            <w:color w:val="004CDD"/>
            <w:sz w:val="30"/>
            <w:szCs w:val="30"/>
          </w:rPr>
          <w:delText>a</w:delText>
        </w:r>
        <w:r w:rsidDel="004F0D30">
          <w:rPr>
            <w:rFonts w:ascii="Arial" w:eastAsia="Arial" w:hAnsi="Arial" w:cs="Arial"/>
            <w:b/>
            <w:bCs/>
            <w:i/>
            <w:color w:val="004CDD"/>
            <w:spacing w:val="5"/>
            <w:sz w:val="30"/>
            <w:szCs w:val="30"/>
          </w:rPr>
          <w:delText xml:space="preserve"> </w:delText>
        </w:r>
        <w:r w:rsidDel="004F0D30">
          <w:rPr>
            <w:rFonts w:ascii="Arial" w:eastAsia="Arial" w:hAnsi="Arial" w:cs="Arial"/>
            <w:b/>
            <w:bCs/>
            <w:i/>
            <w:color w:val="004CDD"/>
            <w:spacing w:val="-7"/>
            <w:sz w:val="30"/>
            <w:szCs w:val="30"/>
          </w:rPr>
          <w:delText>D</w:delText>
        </w:r>
        <w:r w:rsidDel="004F0D30">
          <w:rPr>
            <w:rFonts w:ascii="Arial" w:eastAsia="Arial" w:hAnsi="Arial" w:cs="Arial"/>
            <w:b/>
            <w:bCs/>
            <w:i/>
            <w:color w:val="004CDD"/>
            <w:spacing w:val="-2"/>
            <w:sz w:val="30"/>
            <w:szCs w:val="30"/>
          </w:rPr>
          <w:delText>ea</w:delText>
        </w:r>
        <w:r w:rsidDel="004F0D30">
          <w:rPr>
            <w:rFonts w:ascii="Arial" w:eastAsia="Arial" w:hAnsi="Arial" w:cs="Arial"/>
            <w:b/>
            <w:bCs/>
            <w:i/>
            <w:color w:val="004CDD"/>
            <w:spacing w:val="-3"/>
            <w:sz w:val="30"/>
            <w:szCs w:val="30"/>
          </w:rPr>
          <w:delText>dh</w:delText>
        </w:r>
        <w:r w:rsidDel="004F0D30">
          <w:rPr>
            <w:rFonts w:ascii="Arial" w:eastAsia="Arial" w:hAnsi="Arial" w:cs="Arial"/>
            <w:b/>
            <w:bCs/>
            <w:i/>
            <w:color w:val="004CDD"/>
            <w:spacing w:val="-2"/>
            <w:sz w:val="30"/>
            <w:szCs w:val="30"/>
          </w:rPr>
          <w:delText>ea</w:delText>
        </w:r>
        <w:r w:rsidDel="004F0D30">
          <w:rPr>
            <w:rFonts w:ascii="Arial" w:eastAsia="Arial" w:hAnsi="Arial" w:cs="Arial"/>
            <w:b/>
            <w:bCs/>
            <w:i/>
            <w:color w:val="004CDD"/>
            <w:sz w:val="30"/>
            <w:szCs w:val="30"/>
          </w:rPr>
          <w:delText>d</w:delText>
        </w:r>
      </w:del>
    </w:p>
    <w:p w14:paraId="4E475EE7" w14:textId="257A11FB" w:rsidR="0074787C" w:rsidDel="004F0D30" w:rsidRDefault="0074787C">
      <w:pPr>
        <w:spacing w:before="3" w:after="0" w:line="100" w:lineRule="exact"/>
        <w:rPr>
          <w:del w:id="377" w:author="Tal" w:date="2016-09-19T09:23:00Z"/>
          <w:sz w:val="10"/>
          <w:szCs w:val="10"/>
        </w:rPr>
      </w:pPr>
    </w:p>
    <w:p w14:paraId="2310A28E" w14:textId="3B4F94D3" w:rsidR="0074787C" w:rsidDel="004F0D30" w:rsidRDefault="00656446">
      <w:pPr>
        <w:spacing w:after="0" w:line="240" w:lineRule="auto"/>
        <w:ind w:left="115" w:right="47"/>
        <w:rPr>
          <w:del w:id="378" w:author="Tal" w:date="2016-09-19T09:23:00Z"/>
          <w:rFonts w:ascii="Open Sans" w:eastAsia="Open Sans" w:hAnsi="Open Sans" w:cs="Open Sans"/>
        </w:rPr>
      </w:pPr>
      <w:del w:id="379" w:author="Tal" w:date="2016-09-19T09:23:00Z">
        <w:r w:rsidDel="004F0D30">
          <w:rPr>
            <w:rFonts w:ascii="Open Sans" w:eastAsia="Open Sans" w:hAnsi="Open Sans" w:cs="Open Sans"/>
            <w:color w:val="3F3F3F"/>
            <w:spacing w:val="5"/>
          </w:rPr>
          <w:delText>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spacing w:val="-3"/>
          </w:rPr>
          <w:delText>et</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ng</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dh</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ds</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1"/>
          </w:rPr>
          <w:delText>f</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5"/>
          </w:rPr>
          <w:delText>ll</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6"/>
          </w:rPr>
          <w:delText>w</w:delText>
        </w:r>
        <w:r w:rsidDel="004F0D30">
          <w:rPr>
            <w:rFonts w:ascii="Open Sans" w:eastAsia="Open Sans" w:hAnsi="Open Sans" w:cs="Open Sans"/>
            <w:color w:val="3F3F3F"/>
          </w:rPr>
          <w:delText>s</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he</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rPr>
          <w:delText>s</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rPr>
          <w:delText>p</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3"/>
          </w:rPr>
          <w:delText>tte</w:delText>
        </w:r>
        <w:r w:rsidDel="004F0D30">
          <w:rPr>
            <w:rFonts w:ascii="Open Sans" w:eastAsia="Open Sans" w:hAnsi="Open Sans" w:cs="Open Sans"/>
            <w:color w:val="3F3F3F"/>
          </w:rPr>
          <w:delText>rn,</w:delText>
        </w:r>
        <w:r w:rsidDel="004F0D30">
          <w:rPr>
            <w:rFonts w:ascii="Open Sans" w:eastAsia="Open Sans" w:hAnsi="Open Sans" w:cs="Open Sans"/>
            <w:color w:val="3F3F3F"/>
            <w:spacing w:val="6"/>
          </w:rPr>
          <w:delText xml:space="preserve"> </w:delText>
        </w:r>
        <w:r w:rsidDel="004F0D30">
          <w:rPr>
            <w:rFonts w:ascii="Open Sans" w:eastAsia="Open Sans" w:hAnsi="Open Sans" w:cs="Open Sans"/>
            <w:color w:val="3F3F3F"/>
          </w:rPr>
          <w:delText>h</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6"/>
          </w:rPr>
          <w:delText>w</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v</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r</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rPr>
          <w:delText>y</w:delText>
        </w:r>
        <w:r w:rsidDel="004F0D30">
          <w:rPr>
            <w:rFonts w:ascii="Open Sans" w:eastAsia="Open Sans" w:hAnsi="Open Sans" w:cs="Open Sans"/>
            <w:color w:val="3F3F3F"/>
            <w:spacing w:val="-6"/>
          </w:rPr>
          <w:delText xml:space="preserve"> </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b</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dh</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ds</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y</w:delText>
        </w:r>
        <w:r w:rsidDel="004F0D30">
          <w:rPr>
            <w:rFonts w:ascii="Open Sans" w:eastAsia="Open Sans" w:hAnsi="Open Sans" w:cs="Open Sans"/>
            <w:color w:val="3F3F3F"/>
            <w:spacing w:val="-4"/>
          </w:rPr>
          <w:delText xml:space="preserve"> </w:delText>
        </w:r>
        <w:r w:rsidDel="004F0D30">
          <w:rPr>
            <w:rFonts w:ascii="Open Sans" w:eastAsia="Open Sans" w:hAnsi="Open Sans" w:cs="Open Sans"/>
            <w:color w:val="3F3F3F"/>
          </w:rPr>
          <w:delText>be 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spacing w:val="-3"/>
          </w:rPr>
          <w:delText>ete</w:delText>
        </w:r>
        <w:r w:rsidDel="004F0D30">
          <w:rPr>
            <w:rFonts w:ascii="Open Sans" w:eastAsia="Open Sans" w:hAnsi="Open Sans" w:cs="Open Sans"/>
            <w:color w:val="3F3F3F"/>
          </w:rPr>
          <w:delText xml:space="preserve">d </w:delText>
        </w:r>
        <w:r w:rsidDel="004F0D30">
          <w:rPr>
            <w:rFonts w:ascii="Open Sans" w:eastAsia="Open Sans" w:hAnsi="Open Sans" w:cs="Open Sans"/>
            <w:color w:val="3F3F3F"/>
            <w:spacing w:val="-5"/>
          </w:rPr>
          <w:delText>(</w:delText>
        </w:r>
        <w:r w:rsidDel="004F0D30">
          <w:rPr>
            <w:rFonts w:ascii="Open Sans" w:eastAsia="Open Sans" w:hAnsi="Open Sans" w:cs="Open Sans"/>
            <w:color w:val="3F3F3F"/>
          </w:rPr>
          <w:delText>s</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b/>
            <w:bCs/>
            <w:color w:val="0000FF"/>
            <w:spacing w:val="-3"/>
          </w:rPr>
          <w:delText>W</w:delText>
        </w:r>
        <w:r w:rsidDel="004F0D30">
          <w:rPr>
            <w:rFonts w:ascii="Open Sans" w:eastAsia="Open Sans" w:hAnsi="Open Sans" w:cs="Open Sans"/>
            <w:b/>
            <w:bCs/>
            <w:color w:val="0000FF"/>
            <w:spacing w:val="5"/>
          </w:rPr>
          <w:delText>h</w:delText>
        </w:r>
        <w:r w:rsidDel="004F0D30">
          <w:rPr>
            <w:rFonts w:ascii="Open Sans" w:eastAsia="Open Sans" w:hAnsi="Open Sans" w:cs="Open Sans"/>
            <w:b/>
            <w:bCs/>
            <w:color w:val="0000FF"/>
            <w:spacing w:val="2"/>
          </w:rPr>
          <w:delText>a</w:delText>
        </w:r>
        <w:r w:rsidDel="004F0D30">
          <w:rPr>
            <w:rFonts w:ascii="Open Sans" w:eastAsia="Open Sans" w:hAnsi="Open Sans" w:cs="Open Sans"/>
            <w:b/>
            <w:bCs/>
            <w:color w:val="0000FF"/>
          </w:rPr>
          <w:delText>t</w:delText>
        </w:r>
        <w:r w:rsidDel="004F0D30">
          <w:rPr>
            <w:rFonts w:ascii="Open Sans" w:eastAsia="Open Sans" w:hAnsi="Open Sans" w:cs="Open Sans"/>
            <w:b/>
            <w:bCs/>
            <w:color w:val="0000FF"/>
            <w:spacing w:val="-5"/>
          </w:rPr>
          <w:delText xml:space="preserve"> </w:delText>
        </w:r>
        <w:r w:rsidDel="004F0D30">
          <w:rPr>
            <w:rFonts w:ascii="Open Sans" w:eastAsia="Open Sans" w:hAnsi="Open Sans" w:cs="Open Sans"/>
            <w:b/>
            <w:bCs/>
            <w:color w:val="0000FF"/>
            <w:spacing w:val="7"/>
          </w:rPr>
          <w:delText>c</w:delText>
        </w:r>
        <w:r w:rsidDel="004F0D30">
          <w:rPr>
            <w:rFonts w:ascii="Open Sans" w:eastAsia="Open Sans" w:hAnsi="Open Sans" w:cs="Open Sans"/>
            <w:b/>
            <w:bCs/>
            <w:color w:val="0000FF"/>
            <w:spacing w:val="2"/>
          </w:rPr>
          <w:delText>a</w:delText>
        </w:r>
        <w:r w:rsidDel="004F0D30">
          <w:rPr>
            <w:rFonts w:ascii="Open Sans" w:eastAsia="Open Sans" w:hAnsi="Open Sans" w:cs="Open Sans"/>
            <w:b/>
            <w:bCs/>
            <w:color w:val="0000FF"/>
          </w:rPr>
          <w:delText>n</w:delText>
        </w:r>
        <w:r w:rsidDel="004F0D30">
          <w:rPr>
            <w:rFonts w:ascii="Open Sans" w:eastAsia="Open Sans" w:hAnsi="Open Sans" w:cs="Open Sans"/>
            <w:b/>
            <w:bCs/>
            <w:color w:val="0000FF"/>
            <w:spacing w:val="8"/>
          </w:rPr>
          <w:delText xml:space="preserve"> </w:delText>
        </w:r>
        <w:r w:rsidDel="004F0D30">
          <w:rPr>
            <w:rFonts w:ascii="Open Sans" w:eastAsia="Open Sans" w:hAnsi="Open Sans" w:cs="Open Sans"/>
            <w:b/>
            <w:bCs/>
            <w:color w:val="0000FF"/>
            <w:spacing w:val="2"/>
          </w:rPr>
          <w:delText>a</w:delText>
        </w:r>
        <w:r w:rsidDel="004F0D30">
          <w:rPr>
            <w:rFonts w:ascii="Open Sans" w:eastAsia="Open Sans" w:hAnsi="Open Sans" w:cs="Open Sans"/>
            <w:b/>
            <w:bCs/>
            <w:color w:val="0000FF"/>
            <w:spacing w:val="5"/>
          </w:rPr>
          <w:delText>n</w:delText>
        </w:r>
        <w:r w:rsidDel="004F0D30">
          <w:rPr>
            <w:rFonts w:ascii="Open Sans" w:eastAsia="Open Sans" w:hAnsi="Open Sans" w:cs="Open Sans"/>
            <w:b/>
            <w:bCs/>
            <w:color w:val="0000FF"/>
          </w:rPr>
          <w:delText>d</w:delText>
        </w:r>
        <w:r w:rsidDel="004F0D30">
          <w:rPr>
            <w:rFonts w:ascii="Open Sans" w:eastAsia="Open Sans" w:hAnsi="Open Sans" w:cs="Open Sans"/>
            <w:b/>
            <w:bCs/>
            <w:color w:val="0000FF"/>
            <w:spacing w:val="-2"/>
          </w:rPr>
          <w:delText xml:space="preserve"> </w:delText>
        </w:r>
        <w:r w:rsidDel="004F0D30">
          <w:rPr>
            <w:rFonts w:ascii="Open Sans" w:eastAsia="Open Sans" w:hAnsi="Open Sans" w:cs="Open Sans"/>
            <w:b/>
            <w:bCs/>
            <w:color w:val="0000FF"/>
            <w:spacing w:val="7"/>
          </w:rPr>
          <w:delText>c</w:delText>
        </w:r>
        <w:r w:rsidDel="004F0D30">
          <w:rPr>
            <w:rFonts w:ascii="Open Sans" w:eastAsia="Open Sans" w:hAnsi="Open Sans" w:cs="Open Sans"/>
            <w:b/>
            <w:bCs/>
            <w:color w:val="0000FF"/>
            <w:spacing w:val="2"/>
          </w:rPr>
          <w:delText>a</w:delText>
        </w:r>
        <w:r w:rsidDel="004F0D30">
          <w:rPr>
            <w:rFonts w:ascii="Open Sans" w:eastAsia="Open Sans" w:hAnsi="Open Sans" w:cs="Open Sans"/>
            <w:b/>
            <w:bCs/>
            <w:color w:val="0000FF"/>
            <w:spacing w:val="5"/>
          </w:rPr>
          <w:delText>nn</w:delText>
        </w:r>
        <w:r w:rsidDel="004F0D30">
          <w:rPr>
            <w:rFonts w:ascii="Open Sans" w:eastAsia="Open Sans" w:hAnsi="Open Sans" w:cs="Open Sans"/>
            <w:b/>
            <w:bCs/>
            <w:color w:val="0000FF"/>
            <w:spacing w:val="-1"/>
          </w:rPr>
          <w:delText>o</w:delText>
        </w:r>
        <w:r w:rsidDel="004F0D30">
          <w:rPr>
            <w:rFonts w:ascii="Open Sans" w:eastAsia="Open Sans" w:hAnsi="Open Sans" w:cs="Open Sans"/>
            <w:b/>
            <w:bCs/>
            <w:color w:val="0000FF"/>
          </w:rPr>
          <w:delText>t</w:delText>
        </w:r>
        <w:r w:rsidDel="004F0D30">
          <w:rPr>
            <w:rFonts w:ascii="Open Sans" w:eastAsia="Open Sans" w:hAnsi="Open Sans" w:cs="Open Sans"/>
            <w:b/>
            <w:bCs/>
            <w:color w:val="0000FF"/>
            <w:spacing w:val="-3"/>
          </w:rPr>
          <w:delText xml:space="preserve"> </w:delText>
        </w:r>
        <w:r w:rsidDel="004F0D30">
          <w:rPr>
            <w:rFonts w:ascii="Open Sans" w:eastAsia="Open Sans" w:hAnsi="Open Sans" w:cs="Open Sans"/>
            <w:b/>
            <w:bCs/>
            <w:color w:val="0000FF"/>
            <w:spacing w:val="-4"/>
          </w:rPr>
          <w:delText>b</w:delText>
        </w:r>
        <w:r w:rsidDel="004F0D30">
          <w:rPr>
            <w:rFonts w:ascii="Open Sans" w:eastAsia="Open Sans" w:hAnsi="Open Sans" w:cs="Open Sans"/>
            <w:b/>
            <w:bCs/>
            <w:color w:val="0000FF"/>
          </w:rPr>
          <w:delText>e</w:delText>
        </w:r>
        <w:r w:rsidDel="004F0D30">
          <w:rPr>
            <w:rFonts w:ascii="Open Sans" w:eastAsia="Open Sans" w:hAnsi="Open Sans" w:cs="Open Sans"/>
            <w:b/>
            <w:bCs/>
            <w:color w:val="0000FF"/>
            <w:spacing w:val="5"/>
          </w:rPr>
          <w:delText xml:space="preserve"> e</w:delText>
        </w:r>
        <w:r w:rsidDel="004F0D30">
          <w:rPr>
            <w:rFonts w:ascii="Open Sans" w:eastAsia="Open Sans" w:hAnsi="Open Sans" w:cs="Open Sans"/>
            <w:b/>
            <w:bCs/>
            <w:color w:val="0000FF"/>
            <w:spacing w:val="-4"/>
          </w:rPr>
          <w:delText>d</w:delText>
        </w:r>
        <w:r w:rsidDel="004F0D30">
          <w:rPr>
            <w:rFonts w:ascii="Open Sans" w:eastAsia="Open Sans" w:hAnsi="Open Sans" w:cs="Open Sans"/>
            <w:b/>
            <w:bCs/>
            <w:color w:val="0000FF"/>
            <w:spacing w:val="-7"/>
          </w:rPr>
          <w:delText>i</w:delText>
        </w:r>
        <w:r w:rsidDel="004F0D30">
          <w:rPr>
            <w:rFonts w:ascii="Open Sans" w:eastAsia="Open Sans" w:hAnsi="Open Sans" w:cs="Open Sans"/>
            <w:b/>
            <w:bCs/>
            <w:color w:val="0000FF"/>
            <w:spacing w:val="-5"/>
          </w:rPr>
          <w:delText>t</w:delText>
        </w:r>
        <w:r w:rsidDel="004F0D30">
          <w:rPr>
            <w:rFonts w:ascii="Open Sans" w:eastAsia="Open Sans" w:hAnsi="Open Sans" w:cs="Open Sans"/>
            <w:b/>
            <w:bCs/>
            <w:color w:val="0000FF"/>
            <w:spacing w:val="5"/>
          </w:rPr>
          <w:delText>e</w:delText>
        </w:r>
        <w:r w:rsidDel="004F0D30">
          <w:rPr>
            <w:rFonts w:ascii="Open Sans" w:eastAsia="Open Sans" w:hAnsi="Open Sans" w:cs="Open Sans"/>
            <w:b/>
            <w:bCs/>
            <w:color w:val="0000FF"/>
            <w:spacing w:val="-4"/>
          </w:rPr>
          <w:delText>d</w:delText>
        </w:r>
        <w:r w:rsidDel="004F0D30">
          <w:rPr>
            <w:rFonts w:ascii="Open Sans" w:eastAsia="Open Sans" w:hAnsi="Open Sans" w:cs="Open Sans"/>
            <w:color w:val="3F3F3F"/>
            <w:spacing w:val="-5"/>
          </w:rPr>
          <w:delText>)</w:delText>
        </w:r>
        <w:r w:rsidDel="004F0D30">
          <w:rPr>
            <w:rFonts w:ascii="Open Sans" w:eastAsia="Open Sans" w:hAnsi="Open Sans" w:cs="Open Sans"/>
            <w:color w:val="3F3F3F"/>
          </w:rPr>
          <w:delText>.</w:delText>
        </w:r>
      </w:del>
    </w:p>
    <w:p w14:paraId="5038E4DF" w14:textId="770D409C" w:rsidR="0074787C" w:rsidDel="004F0D30" w:rsidRDefault="0074787C">
      <w:pPr>
        <w:spacing w:before="15" w:after="0" w:line="220" w:lineRule="exact"/>
        <w:rPr>
          <w:del w:id="380" w:author="Tal" w:date="2016-09-19T09:23:00Z"/>
        </w:rPr>
      </w:pPr>
    </w:p>
    <w:p w14:paraId="31B11D33" w14:textId="782EF944" w:rsidR="0074787C" w:rsidDel="004F0D30" w:rsidRDefault="00656446">
      <w:pPr>
        <w:spacing w:after="0" w:line="240" w:lineRule="auto"/>
        <w:ind w:left="115" w:right="-20"/>
        <w:rPr>
          <w:del w:id="381" w:author="Tal" w:date="2016-09-19T09:23:00Z"/>
          <w:rFonts w:ascii="Open Sans" w:eastAsia="Open Sans" w:hAnsi="Open Sans" w:cs="Open Sans"/>
          <w:sz w:val="36"/>
          <w:szCs w:val="36"/>
        </w:rPr>
      </w:pPr>
      <w:commentRangeStart w:id="382"/>
      <w:del w:id="383" w:author="Tal" w:date="2016-09-19T09:23:00Z">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dd</w:delText>
        </w:r>
        <w:r w:rsidDel="004F0D30">
          <w:rPr>
            <w:rFonts w:ascii="Open Sans" w:eastAsia="Open Sans" w:hAnsi="Open Sans" w:cs="Open Sans"/>
            <w:b/>
            <w:bCs/>
            <w:color w:val="4E80BD"/>
            <w:spacing w:val="-5"/>
            <w:sz w:val="36"/>
            <w:szCs w:val="36"/>
          </w:rPr>
          <w:delText>i</w:delText>
        </w:r>
        <w:r w:rsidDel="004F0D30">
          <w:rPr>
            <w:rFonts w:ascii="Open Sans" w:eastAsia="Open Sans" w:hAnsi="Open Sans" w:cs="Open Sans"/>
            <w:b/>
            <w:bCs/>
            <w:color w:val="4E80BD"/>
            <w:spacing w:val="3"/>
            <w:sz w:val="36"/>
            <w:szCs w:val="36"/>
          </w:rPr>
          <w:delText>n</w:delText>
        </w:r>
        <w:r w:rsidDel="004F0D30">
          <w:rPr>
            <w:rFonts w:ascii="Open Sans" w:eastAsia="Open Sans" w:hAnsi="Open Sans" w:cs="Open Sans"/>
            <w:b/>
            <w:bCs/>
            <w:color w:val="4E80BD"/>
            <w:sz w:val="36"/>
            <w:szCs w:val="36"/>
          </w:rPr>
          <w:delText>g</w:delText>
        </w:r>
        <w:r w:rsidDel="004F0D30">
          <w:rPr>
            <w:rFonts w:ascii="Open Sans" w:eastAsia="Open Sans" w:hAnsi="Open Sans" w:cs="Open Sans"/>
            <w:b/>
            <w:bCs/>
            <w:color w:val="4E80BD"/>
            <w:spacing w:val="9"/>
            <w:sz w:val="36"/>
            <w:szCs w:val="36"/>
          </w:rPr>
          <w:delText xml:space="preserve"> </w:delText>
        </w:r>
        <w:r w:rsidDel="004F0D30">
          <w:rPr>
            <w:rFonts w:ascii="Open Sans" w:eastAsia="Open Sans" w:hAnsi="Open Sans" w:cs="Open Sans"/>
            <w:b/>
            <w:bCs/>
            <w:color w:val="4E80BD"/>
            <w:spacing w:val="4"/>
            <w:sz w:val="36"/>
            <w:szCs w:val="36"/>
          </w:rPr>
          <w:delText>D</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3"/>
            <w:sz w:val="36"/>
            <w:szCs w:val="36"/>
          </w:rPr>
          <w:delText>h</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w:delText>
        </w:r>
        <w:commentRangeEnd w:id="382"/>
        <w:r w:rsidR="004F01F1" w:rsidDel="004F0D30">
          <w:rPr>
            <w:rStyle w:val="CommentReference"/>
          </w:rPr>
          <w:commentReference w:id="382"/>
        </w:r>
        <w:r w:rsidDel="004F0D30">
          <w:rPr>
            <w:rFonts w:ascii="Open Sans" w:eastAsia="Open Sans" w:hAnsi="Open Sans" w:cs="Open Sans"/>
            <w:b/>
            <w:bCs/>
            <w:color w:val="4E80BD"/>
            <w:sz w:val="36"/>
            <w:szCs w:val="36"/>
          </w:rPr>
          <w:delText>s</w:delText>
        </w:r>
      </w:del>
    </w:p>
    <w:p w14:paraId="72B9ED5D" w14:textId="07C1FBFA" w:rsidR="0074787C" w:rsidDel="004F0D30" w:rsidRDefault="00656446">
      <w:pPr>
        <w:spacing w:before="83" w:after="0" w:line="298" w:lineRule="exact"/>
        <w:ind w:left="115" w:right="250"/>
        <w:rPr>
          <w:del w:id="384" w:author="Tal" w:date="2016-09-19T09:23:00Z"/>
          <w:rFonts w:ascii="Open Sans" w:eastAsia="Open Sans" w:hAnsi="Open Sans" w:cs="Open Sans"/>
        </w:rPr>
      </w:pPr>
      <w:del w:id="385" w:author="Tal" w:date="2016-09-19T09:23:00Z">
        <w:r w:rsidDel="004F0D30">
          <w:rPr>
            <w:rFonts w:ascii="Open Sans" w:eastAsia="Open Sans" w:hAnsi="Open Sans" w:cs="Open Sans"/>
            <w:color w:val="3F3F3F"/>
            <w:spacing w:val="-1"/>
          </w:rPr>
          <w:delText>I</w:delText>
        </w:r>
        <w:r w:rsidDel="004F0D30">
          <w:rPr>
            <w:rFonts w:ascii="Open Sans" w:eastAsia="Open Sans" w:hAnsi="Open Sans" w:cs="Open Sans"/>
            <w:color w:val="3F3F3F"/>
          </w:rPr>
          <w:delText>f</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6"/>
          </w:rPr>
          <w:delText>y</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u</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us</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4"/>
          </w:rPr>
          <w:delText>-</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5"/>
          </w:rPr>
          <w:delText>v</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 xml:space="preserve">r </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ny</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rPr>
          <w:delText>g</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p b</w:delText>
        </w:r>
        <w:r w:rsidDel="004F0D30">
          <w:rPr>
            <w:rFonts w:ascii="Open Sans" w:eastAsia="Open Sans" w:hAnsi="Open Sans" w:cs="Open Sans"/>
            <w:color w:val="3F3F3F"/>
            <w:spacing w:val="-3"/>
          </w:rPr>
          <w:delText>et</w:delText>
        </w:r>
        <w:r w:rsidDel="004F0D30">
          <w:rPr>
            <w:rFonts w:ascii="Open Sans" w:eastAsia="Open Sans" w:hAnsi="Open Sans" w:cs="Open Sans"/>
            <w:color w:val="3F3F3F"/>
            <w:spacing w:val="-6"/>
          </w:rPr>
          <w:delText>w</w:delText>
        </w:r>
        <w:r w:rsidDel="004F0D30">
          <w:rPr>
            <w:rFonts w:ascii="Open Sans" w:eastAsia="Open Sans" w:hAnsi="Open Sans" w:cs="Open Sans"/>
            <w:color w:val="3F3F3F"/>
            <w:spacing w:val="-3"/>
          </w:rPr>
          <w:delText>ee</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r</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ps,</w:delText>
        </w:r>
        <w:r w:rsidDel="004F0D30">
          <w:rPr>
            <w:rFonts w:ascii="Open Sans" w:eastAsia="Open Sans" w:hAnsi="Open Sans" w:cs="Open Sans"/>
            <w:color w:val="3F3F3F"/>
            <w:spacing w:val="7"/>
          </w:rPr>
          <w:delText xml:space="preserve"> </w:delText>
        </w:r>
        <w:r w:rsidDel="004F0D30">
          <w:rPr>
            <w:rFonts w:ascii="Open Sans" w:eastAsia="Open Sans" w:hAnsi="Open Sans" w:cs="Open Sans"/>
            <w:color w:val="3F3F3F"/>
            <w:spacing w:val="-6"/>
          </w:rPr>
          <w:delText>y</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u</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6"/>
          </w:rPr>
          <w:delText>w</w:delText>
        </w:r>
        <w:r w:rsidDel="004F0D30">
          <w:rPr>
            <w:rFonts w:ascii="Open Sans" w:eastAsia="Open Sans" w:hAnsi="Open Sans" w:cs="Open Sans"/>
            <w:color w:val="3F3F3F"/>
            <w:spacing w:val="5"/>
          </w:rPr>
          <w:delText>il</w:delText>
        </w:r>
        <w:r w:rsidDel="004F0D30">
          <w:rPr>
            <w:rFonts w:ascii="Open Sans" w:eastAsia="Open Sans" w:hAnsi="Open Sans" w:cs="Open Sans"/>
            <w:color w:val="3F3F3F"/>
          </w:rPr>
          <w:delText>l</w:delText>
        </w:r>
        <w:r w:rsidDel="004F0D30">
          <w:rPr>
            <w:rFonts w:ascii="Open Sans" w:eastAsia="Open Sans" w:hAnsi="Open Sans" w:cs="Open Sans"/>
            <w:color w:val="3F3F3F"/>
            <w:spacing w:val="4"/>
          </w:rPr>
          <w:delText xml:space="preserve"> </w:delText>
        </w:r>
        <w:r w:rsidDel="004F0D30">
          <w:rPr>
            <w:rFonts w:ascii="Open Sans" w:eastAsia="Open Sans" w:hAnsi="Open Sans" w:cs="Open Sans"/>
            <w:color w:val="3F3F3F"/>
          </w:rPr>
          <w:delText>s</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he</w:delText>
        </w:r>
        <w:r w:rsidDel="004F0D30">
          <w:rPr>
            <w:rFonts w:ascii="Open Sans" w:eastAsia="Open Sans" w:hAnsi="Open Sans" w:cs="Open Sans"/>
            <w:color w:val="3F3F3F"/>
            <w:spacing w:val="1"/>
          </w:rPr>
          <w:delText xml:space="preserve"> </w:delText>
        </w:r>
        <w:r w:rsidR="002D0355" w:rsidDel="004F0D30">
          <w:rPr>
            <w:rFonts w:ascii="Open Sans" w:eastAsia="Open Sans" w:hAnsi="Open Sans" w:cs="Open Sans"/>
            <w:color w:val="3F3F3F"/>
            <w:spacing w:val="1"/>
          </w:rPr>
          <w:pict w14:anchorId="0E8A2446">
            <v:shape id="_x0000_i1083" type="#_x0000_t75" style="width:9.75pt;height:9.75pt;mso-position-horizontal-relative:char;mso-position-vertical-relative:line">
              <v:imagedata r:id="rId35" o:title=""/>
            </v:shape>
          </w:pict>
        </w:r>
        <w:r w:rsidDel="004F0D30">
          <w:rPr>
            <w:rFonts w:ascii="Times New Roman" w:eastAsia="Times New Roman" w:hAnsi="Times New Roman" w:cs="Times New Roman"/>
            <w:color w:val="3F3F3F"/>
            <w:spacing w:val="-3"/>
          </w:rPr>
          <w:delText xml:space="preserve"> </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c</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rPr>
          <w:delText xml:space="preserve">a </w:delText>
        </w:r>
        <w:r w:rsidDel="004F0D30">
          <w:rPr>
            <w:rFonts w:ascii="Open Sans" w:eastAsia="Open Sans" w:hAnsi="Open Sans" w:cs="Open Sans"/>
            <w:color w:val="3F3F3F"/>
            <w:spacing w:val="2"/>
          </w:rPr>
          <w:delText>"</w:delText>
        </w:r>
        <w:r w:rsidDel="004F0D30">
          <w:rPr>
            <w:rFonts w:ascii="Open Sans" w:eastAsia="Open Sans" w:hAnsi="Open Sans" w:cs="Open Sans"/>
            <w:color w:val="3F3F3F"/>
            <w:spacing w:val="-3"/>
          </w:rPr>
          <w:delText>te</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spacing w:val="-5"/>
          </w:rPr>
          <w:delText>v</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 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 h</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 xml:space="preserve">d </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nt</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5"/>
          </w:rPr>
          <w:delText>(</w:delText>
        </w:r>
        <w:r w:rsidDel="004F0D30">
          <w:rPr>
            <w:rFonts w:ascii="Open Sans" w:eastAsia="Open Sans" w:hAnsi="Open Sans" w:cs="Open Sans"/>
            <w:color w:val="3F3F3F"/>
          </w:rPr>
          <w:delText>c</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rc</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5"/>
          </w:rPr>
          <w:delText>)</w:delText>
        </w:r>
        <w:r w:rsidDel="004F0D30">
          <w:rPr>
            <w:rFonts w:ascii="Open Sans" w:eastAsia="Open Sans" w:hAnsi="Open Sans" w:cs="Open Sans"/>
            <w:color w:val="3F3F3F"/>
          </w:rPr>
          <w:delText>:</w:delText>
        </w:r>
      </w:del>
    </w:p>
    <w:p w14:paraId="61D3FFB2" w14:textId="37EC601E" w:rsidR="0074787C" w:rsidDel="004F0D30" w:rsidRDefault="0074787C">
      <w:pPr>
        <w:spacing w:before="7" w:after="0" w:line="130" w:lineRule="exact"/>
        <w:rPr>
          <w:del w:id="386" w:author="Tal" w:date="2016-09-19T09:23:00Z"/>
          <w:sz w:val="13"/>
          <w:szCs w:val="13"/>
        </w:rPr>
      </w:pPr>
    </w:p>
    <w:p w14:paraId="1D0533B2" w14:textId="0B0F6999" w:rsidR="0074787C" w:rsidDel="004F0D30" w:rsidRDefault="002D0355">
      <w:pPr>
        <w:spacing w:after="0" w:line="240" w:lineRule="auto"/>
        <w:ind w:left="115" w:right="-20"/>
        <w:rPr>
          <w:del w:id="387" w:author="Tal" w:date="2016-09-19T09:23:00Z"/>
          <w:rFonts w:ascii="Times New Roman" w:eastAsia="Times New Roman" w:hAnsi="Times New Roman" w:cs="Times New Roman"/>
          <w:sz w:val="20"/>
          <w:szCs w:val="20"/>
        </w:rPr>
      </w:pPr>
      <w:del w:id="388" w:author="Tal" w:date="2016-09-19T09:23:00Z">
        <w:r w:rsidDel="004F0D30">
          <w:pict w14:anchorId="649E4940">
            <v:shape id="_x0000_i1084" type="#_x0000_t75" style="width:233.25pt;height:57.75pt;mso-position-horizontal-relative:char;mso-position-vertical-relative:line">
              <v:imagedata r:id="rId89" o:title=""/>
            </v:shape>
          </w:pict>
        </w:r>
      </w:del>
    </w:p>
    <w:p w14:paraId="6B9CF9F2" w14:textId="6952DC89" w:rsidR="0074787C" w:rsidDel="004F0D30" w:rsidRDefault="0074787C">
      <w:pPr>
        <w:spacing w:before="3" w:after="0" w:line="140" w:lineRule="exact"/>
        <w:rPr>
          <w:del w:id="389" w:author="Tal" w:date="2016-09-19T09:23:00Z"/>
          <w:sz w:val="14"/>
          <w:szCs w:val="14"/>
        </w:rPr>
      </w:pPr>
    </w:p>
    <w:p w14:paraId="002DA14B" w14:textId="575982F1" w:rsidR="0074787C" w:rsidDel="004F0D30" w:rsidRDefault="00656446">
      <w:pPr>
        <w:spacing w:after="0" w:line="240" w:lineRule="auto"/>
        <w:ind w:left="115" w:right="-20"/>
        <w:rPr>
          <w:del w:id="390" w:author="Tal" w:date="2016-09-19T09:23:00Z"/>
          <w:rFonts w:ascii="Open Sans" w:eastAsia="Open Sans" w:hAnsi="Open Sans" w:cs="Open Sans"/>
        </w:rPr>
      </w:pPr>
      <w:del w:id="391" w:author="Tal" w:date="2016-09-19T09:23:00Z">
        <w:r w:rsidDel="004F0D30">
          <w:rPr>
            <w:rFonts w:ascii="Open Sans" w:eastAsia="Open Sans" w:hAnsi="Open Sans" w:cs="Open Sans"/>
            <w:color w:val="3F3F3F"/>
            <w:spacing w:val="-4"/>
          </w:rPr>
          <w:delText>C</w:delText>
        </w:r>
        <w:r w:rsidDel="004F0D30">
          <w:rPr>
            <w:rFonts w:ascii="Open Sans" w:eastAsia="Open Sans" w:hAnsi="Open Sans" w:cs="Open Sans"/>
            <w:color w:val="3F3F3F"/>
            <w:spacing w:val="5"/>
          </w:rPr>
          <w:delText>li</w:delText>
        </w:r>
        <w:r w:rsidDel="004F0D30">
          <w:rPr>
            <w:rFonts w:ascii="Open Sans" w:eastAsia="Open Sans" w:hAnsi="Open Sans" w:cs="Open Sans"/>
            <w:color w:val="3F3F3F"/>
          </w:rPr>
          <w:delText>c</w:delText>
        </w:r>
        <w:r w:rsidDel="004F0D30">
          <w:rPr>
            <w:rFonts w:ascii="Open Sans" w:eastAsia="Open Sans" w:hAnsi="Open Sans" w:cs="Open Sans"/>
            <w:color w:val="3F3F3F"/>
            <w:spacing w:val="5"/>
          </w:rPr>
          <w:delText>ki</w:delText>
        </w:r>
        <w:r w:rsidDel="004F0D30">
          <w:rPr>
            <w:rFonts w:ascii="Open Sans" w:eastAsia="Open Sans" w:hAnsi="Open Sans" w:cs="Open Sans"/>
            <w:color w:val="3F3F3F"/>
          </w:rPr>
          <w:delText>ng</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t</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p</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 xml:space="preserve">ns </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b</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1"/>
          </w:rPr>
          <w:delText>f</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r</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rPr>
          <w:delText>b</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5"/>
          </w:rPr>
          <w:delText>x</w:delText>
        </w:r>
        <w:r w:rsidDel="004F0D30">
          <w:rPr>
            <w:rFonts w:ascii="Open Sans" w:eastAsia="Open Sans" w:hAnsi="Open Sans" w:cs="Open Sans"/>
            <w:color w:val="3F3F3F"/>
          </w:rPr>
          <w:delText>:</w:delText>
        </w:r>
      </w:del>
    </w:p>
    <w:p w14:paraId="71916EC5" w14:textId="20012D7F" w:rsidR="0074787C" w:rsidDel="004F0D30" w:rsidRDefault="0074787C">
      <w:pPr>
        <w:spacing w:after="0"/>
        <w:rPr>
          <w:del w:id="392" w:author="Tal" w:date="2016-09-19T09:23:00Z"/>
        </w:rPr>
        <w:sectPr w:rsidR="0074787C" w:rsidDel="004F0D30">
          <w:footerReference w:type="default" r:id="rId90"/>
          <w:pgSz w:w="11920" w:h="16840"/>
          <w:pgMar w:top="1560" w:right="1380" w:bottom="280" w:left="1280" w:header="0" w:footer="0" w:gutter="0"/>
          <w:cols w:space="720"/>
        </w:sectPr>
      </w:pPr>
    </w:p>
    <w:p w14:paraId="73536211" w14:textId="683B21B9" w:rsidR="0074787C" w:rsidDel="004F0D30" w:rsidRDefault="0074787C">
      <w:pPr>
        <w:spacing w:before="2" w:after="0" w:line="130" w:lineRule="exact"/>
        <w:rPr>
          <w:del w:id="393" w:author="Tal" w:date="2016-09-19T09:23:00Z"/>
          <w:sz w:val="13"/>
          <w:szCs w:val="13"/>
        </w:rPr>
      </w:pPr>
    </w:p>
    <w:p w14:paraId="60E620FB" w14:textId="1EB50803" w:rsidR="0074787C" w:rsidDel="004F0D30" w:rsidRDefault="002D0355">
      <w:pPr>
        <w:spacing w:after="0" w:line="240" w:lineRule="auto"/>
        <w:ind w:left="115" w:right="-20"/>
        <w:rPr>
          <w:del w:id="394" w:author="Tal" w:date="2016-09-19T09:23:00Z"/>
          <w:rFonts w:ascii="Times New Roman" w:eastAsia="Times New Roman" w:hAnsi="Times New Roman" w:cs="Times New Roman"/>
          <w:sz w:val="20"/>
          <w:szCs w:val="20"/>
        </w:rPr>
      </w:pPr>
      <w:del w:id="395" w:author="Tal" w:date="2016-09-19T09:23:00Z">
        <w:r w:rsidDel="004F0D30">
          <w:pict w14:anchorId="276D0274">
            <v:shape id="_x0000_i1085" type="#_x0000_t75" style="width:235.5pt;height:174pt;mso-position-horizontal-relative:char;mso-position-vertical-relative:line">
              <v:imagedata r:id="rId91" o:title=""/>
            </v:shape>
          </w:pict>
        </w:r>
      </w:del>
    </w:p>
    <w:p w14:paraId="778C324B" w14:textId="22011E27" w:rsidR="0074787C" w:rsidDel="004F0D30" w:rsidRDefault="0074787C">
      <w:pPr>
        <w:spacing w:before="6" w:after="0" w:line="150" w:lineRule="exact"/>
        <w:rPr>
          <w:del w:id="396" w:author="Tal" w:date="2016-09-19T09:23:00Z"/>
          <w:sz w:val="15"/>
          <w:szCs w:val="15"/>
        </w:rPr>
      </w:pPr>
    </w:p>
    <w:p w14:paraId="587263C7" w14:textId="6BDBD8EA" w:rsidR="0074787C" w:rsidDel="004F0D30" w:rsidRDefault="00656446" w:rsidP="004F01F1">
      <w:pPr>
        <w:spacing w:after="0" w:line="297" w:lineRule="exact"/>
        <w:ind w:left="115" w:right="-20"/>
        <w:rPr>
          <w:del w:id="397" w:author="Tal" w:date="2016-09-19T09:23:00Z"/>
          <w:rFonts w:ascii="Open Sans" w:eastAsia="Open Sans" w:hAnsi="Open Sans" w:cs="Open Sans"/>
        </w:rPr>
      </w:pPr>
      <w:del w:id="398" w:author="Tal" w:date="2016-09-19T09:23:00Z">
        <w:r w:rsidDel="004F0D30">
          <w:rPr>
            <w:rFonts w:ascii="Open Sans" w:eastAsia="Open Sans" w:hAnsi="Open Sans" w:cs="Open Sans"/>
            <w:color w:val="3F3F3F"/>
            <w:spacing w:val="-2"/>
            <w:position w:val="1"/>
          </w:rPr>
          <w:delText>T</w:delText>
        </w:r>
        <w:r w:rsidDel="004F0D30">
          <w:rPr>
            <w:rFonts w:ascii="Open Sans" w:eastAsia="Open Sans" w:hAnsi="Open Sans" w:cs="Open Sans"/>
            <w:color w:val="3F3F3F"/>
            <w:position w:val="1"/>
          </w:rPr>
          <w:delText>he</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spacing w:val="-3"/>
            <w:position w:val="1"/>
          </w:rPr>
          <w:delText>t</w:delText>
        </w:r>
        <w:r w:rsidDel="004F0D30">
          <w:rPr>
            <w:rFonts w:ascii="Open Sans" w:eastAsia="Open Sans" w:hAnsi="Open Sans" w:cs="Open Sans"/>
            <w:color w:val="3F3F3F"/>
            <w:spacing w:val="-6"/>
            <w:position w:val="1"/>
          </w:rPr>
          <w:delText>y</w:delText>
        </w:r>
        <w:r w:rsidDel="004F0D30">
          <w:rPr>
            <w:rFonts w:ascii="Open Sans" w:eastAsia="Open Sans" w:hAnsi="Open Sans" w:cs="Open Sans"/>
            <w:color w:val="3F3F3F"/>
            <w:position w:val="1"/>
          </w:rPr>
          <w:delText>pe</w:delText>
        </w:r>
        <w:r w:rsidDel="004F0D30">
          <w:rPr>
            <w:rFonts w:ascii="Open Sans" w:eastAsia="Open Sans" w:hAnsi="Open Sans" w:cs="Open Sans"/>
            <w:color w:val="3F3F3F"/>
            <w:spacing w:val="-3"/>
            <w:position w:val="1"/>
          </w:rPr>
          <w:delText xml:space="preserve"> </w:delText>
        </w:r>
        <w:r w:rsidDel="004F0D30">
          <w:rPr>
            <w:rFonts w:ascii="Open Sans" w:eastAsia="Open Sans" w:hAnsi="Open Sans" w:cs="Open Sans"/>
            <w:color w:val="3F3F3F"/>
            <w:spacing w:val="5"/>
            <w:position w:val="1"/>
          </w:rPr>
          <w:delText>i</w:delText>
        </w:r>
        <w:r w:rsidDel="004F0D30">
          <w:rPr>
            <w:rFonts w:ascii="Open Sans" w:eastAsia="Open Sans" w:hAnsi="Open Sans" w:cs="Open Sans"/>
            <w:color w:val="3F3F3F"/>
            <w:position w:val="1"/>
          </w:rPr>
          <w:delText>s</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position w:val="1"/>
          </w:rPr>
          <w:delText xml:space="preserve">a </w:delText>
        </w:r>
        <w:r w:rsidDel="004F0D30">
          <w:rPr>
            <w:rFonts w:ascii="Open Sans" w:eastAsia="Open Sans" w:hAnsi="Open Sans" w:cs="Open Sans"/>
            <w:color w:val="3F3F3F"/>
            <w:spacing w:val="5"/>
            <w:position w:val="1"/>
          </w:rPr>
          <w:delText>li</w:delText>
        </w:r>
        <w:r w:rsidDel="004F0D30">
          <w:rPr>
            <w:rFonts w:ascii="Open Sans" w:eastAsia="Open Sans" w:hAnsi="Open Sans" w:cs="Open Sans"/>
            <w:color w:val="3F3F3F"/>
            <w:position w:val="1"/>
          </w:rPr>
          <w:delText>st</w:delText>
        </w:r>
        <w:r w:rsidDel="004F0D30">
          <w:rPr>
            <w:rFonts w:ascii="Open Sans" w:eastAsia="Open Sans" w:hAnsi="Open Sans" w:cs="Open Sans"/>
            <w:color w:val="3F3F3F"/>
            <w:spacing w:val="-1"/>
            <w:position w:val="1"/>
          </w:rPr>
          <w:delText xml:space="preserve"> </w:delText>
        </w:r>
        <w:r w:rsidDel="004F0D30">
          <w:rPr>
            <w:rFonts w:ascii="Open Sans" w:eastAsia="Open Sans" w:hAnsi="Open Sans" w:cs="Open Sans"/>
            <w:color w:val="3F3F3F"/>
            <w:spacing w:val="2"/>
            <w:position w:val="1"/>
          </w:rPr>
          <w:delText>o</w:delText>
        </w:r>
        <w:r w:rsidDel="004F0D30">
          <w:rPr>
            <w:rFonts w:ascii="Open Sans" w:eastAsia="Open Sans" w:hAnsi="Open Sans" w:cs="Open Sans"/>
            <w:color w:val="3F3F3F"/>
            <w:position w:val="1"/>
          </w:rPr>
          <w:delText>f</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position w:val="1"/>
          </w:rPr>
          <w:delText>d</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dh</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d</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spacing w:val="-3"/>
            <w:position w:val="1"/>
          </w:rPr>
          <w:delText>t</w:delText>
        </w:r>
        <w:r w:rsidDel="004F0D30">
          <w:rPr>
            <w:rFonts w:ascii="Open Sans" w:eastAsia="Open Sans" w:hAnsi="Open Sans" w:cs="Open Sans"/>
            <w:color w:val="3F3F3F"/>
            <w:spacing w:val="-6"/>
            <w:position w:val="1"/>
          </w:rPr>
          <w:delText>y</w:delText>
        </w:r>
        <w:r w:rsidDel="004F0D30">
          <w:rPr>
            <w:rFonts w:ascii="Open Sans" w:eastAsia="Open Sans" w:hAnsi="Open Sans" w:cs="Open Sans"/>
            <w:color w:val="3F3F3F"/>
            <w:position w:val="1"/>
          </w:rPr>
          <w:delText>p</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position w:val="1"/>
          </w:rPr>
          <w:delText>s</w:delText>
        </w:r>
      </w:del>
      <w:ins w:id="399" w:author="Administrator" w:date="2016-09-17T14:56:00Z">
        <w:del w:id="400" w:author="Tal" w:date="2016-09-19T09:23:00Z">
          <w:r w:rsidR="004F01F1" w:rsidDel="004F0D30">
            <w:rPr>
              <w:rFonts w:ascii="Open Sans" w:eastAsia="Open Sans" w:hAnsi="Open Sans" w:cs="Open Sans"/>
              <w:color w:val="3F3F3F"/>
              <w:position w:val="1"/>
            </w:rPr>
            <w:delText>elements</w:delText>
          </w:r>
        </w:del>
      </w:ins>
      <w:del w:id="401" w:author="Tal" w:date="2016-09-19T09:23:00Z">
        <w:r w:rsidDel="004F0D30">
          <w:rPr>
            <w:rFonts w:ascii="Open Sans" w:eastAsia="Open Sans" w:hAnsi="Open Sans" w:cs="Open Sans"/>
            <w:color w:val="3F3F3F"/>
            <w:position w:val="1"/>
          </w:rPr>
          <w:delText>.</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spacing w:val="-1"/>
            <w:position w:val="1"/>
          </w:rPr>
          <w:delText>I</w:delText>
        </w:r>
        <w:r w:rsidDel="004F0D30">
          <w:rPr>
            <w:rFonts w:ascii="Open Sans" w:eastAsia="Open Sans" w:hAnsi="Open Sans" w:cs="Open Sans"/>
            <w:color w:val="3F3F3F"/>
            <w:position w:val="1"/>
          </w:rPr>
          <w:delText>n</w:delText>
        </w:r>
        <w:r w:rsidDel="004F0D30">
          <w:rPr>
            <w:rFonts w:ascii="Open Sans" w:eastAsia="Open Sans" w:hAnsi="Open Sans" w:cs="Open Sans"/>
            <w:color w:val="3F3F3F"/>
            <w:spacing w:val="1"/>
            <w:position w:val="1"/>
          </w:rPr>
          <w:delText xml:space="preserve"> </w:delText>
        </w:r>
        <w:r w:rsidDel="004F0D30">
          <w:rPr>
            <w:rFonts w:ascii="Open Sans" w:eastAsia="Open Sans" w:hAnsi="Open Sans" w:cs="Open Sans"/>
            <w:color w:val="3F3F3F"/>
            <w:spacing w:val="-3"/>
            <w:position w:val="1"/>
          </w:rPr>
          <w:delText>t</w:delText>
        </w:r>
        <w:r w:rsidDel="004F0D30">
          <w:rPr>
            <w:rFonts w:ascii="Open Sans" w:eastAsia="Open Sans" w:hAnsi="Open Sans" w:cs="Open Sans"/>
            <w:color w:val="3F3F3F"/>
            <w:position w:val="1"/>
          </w:rPr>
          <w:delText>h</w:delText>
        </w:r>
        <w:r w:rsidDel="004F0D30">
          <w:rPr>
            <w:rFonts w:ascii="Open Sans" w:eastAsia="Open Sans" w:hAnsi="Open Sans" w:cs="Open Sans"/>
            <w:color w:val="3F3F3F"/>
            <w:spacing w:val="5"/>
            <w:position w:val="1"/>
          </w:rPr>
          <w:delText>i</w:delText>
        </w:r>
        <w:r w:rsidDel="004F0D30">
          <w:rPr>
            <w:rFonts w:ascii="Open Sans" w:eastAsia="Open Sans" w:hAnsi="Open Sans" w:cs="Open Sans"/>
            <w:color w:val="3F3F3F"/>
            <w:position w:val="1"/>
          </w:rPr>
          <w:delText>s</w:delText>
        </w:r>
        <w:r w:rsidDel="004F0D30">
          <w:rPr>
            <w:rFonts w:ascii="Open Sans" w:eastAsia="Open Sans" w:hAnsi="Open Sans" w:cs="Open Sans"/>
            <w:color w:val="3F3F3F"/>
            <w:spacing w:val="1"/>
            <w:position w:val="1"/>
          </w:rPr>
          <w:delText xml:space="preserve"> </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5"/>
            <w:position w:val="1"/>
          </w:rPr>
          <w:delText>x</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spacing w:val="5"/>
            <w:position w:val="1"/>
          </w:rPr>
          <w:delText>m</w:delText>
        </w:r>
        <w:r w:rsidDel="004F0D30">
          <w:rPr>
            <w:rFonts w:ascii="Open Sans" w:eastAsia="Open Sans" w:hAnsi="Open Sans" w:cs="Open Sans"/>
            <w:color w:val="3F3F3F"/>
            <w:position w:val="1"/>
          </w:rPr>
          <w:delText>p</w:delText>
        </w:r>
        <w:r w:rsidDel="004F0D30">
          <w:rPr>
            <w:rFonts w:ascii="Open Sans" w:eastAsia="Open Sans" w:hAnsi="Open Sans" w:cs="Open Sans"/>
            <w:color w:val="3F3F3F"/>
            <w:spacing w:val="5"/>
            <w:position w:val="1"/>
          </w:rPr>
          <w:delText>l</w:delText>
        </w:r>
        <w:r w:rsidDel="004F0D30">
          <w:rPr>
            <w:rFonts w:ascii="Open Sans" w:eastAsia="Open Sans" w:hAnsi="Open Sans" w:cs="Open Sans"/>
            <w:color w:val="3F3F3F"/>
            <w:position w:val="1"/>
          </w:rPr>
          <w:delText>e</w:delText>
        </w:r>
        <w:r w:rsidDel="004F0D30">
          <w:rPr>
            <w:rFonts w:ascii="Open Sans" w:eastAsia="Open Sans" w:hAnsi="Open Sans" w:cs="Open Sans"/>
            <w:color w:val="3F3F3F"/>
            <w:spacing w:val="-4"/>
            <w:position w:val="1"/>
          </w:rPr>
          <w:delText xml:space="preserve"> </w:delText>
        </w:r>
        <w:r w:rsidDel="004F0D30">
          <w:rPr>
            <w:rFonts w:ascii="Open Sans" w:eastAsia="Open Sans" w:hAnsi="Open Sans" w:cs="Open Sans"/>
            <w:color w:val="3F3F3F"/>
            <w:spacing w:val="2"/>
            <w:position w:val="1"/>
          </w:rPr>
          <w:delText>o</w:delText>
        </w:r>
        <w:r w:rsidDel="004F0D30">
          <w:rPr>
            <w:rFonts w:ascii="Open Sans" w:eastAsia="Open Sans" w:hAnsi="Open Sans" w:cs="Open Sans"/>
            <w:color w:val="3F3F3F"/>
            <w:position w:val="1"/>
          </w:rPr>
          <w:delText>n</w:delText>
        </w:r>
        <w:r w:rsidDel="004F0D30">
          <w:rPr>
            <w:rFonts w:ascii="Open Sans" w:eastAsia="Open Sans" w:hAnsi="Open Sans" w:cs="Open Sans"/>
            <w:color w:val="3F3F3F"/>
            <w:spacing w:val="5"/>
            <w:position w:val="1"/>
          </w:rPr>
          <w:delText>l</w:delText>
        </w:r>
        <w:r w:rsidDel="004F0D30">
          <w:rPr>
            <w:rFonts w:ascii="Open Sans" w:eastAsia="Open Sans" w:hAnsi="Open Sans" w:cs="Open Sans"/>
            <w:color w:val="3F3F3F"/>
            <w:position w:val="1"/>
          </w:rPr>
          <w:delText>y</w:delText>
        </w:r>
        <w:r w:rsidDel="004F0D30">
          <w:rPr>
            <w:rFonts w:ascii="Open Sans" w:eastAsia="Open Sans" w:hAnsi="Open Sans" w:cs="Open Sans"/>
            <w:color w:val="3F3F3F"/>
            <w:spacing w:val="-6"/>
            <w:position w:val="1"/>
          </w:rPr>
          <w:delText xml:space="preserve"> </w:delText>
        </w:r>
        <w:r w:rsidDel="004F0D30">
          <w:rPr>
            <w:rFonts w:ascii="Open Sans" w:eastAsia="Open Sans" w:hAnsi="Open Sans" w:cs="Open Sans"/>
            <w:color w:val="3F3F3F"/>
            <w:spacing w:val="5"/>
            <w:position w:val="1"/>
          </w:rPr>
          <w:delText>D</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dh</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d</w:delText>
        </w:r>
        <w:r w:rsidDel="004F0D30">
          <w:rPr>
            <w:rFonts w:ascii="Open Sans" w:eastAsia="Open Sans" w:hAnsi="Open Sans" w:cs="Open Sans"/>
            <w:color w:val="3F3F3F"/>
            <w:spacing w:val="-1"/>
            <w:position w:val="1"/>
          </w:rPr>
          <w:delText xml:space="preserve"> </w:delText>
        </w:r>
        <w:r w:rsidDel="004F0D30">
          <w:rPr>
            <w:rFonts w:ascii="Open Sans" w:eastAsia="Open Sans" w:hAnsi="Open Sans" w:cs="Open Sans"/>
            <w:color w:val="3F3F3F"/>
            <w:spacing w:val="5"/>
            <w:position w:val="1"/>
          </w:rPr>
          <w:delText>i</w:delText>
        </w:r>
        <w:r w:rsidDel="004F0D30">
          <w:rPr>
            <w:rFonts w:ascii="Open Sans" w:eastAsia="Open Sans" w:hAnsi="Open Sans" w:cs="Open Sans"/>
            <w:color w:val="3F3F3F"/>
            <w:position w:val="1"/>
          </w:rPr>
          <w:delText>s</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spacing w:val="-5"/>
            <w:position w:val="1"/>
          </w:rPr>
          <w:delText>v</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spacing w:val="5"/>
            <w:position w:val="1"/>
          </w:rPr>
          <w:delText>il</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b</w:delText>
        </w:r>
        <w:r w:rsidDel="004F0D30">
          <w:rPr>
            <w:rFonts w:ascii="Open Sans" w:eastAsia="Open Sans" w:hAnsi="Open Sans" w:cs="Open Sans"/>
            <w:color w:val="3F3F3F"/>
            <w:spacing w:val="5"/>
            <w:position w:val="1"/>
          </w:rPr>
          <w:delText>l</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position w:val="1"/>
          </w:rPr>
          <w:delText xml:space="preserve">. </w:delText>
        </w:r>
        <w:r w:rsidDel="004F0D30">
          <w:rPr>
            <w:rFonts w:ascii="Open Sans" w:eastAsia="Open Sans" w:hAnsi="Open Sans" w:cs="Open Sans"/>
            <w:color w:val="3F3F3F"/>
            <w:spacing w:val="-2"/>
            <w:position w:val="1"/>
          </w:rPr>
          <w:delText>T</w:delText>
        </w:r>
        <w:r w:rsidDel="004F0D30">
          <w:rPr>
            <w:rFonts w:ascii="Open Sans" w:eastAsia="Open Sans" w:hAnsi="Open Sans" w:cs="Open Sans"/>
            <w:color w:val="3F3F3F"/>
            <w:position w:val="1"/>
          </w:rPr>
          <w:delText>he</w:delText>
        </w:r>
      </w:del>
      <w:ins w:id="402" w:author="Administrator" w:date="2016-09-17T14:56:00Z">
        <w:del w:id="403" w:author="Tal" w:date="2016-09-19T09:23:00Z">
          <w:r w:rsidR="004F01F1" w:rsidDel="004F0D30">
            <w:rPr>
              <w:rFonts w:ascii="Open Sans" w:eastAsia="Open Sans" w:hAnsi="Open Sans" w:cs="Open Sans"/>
            </w:rPr>
            <w:delText xml:space="preserve"> </w:delText>
          </w:r>
        </w:del>
      </w:ins>
    </w:p>
    <w:p w14:paraId="376A9EF0" w14:textId="012AD401" w:rsidR="0074787C" w:rsidDel="004F0D30" w:rsidRDefault="002D0355">
      <w:pPr>
        <w:spacing w:after="0" w:line="297" w:lineRule="exact"/>
        <w:ind w:left="115" w:right="-20"/>
        <w:rPr>
          <w:del w:id="404" w:author="Tal" w:date="2016-09-19T09:23:00Z"/>
          <w:rFonts w:ascii="Open Sans" w:eastAsia="Open Sans" w:hAnsi="Open Sans" w:cs="Open Sans"/>
        </w:rPr>
        <w:pPrChange w:id="405" w:author="Administrator" w:date="2016-09-17T14:56:00Z">
          <w:pPr>
            <w:spacing w:after="0" w:line="282" w:lineRule="exact"/>
            <w:ind w:left="115" w:right="-20"/>
          </w:pPr>
        </w:pPrChange>
      </w:pPr>
      <w:del w:id="406" w:author="Tal" w:date="2016-09-19T09:23:00Z">
        <w:r w:rsidDel="004F0D30">
          <w:pict w14:anchorId="1C03ECB1">
            <v:group id="_x0000_s1037" style="position:absolute;left:0;text-align:left;margin-left:69.4pt;margin-top:21.2pt;width:456pt;height:60pt;z-index:-1264;mso-position-horizontal-relative:page" coordorigin="1388,424" coordsize="9120,1200">
              <v:shape id="_x0000_s1042" type="#_x0000_t75" style="position:absolute;left:1395;top:432;width:1080;height:810">
                <v:imagedata r:id="rId26" o:title=""/>
              </v:shape>
              <v:group id="_x0000_s1040" style="position:absolute;left:1395;top:432;width:9082;height:1185" coordorigin="1395,432" coordsize="9082,1185">
                <v:shape id="_x0000_s1041" style="position:absolute;left:1395;top:432;width:9082;height:1185" coordorigin="1395,432" coordsize="9082,1185" path="m10410,432r-8933,l1419,461r-24,61l1395,1535r29,58l1485,1617r8933,-1l10440,1612r20,-10l10476,1588r1,-1l1479,1587r-21,-7l1441,1567r-12,-18l1425,1527r,-1011l1431,495r13,-17l1463,466r22,-4l10476,462r-5,-7l10453,443r-20,-8l10410,432e" fillcolor="#ebc55a" stroked="f">
                  <v:path arrowok="t"/>
                </v:shape>
              </v:group>
              <v:group id="_x0000_s1038" style="position:absolute;left:1485;top:462;width:9015;height:1125" coordorigin="1485,462" coordsize="9015,1125">
                <v:shape id="_x0000_s1039" style="position:absolute;left:1485;top:462;width:9015;height:1125" coordorigin="1485,462" coordsize="9015,1125" path="m10476,462r-8991,l10416,462r21,6l10454,481r12,19l10470,522r,1010l10464,1554r-13,17l10432,1583r-22,4l10477,1587r12,-17l10497,1549r3,-22l10500,513r-5,-22l10485,472r-9,-10e" fillcolor="#ebc55a" stroked="f">
                  <v:path arrowok="t"/>
                </v:shape>
              </v:group>
              <w10:wrap anchorx="page"/>
            </v:group>
          </w:pict>
        </w:r>
        <w:r w:rsidR="00656446" w:rsidDel="004F0D30">
          <w:rPr>
            <w:rFonts w:ascii="Open Sans" w:eastAsia="Open Sans" w:hAnsi="Open Sans" w:cs="Open Sans"/>
            <w:color w:val="3F3F3F"/>
            <w:position w:val="-1"/>
          </w:rPr>
          <w:delText>d</w:delText>
        </w:r>
        <w:r w:rsidR="00656446" w:rsidDel="004F0D30">
          <w:rPr>
            <w:rFonts w:ascii="Open Sans" w:eastAsia="Open Sans" w:hAnsi="Open Sans" w:cs="Open Sans"/>
            <w:color w:val="3F3F3F"/>
            <w:spacing w:val="-3"/>
            <w:position w:val="-1"/>
          </w:rPr>
          <w:delText>e</w:delText>
        </w:r>
        <w:r w:rsidR="00656446" w:rsidDel="004F0D30">
          <w:rPr>
            <w:rFonts w:ascii="Open Sans" w:eastAsia="Open Sans" w:hAnsi="Open Sans" w:cs="Open Sans"/>
            <w:color w:val="3F3F3F"/>
            <w:spacing w:val="1"/>
            <w:position w:val="-1"/>
          </w:rPr>
          <w:delText>f</w:delText>
        </w:r>
        <w:r w:rsidR="00656446" w:rsidDel="004F0D30">
          <w:rPr>
            <w:rFonts w:ascii="Open Sans" w:eastAsia="Open Sans" w:hAnsi="Open Sans" w:cs="Open Sans"/>
            <w:color w:val="3F3F3F"/>
            <w:spacing w:val="-2"/>
            <w:position w:val="-1"/>
          </w:rPr>
          <w:delText>a</w:delText>
        </w:r>
        <w:r w:rsidR="00656446" w:rsidDel="004F0D30">
          <w:rPr>
            <w:rFonts w:ascii="Open Sans" w:eastAsia="Open Sans" w:hAnsi="Open Sans" w:cs="Open Sans"/>
            <w:color w:val="3F3F3F"/>
            <w:position w:val="-1"/>
          </w:rPr>
          <w:delText>u</w:delText>
        </w:r>
        <w:r w:rsidR="00656446" w:rsidDel="004F0D30">
          <w:rPr>
            <w:rFonts w:ascii="Open Sans" w:eastAsia="Open Sans" w:hAnsi="Open Sans" w:cs="Open Sans"/>
            <w:color w:val="3F3F3F"/>
            <w:spacing w:val="5"/>
            <w:position w:val="-1"/>
          </w:rPr>
          <w:delText>l</w:delText>
        </w:r>
        <w:r w:rsidR="00656446" w:rsidDel="004F0D30">
          <w:rPr>
            <w:rFonts w:ascii="Open Sans" w:eastAsia="Open Sans" w:hAnsi="Open Sans" w:cs="Open Sans"/>
            <w:color w:val="3F3F3F"/>
            <w:position w:val="-1"/>
          </w:rPr>
          <w:delText>t</w:delText>
        </w:r>
        <w:r w:rsidR="00656446" w:rsidDel="004F0D30">
          <w:rPr>
            <w:rFonts w:ascii="Open Sans" w:eastAsia="Open Sans" w:hAnsi="Open Sans" w:cs="Open Sans"/>
            <w:color w:val="3F3F3F"/>
            <w:spacing w:val="-4"/>
            <w:position w:val="-1"/>
          </w:rPr>
          <w:delText xml:space="preserve"> </w:delText>
        </w:r>
        <w:r w:rsidR="00656446" w:rsidDel="004F0D30">
          <w:rPr>
            <w:rFonts w:ascii="Open Sans" w:eastAsia="Open Sans" w:hAnsi="Open Sans" w:cs="Open Sans"/>
            <w:b/>
            <w:bCs/>
            <w:color w:val="3F3F3F"/>
            <w:spacing w:val="-7"/>
            <w:position w:val="-1"/>
          </w:rPr>
          <w:delText>T</w:delText>
        </w:r>
        <w:r w:rsidR="00656446" w:rsidDel="004F0D30">
          <w:rPr>
            <w:rFonts w:ascii="Open Sans" w:eastAsia="Open Sans" w:hAnsi="Open Sans" w:cs="Open Sans"/>
            <w:b/>
            <w:bCs/>
            <w:color w:val="3F3F3F"/>
            <w:spacing w:val="-1"/>
            <w:position w:val="-1"/>
          </w:rPr>
          <w:delText>o</w:delText>
        </w:r>
        <w:r w:rsidR="00656446" w:rsidDel="004F0D30">
          <w:rPr>
            <w:rFonts w:ascii="Open Sans" w:eastAsia="Open Sans" w:hAnsi="Open Sans" w:cs="Open Sans"/>
            <w:b/>
            <w:bCs/>
            <w:color w:val="3F3F3F"/>
            <w:position w:val="-1"/>
          </w:rPr>
          <w:delText xml:space="preserve">: </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3"/>
            <w:position w:val="-1"/>
          </w:rPr>
          <w:delText>t</w:delText>
        </w:r>
        <w:r w:rsidR="00656446" w:rsidDel="004F0D30">
          <w:rPr>
            <w:rFonts w:ascii="Open Sans" w:eastAsia="Open Sans" w:hAnsi="Open Sans" w:cs="Open Sans"/>
            <w:color w:val="3F3F3F"/>
            <w:spacing w:val="2"/>
            <w:position w:val="-1"/>
          </w:rPr>
          <w:delText>o</w:delText>
        </w:r>
        <w:r w:rsidR="00656446" w:rsidDel="004F0D30">
          <w:rPr>
            <w:rFonts w:ascii="Open Sans" w:eastAsia="Open Sans" w:hAnsi="Open Sans" w:cs="Open Sans"/>
            <w:color w:val="3F3F3F"/>
            <w:position w:val="-1"/>
          </w:rPr>
          <w:delText>p</w:delText>
        </w:r>
        <w:r w:rsidR="00656446" w:rsidDel="004F0D30">
          <w:rPr>
            <w:rFonts w:ascii="Open Sans" w:eastAsia="Open Sans" w:hAnsi="Open Sans" w:cs="Open Sans"/>
            <w:color w:val="3F3F3F"/>
            <w:spacing w:val="2"/>
            <w:position w:val="-1"/>
          </w:rPr>
          <w:delText xml:space="preserve"> </w:delText>
        </w:r>
        <w:r w:rsidR="00656446" w:rsidDel="004F0D30">
          <w:rPr>
            <w:rFonts w:ascii="Open Sans" w:eastAsia="Open Sans" w:hAnsi="Open Sans" w:cs="Open Sans"/>
            <w:color w:val="3F3F3F"/>
            <w:spacing w:val="5"/>
            <w:position w:val="-1"/>
          </w:rPr>
          <w:delText>i</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2"/>
            <w:position w:val="-1"/>
          </w:rPr>
          <w:delText xml:space="preserve"> </w:delText>
        </w:r>
        <w:r w:rsidR="00656446" w:rsidDel="004F0D30">
          <w:rPr>
            <w:rFonts w:ascii="Open Sans" w:eastAsia="Open Sans" w:hAnsi="Open Sans" w:cs="Open Sans"/>
            <w:color w:val="3F3F3F"/>
            <w:spacing w:val="-3"/>
            <w:position w:val="-1"/>
          </w:rPr>
          <w:delText>t</w:delText>
        </w:r>
        <w:r w:rsidR="00656446" w:rsidDel="004F0D30">
          <w:rPr>
            <w:rFonts w:ascii="Open Sans" w:eastAsia="Open Sans" w:hAnsi="Open Sans" w:cs="Open Sans"/>
            <w:color w:val="3F3F3F"/>
            <w:position w:val="-1"/>
          </w:rPr>
          <w:delText>he</w:delText>
        </w:r>
        <w:r w:rsidR="00656446" w:rsidDel="004F0D30">
          <w:rPr>
            <w:rFonts w:ascii="Open Sans" w:eastAsia="Open Sans" w:hAnsi="Open Sans" w:cs="Open Sans"/>
            <w:color w:val="3F3F3F"/>
            <w:spacing w:val="-2"/>
            <w:position w:val="-1"/>
          </w:rPr>
          <w:delText xml:space="preserve"> </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2"/>
            <w:position w:val="-1"/>
          </w:rPr>
          <w:delText>a</w:delText>
        </w:r>
        <w:r w:rsidR="00656446" w:rsidDel="004F0D30">
          <w:rPr>
            <w:rFonts w:ascii="Open Sans" w:eastAsia="Open Sans" w:hAnsi="Open Sans" w:cs="Open Sans"/>
            <w:color w:val="3F3F3F"/>
            <w:spacing w:val="5"/>
            <w:position w:val="-1"/>
          </w:rPr>
          <w:delText>m</w:delText>
        </w:r>
        <w:r w:rsidR="00656446" w:rsidDel="004F0D30">
          <w:rPr>
            <w:rFonts w:ascii="Open Sans" w:eastAsia="Open Sans" w:hAnsi="Open Sans" w:cs="Open Sans"/>
            <w:color w:val="3F3F3F"/>
            <w:position w:val="-1"/>
          </w:rPr>
          <w:delText>e</w:delText>
        </w:r>
        <w:r w:rsidR="00656446" w:rsidDel="004F0D30">
          <w:rPr>
            <w:rFonts w:ascii="Open Sans" w:eastAsia="Open Sans" w:hAnsi="Open Sans" w:cs="Open Sans"/>
            <w:color w:val="3F3F3F"/>
            <w:spacing w:val="-1"/>
            <w:position w:val="-1"/>
          </w:rPr>
          <w:delText xml:space="preserve"> </w:delText>
        </w:r>
        <w:r w:rsidR="00656446" w:rsidDel="004F0D30">
          <w:rPr>
            <w:rFonts w:ascii="Open Sans" w:eastAsia="Open Sans" w:hAnsi="Open Sans" w:cs="Open Sans"/>
            <w:color w:val="3F3F3F"/>
            <w:spacing w:val="-2"/>
            <w:position w:val="-1"/>
          </w:rPr>
          <w:delText>a</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3"/>
            <w:position w:val="-1"/>
          </w:rPr>
          <w:delText xml:space="preserve"> </w:delText>
        </w:r>
        <w:r w:rsidR="00656446" w:rsidDel="004F0D30">
          <w:rPr>
            <w:rFonts w:ascii="Open Sans" w:eastAsia="Open Sans" w:hAnsi="Open Sans" w:cs="Open Sans"/>
            <w:color w:val="3F3F3F"/>
            <w:spacing w:val="-3"/>
            <w:position w:val="-1"/>
          </w:rPr>
          <w:delText>t</w:delText>
        </w:r>
        <w:r w:rsidR="00656446" w:rsidDel="004F0D30">
          <w:rPr>
            <w:rFonts w:ascii="Open Sans" w:eastAsia="Open Sans" w:hAnsi="Open Sans" w:cs="Open Sans"/>
            <w:color w:val="3F3F3F"/>
            <w:position w:val="-1"/>
          </w:rPr>
          <w:delText>he</w:delText>
        </w:r>
        <w:r w:rsidR="00656446" w:rsidDel="004F0D30">
          <w:rPr>
            <w:rFonts w:ascii="Open Sans" w:eastAsia="Open Sans" w:hAnsi="Open Sans" w:cs="Open Sans"/>
            <w:color w:val="3F3F3F"/>
            <w:spacing w:val="-2"/>
            <w:position w:val="-1"/>
          </w:rPr>
          <w:delText xml:space="preserve"> </w:delText>
        </w:r>
        <w:r w:rsidR="00656446" w:rsidDel="004F0D30">
          <w:rPr>
            <w:rFonts w:ascii="Open Sans" w:eastAsia="Open Sans" w:hAnsi="Open Sans" w:cs="Open Sans"/>
            <w:b/>
            <w:bCs/>
            <w:color w:val="3F3F3F"/>
            <w:spacing w:val="-1"/>
            <w:position w:val="-1"/>
          </w:rPr>
          <w:delText>F</w:delText>
        </w:r>
        <w:r w:rsidR="00656446" w:rsidDel="004F0D30">
          <w:rPr>
            <w:rFonts w:ascii="Open Sans" w:eastAsia="Open Sans" w:hAnsi="Open Sans" w:cs="Open Sans"/>
            <w:b/>
            <w:bCs/>
            <w:color w:val="3F3F3F"/>
            <w:spacing w:val="5"/>
            <w:position w:val="-1"/>
          </w:rPr>
          <w:delText>r</w:delText>
        </w:r>
        <w:r w:rsidR="00656446" w:rsidDel="004F0D30">
          <w:rPr>
            <w:rFonts w:ascii="Open Sans" w:eastAsia="Open Sans" w:hAnsi="Open Sans" w:cs="Open Sans"/>
            <w:b/>
            <w:bCs/>
            <w:color w:val="3F3F3F"/>
            <w:spacing w:val="-1"/>
            <w:position w:val="-1"/>
          </w:rPr>
          <w:delText>o</w:delText>
        </w:r>
        <w:r w:rsidR="00656446" w:rsidDel="004F0D30">
          <w:rPr>
            <w:rFonts w:ascii="Open Sans" w:eastAsia="Open Sans" w:hAnsi="Open Sans" w:cs="Open Sans"/>
            <w:b/>
            <w:bCs/>
            <w:color w:val="3F3F3F"/>
            <w:spacing w:val="-6"/>
            <w:position w:val="-1"/>
          </w:rPr>
          <w:delText>m</w:delText>
        </w:r>
        <w:r w:rsidR="00656446" w:rsidDel="004F0D30">
          <w:rPr>
            <w:rFonts w:ascii="Open Sans" w:eastAsia="Open Sans" w:hAnsi="Open Sans" w:cs="Open Sans"/>
            <w:b/>
            <w:bCs/>
            <w:color w:val="3F3F3F"/>
            <w:position w:val="-1"/>
          </w:rPr>
          <w:delText>:</w:delText>
        </w:r>
        <w:r w:rsidR="00656446" w:rsidDel="004F0D30">
          <w:rPr>
            <w:rFonts w:ascii="Open Sans" w:eastAsia="Open Sans" w:hAnsi="Open Sans" w:cs="Open Sans"/>
            <w:b/>
            <w:bCs/>
            <w:color w:val="3F3F3F"/>
            <w:spacing w:val="-3"/>
            <w:position w:val="-1"/>
          </w:rPr>
          <w:delText xml:space="preserve"> </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3"/>
            <w:position w:val="-1"/>
          </w:rPr>
          <w:delText>t</w:delText>
        </w:r>
        <w:r w:rsidR="00656446" w:rsidDel="004F0D30">
          <w:rPr>
            <w:rFonts w:ascii="Open Sans" w:eastAsia="Open Sans" w:hAnsi="Open Sans" w:cs="Open Sans"/>
            <w:color w:val="3F3F3F"/>
            <w:spacing w:val="2"/>
            <w:position w:val="-1"/>
          </w:rPr>
          <w:delText>o</w:delText>
        </w:r>
        <w:r w:rsidR="00656446" w:rsidDel="004F0D30">
          <w:rPr>
            <w:rFonts w:ascii="Open Sans" w:eastAsia="Open Sans" w:hAnsi="Open Sans" w:cs="Open Sans"/>
            <w:color w:val="3F3F3F"/>
            <w:position w:val="-1"/>
          </w:rPr>
          <w:delText>p.</w:delText>
        </w:r>
      </w:del>
    </w:p>
    <w:p w14:paraId="10602845" w14:textId="6313DF30" w:rsidR="0074787C" w:rsidDel="004F0D30" w:rsidRDefault="0074787C">
      <w:pPr>
        <w:spacing w:before="5" w:after="0" w:line="160" w:lineRule="exact"/>
        <w:rPr>
          <w:del w:id="407" w:author="Tal" w:date="2016-09-19T09:23:00Z"/>
          <w:sz w:val="16"/>
          <w:szCs w:val="16"/>
        </w:rPr>
      </w:pPr>
    </w:p>
    <w:p w14:paraId="53F592B1" w14:textId="0C661074" w:rsidR="0074787C" w:rsidDel="004F0D30" w:rsidRDefault="0074787C">
      <w:pPr>
        <w:spacing w:after="0" w:line="200" w:lineRule="exact"/>
        <w:rPr>
          <w:del w:id="408" w:author="Tal" w:date="2016-09-19T09:23:00Z"/>
          <w:sz w:val="20"/>
          <w:szCs w:val="20"/>
        </w:rPr>
      </w:pPr>
    </w:p>
    <w:p w14:paraId="0F096FEA" w14:textId="521AF027" w:rsidR="0074787C" w:rsidDel="004F0D30" w:rsidRDefault="00656446">
      <w:pPr>
        <w:spacing w:after="0" w:line="297" w:lineRule="exact"/>
        <w:ind w:left="1270" w:right="-20"/>
        <w:rPr>
          <w:del w:id="409" w:author="Tal" w:date="2016-09-19T09:23:00Z"/>
          <w:rFonts w:ascii="Open Sans" w:eastAsia="Open Sans" w:hAnsi="Open Sans" w:cs="Open Sans"/>
        </w:rPr>
      </w:pPr>
      <w:del w:id="410" w:author="Tal" w:date="2016-09-19T09:23:00Z">
        <w:r w:rsidDel="004F0D30">
          <w:rPr>
            <w:rFonts w:ascii="Open Sans" w:eastAsia="Open Sans" w:hAnsi="Open Sans" w:cs="Open Sans"/>
            <w:spacing w:val="-4"/>
            <w:position w:val="1"/>
          </w:rPr>
          <w:delText>C</w:delText>
        </w:r>
        <w:r w:rsidDel="004F0D30">
          <w:rPr>
            <w:rFonts w:ascii="Open Sans" w:eastAsia="Open Sans" w:hAnsi="Open Sans" w:cs="Open Sans"/>
            <w:position w:val="1"/>
          </w:rPr>
          <w:delText>h</w:delText>
        </w:r>
        <w:r w:rsidDel="004F0D30">
          <w:rPr>
            <w:rFonts w:ascii="Open Sans" w:eastAsia="Open Sans" w:hAnsi="Open Sans" w:cs="Open Sans"/>
            <w:spacing w:val="2"/>
            <w:position w:val="1"/>
          </w:rPr>
          <w:delText>oo</w:delText>
        </w:r>
        <w:r w:rsidDel="004F0D30">
          <w:rPr>
            <w:rFonts w:ascii="Open Sans" w:eastAsia="Open Sans" w:hAnsi="Open Sans" w:cs="Open Sans"/>
            <w:position w:val="1"/>
          </w:rPr>
          <w:delText>s</w:delText>
        </w:r>
        <w:r w:rsidDel="004F0D30">
          <w:rPr>
            <w:rFonts w:ascii="Open Sans" w:eastAsia="Open Sans" w:hAnsi="Open Sans" w:cs="Open Sans"/>
            <w:spacing w:val="5"/>
            <w:position w:val="1"/>
          </w:rPr>
          <w:delText>i</w:delText>
        </w:r>
        <w:r w:rsidDel="004F0D30">
          <w:rPr>
            <w:rFonts w:ascii="Open Sans" w:eastAsia="Open Sans" w:hAnsi="Open Sans" w:cs="Open Sans"/>
            <w:position w:val="1"/>
          </w:rPr>
          <w:delText>ng</w:delText>
        </w:r>
        <w:r w:rsidDel="004F0D30">
          <w:rPr>
            <w:rFonts w:ascii="Open Sans" w:eastAsia="Open Sans" w:hAnsi="Open Sans" w:cs="Open Sans"/>
            <w:spacing w:val="-4"/>
            <w:position w:val="1"/>
          </w:rPr>
          <w:delText xml:space="preserve"> </w:delText>
        </w:r>
        <w:r w:rsidDel="004F0D30">
          <w:rPr>
            <w:rFonts w:ascii="Open Sans" w:eastAsia="Open Sans" w:hAnsi="Open Sans" w:cs="Open Sans"/>
            <w:position w:val="1"/>
          </w:rPr>
          <w:delText>a n</w:delText>
        </w:r>
        <w:r w:rsidDel="004F0D30">
          <w:rPr>
            <w:rFonts w:ascii="Open Sans" w:eastAsia="Open Sans" w:hAnsi="Open Sans" w:cs="Open Sans"/>
            <w:spacing w:val="-3"/>
            <w:position w:val="1"/>
          </w:rPr>
          <w:delText>e</w:delText>
        </w:r>
        <w:r w:rsidDel="004F0D30">
          <w:rPr>
            <w:rFonts w:ascii="Open Sans" w:eastAsia="Open Sans" w:hAnsi="Open Sans" w:cs="Open Sans"/>
            <w:position w:val="1"/>
          </w:rPr>
          <w:delText>w</w:delText>
        </w:r>
        <w:r w:rsidDel="004F0D30">
          <w:rPr>
            <w:rFonts w:ascii="Open Sans" w:eastAsia="Open Sans" w:hAnsi="Open Sans" w:cs="Open Sans"/>
            <w:spacing w:val="-6"/>
            <w:position w:val="1"/>
          </w:rPr>
          <w:delText xml:space="preserve"> </w:delText>
        </w:r>
        <w:r w:rsidDel="004F0D30">
          <w:rPr>
            <w:rFonts w:ascii="Open Sans" w:eastAsia="Open Sans" w:hAnsi="Open Sans" w:cs="Open Sans"/>
            <w:b/>
            <w:bCs/>
            <w:spacing w:val="-7"/>
            <w:position w:val="1"/>
          </w:rPr>
          <w:delText>T</w:delText>
        </w:r>
        <w:r w:rsidDel="004F0D30">
          <w:rPr>
            <w:rFonts w:ascii="Open Sans" w:eastAsia="Open Sans" w:hAnsi="Open Sans" w:cs="Open Sans"/>
            <w:b/>
            <w:bCs/>
            <w:spacing w:val="-1"/>
            <w:position w:val="1"/>
          </w:rPr>
          <w:delText>o</w:delText>
        </w:r>
        <w:r w:rsidDel="004F0D30">
          <w:rPr>
            <w:rFonts w:ascii="Open Sans" w:eastAsia="Open Sans" w:hAnsi="Open Sans" w:cs="Open Sans"/>
            <w:b/>
            <w:bCs/>
            <w:position w:val="1"/>
          </w:rPr>
          <w:delText xml:space="preserve">: </w:delText>
        </w:r>
        <w:r w:rsidDel="004F0D30">
          <w:rPr>
            <w:rFonts w:ascii="Open Sans" w:eastAsia="Open Sans" w:hAnsi="Open Sans" w:cs="Open Sans"/>
            <w:position w:val="1"/>
          </w:rPr>
          <w:delText>s</w:delText>
        </w:r>
        <w:r w:rsidDel="004F0D30">
          <w:rPr>
            <w:rFonts w:ascii="Open Sans" w:eastAsia="Open Sans" w:hAnsi="Open Sans" w:cs="Open Sans"/>
            <w:spacing w:val="-3"/>
            <w:position w:val="1"/>
          </w:rPr>
          <w:delText>t</w:delText>
        </w:r>
        <w:r w:rsidDel="004F0D30">
          <w:rPr>
            <w:rFonts w:ascii="Open Sans" w:eastAsia="Open Sans" w:hAnsi="Open Sans" w:cs="Open Sans"/>
            <w:spacing w:val="2"/>
            <w:position w:val="1"/>
          </w:rPr>
          <w:delText>o</w:delText>
        </w:r>
        <w:r w:rsidDel="004F0D30">
          <w:rPr>
            <w:rFonts w:ascii="Open Sans" w:eastAsia="Open Sans" w:hAnsi="Open Sans" w:cs="Open Sans"/>
            <w:position w:val="1"/>
          </w:rPr>
          <w:delText>p</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spacing w:val="-3"/>
            <w:position w:val="1"/>
          </w:rPr>
          <w:delText>t</w:delText>
        </w:r>
        <w:r w:rsidDel="004F0D30">
          <w:rPr>
            <w:rFonts w:ascii="Open Sans" w:eastAsia="Open Sans" w:hAnsi="Open Sans" w:cs="Open Sans"/>
            <w:position w:val="1"/>
          </w:rPr>
          <w:delText>h</w:delText>
        </w:r>
        <w:r w:rsidDel="004F0D30">
          <w:rPr>
            <w:rFonts w:ascii="Open Sans" w:eastAsia="Open Sans" w:hAnsi="Open Sans" w:cs="Open Sans"/>
            <w:spacing w:val="-2"/>
            <w:position w:val="1"/>
          </w:rPr>
          <w:delText>a</w:delText>
        </w:r>
        <w:r w:rsidDel="004F0D30">
          <w:rPr>
            <w:rFonts w:ascii="Open Sans" w:eastAsia="Open Sans" w:hAnsi="Open Sans" w:cs="Open Sans"/>
            <w:position w:val="1"/>
          </w:rPr>
          <w:delText>t</w:delText>
        </w:r>
        <w:r w:rsidDel="004F0D30">
          <w:rPr>
            <w:rFonts w:ascii="Open Sans" w:eastAsia="Open Sans" w:hAnsi="Open Sans" w:cs="Open Sans"/>
            <w:spacing w:val="-1"/>
            <w:position w:val="1"/>
          </w:rPr>
          <w:delText xml:space="preserve"> </w:delText>
        </w:r>
        <w:r w:rsidDel="004F0D30">
          <w:rPr>
            <w:rFonts w:ascii="Open Sans" w:eastAsia="Open Sans" w:hAnsi="Open Sans" w:cs="Open Sans"/>
            <w:spacing w:val="5"/>
            <w:position w:val="1"/>
          </w:rPr>
          <w:delText>i</w:delText>
        </w:r>
        <w:r w:rsidDel="004F0D30">
          <w:rPr>
            <w:rFonts w:ascii="Open Sans" w:eastAsia="Open Sans" w:hAnsi="Open Sans" w:cs="Open Sans"/>
            <w:position w:val="1"/>
          </w:rPr>
          <w:delText>s</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position w:val="1"/>
          </w:rPr>
          <w:delText>n</w:delText>
        </w:r>
        <w:r w:rsidDel="004F0D30">
          <w:rPr>
            <w:rFonts w:ascii="Open Sans" w:eastAsia="Open Sans" w:hAnsi="Open Sans" w:cs="Open Sans"/>
            <w:spacing w:val="2"/>
            <w:position w:val="1"/>
          </w:rPr>
          <w:delText>o</w:delText>
        </w:r>
        <w:r w:rsidDel="004F0D30">
          <w:rPr>
            <w:rFonts w:ascii="Open Sans" w:eastAsia="Open Sans" w:hAnsi="Open Sans" w:cs="Open Sans"/>
            <w:position w:val="1"/>
          </w:rPr>
          <w:delText>t</w:delText>
        </w:r>
        <w:r w:rsidDel="004F0D30">
          <w:rPr>
            <w:rFonts w:ascii="Open Sans" w:eastAsia="Open Sans" w:hAnsi="Open Sans" w:cs="Open Sans"/>
            <w:spacing w:val="-1"/>
            <w:position w:val="1"/>
          </w:rPr>
          <w:delText xml:space="preserve"> </w:delText>
        </w:r>
        <w:r w:rsidDel="004F0D30">
          <w:rPr>
            <w:rFonts w:ascii="Open Sans" w:eastAsia="Open Sans" w:hAnsi="Open Sans" w:cs="Open Sans"/>
            <w:spacing w:val="2"/>
            <w:position w:val="1"/>
          </w:rPr>
          <w:delText>"</w:delText>
        </w:r>
        <w:r w:rsidDel="004F0D30">
          <w:rPr>
            <w:rFonts w:ascii="Open Sans" w:eastAsia="Open Sans" w:hAnsi="Open Sans" w:cs="Open Sans"/>
            <w:position w:val="1"/>
          </w:rPr>
          <w:delText>n</w:delText>
        </w:r>
        <w:r w:rsidDel="004F0D30">
          <w:rPr>
            <w:rFonts w:ascii="Open Sans" w:eastAsia="Open Sans" w:hAnsi="Open Sans" w:cs="Open Sans"/>
            <w:spacing w:val="-3"/>
            <w:position w:val="1"/>
          </w:rPr>
          <w:delText>e</w:delText>
        </w:r>
        <w:r w:rsidDel="004F0D30">
          <w:rPr>
            <w:rFonts w:ascii="Open Sans" w:eastAsia="Open Sans" w:hAnsi="Open Sans" w:cs="Open Sans"/>
            <w:spacing w:val="-2"/>
            <w:position w:val="1"/>
          </w:rPr>
          <w:delText>a</w:delText>
        </w:r>
        <w:r w:rsidDel="004F0D30">
          <w:rPr>
            <w:rFonts w:ascii="Open Sans" w:eastAsia="Open Sans" w:hAnsi="Open Sans" w:cs="Open Sans"/>
            <w:position w:val="1"/>
          </w:rPr>
          <w:delText>r"</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spacing w:val="-3"/>
            <w:position w:val="1"/>
          </w:rPr>
          <w:delText>t</w:delText>
        </w:r>
        <w:r w:rsidDel="004F0D30">
          <w:rPr>
            <w:rFonts w:ascii="Open Sans" w:eastAsia="Open Sans" w:hAnsi="Open Sans" w:cs="Open Sans"/>
            <w:position w:val="1"/>
          </w:rPr>
          <w:delText>he</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b/>
            <w:bCs/>
            <w:spacing w:val="-1"/>
            <w:position w:val="1"/>
          </w:rPr>
          <w:delText>F</w:delText>
        </w:r>
        <w:r w:rsidDel="004F0D30">
          <w:rPr>
            <w:rFonts w:ascii="Open Sans" w:eastAsia="Open Sans" w:hAnsi="Open Sans" w:cs="Open Sans"/>
            <w:b/>
            <w:bCs/>
            <w:spacing w:val="5"/>
            <w:position w:val="1"/>
          </w:rPr>
          <w:delText>r</w:delText>
        </w:r>
        <w:r w:rsidDel="004F0D30">
          <w:rPr>
            <w:rFonts w:ascii="Open Sans" w:eastAsia="Open Sans" w:hAnsi="Open Sans" w:cs="Open Sans"/>
            <w:b/>
            <w:bCs/>
            <w:spacing w:val="-1"/>
            <w:position w:val="1"/>
          </w:rPr>
          <w:delText>o</w:delText>
        </w:r>
        <w:r w:rsidDel="004F0D30">
          <w:rPr>
            <w:rFonts w:ascii="Open Sans" w:eastAsia="Open Sans" w:hAnsi="Open Sans" w:cs="Open Sans"/>
            <w:b/>
            <w:bCs/>
            <w:spacing w:val="-6"/>
            <w:position w:val="1"/>
          </w:rPr>
          <w:delText>m</w:delText>
        </w:r>
        <w:r w:rsidDel="004F0D30">
          <w:rPr>
            <w:rFonts w:ascii="Open Sans" w:eastAsia="Open Sans" w:hAnsi="Open Sans" w:cs="Open Sans"/>
            <w:b/>
            <w:bCs/>
            <w:position w:val="1"/>
          </w:rPr>
          <w:delText>:</w:delText>
        </w:r>
        <w:r w:rsidDel="004F0D30">
          <w:rPr>
            <w:rFonts w:ascii="Open Sans" w:eastAsia="Open Sans" w:hAnsi="Open Sans" w:cs="Open Sans"/>
            <w:b/>
            <w:bCs/>
            <w:spacing w:val="-3"/>
            <w:position w:val="1"/>
          </w:rPr>
          <w:delText xml:space="preserve"> </w:delText>
        </w:r>
        <w:r w:rsidDel="004F0D30">
          <w:rPr>
            <w:rFonts w:ascii="Open Sans" w:eastAsia="Open Sans" w:hAnsi="Open Sans" w:cs="Open Sans"/>
            <w:position w:val="1"/>
          </w:rPr>
          <w:delText>s</w:delText>
        </w:r>
        <w:r w:rsidDel="004F0D30">
          <w:rPr>
            <w:rFonts w:ascii="Open Sans" w:eastAsia="Open Sans" w:hAnsi="Open Sans" w:cs="Open Sans"/>
            <w:spacing w:val="-3"/>
            <w:position w:val="1"/>
          </w:rPr>
          <w:delText>t</w:delText>
        </w:r>
        <w:r w:rsidDel="004F0D30">
          <w:rPr>
            <w:rFonts w:ascii="Open Sans" w:eastAsia="Open Sans" w:hAnsi="Open Sans" w:cs="Open Sans"/>
            <w:spacing w:val="2"/>
            <w:position w:val="1"/>
          </w:rPr>
          <w:delText>o</w:delText>
        </w:r>
        <w:r w:rsidDel="004F0D30">
          <w:rPr>
            <w:rFonts w:ascii="Open Sans" w:eastAsia="Open Sans" w:hAnsi="Open Sans" w:cs="Open Sans"/>
            <w:position w:val="1"/>
          </w:rPr>
          <w:delText>p</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spacing w:val="-5"/>
            <w:position w:val="1"/>
          </w:rPr>
          <w:delText>(</w:delText>
        </w:r>
        <w:r w:rsidDel="004F0D30">
          <w:rPr>
            <w:rFonts w:ascii="Open Sans" w:eastAsia="Open Sans" w:hAnsi="Open Sans" w:cs="Open Sans"/>
            <w:spacing w:val="5"/>
            <w:position w:val="1"/>
          </w:rPr>
          <w:delText>i</w:delText>
        </w:r>
        <w:r w:rsidDel="004F0D30">
          <w:rPr>
            <w:rFonts w:ascii="Open Sans" w:eastAsia="Open Sans" w:hAnsi="Open Sans" w:cs="Open Sans"/>
            <w:position w:val="1"/>
          </w:rPr>
          <w:delText xml:space="preserve">n </w:delText>
        </w:r>
        <w:r w:rsidDel="004F0D30">
          <w:rPr>
            <w:rFonts w:ascii="Open Sans" w:eastAsia="Open Sans" w:hAnsi="Open Sans" w:cs="Open Sans"/>
            <w:spacing w:val="-3"/>
            <w:position w:val="1"/>
          </w:rPr>
          <w:delText>t</w:delText>
        </w:r>
        <w:r w:rsidDel="004F0D30">
          <w:rPr>
            <w:rFonts w:ascii="Open Sans" w:eastAsia="Open Sans" w:hAnsi="Open Sans" w:cs="Open Sans"/>
            <w:position w:val="1"/>
          </w:rPr>
          <w:delText>he</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position w:val="1"/>
          </w:rPr>
          <w:delText>s</w:delText>
        </w:r>
        <w:r w:rsidDel="004F0D30">
          <w:rPr>
            <w:rFonts w:ascii="Open Sans" w:eastAsia="Open Sans" w:hAnsi="Open Sans" w:cs="Open Sans"/>
            <w:spacing w:val="-3"/>
            <w:position w:val="1"/>
          </w:rPr>
          <w:delText>e</w:delText>
        </w:r>
        <w:r w:rsidDel="004F0D30">
          <w:rPr>
            <w:rFonts w:ascii="Open Sans" w:eastAsia="Open Sans" w:hAnsi="Open Sans" w:cs="Open Sans"/>
            <w:position w:val="1"/>
          </w:rPr>
          <w:delText>nse</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spacing w:val="2"/>
            <w:position w:val="1"/>
          </w:rPr>
          <w:delText>o</w:delText>
        </w:r>
        <w:r w:rsidDel="004F0D30">
          <w:rPr>
            <w:rFonts w:ascii="Open Sans" w:eastAsia="Open Sans" w:hAnsi="Open Sans" w:cs="Open Sans"/>
            <w:position w:val="1"/>
          </w:rPr>
          <w:delText>f</w:delText>
        </w:r>
      </w:del>
    </w:p>
    <w:p w14:paraId="78170ECA" w14:textId="257872E5" w:rsidR="0074787C" w:rsidDel="004F0D30" w:rsidRDefault="00656446">
      <w:pPr>
        <w:spacing w:after="0" w:line="282" w:lineRule="exact"/>
        <w:ind w:left="1270" w:right="-20"/>
        <w:rPr>
          <w:del w:id="411" w:author="Tal" w:date="2016-09-19T09:23:00Z"/>
          <w:rFonts w:ascii="Open Sans" w:eastAsia="Open Sans" w:hAnsi="Open Sans" w:cs="Open Sans"/>
        </w:rPr>
      </w:pPr>
      <w:del w:id="412" w:author="Tal" w:date="2016-09-19T09:23:00Z">
        <w:r w:rsidDel="004F0D30">
          <w:rPr>
            <w:rFonts w:ascii="Open Sans" w:eastAsia="Open Sans" w:hAnsi="Open Sans" w:cs="Open Sans"/>
            <w:spacing w:val="-3"/>
            <w:position w:val="-1"/>
          </w:rPr>
          <w:delText>t</w:delText>
        </w:r>
        <w:r w:rsidDel="004F0D30">
          <w:rPr>
            <w:rFonts w:ascii="Open Sans" w:eastAsia="Open Sans" w:hAnsi="Open Sans" w:cs="Open Sans"/>
            <w:position w:val="-1"/>
          </w:rPr>
          <w:delText>he</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b/>
            <w:bCs/>
            <w:color w:val="0000FF"/>
            <w:spacing w:val="-3"/>
            <w:position w:val="-1"/>
          </w:rPr>
          <w:delText>P</w:delText>
        </w:r>
        <w:r w:rsidDel="004F0D30">
          <w:rPr>
            <w:rFonts w:ascii="Open Sans" w:eastAsia="Open Sans" w:hAnsi="Open Sans" w:cs="Open Sans"/>
            <w:b/>
            <w:bCs/>
            <w:color w:val="0000FF"/>
            <w:spacing w:val="-7"/>
            <w:position w:val="-1"/>
          </w:rPr>
          <w:delText>l</w:delText>
        </w:r>
        <w:r w:rsidDel="004F0D30">
          <w:rPr>
            <w:rFonts w:ascii="Open Sans" w:eastAsia="Open Sans" w:hAnsi="Open Sans" w:cs="Open Sans"/>
            <w:b/>
            <w:bCs/>
            <w:color w:val="0000FF"/>
            <w:spacing w:val="2"/>
            <w:position w:val="-1"/>
          </w:rPr>
          <w:delText>a</w:delText>
        </w:r>
        <w:r w:rsidDel="004F0D30">
          <w:rPr>
            <w:rFonts w:ascii="Open Sans" w:eastAsia="Open Sans" w:hAnsi="Open Sans" w:cs="Open Sans"/>
            <w:b/>
            <w:bCs/>
            <w:color w:val="0000FF"/>
            <w:spacing w:val="7"/>
            <w:position w:val="-1"/>
          </w:rPr>
          <w:delText>c</w:delText>
        </w:r>
        <w:r w:rsidDel="004F0D30">
          <w:rPr>
            <w:rFonts w:ascii="Open Sans" w:eastAsia="Open Sans" w:hAnsi="Open Sans" w:cs="Open Sans"/>
            <w:b/>
            <w:bCs/>
            <w:color w:val="0000FF"/>
            <w:spacing w:val="5"/>
            <w:position w:val="-1"/>
          </w:rPr>
          <w:delText>e</w:delText>
        </w:r>
        <w:r w:rsidDel="004F0D30">
          <w:rPr>
            <w:rFonts w:ascii="Open Sans" w:eastAsia="Open Sans" w:hAnsi="Open Sans" w:cs="Open Sans"/>
            <w:b/>
            <w:bCs/>
            <w:color w:val="0000FF"/>
            <w:position w:val="-1"/>
          </w:rPr>
          <w:delText>s</w:delText>
        </w:r>
        <w:r w:rsidDel="004F0D30">
          <w:rPr>
            <w:rFonts w:ascii="Open Sans" w:eastAsia="Open Sans" w:hAnsi="Open Sans" w:cs="Open Sans"/>
            <w:b/>
            <w:bCs/>
            <w:color w:val="0000FF"/>
            <w:spacing w:val="-5"/>
            <w:position w:val="-1"/>
          </w:rPr>
          <w:delText xml:space="preserve"> </w:delText>
        </w:r>
        <w:r w:rsidDel="004F0D30">
          <w:rPr>
            <w:rFonts w:ascii="Open Sans" w:eastAsia="Open Sans" w:hAnsi="Open Sans" w:cs="Open Sans"/>
            <w:b/>
            <w:bCs/>
            <w:color w:val="0000FF"/>
            <w:spacing w:val="6"/>
            <w:position w:val="-1"/>
          </w:rPr>
          <w:delText>G</w:delText>
        </w:r>
        <w:r w:rsidDel="004F0D30">
          <w:rPr>
            <w:rFonts w:ascii="Open Sans" w:eastAsia="Open Sans" w:hAnsi="Open Sans" w:cs="Open Sans"/>
            <w:b/>
            <w:bCs/>
            <w:color w:val="0000FF"/>
            <w:spacing w:val="5"/>
            <w:position w:val="-1"/>
          </w:rPr>
          <w:delText>r</w:delText>
        </w:r>
        <w:r w:rsidDel="004F0D30">
          <w:rPr>
            <w:rFonts w:ascii="Open Sans" w:eastAsia="Open Sans" w:hAnsi="Open Sans" w:cs="Open Sans"/>
            <w:b/>
            <w:bCs/>
            <w:color w:val="0000FF"/>
            <w:spacing w:val="-1"/>
            <w:position w:val="-1"/>
          </w:rPr>
          <w:delText>o</w:delText>
        </w:r>
        <w:r w:rsidDel="004F0D30">
          <w:rPr>
            <w:rFonts w:ascii="Open Sans" w:eastAsia="Open Sans" w:hAnsi="Open Sans" w:cs="Open Sans"/>
            <w:b/>
            <w:bCs/>
            <w:color w:val="0000FF"/>
            <w:spacing w:val="5"/>
            <w:position w:val="-1"/>
          </w:rPr>
          <w:delText>u</w:delText>
        </w:r>
        <w:r w:rsidDel="004F0D30">
          <w:rPr>
            <w:rFonts w:ascii="Open Sans" w:eastAsia="Open Sans" w:hAnsi="Open Sans" w:cs="Open Sans"/>
            <w:b/>
            <w:bCs/>
            <w:color w:val="0000FF"/>
            <w:spacing w:val="-4"/>
            <w:position w:val="-1"/>
          </w:rPr>
          <w:delText>p</w:delText>
        </w:r>
        <w:r w:rsidDel="004F0D30">
          <w:rPr>
            <w:rFonts w:ascii="Open Sans" w:eastAsia="Open Sans" w:hAnsi="Open Sans" w:cs="Open Sans"/>
            <w:b/>
            <w:bCs/>
            <w:color w:val="0000FF"/>
            <w:spacing w:val="-7"/>
            <w:position w:val="-1"/>
          </w:rPr>
          <w:delText>i</w:delText>
        </w:r>
        <w:r w:rsidDel="004F0D30">
          <w:rPr>
            <w:rFonts w:ascii="Open Sans" w:eastAsia="Open Sans" w:hAnsi="Open Sans" w:cs="Open Sans"/>
            <w:b/>
            <w:bCs/>
            <w:color w:val="0000FF"/>
            <w:spacing w:val="5"/>
            <w:position w:val="-1"/>
          </w:rPr>
          <w:delText>n</w:delText>
        </w:r>
        <w:r w:rsidDel="004F0D30">
          <w:rPr>
            <w:rFonts w:ascii="Open Sans" w:eastAsia="Open Sans" w:hAnsi="Open Sans" w:cs="Open Sans"/>
            <w:b/>
            <w:bCs/>
            <w:color w:val="0000FF"/>
            <w:position w:val="-1"/>
          </w:rPr>
          <w:delText>g</w:delText>
        </w:r>
        <w:r w:rsidDel="004F0D30">
          <w:rPr>
            <w:rFonts w:ascii="Open Sans" w:eastAsia="Open Sans" w:hAnsi="Open Sans" w:cs="Open Sans"/>
            <w:b/>
            <w:bCs/>
            <w:color w:val="0000FF"/>
            <w:spacing w:val="-5"/>
            <w:position w:val="-1"/>
          </w:rPr>
          <w:delText xml:space="preserve"> </w:delText>
        </w:r>
        <w:r w:rsidDel="004F0D30">
          <w:rPr>
            <w:rFonts w:ascii="Open Sans" w:eastAsia="Open Sans" w:hAnsi="Open Sans" w:cs="Open Sans"/>
            <w:color w:val="000000"/>
            <w:position w:val="-1"/>
          </w:rPr>
          <w:delText>pr</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spacing w:val="1"/>
            <w:position w:val="-1"/>
          </w:rPr>
          <w:delText>f</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r</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nc</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w:delText>
        </w:r>
        <w:r w:rsidDel="004F0D30">
          <w:rPr>
            <w:rFonts w:ascii="Open Sans" w:eastAsia="Open Sans" w:hAnsi="Open Sans" w:cs="Open Sans"/>
            <w:color w:val="000000"/>
            <w:spacing w:val="-6"/>
            <w:position w:val="-1"/>
          </w:rPr>
          <w:delText xml:space="preserve"> </w:delText>
        </w:r>
        <w:r w:rsidDel="004F0D30">
          <w:rPr>
            <w:rFonts w:ascii="Open Sans" w:eastAsia="Open Sans" w:hAnsi="Open Sans" w:cs="Open Sans"/>
            <w:color w:val="000000"/>
            <w:spacing w:val="5"/>
            <w:position w:val="-1"/>
          </w:rPr>
          <w:delText>m</w:delText>
        </w:r>
        <w:r w:rsidDel="004F0D30">
          <w:rPr>
            <w:rFonts w:ascii="Open Sans" w:eastAsia="Open Sans" w:hAnsi="Open Sans" w:cs="Open Sans"/>
            <w:color w:val="000000"/>
            <w:spacing w:val="-2"/>
            <w:position w:val="-1"/>
          </w:rPr>
          <w:delText>a</w:delText>
        </w:r>
        <w:r w:rsidDel="004F0D30">
          <w:rPr>
            <w:rFonts w:ascii="Open Sans" w:eastAsia="Open Sans" w:hAnsi="Open Sans" w:cs="Open Sans"/>
            <w:color w:val="000000"/>
            <w:position w:val="-1"/>
          </w:rPr>
          <w:delText>y</w:delText>
        </w:r>
        <w:r w:rsidDel="004F0D30">
          <w:rPr>
            <w:rFonts w:ascii="Open Sans" w:eastAsia="Open Sans" w:hAnsi="Open Sans" w:cs="Open Sans"/>
            <w:color w:val="000000"/>
            <w:spacing w:val="-4"/>
            <w:position w:val="-1"/>
          </w:rPr>
          <w:delText xml:space="preserve"> </w:delText>
        </w:r>
        <w:r w:rsidDel="004F0D30">
          <w:rPr>
            <w:rFonts w:ascii="Open Sans" w:eastAsia="Open Sans" w:hAnsi="Open Sans" w:cs="Open Sans"/>
            <w:color w:val="000000"/>
            <w:position w:val="-1"/>
          </w:rPr>
          <w:delText>s</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r</w:delText>
        </w:r>
        <w:r w:rsidDel="004F0D30">
          <w:rPr>
            <w:rFonts w:ascii="Open Sans" w:eastAsia="Open Sans" w:hAnsi="Open Sans" w:cs="Open Sans"/>
            <w:color w:val="000000"/>
            <w:spacing w:val="5"/>
            <w:position w:val="-1"/>
          </w:rPr>
          <w:delText>i</w:delText>
        </w:r>
        <w:r w:rsidDel="004F0D30">
          <w:rPr>
            <w:rFonts w:ascii="Open Sans" w:eastAsia="Open Sans" w:hAnsi="Open Sans" w:cs="Open Sans"/>
            <w:color w:val="000000"/>
            <w:spacing w:val="2"/>
            <w:position w:val="-1"/>
          </w:rPr>
          <w:delText>o</w:delText>
        </w:r>
        <w:r w:rsidDel="004F0D30">
          <w:rPr>
            <w:rFonts w:ascii="Open Sans" w:eastAsia="Open Sans" w:hAnsi="Open Sans" w:cs="Open Sans"/>
            <w:color w:val="000000"/>
            <w:position w:val="-1"/>
          </w:rPr>
          <w:delText>us</w:delText>
        </w:r>
        <w:r w:rsidDel="004F0D30">
          <w:rPr>
            <w:rFonts w:ascii="Open Sans" w:eastAsia="Open Sans" w:hAnsi="Open Sans" w:cs="Open Sans"/>
            <w:color w:val="000000"/>
            <w:spacing w:val="5"/>
            <w:position w:val="-1"/>
          </w:rPr>
          <w:delText>l</w:delText>
        </w:r>
        <w:r w:rsidDel="004F0D30">
          <w:rPr>
            <w:rFonts w:ascii="Open Sans" w:eastAsia="Open Sans" w:hAnsi="Open Sans" w:cs="Open Sans"/>
            <w:color w:val="000000"/>
            <w:position w:val="-1"/>
          </w:rPr>
          <w:delText>y</w:delText>
        </w:r>
        <w:r w:rsidDel="004F0D30">
          <w:rPr>
            <w:rFonts w:ascii="Open Sans" w:eastAsia="Open Sans" w:hAnsi="Open Sans" w:cs="Open Sans"/>
            <w:color w:val="000000"/>
            <w:spacing w:val="-7"/>
            <w:position w:val="-1"/>
          </w:rPr>
          <w:delText xml:space="preserve"> </w:delText>
        </w:r>
        <w:r w:rsidDel="004F0D30">
          <w:rPr>
            <w:rFonts w:ascii="Open Sans" w:eastAsia="Open Sans" w:hAnsi="Open Sans" w:cs="Open Sans"/>
            <w:color w:val="000000"/>
            <w:position w:val="-1"/>
          </w:rPr>
          <w:delText>d</w:delText>
        </w:r>
        <w:r w:rsidDel="004F0D30">
          <w:rPr>
            <w:rFonts w:ascii="Open Sans" w:eastAsia="Open Sans" w:hAnsi="Open Sans" w:cs="Open Sans"/>
            <w:color w:val="000000"/>
            <w:spacing w:val="5"/>
            <w:position w:val="-1"/>
          </w:rPr>
          <w:delText>i</w:delText>
        </w:r>
        <w:r w:rsidDel="004F0D30">
          <w:rPr>
            <w:rFonts w:ascii="Open Sans" w:eastAsia="Open Sans" w:hAnsi="Open Sans" w:cs="Open Sans"/>
            <w:color w:val="000000"/>
            <w:position w:val="-1"/>
          </w:rPr>
          <w:delText>srupt</w:delText>
        </w:r>
        <w:r w:rsidDel="004F0D30">
          <w:rPr>
            <w:rFonts w:ascii="Open Sans" w:eastAsia="Open Sans" w:hAnsi="Open Sans" w:cs="Open Sans"/>
            <w:color w:val="000000"/>
            <w:spacing w:val="-5"/>
            <w:position w:val="-1"/>
          </w:rPr>
          <w:delText xml:space="preserve"> </w:delText>
        </w:r>
        <w:r w:rsidDel="004F0D30">
          <w:rPr>
            <w:rFonts w:ascii="Open Sans" w:eastAsia="Open Sans" w:hAnsi="Open Sans" w:cs="Open Sans"/>
            <w:color w:val="000000"/>
            <w:spacing w:val="-3"/>
            <w:position w:val="-1"/>
          </w:rPr>
          <w:delText>t</w:delText>
        </w:r>
        <w:r w:rsidDel="004F0D30">
          <w:rPr>
            <w:rFonts w:ascii="Open Sans" w:eastAsia="Open Sans" w:hAnsi="Open Sans" w:cs="Open Sans"/>
            <w:color w:val="000000"/>
            <w:position w:val="-1"/>
          </w:rPr>
          <w:delText>he</w:delText>
        </w:r>
        <w:r w:rsidDel="004F0D30">
          <w:rPr>
            <w:rFonts w:ascii="Open Sans" w:eastAsia="Open Sans" w:hAnsi="Open Sans" w:cs="Open Sans"/>
            <w:color w:val="000000"/>
            <w:spacing w:val="-2"/>
            <w:position w:val="-1"/>
          </w:rPr>
          <w:delText xml:space="preserve"> </w:delText>
        </w:r>
        <w:r w:rsidDel="004F0D30">
          <w:rPr>
            <w:rFonts w:ascii="Open Sans" w:eastAsia="Open Sans" w:hAnsi="Open Sans" w:cs="Open Sans"/>
            <w:color w:val="000000"/>
            <w:position w:val="-1"/>
          </w:rPr>
          <w:delText>sch</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du</w:delText>
        </w:r>
        <w:r w:rsidDel="004F0D30">
          <w:rPr>
            <w:rFonts w:ascii="Open Sans" w:eastAsia="Open Sans" w:hAnsi="Open Sans" w:cs="Open Sans"/>
            <w:color w:val="000000"/>
            <w:spacing w:val="5"/>
            <w:position w:val="-1"/>
          </w:rPr>
          <w:delText>l</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w:delText>
        </w:r>
      </w:del>
    </w:p>
    <w:p w14:paraId="279F50B9" w14:textId="18DC91F6" w:rsidR="0074787C" w:rsidDel="004F0D30" w:rsidRDefault="0074787C">
      <w:pPr>
        <w:spacing w:after="0" w:line="200" w:lineRule="exact"/>
        <w:rPr>
          <w:del w:id="413" w:author="Tal" w:date="2016-09-19T09:23:00Z"/>
          <w:sz w:val="20"/>
          <w:szCs w:val="20"/>
        </w:rPr>
      </w:pPr>
    </w:p>
    <w:p w14:paraId="25E88E11" w14:textId="60D84AE1" w:rsidR="0074787C" w:rsidDel="004F0D30" w:rsidRDefault="0074787C">
      <w:pPr>
        <w:spacing w:after="0" w:line="200" w:lineRule="exact"/>
        <w:rPr>
          <w:del w:id="414" w:author="Tal" w:date="2016-09-19T09:23:00Z"/>
          <w:sz w:val="20"/>
          <w:szCs w:val="20"/>
        </w:rPr>
      </w:pPr>
    </w:p>
    <w:p w14:paraId="659EF93E" w14:textId="77777777" w:rsidR="0074787C" w:rsidRDefault="0074787C">
      <w:pPr>
        <w:spacing w:before="5" w:after="0" w:line="220" w:lineRule="exact"/>
      </w:pPr>
    </w:p>
    <w:p w14:paraId="1ECC9BEA" w14:textId="77777777" w:rsidR="0074787C" w:rsidRDefault="00656446">
      <w:pPr>
        <w:spacing w:after="0" w:line="448" w:lineRule="exact"/>
        <w:ind w:left="115" w:right="-20"/>
        <w:rPr>
          <w:rFonts w:ascii="Open Sans" w:eastAsia="Open Sans" w:hAnsi="Open Sans" w:cs="Open Sans"/>
          <w:sz w:val="36"/>
          <w:szCs w:val="36"/>
        </w:rPr>
      </w:pPr>
      <w:commentRangeStart w:id="415"/>
      <w:r>
        <w:rPr>
          <w:rFonts w:ascii="Open Sans" w:eastAsia="Open Sans" w:hAnsi="Open Sans" w:cs="Open Sans"/>
          <w:b/>
          <w:bCs/>
          <w:color w:val="4E80BD"/>
          <w:spacing w:val="-2"/>
          <w:position w:val="2"/>
          <w:sz w:val="36"/>
          <w:szCs w:val="36"/>
        </w:rPr>
        <w:t>B</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o</w:t>
      </w:r>
      <w:r>
        <w:rPr>
          <w:rFonts w:ascii="Open Sans" w:eastAsia="Open Sans" w:hAnsi="Open Sans" w:cs="Open Sans"/>
          <w:b/>
          <w:bCs/>
          <w:color w:val="4E80BD"/>
          <w:spacing w:val="-5"/>
          <w:position w:val="2"/>
          <w:sz w:val="36"/>
          <w:szCs w:val="36"/>
        </w:rPr>
        <w:t>c</w:t>
      </w:r>
      <w:r>
        <w:rPr>
          <w:rFonts w:ascii="Open Sans" w:eastAsia="Open Sans" w:hAnsi="Open Sans" w:cs="Open Sans"/>
          <w:b/>
          <w:bCs/>
          <w:color w:val="4E80BD"/>
          <w:position w:val="2"/>
          <w:sz w:val="36"/>
          <w:szCs w:val="36"/>
        </w:rPr>
        <w:t>k</w:t>
      </w:r>
      <w:r>
        <w:rPr>
          <w:rFonts w:ascii="Open Sans" w:eastAsia="Open Sans" w:hAnsi="Open Sans" w:cs="Open Sans"/>
          <w:b/>
          <w:bCs/>
          <w:color w:val="4E80BD"/>
          <w:spacing w:val="11"/>
          <w:position w:val="2"/>
          <w:sz w:val="36"/>
          <w:szCs w:val="36"/>
        </w:rPr>
        <w:t xml:space="preserve"> </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6"/>
          <w:position w:val="2"/>
          <w:sz w:val="36"/>
          <w:szCs w:val="36"/>
        </w:rPr>
        <w:t>v</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position w:val="2"/>
          <w:sz w:val="36"/>
          <w:szCs w:val="36"/>
        </w:rPr>
        <w:t>l</w:t>
      </w:r>
      <w:r>
        <w:rPr>
          <w:rFonts w:ascii="Open Sans" w:eastAsia="Open Sans" w:hAnsi="Open Sans" w:cs="Open Sans"/>
          <w:b/>
          <w:bCs/>
          <w:color w:val="4E80BD"/>
          <w:spacing w:val="1"/>
          <w:position w:val="2"/>
          <w:sz w:val="36"/>
          <w:szCs w:val="36"/>
        </w:rPr>
        <w:t xml:space="preserve"> </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3"/>
          <w:position w:val="2"/>
          <w:sz w:val="36"/>
          <w:szCs w:val="36"/>
        </w:rPr>
        <w:t>d</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3"/>
          <w:position w:val="2"/>
          <w:sz w:val="36"/>
          <w:szCs w:val="36"/>
        </w:rPr>
        <w:t>n</w:t>
      </w:r>
      <w:r>
        <w:rPr>
          <w:rFonts w:ascii="Open Sans" w:eastAsia="Open Sans" w:hAnsi="Open Sans" w:cs="Open Sans"/>
          <w:b/>
          <w:bCs/>
          <w:color w:val="4E80BD"/>
          <w:position w:val="2"/>
          <w:sz w:val="36"/>
          <w:szCs w:val="36"/>
        </w:rPr>
        <w:t>g</w:t>
      </w:r>
      <w:commentRangeEnd w:id="415"/>
      <w:r w:rsidR="004F0D30">
        <w:rPr>
          <w:rStyle w:val="CommentReference"/>
        </w:rPr>
        <w:commentReference w:id="415"/>
      </w:r>
    </w:p>
    <w:p w14:paraId="2A861210" w14:textId="3CB64F3A" w:rsidR="0074787C" w:rsidRDefault="00656446" w:rsidP="004F01F1">
      <w:pPr>
        <w:spacing w:before="84"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rPr>
        <w:t xml:space="preserve">a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rPr>
        <w:t>nu</w:t>
      </w:r>
      <w:r>
        <w:rPr>
          <w:rFonts w:ascii="Open Sans" w:eastAsia="Open Sans" w:hAnsi="Open Sans" w:cs="Open Sans"/>
          <w:color w:val="3F3F3F"/>
          <w:spacing w:val="5"/>
        </w:rPr>
        <w:t>m</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del w:id="416" w:author="Administrator" w:date="2016-09-17T14:57:00Z">
        <w:r w:rsidDel="004F01F1">
          <w:rPr>
            <w:rFonts w:ascii="Open Sans" w:eastAsia="Open Sans" w:hAnsi="Open Sans" w:cs="Open Sans"/>
            <w:color w:val="3F3F3F"/>
          </w:rPr>
          <w:delText>b</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del>
      <w:ins w:id="417" w:author="Administrator" w:date="2016-09-17T14:57:00Z">
        <w:r w:rsidR="004F01F1">
          <w:rPr>
            <w:rFonts w:ascii="Open Sans" w:eastAsia="Open Sans" w:hAnsi="Open Sans" w:cs="Open Sans"/>
            <w:color w:val="3F3F3F"/>
          </w:rPr>
          <w:t>b</w:t>
        </w:r>
        <w:r w:rsidR="004F01F1">
          <w:rPr>
            <w:rFonts w:ascii="Open Sans" w:eastAsia="Open Sans" w:hAnsi="Open Sans" w:cs="Open Sans"/>
            <w:color w:val="3F3F3F"/>
            <w:spacing w:val="2"/>
          </w:rPr>
          <w:t>o</w:t>
        </w:r>
        <w:r w:rsidR="004F01F1">
          <w:rPr>
            <w:rFonts w:ascii="Open Sans" w:eastAsia="Open Sans" w:hAnsi="Open Sans" w:cs="Open Sans"/>
            <w:color w:val="3F3F3F"/>
          </w:rPr>
          <w:t>x</w:t>
        </w:r>
        <w:r w:rsidR="004F01F1">
          <w:rPr>
            <w:rFonts w:ascii="Open Sans" w:eastAsia="Open Sans" w:hAnsi="Open Sans" w:cs="Open Sans"/>
            <w:color w:val="3F3F3F"/>
            <w:spacing w:val="4"/>
          </w:rPr>
          <w:t xml:space="preserve"> </w:t>
        </w:r>
      </w:ins>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746FB02C" w14:textId="77777777" w:rsidR="0074787C" w:rsidRDefault="0074787C">
      <w:pPr>
        <w:spacing w:before="2" w:after="0" w:line="130" w:lineRule="exact"/>
        <w:rPr>
          <w:sz w:val="13"/>
          <w:szCs w:val="13"/>
        </w:rPr>
      </w:pPr>
    </w:p>
    <w:p w14:paraId="7BC6894F" w14:textId="77777777" w:rsidR="0074787C" w:rsidRDefault="002D0355">
      <w:pPr>
        <w:spacing w:after="0" w:line="240" w:lineRule="auto"/>
        <w:ind w:left="115" w:right="-20"/>
        <w:rPr>
          <w:rFonts w:ascii="Times New Roman" w:eastAsia="Times New Roman" w:hAnsi="Times New Roman" w:cs="Times New Roman"/>
          <w:sz w:val="20"/>
          <w:szCs w:val="20"/>
        </w:rPr>
      </w:pPr>
      <w:r>
        <w:pict w14:anchorId="5D9BFFE4">
          <v:shape id="_x0000_i1086" type="#_x0000_t75" style="width:269.25pt;height:168.75pt;mso-position-horizontal-relative:char;mso-position-vertical-relative:line">
            <v:imagedata r:id="rId64" o:title=""/>
          </v:shape>
        </w:pict>
      </w:r>
    </w:p>
    <w:p w14:paraId="0A8E8953" w14:textId="77777777" w:rsidR="0074787C" w:rsidRDefault="0074787C">
      <w:pPr>
        <w:spacing w:before="9" w:after="0" w:line="170" w:lineRule="exact"/>
        <w:rPr>
          <w:sz w:val="17"/>
          <w:szCs w:val="17"/>
        </w:rPr>
      </w:pPr>
    </w:p>
    <w:p w14:paraId="1936DEBE"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b/>
          <w:bCs/>
          <w:color w:val="3F3F3F"/>
          <w:spacing w:val="-3"/>
        </w:rPr>
        <w:t>E</w:t>
      </w:r>
      <w:r>
        <w:rPr>
          <w:rFonts w:ascii="Open Sans" w:eastAsia="Open Sans" w:hAnsi="Open Sans" w:cs="Open Sans"/>
          <w:b/>
          <w:bCs/>
          <w:color w:val="3F3F3F"/>
          <w:spacing w:val="-4"/>
        </w:rPr>
        <w:t>d</w:t>
      </w:r>
      <w:r>
        <w:rPr>
          <w:rFonts w:ascii="Open Sans" w:eastAsia="Open Sans" w:hAnsi="Open Sans" w:cs="Open Sans"/>
          <w:b/>
          <w:bCs/>
          <w:color w:val="3F3F3F"/>
          <w:spacing w:val="-7"/>
        </w:rPr>
        <w:t>i</w:t>
      </w:r>
      <w:r>
        <w:rPr>
          <w:rFonts w:ascii="Open Sans" w:eastAsia="Open Sans" w:hAnsi="Open Sans" w:cs="Open Sans"/>
          <w:b/>
          <w:bCs/>
          <w:color w:val="3F3F3F"/>
          <w:spacing w:val="-6"/>
        </w:rPr>
        <w:t>t</w:t>
      </w:r>
      <w:r>
        <w:rPr>
          <w:rFonts w:ascii="Open Sans" w:eastAsia="Open Sans" w:hAnsi="Open Sans" w:cs="Open Sans"/>
          <w:color w:val="3F3F3F"/>
        </w:rPr>
        <w:t>:</w:t>
      </w:r>
    </w:p>
    <w:p w14:paraId="690BCB3B" w14:textId="77777777" w:rsidR="0074787C" w:rsidRDefault="0074787C">
      <w:pPr>
        <w:spacing w:after="0"/>
        <w:sectPr w:rsidR="0074787C">
          <w:footerReference w:type="default" r:id="rId92"/>
          <w:pgSz w:w="11920" w:h="16840"/>
          <w:pgMar w:top="1560" w:right="1500" w:bottom="280" w:left="1280" w:header="0" w:footer="0" w:gutter="0"/>
          <w:cols w:space="720"/>
        </w:sectPr>
      </w:pPr>
    </w:p>
    <w:p w14:paraId="048076B8" w14:textId="77777777" w:rsidR="0074787C" w:rsidRDefault="0074787C">
      <w:pPr>
        <w:spacing w:before="7" w:after="0" w:line="170" w:lineRule="exact"/>
        <w:rPr>
          <w:sz w:val="17"/>
          <w:szCs w:val="17"/>
        </w:rPr>
      </w:pPr>
    </w:p>
    <w:p w14:paraId="4F5733FB" w14:textId="77777777" w:rsidR="0074787C" w:rsidRDefault="002D0355">
      <w:pPr>
        <w:spacing w:after="0" w:line="240" w:lineRule="auto"/>
        <w:ind w:left="115" w:right="-20"/>
        <w:rPr>
          <w:rFonts w:ascii="Times New Roman" w:eastAsia="Times New Roman" w:hAnsi="Times New Roman" w:cs="Times New Roman"/>
          <w:sz w:val="20"/>
          <w:szCs w:val="20"/>
        </w:rPr>
      </w:pPr>
      <w:r>
        <w:pict w14:anchorId="44B4B381">
          <v:shape id="_x0000_i1087" type="#_x0000_t75" style="width:270pt;height:188.25pt;mso-position-horizontal-relative:char;mso-position-vertical-relative:line">
            <v:imagedata r:id="rId65" o:title=""/>
          </v:shape>
        </w:pict>
      </w:r>
    </w:p>
    <w:p w14:paraId="5F71F46E" w14:textId="77777777" w:rsidR="0074787C" w:rsidRDefault="0074787C">
      <w:pPr>
        <w:spacing w:before="3" w:after="0" w:line="140" w:lineRule="exact"/>
        <w:rPr>
          <w:sz w:val="14"/>
          <w:szCs w:val="14"/>
        </w:rPr>
      </w:pPr>
    </w:p>
    <w:p w14:paraId="31BB0E68"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i/>
          <w:spacing w:val="1"/>
          <w:position w:val="1"/>
        </w:rPr>
        <w:t>F</w:t>
      </w:r>
      <w:r>
        <w:rPr>
          <w:rFonts w:ascii="Open Sans" w:eastAsia="Open Sans" w:hAnsi="Open Sans" w:cs="Open Sans"/>
          <w:i/>
          <w:spacing w:val="4"/>
          <w:position w:val="1"/>
        </w:rPr>
        <w:t>i</w:t>
      </w:r>
      <w:r>
        <w:rPr>
          <w:rFonts w:ascii="Open Sans" w:eastAsia="Open Sans" w:hAnsi="Open Sans" w:cs="Open Sans"/>
          <w:i/>
          <w:spacing w:val="-5"/>
          <w:position w:val="1"/>
        </w:rPr>
        <w:t>g</w:t>
      </w:r>
      <w:r>
        <w:rPr>
          <w:rFonts w:ascii="Open Sans" w:eastAsia="Open Sans" w:hAnsi="Open Sans" w:cs="Open Sans"/>
          <w:i/>
          <w:spacing w:val="-7"/>
          <w:position w:val="1"/>
        </w:rPr>
        <w:t>u</w:t>
      </w:r>
      <w:r>
        <w:rPr>
          <w:rFonts w:ascii="Open Sans" w:eastAsia="Open Sans" w:hAnsi="Open Sans" w:cs="Open Sans"/>
          <w:i/>
          <w:spacing w:val="3"/>
          <w:position w:val="1"/>
        </w:rPr>
        <w:t>r</w:t>
      </w:r>
      <w:r>
        <w:rPr>
          <w:rFonts w:ascii="Open Sans" w:eastAsia="Open Sans" w:hAnsi="Open Sans" w:cs="Open Sans"/>
          <w:i/>
          <w:position w:val="1"/>
        </w:rPr>
        <w:t>e</w:t>
      </w:r>
      <w:r>
        <w:rPr>
          <w:rFonts w:ascii="Open Sans" w:eastAsia="Open Sans" w:hAnsi="Open Sans" w:cs="Open Sans"/>
          <w:i/>
          <w:spacing w:val="-4"/>
          <w:position w:val="1"/>
        </w:rPr>
        <w:t xml:space="preserve"> </w:t>
      </w:r>
      <w:r>
        <w:rPr>
          <w:rFonts w:ascii="Open Sans" w:eastAsia="Open Sans" w:hAnsi="Open Sans" w:cs="Open Sans"/>
          <w:i/>
          <w:spacing w:val="-1"/>
          <w:position w:val="1"/>
        </w:rPr>
        <w:t>1</w:t>
      </w:r>
      <w:r>
        <w:rPr>
          <w:rFonts w:ascii="Open Sans" w:eastAsia="Open Sans" w:hAnsi="Open Sans" w:cs="Open Sans"/>
          <w:i/>
          <w:spacing w:val="6"/>
          <w:position w:val="1"/>
        </w:rPr>
        <w:t>-</w:t>
      </w:r>
      <w:r>
        <w:rPr>
          <w:rFonts w:ascii="Open Sans" w:eastAsia="Open Sans" w:hAnsi="Open Sans" w:cs="Open Sans"/>
          <w:i/>
          <w:spacing w:val="-1"/>
          <w:position w:val="1"/>
        </w:rPr>
        <w:t>12</w:t>
      </w:r>
      <w:r>
        <w:rPr>
          <w:rFonts w:ascii="Open Sans" w:eastAsia="Open Sans" w:hAnsi="Open Sans" w:cs="Open Sans"/>
          <w:i/>
          <w:position w:val="1"/>
        </w:rPr>
        <w:t>:</w:t>
      </w:r>
      <w:r>
        <w:rPr>
          <w:rFonts w:ascii="Open Sans" w:eastAsia="Open Sans" w:hAnsi="Open Sans" w:cs="Open Sans"/>
          <w:i/>
          <w:spacing w:val="3"/>
          <w:position w:val="1"/>
        </w:rPr>
        <w:t xml:space="preserve"> </w:t>
      </w:r>
      <w:r>
        <w:rPr>
          <w:rFonts w:ascii="Open Sans" w:eastAsia="Open Sans" w:hAnsi="Open Sans" w:cs="Open Sans"/>
          <w:i/>
          <w:spacing w:val="-7"/>
          <w:position w:val="1"/>
        </w:rPr>
        <w:t>Ed</w:t>
      </w:r>
      <w:r>
        <w:rPr>
          <w:rFonts w:ascii="Open Sans" w:eastAsia="Open Sans" w:hAnsi="Open Sans" w:cs="Open Sans"/>
          <w:i/>
          <w:spacing w:val="4"/>
          <w:position w:val="1"/>
        </w:rPr>
        <w:t>iti</w:t>
      </w:r>
      <w:r>
        <w:rPr>
          <w:rFonts w:ascii="Open Sans" w:eastAsia="Open Sans" w:hAnsi="Open Sans" w:cs="Open Sans"/>
          <w:i/>
          <w:spacing w:val="-7"/>
          <w:position w:val="1"/>
        </w:rPr>
        <w:t>n</w:t>
      </w:r>
      <w:r>
        <w:rPr>
          <w:rFonts w:ascii="Open Sans" w:eastAsia="Open Sans" w:hAnsi="Open Sans" w:cs="Open Sans"/>
          <w:i/>
          <w:position w:val="1"/>
        </w:rPr>
        <w:t>g</w:t>
      </w:r>
      <w:r>
        <w:rPr>
          <w:rFonts w:ascii="Open Sans" w:eastAsia="Open Sans" w:hAnsi="Open Sans" w:cs="Open Sans"/>
          <w:i/>
          <w:spacing w:val="-4"/>
          <w:position w:val="1"/>
        </w:rPr>
        <w:t xml:space="preserve"> </w:t>
      </w:r>
      <w:r>
        <w:rPr>
          <w:rFonts w:ascii="Open Sans" w:eastAsia="Open Sans" w:hAnsi="Open Sans" w:cs="Open Sans"/>
          <w:i/>
          <w:position w:val="1"/>
        </w:rPr>
        <w:t>V</w:t>
      </w:r>
      <w:r>
        <w:rPr>
          <w:rFonts w:ascii="Open Sans" w:eastAsia="Open Sans" w:hAnsi="Open Sans" w:cs="Open Sans"/>
          <w:i/>
          <w:spacing w:val="-3"/>
          <w:position w:val="1"/>
        </w:rPr>
        <w:t>e</w:t>
      </w:r>
      <w:r>
        <w:rPr>
          <w:rFonts w:ascii="Open Sans" w:eastAsia="Open Sans" w:hAnsi="Open Sans" w:cs="Open Sans"/>
          <w:i/>
          <w:spacing w:val="-7"/>
          <w:position w:val="1"/>
        </w:rPr>
        <w:t>h</w:t>
      </w:r>
      <w:r>
        <w:rPr>
          <w:rFonts w:ascii="Open Sans" w:eastAsia="Open Sans" w:hAnsi="Open Sans" w:cs="Open Sans"/>
          <w:i/>
          <w:spacing w:val="4"/>
          <w:position w:val="1"/>
        </w:rPr>
        <w:t>i</w:t>
      </w:r>
      <w:r>
        <w:rPr>
          <w:rFonts w:ascii="Open Sans" w:eastAsia="Open Sans" w:hAnsi="Open Sans" w:cs="Open Sans"/>
          <w:i/>
          <w:spacing w:val="6"/>
          <w:position w:val="1"/>
        </w:rPr>
        <w:t>c</w:t>
      </w:r>
      <w:r>
        <w:rPr>
          <w:rFonts w:ascii="Open Sans" w:eastAsia="Open Sans" w:hAnsi="Open Sans" w:cs="Open Sans"/>
          <w:i/>
          <w:spacing w:val="4"/>
          <w:position w:val="1"/>
        </w:rPr>
        <w:t>l</w:t>
      </w:r>
      <w:r>
        <w:rPr>
          <w:rFonts w:ascii="Open Sans" w:eastAsia="Open Sans" w:hAnsi="Open Sans" w:cs="Open Sans"/>
          <w:i/>
          <w:position w:val="1"/>
        </w:rPr>
        <w:t>e</w:t>
      </w:r>
      <w:r>
        <w:rPr>
          <w:rFonts w:ascii="Open Sans" w:eastAsia="Open Sans" w:hAnsi="Open Sans" w:cs="Open Sans"/>
          <w:i/>
          <w:spacing w:val="-3"/>
          <w:position w:val="1"/>
        </w:rPr>
        <w:t xml:space="preserve"> </w:t>
      </w:r>
      <w:r>
        <w:rPr>
          <w:rFonts w:ascii="Open Sans" w:eastAsia="Open Sans" w:hAnsi="Open Sans" w:cs="Open Sans"/>
          <w:i/>
          <w:spacing w:val="-7"/>
          <w:position w:val="1"/>
        </w:rPr>
        <w:t>b</w:t>
      </w:r>
      <w:r>
        <w:rPr>
          <w:rFonts w:ascii="Open Sans" w:eastAsia="Open Sans" w:hAnsi="Open Sans" w:cs="Open Sans"/>
          <w:i/>
          <w:spacing w:val="4"/>
          <w:position w:val="1"/>
        </w:rPr>
        <w:t>l</w:t>
      </w:r>
      <w:r>
        <w:rPr>
          <w:rFonts w:ascii="Open Sans" w:eastAsia="Open Sans" w:hAnsi="Open Sans" w:cs="Open Sans"/>
          <w:i/>
          <w:spacing w:val="-3"/>
          <w:position w:val="1"/>
        </w:rPr>
        <w:t>o</w:t>
      </w:r>
      <w:r>
        <w:rPr>
          <w:rFonts w:ascii="Open Sans" w:eastAsia="Open Sans" w:hAnsi="Open Sans" w:cs="Open Sans"/>
          <w:i/>
          <w:spacing w:val="6"/>
          <w:position w:val="1"/>
        </w:rPr>
        <w:t>c</w:t>
      </w:r>
      <w:r>
        <w:rPr>
          <w:rFonts w:ascii="Open Sans" w:eastAsia="Open Sans" w:hAnsi="Open Sans" w:cs="Open Sans"/>
          <w:i/>
          <w:position w:val="1"/>
        </w:rPr>
        <w:t>k</w:t>
      </w:r>
      <w:r>
        <w:rPr>
          <w:rFonts w:ascii="Open Sans" w:eastAsia="Open Sans" w:hAnsi="Open Sans" w:cs="Open Sans"/>
          <w:i/>
          <w:spacing w:val="-2"/>
          <w:position w:val="1"/>
        </w:rPr>
        <w:t xml:space="preserve"> </w:t>
      </w:r>
      <w:r>
        <w:rPr>
          <w:rFonts w:ascii="Open Sans" w:eastAsia="Open Sans" w:hAnsi="Open Sans" w:cs="Open Sans"/>
          <w:i/>
          <w:spacing w:val="4"/>
          <w:position w:val="1"/>
        </w:rPr>
        <w:t>i</w:t>
      </w:r>
      <w:r>
        <w:rPr>
          <w:rFonts w:ascii="Open Sans" w:eastAsia="Open Sans" w:hAnsi="Open Sans" w:cs="Open Sans"/>
          <w:i/>
          <w:spacing w:val="-7"/>
          <w:position w:val="1"/>
        </w:rPr>
        <w:t>n</w:t>
      </w:r>
      <w:r>
        <w:rPr>
          <w:rFonts w:ascii="Open Sans" w:eastAsia="Open Sans" w:hAnsi="Open Sans" w:cs="Open Sans"/>
          <w:i/>
          <w:spacing w:val="6"/>
          <w:position w:val="1"/>
        </w:rPr>
        <w:t>f</w:t>
      </w:r>
      <w:r>
        <w:rPr>
          <w:rFonts w:ascii="Open Sans" w:eastAsia="Open Sans" w:hAnsi="Open Sans" w:cs="Open Sans"/>
          <w:i/>
          <w:spacing w:val="-3"/>
          <w:position w:val="1"/>
        </w:rPr>
        <w:t>o</w:t>
      </w:r>
      <w:r>
        <w:rPr>
          <w:rFonts w:ascii="Open Sans" w:eastAsia="Open Sans" w:hAnsi="Open Sans" w:cs="Open Sans"/>
          <w:i/>
          <w:spacing w:val="3"/>
          <w:position w:val="1"/>
        </w:rPr>
        <w:t>rm</w:t>
      </w:r>
      <w:r>
        <w:rPr>
          <w:rFonts w:ascii="Open Sans" w:eastAsia="Open Sans" w:hAnsi="Open Sans" w:cs="Open Sans"/>
          <w:i/>
          <w:spacing w:val="-4"/>
          <w:position w:val="1"/>
        </w:rPr>
        <w:t>a</w:t>
      </w:r>
      <w:r>
        <w:rPr>
          <w:rFonts w:ascii="Open Sans" w:eastAsia="Open Sans" w:hAnsi="Open Sans" w:cs="Open Sans"/>
          <w:i/>
          <w:spacing w:val="4"/>
          <w:position w:val="1"/>
        </w:rPr>
        <w:t>ti</w:t>
      </w:r>
      <w:r>
        <w:rPr>
          <w:rFonts w:ascii="Open Sans" w:eastAsia="Open Sans" w:hAnsi="Open Sans" w:cs="Open Sans"/>
          <w:i/>
          <w:spacing w:val="-3"/>
          <w:position w:val="1"/>
        </w:rPr>
        <w:t>o</w:t>
      </w:r>
      <w:r>
        <w:rPr>
          <w:rFonts w:ascii="Open Sans" w:eastAsia="Open Sans" w:hAnsi="Open Sans" w:cs="Open Sans"/>
          <w:i/>
          <w:position w:val="1"/>
        </w:rPr>
        <w:t>n</w:t>
      </w:r>
      <w:r>
        <w:rPr>
          <w:rFonts w:ascii="Open Sans" w:eastAsia="Open Sans" w:hAnsi="Open Sans" w:cs="Open Sans"/>
          <w:i/>
          <w:spacing w:val="-8"/>
          <w:position w:val="1"/>
        </w:rPr>
        <w:t xml:space="preserve"> </w:t>
      </w:r>
      <w:r>
        <w:rPr>
          <w:rFonts w:ascii="Open Sans" w:eastAsia="Open Sans" w:hAnsi="Open Sans" w:cs="Open Sans"/>
          <w:i/>
          <w:spacing w:val="-7"/>
          <w:position w:val="1"/>
        </w:rPr>
        <w:t>b</w:t>
      </w:r>
      <w:r>
        <w:rPr>
          <w:rFonts w:ascii="Open Sans" w:eastAsia="Open Sans" w:hAnsi="Open Sans" w:cs="Open Sans"/>
          <w:i/>
          <w:spacing w:val="-3"/>
          <w:position w:val="1"/>
        </w:rPr>
        <w:t>o</w:t>
      </w:r>
      <w:r>
        <w:rPr>
          <w:rFonts w:ascii="Open Sans" w:eastAsia="Open Sans" w:hAnsi="Open Sans" w:cs="Open Sans"/>
          <w:i/>
          <w:position w:val="1"/>
        </w:rPr>
        <w:t>x</w:t>
      </w:r>
    </w:p>
    <w:p w14:paraId="70247B94" w14:textId="77777777" w:rsidR="0074787C" w:rsidRDefault="0074787C">
      <w:pPr>
        <w:spacing w:before="8" w:after="0" w:line="200" w:lineRule="exact"/>
        <w:rPr>
          <w:sz w:val="20"/>
          <w:szCs w:val="20"/>
        </w:rPr>
      </w:pPr>
    </w:p>
    <w:p w14:paraId="42A5C7C3"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5"/>
          <w:sz w:val="30"/>
          <w:szCs w:val="30"/>
        </w:rPr>
        <w:t>V</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h</w:t>
      </w:r>
      <w:r>
        <w:rPr>
          <w:rFonts w:ascii="Arial" w:eastAsia="Arial" w:hAnsi="Arial" w:cs="Arial"/>
          <w:b/>
          <w:bCs/>
          <w:i/>
          <w:color w:val="004CDD"/>
          <w:spacing w:val="7"/>
          <w:sz w:val="30"/>
          <w:szCs w:val="30"/>
        </w:rPr>
        <w:t>i</w:t>
      </w:r>
      <w:r>
        <w:rPr>
          <w:rFonts w:ascii="Arial" w:eastAsia="Arial" w:hAnsi="Arial" w:cs="Arial"/>
          <w:b/>
          <w:bCs/>
          <w:i/>
          <w:color w:val="004CDD"/>
          <w:spacing w:val="-2"/>
          <w:sz w:val="30"/>
          <w:szCs w:val="30"/>
        </w:rPr>
        <w:t>c</w:t>
      </w:r>
      <w:r>
        <w:rPr>
          <w:rFonts w:ascii="Arial" w:eastAsia="Arial" w:hAnsi="Arial" w:cs="Arial"/>
          <w:b/>
          <w:bCs/>
          <w:i/>
          <w:color w:val="004CDD"/>
          <w:spacing w:val="7"/>
          <w:sz w:val="30"/>
          <w:szCs w:val="30"/>
        </w:rPr>
        <w:t>l</w:t>
      </w:r>
      <w:r>
        <w:rPr>
          <w:rFonts w:ascii="Arial" w:eastAsia="Arial" w:hAnsi="Arial" w:cs="Arial"/>
          <w:b/>
          <w:bCs/>
          <w:i/>
          <w:color w:val="004CDD"/>
          <w:sz w:val="30"/>
          <w:szCs w:val="30"/>
        </w:rPr>
        <w:t xml:space="preserve">e </w:t>
      </w:r>
      <w:r>
        <w:rPr>
          <w:rFonts w:ascii="Arial" w:eastAsia="Arial" w:hAnsi="Arial" w:cs="Arial"/>
          <w:b/>
          <w:bCs/>
          <w:i/>
          <w:color w:val="004CDD"/>
          <w:spacing w:val="7"/>
          <w:sz w:val="30"/>
          <w:szCs w:val="30"/>
        </w:rPr>
        <w:t>I</w:t>
      </w:r>
      <w:r>
        <w:rPr>
          <w:rFonts w:ascii="Arial" w:eastAsia="Arial" w:hAnsi="Arial" w:cs="Arial"/>
          <w:b/>
          <w:bCs/>
          <w:i/>
          <w:color w:val="004CDD"/>
          <w:sz w:val="30"/>
          <w:szCs w:val="30"/>
        </w:rPr>
        <w:t>D</w:t>
      </w:r>
    </w:p>
    <w:p w14:paraId="6CED6C5D" w14:textId="77777777" w:rsidR="0074787C" w:rsidRDefault="0074787C">
      <w:pPr>
        <w:spacing w:before="3" w:after="0" w:line="100" w:lineRule="exact"/>
        <w:rPr>
          <w:sz w:val="10"/>
          <w:szCs w:val="10"/>
        </w:rPr>
      </w:pPr>
    </w:p>
    <w:p w14:paraId="6B631488"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8</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spacing w:val="5"/>
        </w:rPr>
        <w:t>D</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1"/>
        </w:rPr>
        <w:t>I</w:t>
      </w:r>
      <w:r>
        <w:rPr>
          <w:rFonts w:ascii="Open Sans" w:eastAsia="Open Sans" w:hAnsi="Open Sans" w:cs="Open Sans"/>
          <w:color w:val="3F3F3F"/>
        </w:rPr>
        <w:t>D</w:t>
      </w:r>
    </w:p>
    <w:p w14:paraId="5317A336" w14:textId="77777777" w:rsidR="0074787C" w:rsidRDefault="00656446">
      <w:pPr>
        <w:spacing w:after="0" w:line="240" w:lineRule="auto"/>
        <w:ind w:left="115" w:right="-20"/>
        <w:rPr>
          <w:rFonts w:ascii="Open Sans" w:eastAsia="Open Sans" w:hAnsi="Open Sans" w:cs="Open Sans"/>
        </w:rPr>
      </w:pPr>
      <w:proofErr w:type="gramStart"/>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dy</w:t>
      </w:r>
      <w:proofErr w:type="gramEnd"/>
      <w:r>
        <w:rPr>
          <w:rFonts w:ascii="Open Sans" w:eastAsia="Open Sans" w:hAnsi="Open Sans" w:cs="Open Sans"/>
          <w:color w:val="3F3F3F"/>
          <w:spacing w:val="-6"/>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us</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spacing w:val="-3"/>
        </w:rPr>
        <w:t>et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5"/>
        </w:rPr>
        <w:t>lik</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9</w:t>
      </w:r>
      <w:r>
        <w:rPr>
          <w:rFonts w:ascii="Open Sans" w:eastAsia="Open Sans" w:hAnsi="Open Sans" w:cs="Open Sans"/>
          <w:color w:val="3F3F3F"/>
          <w:spacing w:val="-2"/>
        </w:rPr>
        <w:t>a</w:t>
      </w:r>
      <w:r>
        <w:rPr>
          <w:rFonts w:ascii="Open Sans" w:eastAsia="Open Sans" w:hAnsi="Open Sans" w:cs="Open Sans"/>
          <w:color w:val="3F3F3F"/>
        </w:rPr>
        <w:t>.</w:t>
      </w:r>
    </w:p>
    <w:p w14:paraId="4CDD278E" w14:textId="77777777" w:rsidR="0074787C" w:rsidRDefault="0074787C">
      <w:pPr>
        <w:spacing w:before="12" w:after="0" w:line="260" w:lineRule="exact"/>
        <w:rPr>
          <w:sz w:val="26"/>
          <w:szCs w:val="26"/>
        </w:rPr>
      </w:pPr>
    </w:p>
    <w:p w14:paraId="5B4363BA"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5"/>
          <w:sz w:val="30"/>
          <w:szCs w:val="30"/>
        </w:rPr>
        <w:t>V</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h</w:t>
      </w:r>
      <w:r>
        <w:rPr>
          <w:rFonts w:ascii="Arial" w:eastAsia="Arial" w:hAnsi="Arial" w:cs="Arial"/>
          <w:b/>
          <w:bCs/>
          <w:i/>
          <w:color w:val="004CDD"/>
          <w:spacing w:val="7"/>
          <w:sz w:val="30"/>
          <w:szCs w:val="30"/>
        </w:rPr>
        <w:t>i</w:t>
      </w:r>
      <w:r>
        <w:rPr>
          <w:rFonts w:ascii="Arial" w:eastAsia="Arial" w:hAnsi="Arial" w:cs="Arial"/>
          <w:b/>
          <w:bCs/>
          <w:i/>
          <w:color w:val="004CDD"/>
          <w:spacing w:val="-2"/>
          <w:sz w:val="30"/>
          <w:szCs w:val="30"/>
        </w:rPr>
        <w:t>c</w:t>
      </w:r>
      <w:r>
        <w:rPr>
          <w:rFonts w:ascii="Arial" w:eastAsia="Arial" w:hAnsi="Arial" w:cs="Arial"/>
          <w:b/>
          <w:bCs/>
          <w:i/>
          <w:color w:val="004CDD"/>
          <w:spacing w:val="7"/>
          <w:sz w:val="30"/>
          <w:szCs w:val="30"/>
        </w:rPr>
        <w:t>l</w:t>
      </w:r>
      <w:r>
        <w:rPr>
          <w:rFonts w:ascii="Arial" w:eastAsia="Arial" w:hAnsi="Arial" w:cs="Arial"/>
          <w:b/>
          <w:bCs/>
          <w:i/>
          <w:color w:val="004CDD"/>
          <w:sz w:val="30"/>
          <w:szCs w:val="30"/>
        </w:rPr>
        <w:t xml:space="preserve">e </w:t>
      </w:r>
      <w:r>
        <w:rPr>
          <w:rFonts w:ascii="Arial" w:eastAsia="Arial" w:hAnsi="Arial" w:cs="Arial"/>
          <w:b/>
          <w:bCs/>
          <w:i/>
          <w:color w:val="004CDD"/>
          <w:spacing w:val="-3"/>
          <w:sz w:val="30"/>
          <w:szCs w:val="30"/>
        </w:rPr>
        <w:t>T</w:t>
      </w:r>
      <w:r>
        <w:rPr>
          <w:rFonts w:ascii="Arial" w:eastAsia="Arial" w:hAnsi="Arial" w:cs="Arial"/>
          <w:b/>
          <w:bCs/>
          <w:i/>
          <w:color w:val="004CDD"/>
          <w:spacing w:val="-2"/>
          <w:sz w:val="30"/>
          <w:szCs w:val="30"/>
        </w:rPr>
        <w:t>y</w:t>
      </w:r>
      <w:r>
        <w:rPr>
          <w:rFonts w:ascii="Arial" w:eastAsia="Arial" w:hAnsi="Arial" w:cs="Arial"/>
          <w:b/>
          <w:bCs/>
          <w:i/>
          <w:color w:val="004CDD"/>
          <w:spacing w:val="-3"/>
          <w:sz w:val="30"/>
          <w:szCs w:val="30"/>
        </w:rPr>
        <w:t>p</w:t>
      </w:r>
      <w:r>
        <w:rPr>
          <w:rFonts w:ascii="Arial" w:eastAsia="Arial" w:hAnsi="Arial" w:cs="Arial"/>
          <w:b/>
          <w:bCs/>
          <w:i/>
          <w:color w:val="004CDD"/>
          <w:sz w:val="30"/>
          <w:szCs w:val="30"/>
        </w:rPr>
        <w:t>e</w:t>
      </w:r>
    </w:p>
    <w:p w14:paraId="4355BB0D" w14:textId="77777777" w:rsidR="0074787C" w:rsidRDefault="0074787C">
      <w:pPr>
        <w:spacing w:before="3" w:after="0" w:line="100" w:lineRule="exact"/>
        <w:rPr>
          <w:sz w:val="10"/>
          <w:szCs w:val="10"/>
        </w:rPr>
      </w:pPr>
    </w:p>
    <w:p w14:paraId="4AF5AB74"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 a ch</w:t>
      </w:r>
      <w:r>
        <w:rPr>
          <w:rFonts w:ascii="Open Sans" w:eastAsia="Open Sans" w:hAnsi="Open Sans" w:cs="Open Sans"/>
          <w:color w:val="3F3F3F"/>
          <w:spacing w:val="2"/>
        </w:rPr>
        <w:t>o</w:t>
      </w:r>
      <w:r>
        <w:rPr>
          <w:rFonts w:ascii="Open Sans" w:eastAsia="Open Sans" w:hAnsi="Open Sans" w:cs="Open Sans"/>
          <w:color w:val="3F3F3F"/>
          <w:spacing w:val="5"/>
        </w:rPr>
        <w:t>i</w:t>
      </w:r>
      <w:r>
        <w:rPr>
          <w:rFonts w:ascii="Open Sans" w:eastAsia="Open Sans" w:hAnsi="Open Sans" w:cs="Open Sans"/>
          <w:color w:val="3F3F3F"/>
        </w:rPr>
        <w:t>ce</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2"/>
        </w:rPr>
        <w:t>T</w:t>
      </w:r>
      <w:r>
        <w:rPr>
          <w:rFonts w:ascii="Open Sans" w:eastAsia="Open Sans" w:hAnsi="Open Sans" w:cs="Open Sans"/>
          <w:color w:val="3F3F3F"/>
          <w:spacing w:val="-6"/>
        </w:rPr>
        <w:t>y</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4DBF50CA" w14:textId="77777777" w:rsidR="0074787C" w:rsidRDefault="0074787C">
      <w:pPr>
        <w:spacing w:before="12" w:after="0" w:line="260" w:lineRule="exact"/>
        <w:rPr>
          <w:sz w:val="26"/>
          <w:szCs w:val="26"/>
        </w:rPr>
      </w:pPr>
    </w:p>
    <w:p w14:paraId="3F8B3272"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5"/>
          <w:sz w:val="30"/>
          <w:szCs w:val="30"/>
        </w:rPr>
        <w:t>M</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v</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b</w:t>
      </w:r>
      <w:r>
        <w:rPr>
          <w:rFonts w:ascii="Arial" w:eastAsia="Arial" w:hAnsi="Arial" w:cs="Arial"/>
          <w:b/>
          <w:bCs/>
          <w:i/>
          <w:color w:val="004CDD"/>
          <w:spacing w:val="7"/>
          <w:sz w:val="30"/>
          <w:szCs w:val="30"/>
        </w:rPr>
        <w:t>l</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c</w:t>
      </w:r>
      <w:r>
        <w:rPr>
          <w:rFonts w:ascii="Arial" w:eastAsia="Arial" w:hAnsi="Arial" w:cs="Arial"/>
          <w:b/>
          <w:bCs/>
          <w:i/>
          <w:color w:val="004CDD"/>
          <w:sz w:val="30"/>
          <w:szCs w:val="30"/>
        </w:rPr>
        <w:t xml:space="preserve">k </w:t>
      </w:r>
      <w:r>
        <w:rPr>
          <w:rFonts w:ascii="Arial" w:eastAsia="Arial" w:hAnsi="Arial" w:cs="Arial"/>
          <w:b/>
          <w:bCs/>
          <w:i/>
          <w:color w:val="004CDD"/>
          <w:spacing w:val="-3"/>
          <w:sz w:val="30"/>
          <w:szCs w:val="30"/>
        </w:rPr>
        <w:t>u</w:t>
      </w:r>
      <w:r>
        <w:rPr>
          <w:rFonts w:ascii="Arial" w:eastAsia="Arial" w:hAnsi="Arial" w:cs="Arial"/>
          <w:b/>
          <w:bCs/>
          <w:i/>
          <w:color w:val="004CDD"/>
          <w:sz w:val="30"/>
          <w:szCs w:val="30"/>
        </w:rPr>
        <w:t xml:space="preserve">p </w:t>
      </w:r>
      <w:r>
        <w:rPr>
          <w:rFonts w:ascii="Arial" w:eastAsia="Arial" w:hAnsi="Arial" w:cs="Arial"/>
          <w:b/>
          <w:bCs/>
          <w:i/>
          <w:color w:val="004CDD"/>
          <w:spacing w:val="-3"/>
          <w:sz w:val="30"/>
          <w:szCs w:val="30"/>
        </w:rPr>
        <w:t>o</w:t>
      </w:r>
      <w:r>
        <w:rPr>
          <w:rFonts w:ascii="Arial" w:eastAsia="Arial" w:hAnsi="Arial" w:cs="Arial"/>
          <w:b/>
          <w:bCs/>
          <w:i/>
          <w:color w:val="004CDD"/>
          <w:sz w:val="30"/>
          <w:szCs w:val="30"/>
        </w:rPr>
        <w:t>r</w:t>
      </w:r>
      <w:r>
        <w:rPr>
          <w:rFonts w:ascii="Arial" w:eastAsia="Arial" w:hAnsi="Arial" w:cs="Arial"/>
          <w:b/>
          <w:bCs/>
          <w:i/>
          <w:color w:val="004CDD"/>
          <w:spacing w:val="8"/>
          <w:sz w:val="30"/>
          <w:szCs w:val="30"/>
        </w:rPr>
        <w:t xml:space="preserve"> </w:t>
      </w:r>
      <w:r>
        <w:rPr>
          <w:rFonts w:ascii="Arial" w:eastAsia="Arial" w:hAnsi="Arial" w:cs="Arial"/>
          <w:b/>
          <w:bCs/>
          <w:i/>
          <w:color w:val="004CDD"/>
          <w:spacing w:val="-3"/>
          <w:sz w:val="30"/>
          <w:szCs w:val="30"/>
        </w:rPr>
        <w:t>do</w:t>
      </w:r>
      <w:r>
        <w:rPr>
          <w:rFonts w:ascii="Arial" w:eastAsia="Arial" w:hAnsi="Arial" w:cs="Arial"/>
          <w:b/>
          <w:bCs/>
          <w:i/>
          <w:color w:val="004CDD"/>
          <w:spacing w:val="7"/>
          <w:sz w:val="30"/>
          <w:szCs w:val="30"/>
        </w:rPr>
        <w:t>w</w:t>
      </w:r>
      <w:r>
        <w:rPr>
          <w:rFonts w:ascii="Arial" w:eastAsia="Arial" w:hAnsi="Arial" w:cs="Arial"/>
          <w:b/>
          <w:bCs/>
          <w:i/>
          <w:color w:val="004CDD"/>
          <w:sz w:val="30"/>
          <w:szCs w:val="30"/>
        </w:rPr>
        <w:t>n</w:t>
      </w:r>
    </w:p>
    <w:p w14:paraId="5A1B09D1" w14:textId="77777777" w:rsidR="0074787C" w:rsidRDefault="0074787C">
      <w:pPr>
        <w:spacing w:before="3" w:after="0" w:line="100" w:lineRule="exact"/>
        <w:rPr>
          <w:sz w:val="10"/>
          <w:szCs w:val="10"/>
        </w:rPr>
      </w:pPr>
    </w:p>
    <w:p w14:paraId="5A547EED" w14:textId="77777777" w:rsidR="0074787C" w:rsidRDefault="00656446">
      <w:pPr>
        <w:spacing w:after="0" w:line="240" w:lineRule="auto"/>
        <w:ind w:left="115" w:right="4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ure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k</w:t>
      </w:r>
      <w:r>
        <w:rPr>
          <w:rFonts w:ascii="Open Sans" w:eastAsia="Open Sans" w:hAnsi="Open Sans" w:cs="Open Sans"/>
          <w:color w:val="3F3F3F"/>
        </w:rPr>
        <w:t xml:space="preserve">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5"/>
        </w:rPr>
        <w:t>k</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rPr>
        <w:t>pr</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 xml:space="preserve">n- </w:t>
      </w:r>
      <w:proofErr w:type="spellStart"/>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roofErr w:type="spellEnd"/>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b</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spacing w:val="5"/>
        </w:rPr>
        <w:t>i</w:t>
      </w:r>
      <w:r>
        <w:rPr>
          <w:rFonts w:ascii="Open Sans" w:eastAsia="Open Sans" w:hAnsi="Open Sans" w:cs="Open Sans"/>
          <w:color w:val="3F3F3F"/>
        </w:rPr>
        <w:t>ns 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2"/>
        </w:rPr>
        <w:t xml:space="preserve"> 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3"/>
        </w:rPr>
        <w:t>e</w:t>
      </w:r>
      <w:r>
        <w:rPr>
          <w:rFonts w:ascii="Open Sans" w:eastAsia="Open Sans" w:hAnsi="Open Sans" w:cs="Open Sans"/>
          <w:color w:val="3F3F3F"/>
          <w:spacing w:val="5"/>
        </w:rPr>
        <w:t>ll</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et</w:t>
      </w:r>
      <w:r>
        <w:rPr>
          <w:rFonts w:ascii="Open Sans" w:eastAsia="Open Sans" w:hAnsi="Open Sans" w:cs="Open Sans"/>
          <w:color w:val="3F3F3F"/>
        </w:rPr>
        <w:t xml:space="preserve">s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pr</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rPr>
        <w:t>dur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t</w:t>
      </w:r>
      <w:r>
        <w:rPr>
          <w:rFonts w:ascii="Open Sans" w:eastAsia="Open Sans" w:hAnsi="Open Sans" w:cs="Open Sans"/>
          <w:color w:val="3F3F3F"/>
          <w:spacing w:val="5"/>
        </w:rPr>
        <w:t>imi</w:t>
      </w:r>
      <w:r>
        <w:rPr>
          <w:rFonts w:ascii="Open Sans" w:eastAsia="Open Sans" w:hAnsi="Open Sans" w:cs="Open Sans"/>
          <w:color w:val="3F3F3F"/>
          <w:spacing w:val="2"/>
        </w:rPr>
        <w:t>z</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7696286E" w14:textId="77777777" w:rsidR="0074787C" w:rsidRDefault="0074787C">
      <w:pPr>
        <w:spacing w:before="13" w:after="0" w:line="260" w:lineRule="exact"/>
        <w:rPr>
          <w:sz w:val="26"/>
          <w:szCs w:val="26"/>
        </w:rPr>
      </w:pPr>
    </w:p>
    <w:p w14:paraId="7999F819" w14:textId="77777777" w:rsidR="0074787C" w:rsidRDefault="00656446">
      <w:pPr>
        <w:spacing w:after="0" w:line="240" w:lineRule="auto"/>
        <w:ind w:left="115" w:right="-20"/>
        <w:rPr>
          <w:rFonts w:ascii="Open Sans" w:eastAsia="Open Sans" w:hAnsi="Open Sans" w:cs="Open Sans"/>
          <w:sz w:val="40"/>
          <w:szCs w:val="40"/>
        </w:rPr>
      </w:pPr>
      <w:r>
        <w:rPr>
          <w:rFonts w:ascii="Open Sans" w:eastAsia="Open Sans" w:hAnsi="Open Sans" w:cs="Open Sans"/>
          <w:b/>
          <w:bCs/>
          <w:color w:val="3B6191"/>
          <w:sz w:val="40"/>
          <w:szCs w:val="40"/>
        </w:rPr>
        <w:t>C</w:t>
      </w:r>
      <w:r>
        <w:rPr>
          <w:rFonts w:ascii="Open Sans" w:eastAsia="Open Sans" w:hAnsi="Open Sans" w:cs="Open Sans"/>
          <w:b/>
          <w:bCs/>
          <w:color w:val="3B6191"/>
          <w:spacing w:val="7"/>
          <w:sz w:val="40"/>
          <w:szCs w:val="40"/>
        </w:rPr>
        <w:t>o</w:t>
      </w:r>
      <w:r>
        <w:rPr>
          <w:rFonts w:ascii="Open Sans" w:eastAsia="Open Sans" w:hAnsi="Open Sans" w:cs="Open Sans"/>
          <w:b/>
          <w:bCs/>
          <w:color w:val="3B6191"/>
          <w:spacing w:val="-2"/>
          <w:sz w:val="40"/>
          <w:szCs w:val="40"/>
        </w:rPr>
        <w:t>m</w:t>
      </w:r>
      <w:r>
        <w:rPr>
          <w:rFonts w:ascii="Open Sans" w:eastAsia="Open Sans" w:hAnsi="Open Sans" w:cs="Open Sans"/>
          <w:b/>
          <w:bCs/>
          <w:color w:val="3B6191"/>
          <w:spacing w:val="2"/>
          <w:sz w:val="40"/>
          <w:szCs w:val="40"/>
        </w:rPr>
        <w:t>p</w:t>
      </w:r>
      <w:r>
        <w:rPr>
          <w:rFonts w:ascii="Open Sans" w:eastAsia="Open Sans" w:hAnsi="Open Sans" w:cs="Open Sans"/>
          <w:b/>
          <w:bCs/>
          <w:color w:val="3B6191"/>
          <w:spacing w:val="-2"/>
          <w:sz w:val="40"/>
          <w:szCs w:val="40"/>
        </w:rPr>
        <w:t>l</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r>
        <w:rPr>
          <w:rFonts w:ascii="Open Sans" w:eastAsia="Open Sans" w:hAnsi="Open Sans" w:cs="Open Sans"/>
          <w:b/>
          <w:bCs/>
          <w:color w:val="3B6191"/>
          <w:spacing w:val="4"/>
          <w:sz w:val="40"/>
          <w:szCs w:val="40"/>
        </w:rPr>
        <w:t xml:space="preserve"> </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7"/>
          <w:sz w:val="40"/>
          <w:szCs w:val="40"/>
        </w:rPr>
        <w:t>h</w:t>
      </w:r>
      <w:r>
        <w:rPr>
          <w:rFonts w:ascii="Open Sans" w:eastAsia="Open Sans" w:hAnsi="Open Sans" w:cs="Open Sans"/>
          <w:b/>
          <w:bCs/>
          <w:color w:val="3B6191"/>
          <w:sz w:val="40"/>
          <w:szCs w:val="40"/>
        </w:rPr>
        <w:t>e</w:t>
      </w:r>
      <w:r>
        <w:rPr>
          <w:rFonts w:ascii="Open Sans" w:eastAsia="Open Sans" w:hAnsi="Open Sans" w:cs="Open Sans"/>
          <w:b/>
          <w:bCs/>
          <w:color w:val="3B6191"/>
          <w:spacing w:val="18"/>
          <w:sz w:val="40"/>
          <w:szCs w:val="40"/>
        </w:rPr>
        <w:t xml:space="preserve"> </w:t>
      </w:r>
      <w:r>
        <w:rPr>
          <w:rFonts w:ascii="Open Sans" w:eastAsia="Open Sans" w:hAnsi="Open Sans" w:cs="Open Sans"/>
          <w:b/>
          <w:bCs/>
          <w:color w:val="3B6191"/>
          <w:spacing w:val="1"/>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2"/>
          <w:sz w:val="40"/>
          <w:szCs w:val="40"/>
        </w:rPr>
        <w:t>i</w:t>
      </w:r>
      <w:r>
        <w:rPr>
          <w:rFonts w:ascii="Open Sans" w:eastAsia="Open Sans" w:hAnsi="Open Sans" w:cs="Open Sans"/>
          <w:b/>
          <w:bCs/>
          <w:color w:val="3B6191"/>
          <w:sz w:val="40"/>
          <w:szCs w:val="40"/>
        </w:rPr>
        <w:t>t</w:t>
      </w:r>
      <w:r>
        <w:rPr>
          <w:rFonts w:ascii="Open Sans" w:eastAsia="Open Sans" w:hAnsi="Open Sans" w:cs="Open Sans"/>
          <w:b/>
          <w:bCs/>
          <w:color w:val="3B6191"/>
          <w:spacing w:val="19"/>
          <w:sz w:val="40"/>
          <w:szCs w:val="40"/>
        </w:rPr>
        <w:t xml:space="preserve"> </w:t>
      </w:r>
      <w:r>
        <w:rPr>
          <w:rFonts w:ascii="Open Sans" w:eastAsia="Open Sans" w:hAnsi="Open Sans" w:cs="Open Sans"/>
          <w:b/>
          <w:bCs/>
          <w:color w:val="3B6191"/>
          <w:spacing w:val="5"/>
          <w:sz w:val="40"/>
          <w:szCs w:val="40"/>
        </w:rPr>
        <w:t>S</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4"/>
          <w:sz w:val="40"/>
          <w:szCs w:val="40"/>
        </w:rPr>
        <w:t>ss</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o</w:t>
      </w:r>
      <w:r>
        <w:rPr>
          <w:rFonts w:ascii="Open Sans" w:eastAsia="Open Sans" w:hAnsi="Open Sans" w:cs="Open Sans"/>
          <w:b/>
          <w:bCs/>
          <w:color w:val="3B6191"/>
          <w:sz w:val="40"/>
          <w:szCs w:val="40"/>
        </w:rPr>
        <w:t>n</w:t>
      </w:r>
    </w:p>
    <w:p w14:paraId="22CFC5E7" w14:textId="77777777" w:rsidR="0074787C" w:rsidRDefault="0074787C">
      <w:pPr>
        <w:spacing w:before="3" w:after="0" w:line="180" w:lineRule="exact"/>
        <w:rPr>
          <w:sz w:val="18"/>
          <w:szCs w:val="18"/>
        </w:rPr>
      </w:pPr>
    </w:p>
    <w:p w14:paraId="17E7FB46"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2"/>
          <w:sz w:val="36"/>
          <w:szCs w:val="36"/>
        </w:rPr>
        <w:t>U</w:t>
      </w:r>
      <w:r>
        <w:rPr>
          <w:rFonts w:ascii="Open Sans" w:eastAsia="Open Sans" w:hAnsi="Open Sans" w:cs="Open Sans"/>
          <w:b/>
          <w:bCs/>
          <w:color w:val="4E80BD"/>
          <w:spacing w:val="1"/>
          <w:sz w:val="36"/>
          <w:szCs w:val="36"/>
        </w:rPr>
        <w:t>s</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g</w:t>
      </w:r>
      <w:r>
        <w:rPr>
          <w:rFonts w:ascii="Open Sans" w:eastAsia="Open Sans" w:hAnsi="Open Sans" w:cs="Open Sans"/>
          <w:b/>
          <w:bCs/>
          <w:color w:val="4E80BD"/>
          <w:spacing w:val="13"/>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3"/>
          <w:sz w:val="36"/>
          <w:szCs w:val="36"/>
        </w:rPr>
        <w:t>h</w:t>
      </w:r>
      <w:r>
        <w:rPr>
          <w:rFonts w:ascii="Open Sans" w:eastAsia="Open Sans" w:hAnsi="Open Sans" w:cs="Open Sans"/>
          <w:b/>
          <w:bCs/>
          <w:color w:val="4E80BD"/>
          <w:sz w:val="36"/>
          <w:szCs w:val="36"/>
        </w:rPr>
        <w:t>e</w:t>
      </w:r>
      <w:r>
        <w:rPr>
          <w:rFonts w:ascii="Open Sans" w:eastAsia="Open Sans" w:hAnsi="Open Sans" w:cs="Open Sans"/>
          <w:b/>
          <w:bCs/>
          <w:color w:val="4E80BD"/>
          <w:spacing w:val="7"/>
          <w:sz w:val="36"/>
          <w:szCs w:val="36"/>
        </w:rPr>
        <w:t xml:space="preserve"> A</w:t>
      </w:r>
      <w:r>
        <w:rPr>
          <w:rFonts w:ascii="Open Sans" w:eastAsia="Open Sans" w:hAnsi="Open Sans" w:cs="Open Sans"/>
          <w:b/>
          <w:bCs/>
          <w:color w:val="4E80BD"/>
          <w:spacing w:val="1"/>
          <w:sz w:val="36"/>
          <w:szCs w:val="36"/>
        </w:rPr>
        <w:t>ss</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7"/>
          <w:sz w:val="36"/>
          <w:szCs w:val="36"/>
        </w:rPr>
        <w:t>g</w:t>
      </w:r>
      <w:r>
        <w:rPr>
          <w:rFonts w:ascii="Open Sans" w:eastAsia="Open Sans" w:hAnsi="Open Sans" w:cs="Open Sans"/>
          <w:b/>
          <w:bCs/>
          <w:color w:val="4E80BD"/>
          <w:sz w:val="36"/>
          <w:szCs w:val="36"/>
        </w:rPr>
        <w:t>n</w:t>
      </w:r>
      <w:r>
        <w:rPr>
          <w:rFonts w:ascii="Open Sans" w:eastAsia="Open Sans" w:hAnsi="Open Sans" w:cs="Open Sans"/>
          <w:b/>
          <w:bCs/>
          <w:color w:val="4E80BD"/>
          <w:spacing w:val="10"/>
          <w:sz w:val="36"/>
          <w:szCs w:val="36"/>
        </w:rPr>
        <w:t xml:space="preserve"> </w:t>
      </w:r>
      <w:r>
        <w:rPr>
          <w:rFonts w:ascii="Open Sans" w:eastAsia="Open Sans" w:hAnsi="Open Sans" w:cs="Open Sans"/>
          <w:b/>
          <w:bCs/>
          <w:color w:val="4E80BD"/>
          <w:spacing w:val="6"/>
          <w:sz w:val="36"/>
          <w:szCs w:val="36"/>
        </w:rPr>
        <w:t>V</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5"/>
          <w:sz w:val="36"/>
          <w:szCs w:val="36"/>
        </w:rPr>
        <w:t>icl</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s</w:t>
      </w:r>
      <w:r>
        <w:rPr>
          <w:rFonts w:ascii="Open Sans" w:eastAsia="Open Sans" w:hAnsi="Open Sans" w:cs="Open Sans"/>
          <w:b/>
          <w:bCs/>
          <w:color w:val="4E80BD"/>
          <w:spacing w:val="5"/>
          <w:sz w:val="36"/>
          <w:szCs w:val="36"/>
        </w:rPr>
        <w:t xml:space="preserve"> </w:t>
      </w:r>
      <w:r>
        <w:rPr>
          <w:rFonts w:ascii="Open Sans" w:eastAsia="Open Sans" w:hAnsi="Open Sans" w:cs="Open Sans"/>
          <w:b/>
          <w:bCs/>
          <w:color w:val="4E80BD"/>
          <w:spacing w:val="-2"/>
          <w:sz w:val="36"/>
          <w:szCs w:val="36"/>
        </w:rPr>
        <w:t>B</w:t>
      </w:r>
      <w:r>
        <w:rPr>
          <w:rFonts w:ascii="Open Sans" w:eastAsia="Open Sans" w:hAnsi="Open Sans" w:cs="Open Sans"/>
          <w:b/>
          <w:bCs/>
          <w:color w:val="4E80BD"/>
          <w:spacing w:val="3"/>
          <w:sz w:val="36"/>
          <w:szCs w:val="36"/>
        </w:rPr>
        <w:t>u</w:t>
      </w:r>
      <w:r>
        <w:rPr>
          <w:rFonts w:ascii="Open Sans" w:eastAsia="Open Sans" w:hAnsi="Open Sans" w:cs="Open Sans"/>
          <w:b/>
          <w:bCs/>
          <w:color w:val="4E80BD"/>
          <w:spacing w:val="-6"/>
          <w:sz w:val="36"/>
          <w:szCs w:val="36"/>
        </w:rPr>
        <w:t>tt</w:t>
      </w:r>
      <w:r>
        <w:rPr>
          <w:rFonts w:ascii="Open Sans" w:eastAsia="Open Sans" w:hAnsi="Open Sans" w:cs="Open Sans"/>
          <w:b/>
          <w:bCs/>
          <w:color w:val="4E80BD"/>
          <w:spacing w:val="2"/>
          <w:sz w:val="36"/>
          <w:szCs w:val="36"/>
        </w:rPr>
        <w:t>o</w:t>
      </w:r>
      <w:r>
        <w:rPr>
          <w:rFonts w:ascii="Open Sans" w:eastAsia="Open Sans" w:hAnsi="Open Sans" w:cs="Open Sans"/>
          <w:b/>
          <w:bCs/>
          <w:color w:val="4E80BD"/>
          <w:sz w:val="36"/>
          <w:szCs w:val="36"/>
        </w:rPr>
        <w:t>n</w:t>
      </w:r>
    </w:p>
    <w:p w14:paraId="399F636E" w14:textId="77777777" w:rsidR="0074787C" w:rsidRDefault="00656446">
      <w:pPr>
        <w:spacing w:before="97" w:after="0" w:line="239" w:lineRule="auto"/>
        <w:ind w:left="115" w:right="27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rPr>
        <w:t>e</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5"/>
        </w:rPr>
        <w:t>m</w:t>
      </w:r>
      <w:r>
        <w:rPr>
          <w:rFonts w:ascii="Open Sans" w:eastAsia="Open Sans" w:hAnsi="Open Sans" w:cs="Open Sans"/>
          <w:color w:val="3F3F3F"/>
        </w:rPr>
        <w:t>ust</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sidR="002D0355">
        <w:rPr>
          <w:rFonts w:ascii="Open Sans" w:eastAsia="Open Sans" w:hAnsi="Open Sans" w:cs="Open Sans"/>
          <w:color w:val="3F3F3F"/>
          <w:spacing w:val="1"/>
        </w:rPr>
        <w:pict w14:anchorId="6357485C">
          <v:shape id="_x0000_i1088" type="#_x0000_t75" style="width:102pt;height:15.75pt;mso-position-horizontal-relative:char;mso-position-vertical-relative:line">
            <v:imagedata r:id="rId81" o:title=""/>
          </v:shape>
        </w:pict>
      </w:r>
      <w:r>
        <w:rPr>
          <w:rFonts w:ascii="Times New Roman" w:eastAsia="Times New Roman" w:hAnsi="Times New Roman" w:cs="Times New Roman"/>
          <w:color w:val="3F3F3F"/>
          <w:spacing w:val="-3"/>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 xml:space="preserve">n. </w:t>
      </w:r>
      <w:r>
        <w:rPr>
          <w:rFonts w:ascii="Open Sans" w:eastAsia="Open Sans" w:hAnsi="Open Sans" w:cs="Open Sans"/>
          <w:color w:val="3F3F3F"/>
          <w:spacing w:val="-4"/>
        </w:rPr>
        <w:t>A</w:t>
      </w:r>
      <w:r>
        <w:rPr>
          <w:rFonts w:ascii="Open Sans" w:eastAsia="Open Sans" w:hAnsi="Open Sans" w:cs="Open Sans"/>
          <w:color w:val="3F3F3F"/>
        </w:rPr>
        <w:t xml:space="preserve">n </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5"/>
        </w:rPr>
        <w:t>v</w:t>
      </w:r>
      <w:r>
        <w:rPr>
          <w:rFonts w:ascii="Open Sans" w:eastAsia="Open Sans" w:hAnsi="Open Sans" w:cs="Open Sans"/>
          <w:color w:val="3F3F3F"/>
          <w:spacing w:val="-2"/>
        </w:rPr>
        <w:t>a</w:t>
      </w:r>
      <w:r>
        <w:rPr>
          <w:rFonts w:ascii="Open Sans" w:eastAsia="Open Sans" w:hAnsi="Open Sans" w:cs="Open Sans"/>
          <w:color w:val="3F3F3F"/>
        </w:rPr>
        <w:t>nc</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6"/>
        </w:rPr>
        <w:t xml:space="preserve"> </w:t>
      </w:r>
      <w:r>
        <w:rPr>
          <w:rFonts w:ascii="Open Sans" w:eastAsia="Open Sans" w:hAnsi="Open Sans" w:cs="Open Sans"/>
          <w:color w:val="3F3F3F"/>
        </w:rPr>
        <w:t>us</w:t>
      </w:r>
      <w:r>
        <w:rPr>
          <w:rFonts w:ascii="Open Sans" w:eastAsia="Open Sans" w:hAnsi="Open Sans" w:cs="Open Sans"/>
          <w:color w:val="3F3F3F"/>
          <w:spacing w:val="-2"/>
        </w:rPr>
        <w:t>a</w:t>
      </w:r>
      <w:r>
        <w:rPr>
          <w:rFonts w:ascii="Open Sans" w:eastAsia="Open Sans" w:hAnsi="Open Sans" w:cs="Open Sans"/>
          <w:color w:val="3F3F3F"/>
        </w:rPr>
        <w:t>ge</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spacing w:val="-5"/>
          <w:w w:val="99"/>
        </w:rPr>
        <w:t>v</w:t>
      </w:r>
      <w:r>
        <w:rPr>
          <w:rFonts w:ascii="Open Sans" w:eastAsia="Open Sans" w:hAnsi="Open Sans" w:cs="Open Sans"/>
          <w:color w:val="3F3F3F"/>
          <w:spacing w:val="-2"/>
        </w:rPr>
        <w:t>a</w:t>
      </w:r>
      <w:r>
        <w:rPr>
          <w:rFonts w:ascii="Open Sans" w:eastAsia="Open Sans" w:hAnsi="Open Sans" w:cs="Open Sans"/>
          <w:color w:val="3F3F3F"/>
          <w:spacing w:val="5"/>
          <w:w w:val="99"/>
        </w:rPr>
        <w:t>il</w:t>
      </w:r>
      <w:r>
        <w:rPr>
          <w:rFonts w:ascii="Open Sans" w:eastAsia="Open Sans" w:hAnsi="Open Sans" w:cs="Open Sans"/>
          <w:color w:val="3F3F3F"/>
          <w:spacing w:val="-2"/>
        </w:rPr>
        <w:t>a</w:t>
      </w:r>
      <w:r>
        <w:rPr>
          <w:rFonts w:ascii="Open Sans" w:eastAsia="Open Sans" w:hAnsi="Open Sans" w:cs="Open Sans"/>
          <w:color w:val="3F3F3F"/>
          <w:w w:val="99"/>
        </w:rPr>
        <w:t>b</w:t>
      </w:r>
      <w:r>
        <w:rPr>
          <w:rFonts w:ascii="Open Sans" w:eastAsia="Open Sans" w:hAnsi="Open Sans" w:cs="Open Sans"/>
          <w:color w:val="3F3F3F"/>
          <w:spacing w:val="5"/>
          <w:w w:val="99"/>
        </w:rPr>
        <w:t>l</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w w:val="99"/>
        </w:rPr>
        <w:t>by</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4"/>
        </w:rPr>
        <w: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spacing w:val="5"/>
        </w:rPr>
        <w:t>x</w:t>
      </w:r>
      <w:r>
        <w:rPr>
          <w:rFonts w:ascii="Open Sans" w:eastAsia="Open Sans" w:hAnsi="Open Sans" w:cs="Open Sans"/>
          <w:color w:val="3F3F3F"/>
        </w:rPr>
        <w:t>t</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nu:</w:t>
      </w:r>
    </w:p>
    <w:p w14:paraId="32B632E0" w14:textId="77777777" w:rsidR="0074787C" w:rsidRDefault="0074787C">
      <w:pPr>
        <w:spacing w:after="0"/>
        <w:sectPr w:rsidR="0074787C">
          <w:footerReference w:type="default" r:id="rId93"/>
          <w:pgSz w:w="11920" w:h="16840"/>
          <w:pgMar w:top="1560" w:right="1480" w:bottom="280" w:left="1280" w:header="0" w:footer="0" w:gutter="0"/>
          <w:cols w:space="720"/>
        </w:sectPr>
      </w:pPr>
    </w:p>
    <w:p w14:paraId="12CA92E5" w14:textId="77777777" w:rsidR="0074787C" w:rsidRDefault="0074787C">
      <w:pPr>
        <w:spacing w:before="7" w:after="0" w:line="170" w:lineRule="exact"/>
        <w:rPr>
          <w:sz w:val="17"/>
          <w:szCs w:val="17"/>
        </w:rPr>
      </w:pPr>
    </w:p>
    <w:p w14:paraId="007214AA" w14:textId="77777777" w:rsidR="0074787C" w:rsidRDefault="002D0355">
      <w:pPr>
        <w:spacing w:after="0" w:line="240" w:lineRule="auto"/>
        <w:ind w:left="115" w:right="-20"/>
        <w:rPr>
          <w:rFonts w:ascii="Times New Roman" w:eastAsia="Times New Roman" w:hAnsi="Times New Roman" w:cs="Times New Roman"/>
          <w:sz w:val="20"/>
          <w:szCs w:val="20"/>
        </w:rPr>
      </w:pPr>
      <w:r>
        <w:pict w14:anchorId="267FCBDD">
          <v:shape id="_x0000_i1089" type="#_x0000_t75" style="width:222.75pt;height:171.75pt;mso-position-horizontal-relative:char;mso-position-vertical-relative:line">
            <v:imagedata r:id="rId94" o:title=""/>
          </v:shape>
        </w:pict>
      </w:r>
    </w:p>
    <w:p w14:paraId="338F7D73" w14:textId="77777777" w:rsidR="0074787C" w:rsidRDefault="0074787C">
      <w:pPr>
        <w:spacing w:before="3" w:after="0" w:line="190" w:lineRule="exact"/>
        <w:rPr>
          <w:sz w:val="19"/>
          <w:szCs w:val="19"/>
        </w:rPr>
      </w:pPr>
    </w:p>
    <w:p w14:paraId="22CC6764"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b/>
          <w:bCs/>
          <w:color w:val="3F3F3F"/>
          <w:spacing w:val="5"/>
          <w:position w:val="1"/>
        </w:rPr>
        <w:t>Re</w:t>
      </w:r>
      <w:r>
        <w:rPr>
          <w:rFonts w:ascii="Open Sans" w:eastAsia="Open Sans" w:hAnsi="Open Sans" w:cs="Open Sans"/>
          <w:b/>
          <w:bCs/>
          <w:color w:val="3F3F3F"/>
          <w:spacing w:val="-4"/>
          <w:position w:val="1"/>
        </w:rPr>
        <w:t>g</w:t>
      </w:r>
      <w:r>
        <w:rPr>
          <w:rFonts w:ascii="Open Sans" w:eastAsia="Open Sans" w:hAnsi="Open Sans" w:cs="Open Sans"/>
          <w:b/>
          <w:bCs/>
          <w:color w:val="3F3F3F"/>
          <w:spacing w:val="5"/>
          <w:position w:val="1"/>
        </w:rPr>
        <w:t>ener</w:t>
      </w:r>
      <w:r>
        <w:rPr>
          <w:rFonts w:ascii="Open Sans" w:eastAsia="Open Sans" w:hAnsi="Open Sans" w:cs="Open Sans"/>
          <w:b/>
          <w:bCs/>
          <w:color w:val="3F3F3F"/>
          <w:spacing w:val="2"/>
          <w:position w:val="1"/>
        </w:rPr>
        <w:t>a</w:t>
      </w:r>
      <w:r>
        <w:rPr>
          <w:rFonts w:ascii="Open Sans" w:eastAsia="Open Sans" w:hAnsi="Open Sans" w:cs="Open Sans"/>
          <w:b/>
          <w:bCs/>
          <w:color w:val="3F3F3F"/>
          <w:spacing w:val="-5"/>
          <w:position w:val="1"/>
        </w:rPr>
        <w:t>t</w:t>
      </w:r>
      <w:r>
        <w:rPr>
          <w:rFonts w:ascii="Open Sans" w:eastAsia="Open Sans" w:hAnsi="Open Sans" w:cs="Open Sans"/>
          <w:b/>
          <w:bCs/>
          <w:color w:val="3F3F3F"/>
          <w:spacing w:val="-7"/>
          <w:position w:val="1"/>
        </w:rPr>
        <w:t>i</w:t>
      </w:r>
      <w:r>
        <w:rPr>
          <w:rFonts w:ascii="Open Sans" w:eastAsia="Open Sans" w:hAnsi="Open Sans" w:cs="Open Sans"/>
          <w:b/>
          <w:bCs/>
          <w:color w:val="3F3F3F"/>
          <w:spacing w:val="-1"/>
          <w:position w:val="1"/>
        </w:rPr>
        <w:t>o</w:t>
      </w:r>
      <w:r>
        <w:rPr>
          <w:rFonts w:ascii="Open Sans" w:eastAsia="Open Sans" w:hAnsi="Open Sans" w:cs="Open Sans"/>
          <w:b/>
          <w:bCs/>
          <w:color w:val="3F3F3F"/>
          <w:position w:val="1"/>
        </w:rPr>
        <w:t>n</w:t>
      </w:r>
      <w:r>
        <w:rPr>
          <w:rFonts w:ascii="Open Sans" w:eastAsia="Open Sans" w:hAnsi="Open Sans" w:cs="Open Sans"/>
          <w:b/>
          <w:bCs/>
          <w:color w:val="3F3F3F"/>
          <w:spacing w:val="3"/>
          <w:position w:val="1"/>
        </w:rPr>
        <w:t xml:space="preserve"> </w:t>
      </w:r>
      <w:r>
        <w:rPr>
          <w:rFonts w:ascii="Open Sans" w:eastAsia="Open Sans" w:hAnsi="Open Sans" w:cs="Open Sans"/>
          <w:b/>
          <w:bCs/>
          <w:color w:val="3F3F3F"/>
          <w:spacing w:val="-4"/>
          <w:position w:val="1"/>
        </w:rPr>
        <w:t>d</w:t>
      </w:r>
      <w:r>
        <w:rPr>
          <w:rFonts w:ascii="Open Sans" w:eastAsia="Open Sans" w:hAnsi="Open Sans" w:cs="Open Sans"/>
          <w:b/>
          <w:bCs/>
          <w:color w:val="3F3F3F"/>
          <w:spacing w:val="5"/>
          <w:position w:val="1"/>
        </w:rPr>
        <w:t>u</w:t>
      </w:r>
      <w:r>
        <w:rPr>
          <w:rFonts w:ascii="Open Sans" w:eastAsia="Open Sans" w:hAnsi="Open Sans" w:cs="Open Sans"/>
          <w:b/>
          <w:bCs/>
          <w:color w:val="3F3F3F"/>
          <w:spacing w:val="-5"/>
          <w:position w:val="1"/>
        </w:rPr>
        <w:t>t</w:t>
      </w:r>
      <w:r>
        <w:rPr>
          <w:rFonts w:ascii="Open Sans" w:eastAsia="Open Sans" w:hAnsi="Open Sans" w:cs="Open Sans"/>
          <w:b/>
          <w:bCs/>
          <w:color w:val="3F3F3F"/>
          <w:position w:val="1"/>
        </w:rPr>
        <w:t>y</w:t>
      </w:r>
      <w:r>
        <w:rPr>
          <w:rFonts w:ascii="Open Sans" w:eastAsia="Open Sans" w:hAnsi="Open Sans" w:cs="Open Sans"/>
          <w:b/>
          <w:bCs/>
          <w:color w:val="3F3F3F"/>
          <w:spacing w:val="-5"/>
          <w:position w:val="1"/>
        </w:rPr>
        <w:t xml:space="preserve"> </w:t>
      </w:r>
      <w:r>
        <w:rPr>
          <w:rFonts w:ascii="Open Sans" w:eastAsia="Open Sans" w:hAnsi="Open Sans" w:cs="Open Sans"/>
          <w:b/>
          <w:bCs/>
          <w:color w:val="3F3F3F"/>
          <w:spacing w:val="2"/>
          <w:position w:val="1"/>
        </w:rPr>
        <w:t>ID</w:t>
      </w:r>
      <w:r>
        <w:rPr>
          <w:rFonts w:ascii="Open Sans" w:eastAsia="Open Sans" w:hAnsi="Open Sans" w:cs="Open Sans"/>
          <w:b/>
          <w:bCs/>
          <w:color w:val="3F3F3F"/>
          <w:position w:val="1"/>
        </w:rPr>
        <w:t>s</w:t>
      </w:r>
    </w:p>
    <w:p w14:paraId="16A738AA" w14:textId="77777777" w:rsidR="0074787C" w:rsidRDefault="0074787C">
      <w:pPr>
        <w:spacing w:after="0" w:line="120" w:lineRule="exact"/>
        <w:rPr>
          <w:sz w:val="12"/>
          <w:szCs w:val="12"/>
        </w:rPr>
      </w:pPr>
    </w:p>
    <w:p w14:paraId="28359EF9" w14:textId="77777777" w:rsidR="0074787C" w:rsidRDefault="00656446">
      <w:pPr>
        <w:spacing w:after="0" w:line="240" w:lineRule="auto"/>
        <w:ind w:left="115" w:right="4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ps</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dd</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rPr>
        <w:t>s</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 xml:space="preserve">l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1"/>
        </w:rPr>
        <w:t>I</w:t>
      </w:r>
      <w:r>
        <w:rPr>
          <w:rFonts w:ascii="Open Sans" w:eastAsia="Open Sans" w:hAnsi="Open Sans" w:cs="Open Sans"/>
          <w:color w:val="3F3F3F"/>
          <w:spacing w:val="5"/>
        </w:rPr>
        <w:t>D</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oo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et</w:t>
      </w:r>
      <w:r>
        <w:rPr>
          <w:rFonts w:ascii="Open Sans" w:eastAsia="Open Sans" w:hAnsi="Open Sans" w:cs="Open Sans"/>
          <w:color w:val="3F3F3F"/>
          <w:spacing w:val="-6"/>
        </w:rPr>
        <w:t>w</w:t>
      </w:r>
      <w:r>
        <w:rPr>
          <w:rFonts w:ascii="Open Sans" w:eastAsia="Open Sans" w:hAnsi="Open Sans" w:cs="Open Sans"/>
          <w:color w:val="3F3F3F"/>
          <w:spacing w:val="-3"/>
        </w:rPr>
        <w:t>ee</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ng:</w:t>
      </w:r>
    </w:p>
    <w:p w14:paraId="2C20840C" w14:textId="77777777" w:rsidR="0074787C" w:rsidRDefault="0074787C">
      <w:pPr>
        <w:spacing w:before="5" w:after="0" w:line="130" w:lineRule="exact"/>
        <w:rPr>
          <w:sz w:val="13"/>
          <w:szCs w:val="13"/>
        </w:rPr>
      </w:pPr>
    </w:p>
    <w:p w14:paraId="76768A6C" w14:textId="77777777" w:rsidR="0074787C" w:rsidRDefault="002D0355">
      <w:pPr>
        <w:spacing w:after="0" w:line="240" w:lineRule="auto"/>
        <w:ind w:left="415" w:right="-20"/>
        <w:rPr>
          <w:rFonts w:ascii="Open Sans" w:eastAsia="Open Sans" w:hAnsi="Open Sans" w:cs="Open Sans"/>
        </w:rPr>
      </w:pPr>
      <w:r>
        <w:pict w14:anchorId="0FBC99FB">
          <v:shape id="_x0000_s1032" type="#_x0000_t75" style="position:absolute;left:0;text-align:left;margin-left:72.75pt;margin-top:5.85pt;width:4.5pt;height:4.5pt;z-index:-1263;mso-position-horizontal-relative:page">
            <v:imagedata r:id="rId14" o:title=""/>
            <w10:wrap anchorx="page"/>
          </v:shape>
        </w:pict>
      </w:r>
      <w:r w:rsidR="00656446">
        <w:rPr>
          <w:rFonts w:ascii="Open Sans" w:eastAsia="Open Sans" w:hAnsi="Open Sans" w:cs="Open Sans"/>
          <w:spacing w:val="-3"/>
        </w:rPr>
        <w:t>M</w:t>
      </w:r>
      <w:r w:rsidR="00656446">
        <w:rPr>
          <w:rFonts w:ascii="Open Sans" w:eastAsia="Open Sans" w:hAnsi="Open Sans" w:cs="Open Sans"/>
          <w:spacing w:val="2"/>
        </w:rPr>
        <w:t>o</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1"/>
        </w:rPr>
        <w:t>f</w:t>
      </w:r>
      <w:r w:rsidR="00656446">
        <w:rPr>
          <w:rFonts w:ascii="Open Sans" w:eastAsia="Open Sans" w:hAnsi="Open Sans" w:cs="Open Sans"/>
          <w:spacing w:val="5"/>
        </w:rPr>
        <w:t>i</w:t>
      </w:r>
      <w:r w:rsidR="00656446">
        <w:rPr>
          <w:rFonts w:ascii="Open Sans" w:eastAsia="Open Sans" w:hAnsi="Open Sans" w:cs="Open Sans"/>
          <w:spacing w:val="-3"/>
        </w:rPr>
        <w:t>e</w:t>
      </w:r>
      <w:r w:rsidR="00656446">
        <w:rPr>
          <w:rFonts w:ascii="Open Sans" w:eastAsia="Open Sans" w:hAnsi="Open Sans" w:cs="Open Sans"/>
        </w:rPr>
        <w:t>d</w:t>
      </w:r>
    </w:p>
    <w:p w14:paraId="3CA9536C" w14:textId="77777777" w:rsidR="0074787C" w:rsidRDefault="002D0355">
      <w:pPr>
        <w:spacing w:before="75" w:after="0" w:line="300" w:lineRule="auto"/>
        <w:ind w:left="415" w:right="7641"/>
        <w:rPr>
          <w:rFonts w:ascii="Open Sans" w:eastAsia="Open Sans" w:hAnsi="Open Sans" w:cs="Open Sans"/>
        </w:rPr>
      </w:pPr>
      <w:r>
        <w:pict w14:anchorId="516BEA9B">
          <v:shape id="_x0000_s1031" type="#_x0000_t75" style="position:absolute;left:0;text-align:left;margin-left:72.75pt;margin-top:9.6pt;width:4.5pt;height:4.5pt;z-index:-1262;mso-position-horizontal-relative:page">
            <v:imagedata r:id="rId14" o:title=""/>
            <w10:wrap anchorx="page"/>
          </v:shape>
        </w:pict>
      </w:r>
      <w:r>
        <w:pict w14:anchorId="34140D88">
          <v:shape id="_x0000_s1030" type="#_x0000_t75" style="position:absolute;left:0;text-align:left;margin-left:72.75pt;margin-top:28.35pt;width:4.5pt;height:4.5pt;z-index:-1261;mso-position-horizontal-relative:page">
            <v:imagedata r:id="rId14" o:title=""/>
            <w10:wrap anchorx="page"/>
          </v:shape>
        </w:pict>
      </w:r>
      <w:r>
        <w:pict w14:anchorId="0057F05A">
          <v:shape id="_x0000_s1029" type="#_x0000_t75" style="position:absolute;left:0;text-align:left;margin-left:72.75pt;margin-top:47.1pt;width:4.5pt;height:4.5pt;z-index:-1260;mso-position-horizontal-relative:page">
            <v:imagedata r:id="rId14" o:title=""/>
            <w10:wrap anchorx="page"/>
          </v:shape>
        </w:pict>
      </w:r>
      <w:r>
        <w:pict w14:anchorId="48AC6D49">
          <v:shape id="_x0000_s1028" type="#_x0000_t75" style="position:absolute;left:0;text-align:left;margin-left:72.75pt;margin-top:65.85pt;width:4.5pt;height:4.5pt;z-index:-1259;mso-position-horizontal-relative:page">
            <v:imagedata r:id="rId14" o:title=""/>
            <w10:wrap anchorx="page"/>
          </v:shape>
        </w:pict>
      </w:r>
      <w:r w:rsidR="00656446">
        <w:rPr>
          <w:rFonts w:ascii="Open Sans" w:eastAsia="Open Sans" w:hAnsi="Open Sans" w:cs="Open Sans"/>
          <w:spacing w:val="-1"/>
        </w:rPr>
        <w:t>N</w:t>
      </w:r>
      <w:r w:rsidR="00656446">
        <w:rPr>
          <w:rFonts w:ascii="Open Sans" w:eastAsia="Open Sans" w:hAnsi="Open Sans" w:cs="Open Sans"/>
          <w:spacing w:val="-3"/>
        </w:rPr>
        <w:t>e</w:t>
      </w:r>
      <w:r w:rsidR="00656446">
        <w:rPr>
          <w:rFonts w:ascii="Open Sans" w:eastAsia="Open Sans" w:hAnsi="Open Sans" w:cs="Open Sans"/>
        </w:rPr>
        <w:t>w</w:t>
      </w:r>
      <w:r w:rsidR="00656446">
        <w:rPr>
          <w:rFonts w:ascii="Open Sans" w:eastAsia="Open Sans" w:hAnsi="Open Sans" w:cs="Open Sans"/>
          <w:spacing w:val="-4"/>
        </w:rPr>
        <w:t xml:space="preserve"> </w:t>
      </w:r>
      <w:r w:rsidR="00656446">
        <w:rPr>
          <w:rFonts w:ascii="Open Sans" w:eastAsia="Open Sans" w:hAnsi="Open Sans" w:cs="Open Sans"/>
          <w:spacing w:val="-1"/>
        </w:rPr>
        <w:t>N</w:t>
      </w:r>
      <w:r w:rsidR="00656446">
        <w:rPr>
          <w:rFonts w:ascii="Open Sans" w:eastAsia="Open Sans" w:hAnsi="Open Sans" w:cs="Open Sans"/>
        </w:rPr>
        <w:t xml:space="preserve">o </w:t>
      </w:r>
      <w:r w:rsidR="00656446">
        <w:rPr>
          <w:rFonts w:ascii="Open Sans" w:eastAsia="Open Sans" w:hAnsi="Open Sans" w:cs="Open Sans"/>
          <w:spacing w:val="-3"/>
        </w:rPr>
        <w:t>M</w:t>
      </w:r>
      <w:r w:rsidR="00656446">
        <w:rPr>
          <w:rFonts w:ascii="Open Sans" w:eastAsia="Open Sans" w:hAnsi="Open Sans" w:cs="Open Sans"/>
          <w:spacing w:val="5"/>
        </w:rPr>
        <w:t>i</w:t>
      </w:r>
      <w:r w:rsidR="00656446">
        <w:rPr>
          <w:rFonts w:ascii="Open Sans" w:eastAsia="Open Sans" w:hAnsi="Open Sans" w:cs="Open Sans"/>
        </w:rPr>
        <w:t>s</w:t>
      </w:r>
      <w:r w:rsidR="00656446">
        <w:rPr>
          <w:rFonts w:ascii="Open Sans" w:eastAsia="Open Sans" w:hAnsi="Open Sans" w:cs="Open Sans"/>
          <w:spacing w:val="5"/>
        </w:rPr>
        <w:t>m</w:t>
      </w:r>
      <w:r w:rsidR="00656446">
        <w:rPr>
          <w:rFonts w:ascii="Open Sans" w:eastAsia="Open Sans" w:hAnsi="Open Sans" w:cs="Open Sans"/>
          <w:spacing w:val="-2"/>
        </w:rPr>
        <w:t>a</w:t>
      </w:r>
      <w:r w:rsidR="00656446">
        <w:rPr>
          <w:rFonts w:ascii="Open Sans" w:eastAsia="Open Sans" w:hAnsi="Open Sans" w:cs="Open Sans"/>
          <w:spacing w:val="-3"/>
        </w:rPr>
        <w:t>t</w:t>
      </w:r>
      <w:r w:rsidR="00656446">
        <w:rPr>
          <w:rFonts w:ascii="Open Sans" w:eastAsia="Open Sans" w:hAnsi="Open Sans" w:cs="Open Sans"/>
        </w:rPr>
        <w:t xml:space="preserve">ch </w:t>
      </w:r>
      <w:r w:rsidR="00656446">
        <w:rPr>
          <w:rFonts w:ascii="Open Sans" w:eastAsia="Open Sans" w:hAnsi="Open Sans" w:cs="Open Sans"/>
          <w:spacing w:val="-4"/>
        </w:rPr>
        <w:t>A</w:t>
      </w:r>
      <w:r w:rsidR="00656446">
        <w:rPr>
          <w:rFonts w:ascii="Open Sans" w:eastAsia="Open Sans" w:hAnsi="Open Sans" w:cs="Open Sans"/>
          <w:spacing w:val="5"/>
        </w:rPr>
        <w:t>l</w:t>
      </w:r>
      <w:r w:rsidR="00656446">
        <w:rPr>
          <w:rFonts w:ascii="Open Sans" w:eastAsia="Open Sans" w:hAnsi="Open Sans" w:cs="Open Sans"/>
        </w:rPr>
        <w:t>l</w:t>
      </w:r>
    </w:p>
    <w:p w14:paraId="46F233F8" w14:textId="77777777" w:rsidR="0074787C" w:rsidRDefault="00656446">
      <w:pPr>
        <w:spacing w:before="60" w:after="0" w:line="240" w:lineRule="auto"/>
        <w:ind w:left="115" w:right="-20"/>
        <w:rPr>
          <w:rFonts w:ascii="Open Sans" w:eastAsia="Open Sans" w:hAnsi="Open Sans" w:cs="Open Sans"/>
        </w:rPr>
      </w:pPr>
      <w:r>
        <w:rPr>
          <w:rFonts w:ascii="Open Sans" w:eastAsia="Open Sans" w:hAnsi="Open Sans" w:cs="Open Sans"/>
          <w:b/>
          <w:bCs/>
          <w:color w:val="3F3F3F"/>
          <w:spacing w:val="3"/>
        </w:rPr>
        <w:t>M</w:t>
      </w:r>
      <w:r>
        <w:rPr>
          <w:rFonts w:ascii="Open Sans" w:eastAsia="Open Sans" w:hAnsi="Open Sans" w:cs="Open Sans"/>
          <w:b/>
          <w:bCs/>
          <w:color w:val="3F3F3F"/>
          <w:spacing w:val="-1"/>
        </w:rPr>
        <w:t>o</w:t>
      </w:r>
      <w:r>
        <w:rPr>
          <w:rFonts w:ascii="Open Sans" w:eastAsia="Open Sans" w:hAnsi="Open Sans" w:cs="Open Sans"/>
          <w:b/>
          <w:bCs/>
          <w:color w:val="3F3F3F"/>
          <w:spacing w:val="-4"/>
        </w:rPr>
        <w:t>d</w:t>
      </w:r>
      <w:r>
        <w:rPr>
          <w:rFonts w:ascii="Open Sans" w:eastAsia="Open Sans" w:hAnsi="Open Sans" w:cs="Open Sans"/>
          <w:b/>
          <w:bCs/>
          <w:color w:val="3F3F3F"/>
          <w:spacing w:val="5"/>
        </w:rPr>
        <w:t>e</w:t>
      </w:r>
      <w:r>
        <w:rPr>
          <w:rFonts w:ascii="Open Sans" w:eastAsia="Open Sans" w:hAnsi="Open Sans" w:cs="Open Sans"/>
          <w:b/>
          <w:bCs/>
          <w:color w:val="3F3F3F"/>
        </w:rPr>
        <w:t>:</w:t>
      </w:r>
    </w:p>
    <w:p w14:paraId="54C093D9" w14:textId="77777777" w:rsidR="0074787C" w:rsidRDefault="0074787C">
      <w:pPr>
        <w:spacing w:before="5" w:after="0" w:line="130" w:lineRule="exact"/>
        <w:rPr>
          <w:sz w:val="13"/>
          <w:szCs w:val="13"/>
        </w:rPr>
      </w:pPr>
    </w:p>
    <w:p w14:paraId="7AF4D51A" w14:textId="77777777" w:rsidR="0074787C" w:rsidDel="004F0D30" w:rsidRDefault="002D0355">
      <w:pPr>
        <w:spacing w:after="0" w:line="300" w:lineRule="auto"/>
        <w:ind w:left="415" w:right="8002"/>
        <w:rPr>
          <w:del w:id="418" w:author="Tal" w:date="2016-09-19T09:25:00Z"/>
          <w:rFonts w:ascii="Open Sans" w:eastAsia="Open Sans" w:hAnsi="Open Sans" w:cs="Open Sans"/>
        </w:rPr>
      </w:pPr>
      <w:commentRangeStart w:id="419"/>
      <w:r>
        <w:pict w14:anchorId="19E95307">
          <v:shape id="_x0000_s1027" type="#_x0000_t75" style="position:absolute;left:0;text-align:left;margin-left:72.75pt;margin-top:5.85pt;width:4.5pt;height:4.5pt;z-index:-1258;mso-position-horizontal-relative:page">
            <v:imagedata r:id="rId14" o:title=""/>
            <w10:wrap anchorx="page"/>
          </v:shape>
        </w:pict>
      </w:r>
      <w:r>
        <w:pict w14:anchorId="2722FCAD">
          <v:shape id="_x0000_s1026" type="#_x0000_t75" style="position:absolute;left:0;text-align:left;margin-left:72.75pt;margin-top:24.6pt;width:4.5pt;height:4.5pt;z-index:-1257;mso-position-horizontal-relative:page">
            <v:imagedata r:id="rId14" o:title=""/>
            <w10:wrap anchorx="page"/>
          </v:shape>
        </w:pict>
      </w:r>
      <w:r w:rsidR="00656446">
        <w:rPr>
          <w:rFonts w:ascii="Open Sans" w:eastAsia="Open Sans" w:hAnsi="Open Sans" w:cs="Open Sans"/>
          <w:spacing w:val="-6"/>
        </w:rPr>
        <w:t>Q</w:t>
      </w:r>
      <w:r w:rsidR="00656446">
        <w:rPr>
          <w:rFonts w:ascii="Open Sans" w:eastAsia="Open Sans" w:hAnsi="Open Sans" w:cs="Open Sans"/>
        </w:rPr>
        <w:t>u</w:t>
      </w:r>
      <w:r w:rsidR="00656446">
        <w:rPr>
          <w:rFonts w:ascii="Open Sans" w:eastAsia="Open Sans" w:hAnsi="Open Sans" w:cs="Open Sans"/>
          <w:spacing w:val="5"/>
        </w:rPr>
        <w:t>i</w:t>
      </w:r>
      <w:r w:rsidR="00656446">
        <w:rPr>
          <w:rFonts w:ascii="Open Sans" w:eastAsia="Open Sans" w:hAnsi="Open Sans" w:cs="Open Sans"/>
        </w:rPr>
        <w:t>c</w:t>
      </w:r>
      <w:r w:rsidR="00656446">
        <w:rPr>
          <w:rFonts w:ascii="Open Sans" w:eastAsia="Open Sans" w:hAnsi="Open Sans" w:cs="Open Sans"/>
          <w:spacing w:val="5"/>
        </w:rPr>
        <w:t>k</w:t>
      </w:r>
      <w:commentRangeEnd w:id="419"/>
      <w:r w:rsidR="00DC31FA">
        <w:rPr>
          <w:rStyle w:val="CommentReference"/>
        </w:rPr>
        <w:commentReference w:id="419"/>
      </w:r>
      <w:r w:rsidR="00656446">
        <w:rPr>
          <w:rFonts w:ascii="Open Sans" w:eastAsia="Open Sans" w:hAnsi="Open Sans" w:cs="Open Sans"/>
        </w:rPr>
        <w:t xml:space="preserve">: </w:t>
      </w:r>
      <w:commentRangeStart w:id="420"/>
      <w:r w:rsidR="00656446">
        <w:rPr>
          <w:rFonts w:ascii="Open Sans" w:eastAsia="Open Sans" w:hAnsi="Open Sans" w:cs="Open Sans"/>
          <w:spacing w:val="6"/>
        </w:rPr>
        <w:t>F</w:t>
      </w:r>
      <w:r w:rsidR="00656446">
        <w:rPr>
          <w:rFonts w:ascii="Open Sans" w:eastAsia="Open Sans" w:hAnsi="Open Sans" w:cs="Open Sans"/>
        </w:rPr>
        <w:t>u</w:t>
      </w:r>
      <w:r w:rsidR="00656446">
        <w:rPr>
          <w:rFonts w:ascii="Open Sans" w:eastAsia="Open Sans" w:hAnsi="Open Sans" w:cs="Open Sans"/>
          <w:spacing w:val="5"/>
        </w:rPr>
        <w:t>ll</w:t>
      </w:r>
      <w:bookmarkStart w:id="421" w:name="_GoBack"/>
      <w:r w:rsidR="00656446">
        <w:rPr>
          <w:rFonts w:ascii="Open Sans" w:eastAsia="Open Sans" w:hAnsi="Open Sans" w:cs="Open Sans"/>
        </w:rPr>
        <w:t>:</w:t>
      </w:r>
      <w:commentRangeEnd w:id="420"/>
      <w:r w:rsidR="00DC31FA">
        <w:rPr>
          <w:rStyle w:val="CommentReference"/>
        </w:rPr>
        <w:commentReference w:id="420"/>
      </w:r>
    </w:p>
    <w:bookmarkEnd w:id="421"/>
    <w:p w14:paraId="5628D8A2" w14:textId="77777777" w:rsidR="00675AE1" w:rsidDel="004F0D30" w:rsidRDefault="00675AE1" w:rsidP="004F0D30">
      <w:pPr>
        <w:spacing w:after="0" w:line="300" w:lineRule="auto"/>
        <w:ind w:left="415" w:right="8002"/>
        <w:rPr>
          <w:del w:id="422" w:author="Tal" w:date="2016-09-19T09:25:00Z"/>
          <w:rFonts w:ascii="Open Sans" w:eastAsia="Open Sans" w:hAnsi="Open Sans" w:cs="Open Sans"/>
        </w:rPr>
      </w:pPr>
    </w:p>
    <w:p w14:paraId="42BC305F" w14:textId="77777777" w:rsidR="000A33B7" w:rsidDel="004F0D30" w:rsidRDefault="000A33B7" w:rsidP="004F0D30">
      <w:pPr>
        <w:spacing w:after="0" w:line="300" w:lineRule="auto"/>
        <w:ind w:right="8002"/>
        <w:rPr>
          <w:del w:id="423" w:author="Tal" w:date="2016-09-19T09:25:00Z"/>
          <w:rFonts w:ascii="Open Sans" w:eastAsia="Open Sans" w:hAnsi="Open Sans" w:cs="Open Sans"/>
        </w:rPr>
        <w:pPrChange w:id="424" w:author="Tal" w:date="2016-09-19T09:25:00Z">
          <w:pPr>
            <w:spacing w:after="0" w:line="300" w:lineRule="auto"/>
            <w:ind w:left="415" w:right="8002"/>
          </w:pPr>
        </w:pPrChange>
      </w:pPr>
    </w:p>
    <w:p w14:paraId="48989197" w14:textId="37A83023" w:rsidR="000A33B7" w:rsidDel="004F0D30" w:rsidRDefault="000A33B7" w:rsidP="004F0D30">
      <w:pPr>
        <w:spacing w:after="0" w:line="240" w:lineRule="auto"/>
        <w:ind w:right="40"/>
        <w:rPr>
          <w:del w:id="425" w:author="Tal" w:date="2016-09-19T09:25:00Z"/>
          <w:rFonts w:ascii="Open Sans" w:eastAsia="Open Sans" w:hAnsi="Open Sans" w:cs="Open Sans"/>
        </w:rPr>
        <w:pPrChange w:id="426" w:author="Tal" w:date="2016-09-19T09:25:00Z">
          <w:pPr>
            <w:spacing w:after="0" w:line="300" w:lineRule="auto"/>
            <w:ind w:left="415" w:right="8002"/>
          </w:pPr>
        </w:pPrChange>
      </w:pPr>
    </w:p>
    <w:p w14:paraId="543D8BB7" w14:textId="4A4B9092" w:rsidR="00675AE1" w:rsidDel="004F0D30" w:rsidRDefault="00675AE1">
      <w:pPr>
        <w:spacing w:after="0" w:line="300" w:lineRule="auto"/>
        <w:ind w:left="415" w:right="8002"/>
        <w:rPr>
          <w:del w:id="427" w:author="Tal" w:date="2016-09-19T09:25:00Z"/>
          <w:rFonts w:ascii="Open Sans" w:eastAsia="Open Sans" w:hAnsi="Open Sans" w:cs="Open Sans"/>
        </w:rPr>
      </w:pPr>
    </w:p>
    <w:p w14:paraId="5825DF2B" w14:textId="4FF6136B" w:rsidR="00675AE1" w:rsidRDefault="00675AE1" w:rsidP="004F0D30">
      <w:pPr>
        <w:spacing w:after="0" w:line="240" w:lineRule="auto"/>
        <w:ind w:left="115" w:right="40"/>
        <w:rPr>
          <w:rFonts w:ascii="Open Sans" w:eastAsia="Open Sans" w:hAnsi="Open Sans" w:cs="Open Sans"/>
        </w:rPr>
      </w:pPr>
    </w:p>
    <w:sectPr w:rsidR="00675AE1">
      <w:footerReference w:type="default" r:id="rId95"/>
      <w:pgSz w:w="11920" w:h="16840"/>
      <w:pgMar w:top="1560" w:right="1500" w:bottom="280" w:left="1280" w:header="0" w:footer="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al" w:date="2016-09-19T09:11:00Z" w:initials="T">
    <w:p w14:paraId="52B38A91" w14:textId="350FBCAB" w:rsidR="00CB4E5C" w:rsidRDefault="00CB4E5C">
      <w:pPr>
        <w:pStyle w:val="CommentText"/>
      </w:pPr>
      <w:r>
        <w:rPr>
          <w:rStyle w:val="CommentReference"/>
        </w:rPr>
        <w:annotationRef/>
      </w:r>
      <w:r>
        <w:t xml:space="preserve">I would not mention the vehicles in this table… since the only element that we would like to mention that are editable in the vehicle </w:t>
      </w:r>
      <w:proofErr w:type="spellStart"/>
      <w:r>
        <w:t>gantt</w:t>
      </w:r>
      <w:proofErr w:type="spellEnd"/>
      <w:r>
        <w:t xml:space="preserve"> (with a driver </w:t>
      </w:r>
      <w:proofErr w:type="spellStart"/>
      <w:r>
        <w:t>gantt</w:t>
      </w:r>
      <w:proofErr w:type="spellEnd"/>
      <w:r>
        <w:t xml:space="preserve">) are: edit vehicle number, </w:t>
      </w:r>
      <w:proofErr w:type="spellStart"/>
      <w:r>
        <w:t>chage</w:t>
      </w:r>
      <w:proofErr w:type="spellEnd"/>
      <w:r>
        <w:t xml:space="preserve"> vehicle type, reorder the vehicles.</w:t>
      </w:r>
    </w:p>
  </w:comment>
  <w:comment w:id="22" w:author="Administrator" w:date="2016-09-17T13:32:00Z" w:initials="A">
    <w:p w14:paraId="19BEA354" w14:textId="77777777" w:rsidR="002D0355" w:rsidRDefault="002D0355">
      <w:pPr>
        <w:pStyle w:val="CommentText"/>
        <w:rPr>
          <w:lang w:bidi="he-IL"/>
        </w:rPr>
      </w:pPr>
      <w:r>
        <w:rPr>
          <w:rStyle w:val="CommentReference"/>
        </w:rPr>
        <w:annotationRef/>
      </w:r>
      <w:r>
        <w:rPr>
          <w:rFonts w:hint="cs"/>
          <w:lang w:bidi="he-IL"/>
        </w:rPr>
        <w:t>W</w:t>
      </w:r>
      <w:r>
        <w:rPr>
          <w:lang w:bidi="he-IL"/>
        </w:rPr>
        <w:t xml:space="preserve">hat is the difference between </w:t>
      </w:r>
      <w:proofErr w:type="spellStart"/>
      <w:r>
        <w:rPr>
          <w:lang w:bidi="he-IL"/>
        </w:rPr>
        <w:t>No</w:t>
      </w:r>
      <w:proofErr w:type="spellEnd"/>
      <w:r>
        <w:rPr>
          <w:lang w:bidi="he-IL"/>
        </w:rPr>
        <w:t xml:space="preserve"> and N/A?</w:t>
      </w:r>
    </w:p>
  </w:comment>
  <w:comment w:id="30" w:author="Administrator" w:date="2016-09-17T13:36:00Z" w:initials="A">
    <w:p w14:paraId="418C7FCB" w14:textId="77777777" w:rsidR="002D0355" w:rsidRDefault="002D0355">
      <w:pPr>
        <w:pStyle w:val="CommentText"/>
      </w:pPr>
      <w:r>
        <w:rPr>
          <w:rStyle w:val="CommentReference"/>
        </w:rPr>
        <w:annotationRef/>
      </w:r>
      <w:r>
        <w:t>I wouldn't refer to it as a block… It is a driver or a vehicle duty</w:t>
      </w:r>
    </w:p>
  </w:comment>
  <w:comment w:id="38" w:author="Administrator" w:date="2016-09-17T13:37:00Z" w:initials="A">
    <w:p w14:paraId="460F6404" w14:textId="77777777" w:rsidR="002D0355" w:rsidRDefault="002D0355" w:rsidP="003F2219">
      <w:pPr>
        <w:pStyle w:val="CommentText"/>
      </w:pPr>
      <w:r>
        <w:rPr>
          <w:rStyle w:val="CommentReference"/>
        </w:rPr>
        <w:annotationRef/>
      </w:r>
      <w:r>
        <w:t xml:space="preserve">What do those actions mean? </w:t>
      </w:r>
    </w:p>
    <w:p w14:paraId="577CBC0D" w14:textId="77777777" w:rsidR="002D0355" w:rsidRDefault="002D0355" w:rsidP="003F2219">
      <w:pPr>
        <w:pStyle w:val="CommentText"/>
      </w:pPr>
      <w:r>
        <w:t>I don't think it is needed to specify that you can move a trip to the stack, this action is part of "Moving a trip"- you can move it to another day or to the stack.</w:t>
      </w:r>
    </w:p>
  </w:comment>
  <w:comment w:id="48" w:author="Tal" w:date="2016-09-19T09:13:00Z" w:initials="T">
    <w:p w14:paraId="37C5AA9D" w14:textId="65807E67" w:rsidR="00CB4E5C" w:rsidRDefault="00CB4E5C">
      <w:pPr>
        <w:pStyle w:val="CommentText"/>
      </w:pPr>
      <w:r>
        <w:rPr>
          <w:rStyle w:val="CommentReference"/>
        </w:rPr>
        <w:annotationRef/>
      </w:r>
      <w:r>
        <w:t xml:space="preserve">Yes, you can add a trip in the vehicles </w:t>
      </w:r>
      <w:proofErr w:type="spellStart"/>
      <w:r>
        <w:t>gantt</w:t>
      </w:r>
      <w:proofErr w:type="spellEnd"/>
      <w:r>
        <w:t xml:space="preserve"> but you cannot assign it so I don’t think you should include that in the vehicles, since the user should add the trip in the driver’s </w:t>
      </w:r>
      <w:proofErr w:type="spellStart"/>
      <w:r>
        <w:t>gantt</w:t>
      </w:r>
      <w:proofErr w:type="spellEnd"/>
    </w:p>
  </w:comment>
  <w:comment w:id="62" w:author="Administrator" w:date="2016-09-17T13:41:00Z" w:initials="A">
    <w:p w14:paraId="67472D51" w14:textId="77777777" w:rsidR="00016529" w:rsidRDefault="00016529">
      <w:pPr>
        <w:pStyle w:val="CommentText"/>
      </w:pPr>
      <w:r>
        <w:rPr>
          <w:rStyle w:val="CommentReference"/>
        </w:rPr>
        <w:annotationRef/>
      </w:r>
      <w:r>
        <w:rPr>
          <w:rStyle w:val="CommentReference"/>
        </w:rPr>
        <w:t>Do you mean depot pull in\out?</w:t>
      </w:r>
    </w:p>
  </w:comment>
  <w:comment w:id="85" w:author="Tal" w:date="2016-09-18T18:45:00Z" w:initials="T">
    <w:p w14:paraId="1EECFA08" w14:textId="064544BD" w:rsidR="00373B55" w:rsidRDefault="00373B55">
      <w:pPr>
        <w:pStyle w:val="CommentText"/>
      </w:pPr>
      <w:r>
        <w:rPr>
          <w:rStyle w:val="CommentReference"/>
        </w:rPr>
        <w:annotationRef/>
      </w:r>
      <w:r>
        <w:t xml:space="preserve">Please add an explanation on the possibility to move the trip to the stack which will </w:t>
      </w:r>
      <w:r w:rsidR="000517D0">
        <w:t>automatically</w:t>
      </w:r>
      <w:r>
        <w:t xml:space="preserve"> be reflected at the bottom part of the screen in the number of trips that are scheduled </w:t>
      </w:r>
    </w:p>
  </w:comment>
  <w:comment w:id="91" w:author="Tal" w:date="2016-09-18T13:35:00Z" w:initials="T">
    <w:p w14:paraId="51010E32" w14:textId="1B711E4C" w:rsidR="00482D95" w:rsidRDefault="00040D30" w:rsidP="00482D95">
      <w:pPr>
        <w:pStyle w:val="CommentText"/>
        <w:numPr>
          <w:ilvl w:val="0"/>
          <w:numId w:val="3"/>
        </w:numPr>
        <w:rPr>
          <w:rStyle w:val="CommentReference"/>
        </w:rPr>
      </w:pPr>
      <w:r>
        <w:rPr>
          <w:rStyle w:val="CommentReference"/>
        </w:rPr>
        <w:annotationRef/>
      </w:r>
      <w:r w:rsidR="00482D95">
        <w:rPr>
          <w:rStyle w:val="CommentReference"/>
        </w:rPr>
        <w:t xml:space="preserve">Please mention that each duty that is edited is added an indication of the editing by a blue line that is added next to its duty number </w:t>
      </w:r>
    </w:p>
    <w:p w14:paraId="53CDDA6F" w14:textId="77777777" w:rsidR="00482D95" w:rsidRDefault="00482D95" w:rsidP="00482D95">
      <w:pPr>
        <w:pStyle w:val="CommentText"/>
        <w:rPr>
          <w:rStyle w:val="CommentReference"/>
        </w:rPr>
      </w:pPr>
    </w:p>
    <w:p w14:paraId="1D9DF1D4" w14:textId="50C940F5" w:rsidR="00482D95" w:rsidRDefault="00482D95" w:rsidP="00DD4B22">
      <w:pPr>
        <w:pStyle w:val="CommentText"/>
        <w:numPr>
          <w:ilvl w:val="0"/>
          <w:numId w:val="3"/>
        </w:numPr>
        <w:ind w:firstLine="720"/>
        <w:rPr>
          <w:rStyle w:val="CommentReference"/>
        </w:rPr>
      </w:pPr>
      <w:r>
        <w:rPr>
          <w:rStyle w:val="CommentReference"/>
        </w:rPr>
        <w:t>Please change the example to one in which you move a trip to a red recommendation: “In this case a red validation error sign is added next to the duty sign and you can view the validation error when you open the duty tooltip.</w:t>
      </w:r>
    </w:p>
    <w:p w14:paraId="44397FDC" w14:textId="77777777" w:rsidR="00482D95" w:rsidRDefault="00482D95" w:rsidP="00482D95">
      <w:pPr>
        <w:pStyle w:val="CommentText"/>
        <w:rPr>
          <w:rStyle w:val="CommentReference"/>
        </w:rPr>
      </w:pPr>
    </w:p>
    <w:p w14:paraId="0DDC2195" w14:textId="77777777" w:rsidR="00482D95" w:rsidRDefault="00482D95" w:rsidP="00482D95">
      <w:pPr>
        <w:pStyle w:val="CommentText"/>
      </w:pPr>
    </w:p>
  </w:comment>
  <w:comment w:id="92" w:author="Administrator" w:date="2016-09-17T13:58:00Z" w:initials="A">
    <w:p w14:paraId="4A7115C2" w14:textId="595A68E8" w:rsidR="002D0355" w:rsidRDefault="002D0355" w:rsidP="00373B55">
      <w:pPr>
        <w:pStyle w:val="CommentText"/>
      </w:pPr>
      <w:r>
        <w:rPr>
          <w:rStyle w:val="CommentReference"/>
        </w:rPr>
        <w:annotationRef/>
      </w:r>
      <w:r>
        <w:t>Please do not go into the vehicle changes. Just mention that after the user finish</w:t>
      </w:r>
      <w:r w:rsidR="0020179F">
        <w:t>es</w:t>
      </w:r>
      <w:r>
        <w:t xml:space="preserve"> editing he s</w:t>
      </w:r>
      <w:r w:rsidR="00373B55">
        <w:t>hould click on Assign vehicles</w:t>
      </w:r>
    </w:p>
  </w:comment>
  <w:comment w:id="110" w:author="Administrator" w:date="2016-09-17T14:24:00Z" w:initials="A">
    <w:p w14:paraId="45A58C00" w14:textId="167A5CE8" w:rsidR="002D0355" w:rsidRDefault="002D0355">
      <w:pPr>
        <w:pStyle w:val="CommentText"/>
      </w:pPr>
      <w:r>
        <w:rPr>
          <w:rStyle w:val="CommentReference"/>
        </w:rPr>
        <w:annotationRef/>
      </w:r>
      <w:r>
        <w:t>The explanation about the warnings should be explained in the "Move a trip" part</w:t>
      </w:r>
    </w:p>
  </w:comment>
  <w:comment w:id="126" w:author="Tal" w:date="2016-09-18T18:50:00Z" w:initials="T">
    <w:p w14:paraId="2270F383" w14:textId="7B993F0D" w:rsidR="00F8007D" w:rsidRDefault="00F8007D">
      <w:pPr>
        <w:pStyle w:val="CommentText"/>
      </w:pPr>
      <w:r>
        <w:rPr>
          <w:rStyle w:val="CommentReference"/>
        </w:rPr>
        <w:annotationRef/>
      </w:r>
      <w:r>
        <w:t>There’s no point in deleting a deadhead</w:t>
      </w:r>
    </w:p>
  </w:comment>
  <w:comment w:id="128" w:author="Tal" w:date="2016-09-18T13:48:00Z" w:initials="T">
    <w:p w14:paraId="38858E0D" w14:textId="0B1EA6C9" w:rsidR="00F84B95" w:rsidRDefault="00F84B95">
      <w:pPr>
        <w:pStyle w:val="CommentText"/>
      </w:pPr>
      <w:r>
        <w:rPr>
          <w:rStyle w:val="CommentReference"/>
        </w:rPr>
        <w:annotationRef/>
      </w:r>
      <w:r>
        <w:t>It is a part of the header in the original doc</w:t>
      </w:r>
    </w:p>
  </w:comment>
  <w:comment w:id="171" w:author="Tal" w:date="2016-09-18T18:54:00Z" w:initials="T">
    <w:p w14:paraId="0B81D247" w14:textId="2E43FD14" w:rsidR="00F8007D" w:rsidRDefault="00F8007D">
      <w:pPr>
        <w:pStyle w:val="CommentText"/>
      </w:pPr>
      <w:r>
        <w:rPr>
          <w:rStyle w:val="CommentReference"/>
        </w:rPr>
        <w:annotationRef/>
      </w:r>
      <w:r>
        <w:t>It only works one way – replace a taxi with a deadhead</w:t>
      </w:r>
    </w:p>
  </w:comment>
  <w:comment w:id="217" w:author="Tal" w:date="2016-09-19T08:39:00Z" w:initials="T">
    <w:p w14:paraId="270629A8" w14:textId="45E1B219" w:rsidR="00EC5CAB" w:rsidRDefault="00EC5CAB">
      <w:pPr>
        <w:pStyle w:val="CommentText"/>
      </w:pPr>
      <w:r>
        <w:rPr>
          <w:rStyle w:val="CommentReference"/>
        </w:rPr>
        <w:annotationRef/>
      </w:r>
      <w:r>
        <w:t>Please just explain this action once: “Adding a custom element”. Explain that the user can either add an existing custom element or create a new one (do not explain about adding a taxi or a deadhead in this part)</w:t>
      </w:r>
    </w:p>
  </w:comment>
  <w:comment w:id="221" w:author="Administrator" w:date="2016-09-17T14:38:00Z" w:initials="A">
    <w:p w14:paraId="68DC2A6C" w14:textId="683F1737" w:rsidR="002D0355" w:rsidRDefault="002D0355">
      <w:pPr>
        <w:pStyle w:val="CommentText"/>
      </w:pPr>
      <w:r>
        <w:rPr>
          <w:rStyle w:val="CommentReference"/>
        </w:rPr>
        <w:annotationRef/>
      </w:r>
      <w:r>
        <w:t>If you add a taxi, you should change the start location since the default is the same start and end location</w:t>
      </w:r>
    </w:p>
  </w:comment>
  <w:comment w:id="223" w:author="Tal" w:date="2016-09-19T08:42:00Z" w:initials="T">
    <w:p w14:paraId="740CFED9" w14:textId="00369E24" w:rsidR="00EC5CAB" w:rsidRDefault="00EC5CAB">
      <w:pPr>
        <w:pStyle w:val="CommentText"/>
      </w:pPr>
      <w:r>
        <w:rPr>
          <w:rStyle w:val="CommentReference"/>
        </w:rPr>
        <w:annotationRef/>
      </w:r>
      <w:r>
        <w:t>This would be explained in the previous section, adding a taxi only at the beginning or ending of a duty and a split break</w:t>
      </w:r>
    </w:p>
  </w:comment>
  <w:comment w:id="228" w:author="Tal" w:date="2016-09-19T08:50:00Z" w:initials="T">
    <w:p w14:paraId="4C588A60" w14:textId="440DC7A5" w:rsidR="00DB5BAD" w:rsidRDefault="00DB5BAD">
      <w:pPr>
        <w:pStyle w:val="CommentText"/>
      </w:pPr>
      <w:r>
        <w:rPr>
          <w:rStyle w:val="CommentReference"/>
        </w:rPr>
        <w:annotationRef/>
      </w:r>
      <w:r>
        <w:t>Please explain this in actions format and add a screenshot of the drop down list of the stations</w:t>
      </w:r>
    </w:p>
  </w:comment>
  <w:comment w:id="239" w:author="Administrator" w:date="2016-09-17T14:45:00Z" w:initials="A">
    <w:p w14:paraId="78C38CF2" w14:textId="6D1411C0" w:rsidR="002D0355" w:rsidRDefault="002D0355">
      <w:pPr>
        <w:pStyle w:val="CommentText"/>
      </w:pPr>
      <w:r>
        <w:rPr>
          <w:rStyle w:val="CommentReference"/>
        </w:rPr>
        <w:annotationRef/>
      </w:r>
      <w:r>
        <w:t>No need to reassign</w:t>
      </w:r>
    </w:p>
  </w:comment>
  <w:comment w:id="246" w:author="Administrator" w:date="2016-09-17T14:46:00Z" w:initials="A">
    <w:p w14:paraId="6821BD2D" w14:textId="345FBAB2" w:rsidR="002D0355" w:rsidRDefault="002D0355">
      <w:pPr>
        <w:pStyle w:val="CommentText"/>
      </w:pPr>
      <w:r>
        <w:rPr>
          <w:rStyle w:val="CommentReference"/>
        </w:rPr>
        <w:annotationRef/>
      </w:r>
      <w:r>
        <w:t>This should be in the "Move a trip" section. We should just explain</w:t>
      </w:r>
      <w:r w:rsidR="00DB5BAD">
        <w:t xml:space="preserve"> in that section</w:t>
      </w:r>
      <w:r>
        <w:t xml:space="preserve"> that a trip can be moved to the stack or to another location</w:t>
      </w:r>
    </w:p>
  </w:comment>
  <w:comment w:id="258" w:author="Administrator" w:date="2016-09-17T14:49:00Z" w:initials="A">
    <w:p w14:paraId="148802FD" w14:textId="4A71FE74" w:rsidR="002D0355" w:rsidRDefault="002D0355">
      <w:pPr>
        <w:pStyle w:val="CommentText"/>
      </w:pPr>
      <w:r>
        <w:rPr>
          <w:rStyle w:val="CommentReference"/>
        </w:rPr>
        <w:annotationRef/>
      </w:r>
      <w:r>
        <w:t>There is no logic in deleting a deadhead between 2 service trips since it has to be there. Please remove this example.</w:t>
      </w:r>
    </w:p>
  </w:comment>
  <w:comment w:id="382" w:author="Administrator" w:date="2016-09-17T14:56:00Z" w:initials="A">
    <w:p w14:paraId="25399C12" w14:textId="62DFCAB4" w:rsidR="002D0355" w:rsidRDefault="002D0355">
      <w:pPr>
        <w:pStyle w:val="CommentText"/>
      </w:pPr>
      <w:r>
        <w:rPr>
          <w:rStyle w:val="CommentReference"/>
        </w:rPr>
        <w:annotationRef/>
      </w:r>
      <w:r>
        <w:t>It should be adding a "custom element"</w:t>
      </w:r>
    </w:p>
  </w:comment>
  <w:comment w:id="415" w:author="Tal" w:date="2016-09-19T09:24:00Z" w:initials="T">
    <w:p w14:paraId="1A131640" w14:textId="4F7F0DEF" w:rsidR="004F0D30" w:rsidRDefault="004F0D30">
      <w:pPr>
        <w:pStyle w:val="CommentText"/>
      </w:pPr>
      <w:r>
        <w:rPr>
          <w:rStyle w:val="CommentReference"/>
        </w:rPr>
        <w:annotationRef/>
      </w:r>
      <w:r>
        <w:t>There’s no need to explain this twice</w:t>
      </w:r>
    </w:p>
  </w:comment>
  <w:comment w:id="419" w:author="Tal" w:date="2016-09-18T14:08:00Z" w:initials="T">
    <w:p w14:paraId="51279F3D" w14:textId="785A763F" w:rsidR="00DC31FA" w:rsidRDefault="00DC31FA" w:rsidP="000A33B7">
      <w:pPr>
        <w:pStyle w:val="CommentText"/>
      </w:pPr>
      <w:r>
        <w:rPr>
          <w:rStyle w:val="CommentReference"/>
        </w:rPr>
        <w:annotationRef/>
      </w:r>
      <w:r>
        <w:t xml:space="preserve">The system takes </w:t>
      </w:r>
      <w:r w:rsidR="000A33B7">
        <w:t xml:space="preserve">only the duties that the user </w:t>
      </w:r>
      <w:r>
        <w:t xml:space="preserve">“touched” </w:t>
      </w:r>
      <w:r w:rsidR="000A33B7">
        <w:t xml:space="preserve">and </w:t>
      </w:r>
      <w:r>
        <w:t xml:space="preserve">tries to connect them with the other </w:t>
      </w:r>
      <w:r w:rsidR="000A33B7">
        <w:t>duties to assigned vehicles… it is easier to recognize the changes when you are using the quick mode</w:t>
      </w:r>
      <w:proofErr w:type="gramStart"/>
      <w:r w:rsidR="000A33B7">
        <w:t>,  you</w:t>
      </w:r>
      <w:proofErr w:type="gramEnd"/>
      <w:r w:rsidR="000A33B7">
        <w:t xml:space="preserve"> should use this when you don’t want a major change in the vehicles and in the way the driver duties </w:t>
      </w:r>
      <w:proofErr w:type="spellStart"/>
      <w:r w:rsidR="000A33B7">
        <w:t>gantt</w:t>
      </w:r>
      <w:proofErr w:type="spellEnd"/>
      <w:r w:rsidR="000A33B7">
        <w:t xml:space="preserve"> is presented.</w:t>
      </w:r>
    </w:p>
  </w:comment>
  <w:comment w:id="420" w:author="Tal" w:date="2016-09-18T14:08:00Z" w:initials="T">
    <w:p w14:paraId="385946F4" w14:textId="1177F9F0" w:rsidR="00DC31FA" w:rsidRDefault="00DC31FA" w:rsidP="000A33B7">
      <w:pPr>
        <w:pStyle w:val="CommentText"/>
      </w:pPr>
      <w:r>
        <w:rPr>
          <w:rStyle w:val="CommentReference"/>
        </w:rPr>
        <w:annotationRef/>
      </w:r>
      <w:r>
        <w:t xml:space="preserve">The </w:t>
      </w:r>
      <w:r w:rsidR="000A33B7">
        <w:t xml:space="preserve">system takes all of the duties and runs the entire assign vehicles process from the beginning… you should use this when you want the best results and you don’t mind if the </w:t>
      </w:r>
      <w:proofErr w:type="spellStart"/>
      <w:r w:rsidR="000A33B7">
        <w:t>gantt</w:t>
      </w:r>
      <w:proofErr w:type="spellEnd"/>
      <w:r w:rsidR="000A33B7">
        <w:t xml:space="preserve"> will change </w:t>
      </w:r>
      <w: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B38A91" w15:done="0"/>
  <w15:commentEx w15:paraId="19BEA354" w15:done="0"/>
  <w15:commentEx w15:paraId="418C7FCB" w15:done="0"/>
  <w15:commentEx w15:paraId="577CBC0D" w15:done="0"/>
  <w15:commentEx w15:paraId="37C5AA9D" w15:done="0"/>
  <w15:commentEx w15:paraId="67472D51" w15:done="0"/>
  <w15:commentEx w15:paraId="1EECFA08" w15:done="0"/>
  <w15:commentEx w15:paraId="0DDC2195" w15:done="0"/>
  <w15:commentEx w15:paraId="4A7115C2" w15:done="0"/>
  <w15:commentEx w15:paraId="45A58C00" w15:done="0"/>
  <w15:commentEx w15:paraId="2270F383" w15:done="0"/>
  <w15:commentEx w15:paraId="38858E0D" w15:done="0"/>
  <w15:commentEx w15:paraId="0B81D247" w15:done="0"/>
  <w15:commentEx w15:paraId="270629A8" w15:done="0"/>
  <w15:commentEx w15:paraId="68DC2A6C" w15:done="0"/>
  <w15:commentEx w15:paraId="740CFED9" w15:done="0"/>
  <w15:commentEx w15:paraId="4C588A60" w15:done="0"/>
  <w15:commentEx w15:paraId="78C38CF2" w15:done="0"/>
  <w15:commentEx w15:paraId="6821BD2D" w15:done="0"/>
  <w15:commentEx w15:paraId="148802FD" w15:done="0"/>
  <w15:commentEx w15:paraId="25399C12" w15:done="0"/>
  <w15:commentEx w15:paraId="1A131640" w15:done="0"/>
  <w15:commentEx w15:paraId="51279F3D" w15:done="0"/>
  <w15:commentEx w15:paraId="385946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47BF0B" w14:textId="77777777" w:rsidR="009825D3" w:rsidRDefault="009825D3">
      <w:pPr>
        <w:spacing w:after="0" w:line="240" w:lineRule="auto"/>
      </w:pPr>
      <w:r>
        <w:separator/>
      </w:r>
    </w:p>
  </w:endnote>
  <w:endnote w:type="continuationSeparator" w:id="0">
    <w:p w14:paraId="0C3C301D" w14:textId="77777777" w:rsidR="009825D3" w:rsidRDefault="00982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C5C9A" w14:textId="77777777" w:rsidR="002D0355" w:rsidRDefault="002D0355">
    <w:pPr>
      <w:spacing w:after="0" w:line="200" w:lineRule="exact"/>
      <w:rPr>
        <w:sz w:val="20"/>
        <w:szCs w:val="20"/>
      </w:rPr>
    </w:pPr>
    <w:r>
      <w:pict w14:anchorId="1195ECD7">
        <v:shapetype id="_x0000_t202" coordsize="21600,21600" o:spt="202" path="m,l,21600r21600,l21600,xe">
          <v:stroke joinstyle="miter"/>
          <v:path gradientshapeok="t" o:connecttype="rect"/>
        </v:shapetype>
        <v:shape id="_x0000_s2050" type="#_x0000_t202" style="position:absolute;margin-left:68.75pt;margin-top:724.55pt;width:350.7pt;height:13pt;z-index:-1289;mso-position-horizontal-relative:page;mso-position-vertical-relative:page" filled="f" stroked="f">
          <v:textbox inset="0,0,0,0">
            <w:txbxContent>
              <w:p w14:paraId="3A6DAC97" w14:textId="77777777" w:rsidR="002D0355" w:rsidRDefault="002D0355">
                <w:pPr>
                  <w:spacing w:after="0" w:line="257" w:lineRule="exact"/>
                  <w:ind w:left="20" w:right="-53"/>
                  <w:rPr>
                    <w:rFonts w:ascii="Open Sans" w:eastAsia="Open Sans" w:hAnsi="Open Sans" w:cs="Open Sans"/>
                  </w:rPr>
                </w:pPr>
                <w:r>
                  <w:rPr>
                    <w:rFonts w:ascii="Open Sans" w:eastAsia="Open Sans" w:hAnsi="Open Sans" w:cs="Open Sans"/>
                    <w:color w:val="3F3F3F"/>
                    <w:spacing w:val="-2"/>
                    <w:position w:val="1"/>
                  </w:rPr>
                  <w:t>T</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im</w:t>
                </w:r>
                <w:r>
                  <w:rPr>
                    <w:rFonts w:ascii="Open Sans" w:eastAsia="Open Sans" w:hAnsi="Open Sans" w:cs="Open Sans"/>
                    <w:color w:val="3F3F3F"/>
                    <w:position w:val="1"/>
                  </w:rPr>
                  <w:t>e</w:t>
                </w:r>
                <w:r>
                  <w:rPr>
                    <w:rFonts w:ascii="Open Sans" w:eastAsia="Open Sans" w:hAnsi="Open Sans" w:cs="Open Sans"/>
                    <w:color w:val="3F3F3F"/>
                    <w:spacing w:val="-2"/>
                    <w:position w:val="1"/>
                  </w:rPr>
                  <w:t xml:space="preserve"> </w:t>
                </w:r>
                <w:r>
                  <w:rPr>
                    <w:rFonts w:ascii="Open Sans" w:eastAsia="Open Sans" w:hAnsi="Open Sans" w:cs="Open Sans"/>
                    <w:color w:val="3F3F3F"/>
                    <w:spacing w:val="-6"/>
                    <w:position w:val="1"/>
                  </w:rPr>
                  <w:t>w</w:t>
                </w:r>
                <w:r>
                  <w:rPr>
                    <w:rFonts w:ascii="Open Sans" w:eastAsia="Open Sans" w:hAnsi="Open Sans" w:cs="Open Sans"/>
                    <w:color w:val="3F3F3F"/>
                    <w:position w:val="1"/>
                  </w:rPr>
                  <w:t>e</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spacing w:val="-2"/>
                    <w:position w:val="1"/>
                  </w:rPr>
                  <w:t>a</w:t>
                </w:r>
                <w:r>
                  <w:rPr>
                    <w:rFonts w:ascii="Open Sans" w:eastAsia="Open Sans" w:hAnsi="Open Sans" w:cs="Open Sans"/>
                    <w:color w:val="3F3F3F"/>
                    <w:spacing w:val="-5"/>
                    <w:position w:val="1"/>
                  </w:rPr>
                  <w:t>v</w:t>
                </w:r>
                <w:r>
                  <w:rPr>
                    <w:rFonts w:ascii="Open Sans" w:eastAsia="Open Sans" w:hAnsi="Open Sans" w:cs="Open Sans"/>
                    <w:color w:val="3F3F3F"/>
                    <w:position w:val="1"/>
                  </w:rPr>
                  <w:t>e</w:t>
                </w:r>
                <w:r>
                  <w:rPr>
                    <w:rFonts w:ascii="Open Sans" w:eastAsia="Open Sans" w:hAnsi="Open Sans" w:cs="Open Sans"/>
                    <w:color w:val="3F3F3F"/>
                    <w:spacing w:val="-3"/>
                    <w:position w:val="1"/>
                  </w:rPr>
                  <w:t xml:space="preserve"> 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spacing w:val="-6"/>
                    <w:position w:val="1"/>
                  </w:rPr>
                  <w:t>y</w:t>
                </w:r>
                <w:r>
                  <w:rPr>
                    <w:rFonts w:ascii="Open Sans" w:eastAsia="Open Sans" w:hAnsi="Open Sans" w:cs="Open Sans"/>
                    <w:color w:val="3F3F3F"/>
                    <w:position w:val="1"/>
                  </w:rPr>
                  <w:t>pe</w:t>
                </w:r>
                <w:r>
                  <w:rPr>
                    <w:rFonts w:ascii="Open Sans" w:eastAsia="Open Sans" w:hAnsi="Open Sans" w:cs="Open Sans"/>
                    <w:color w:val="3F3F3F"/>
                    <w:spacing w:val="-3"/>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s</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nd 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5"/>
                    <w:position w:val="1"/>
                  </w:rPr>
                  <w:t xml:space="preserve"> </w:t>
                </w:r>
                <w:r>
                  <w:rPr>
                    <w:rFonts w:ascii="Open Sans" w:eastAsia="Open Sans" w:hAnsi="Open Sans" w:cs="Open Sans"/>
                    <w:b/>
                    <w:bCs/>
                    <w:color w:val="3F3F3F"/>
                    <w:spacing w:val="-2"/>
                    <w:position w:val="1"/>
                  </w:rPr>
                  <w:t>A</w:t>
                </w:r>
                <w:r>
                  <w:rPr>
                    <w:rFonts w:ascii="Open Sans" w:eastAsia="Open Sans" w:hAnsi="Open Sans" w:cs="Open Sans"/>
                    <w:b/>
                    <w:bCs/>
                    <w:color w:val="3F3F3F"/>
                    <w:spacing w:val="-4"/>
                    <w:position w:val="1"/>
                  </w:rPr>
                  <w:t>dd</w:t>
                </w:r>
                <w:r>
                  <w:rPr>
                    <w:rFonts w:ascii="Open Sans" w:eastAsia="Open Sans" w:hAnsi="Open Sans" w:cs="Open Sans"/>
                    <w:color w:val="3F3F3F"/>
                    <w:position w:val="1"/>
                  </w:rPr>
                  <w:t xml:space="preserve">. </w:t>
                </w:r>
                <w:r>
                  <w:rPr>
                    <w:rFonts w:ascii="Open Sans" w:eastAsia="Open Sans" w:hAnsi="Open Sans" w:cs="Open Sans"/>
                    <w:color w:val="3F3F3F"/>
                    <w:spacing w:val="3"/>
                    <w:position w:val="1"/>
                  </w:rPr>
                  <w:t>H</w:t>
                </w:r>
                <w:r>
                  <w:rPr>
                    <w:rFonts w:ascii="Open Sans" w:eastAsia="Open Sans" w:hAnsi="Open Sans" w:cs="Open Sans"/>
                    <w:color w:val="3F3F3F"/>
                    <w:spacing w:val="-3"/>
                    <w:position w:val="1"/>
                  </w:rPr>
                  <w:t>e</w:t>
                </w:r>
                <w:r>
                  <w:rPr>
                    <w:rFonts w:ascii="Open Sans" w:eastAsia="Open Sans" w:hAnsi="Open Sans" w:cs="Open Sans"/>
                    <w:color w:val="3F3F3F"/>
                    <w:position w:val="1"/>
                  </w:rPr>
                  <w:t>re</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u</w:t>
                </w:r>
                <w:r>
                  <w:rPr>
                    <w:rFonts w:ascii="Open Sans" w:eastAsia="Open Sans" w:hAnsi="Open Sans" w:cs="Open Sans"/>
                    <w:color w:val="3F3F3F"/>
                    <w:spacing w:val="-3"/>
                    <w:position w:val="1"/>
                  </w:rPr>
                  <w:t>t</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3697A" w14:textId="77777777" w:rsidR="002D0355" w:rsidRDefault="002D0355">
    <w:pPr>
      <w:spacing w:after="0" w:line="0" w:lineRule="atLeast"/>
      <w:rPr>
        <w:sz w:val="0"/>
        <w:szCs w:val="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0AB03" w14:textId="77777777" w:rsidR="002D0355" w:rsidRDefault="002D0355">
    <w:pPr>
      <w:spacing w:after="0" w:line="0" w:lineRule="atLeast"/>
      <w:rPr>
        <w:sz w:val="0"/>
        <w:szCs w:val="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117F5" w14:textId="77777777" w:rsidR="002D0355" w:rsidRDefault="002D0355">
    <w:pPr>
      <w:spacing w:after="0" w:line="0" w:lineRule="atLeast"/>
      <w:rPr>
        <w:sz w:val="0"/>
        <w:szCs w:val="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32A8E" w14:textId="77777777" w:rsidR="002D0355" w:rsidRDefault="002D0355">
    <w:pPr>
      <w:spacing w:after="0" w:line="0" w:lineRule="atLeast"/>
      <w:rPr>
        <w:sz w:val="0"/>
        <w:szCs w:val="0"/>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82BD5" w14:textId="77777777" w:rsidR="002D0355" w:rsidRDefault="002D0355">
    <w:pPr>
      <w:spacing w:after="0" w:line="0" w:lineRule="atLeast"/>
      <w:rPr>
        <w:sz w:val="0"/>
        <w:szCs w:val="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983CE" w14:textId="77777777" w:rsidR="002D0355" w:rsidRDefault="002D0355">
    <w:pPr>
      <w:spacing w:after="0" w:line="0" w:lineRule="atLeast"/>
      <w:rPr>
        <w:sz w:val="0"/>
        <w:szCs w:val="0"/>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FFA6D" w14:textId="77777777" w:rsidR="002D0355" w:rsidRDefault="002D0355">
    <w:pPr>
      <w:spacing w:after="0" w:line="0" w:lineRule="atLeast"/>
      <w:rPr>
        <w:sz w:val="0"/>
        <w:szCs w:val="0"/>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C685B" w14:textId="77777777" w:rsidR="002D0355" w:rsidRDefault="002D0355">
    <w:pPr>
      <w:spacing w:after="0" w:line="0" w:lineRule="atLeast"/>
      <w:rPr>
        <w:sz w:val="0"/>
        <w:szCs w:val="0"/>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9DA0E" w14:textId="77777777" w:rsidR="002D0355" w:rsidRDefault="002D0355">
    <w:pPr>
      <w:spacing w:after="0" w:line="0" w:lineRule="atLeast"/>
      <w:rPr>
        <w:sz w:val="0"/>
        <w:szCs w:val="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D9BAD" w14:textId="77777777" w:rsidR="002D0355" w:rsidRDefault="002D0355">
    <w:pPr>
      <w:spacing w:after="0" w:line="200" w:lineRule="exact"/>
      <w:rPr>
        <w:sz w:val="20"/>
        <w:szCs w:val="20"/>
      </w:rPr>
    </w:pPr>
    <w:r>
      <w:pict w14:anchorId="3FABBC90">
        <v:shapetype id="_x0000_t202" coordsize="21600,21600" o:spt="202" path="m,l,21600r21600,l21600,xe">
          <v:stroke joinstyle="miter"/>
          <v:path gradientshapeok="t" o:connecttype="rect"/>
        </v:shapetype>
        <v:shape id="_x0000_s2049" type="#_x0000_t202" style="position:absolute;margin-left:68.75pt;margin-top:721pt;width:208.45pt;height:13pt;z-index:-1288;mso-position-horizontal-relative:page;mso-position-vertical-relative:page" filled="f" stroked="f">
          <v:textbox inset="0,0,0,0">
            <w:txbxContent>
              <w:p w14:paraId="66BAA248" w14:textId="77777777" w:rsidR="002D0355" w:rsidRDefault="002D0355">
                <w:pPr>
                  <w:spacing w:after="0" w:line="257" w:lineRule="exact"/>
                  <w:ind w:left="20" w:right="-53"/>
                  <w:rPr>
                    <w:rFonts w:ascii="Open Sans" w:eastAsia="Open Sans" w:hAnsi="Open Sans" w:cs="Open Sans"/>
                  </w:rPr>
                </w:pPr>
                <w:r>
                  <w:rPr>
                    <w:rFonts w:ascii="Open Sans" w:eastAsia="Open Sans" w:hAnsi="Open Sans" w:cs="Open Sans"/>
                    <w:i/>
                    <w:spacing w:val="1"/>
                    <w:position w:val="1"/>
                  </w:rPr>
                  <w:t>F</w:t>
                </w:r>
                <w:r>
                  <w:rPr>
                    <w:rFonts w:ascii="Open Sans" w:eastAsia="Open Sans" w:hAnsi="Open Sans" w:cs="Open Sans"/>
                    <w:i/>
                    <w:spacing w:val="4"/>
                    <w:position w:val="1"/>
                  </w:rPr>
                  <w:t>i</w:t>
                </w:r>
                <w:r>
                  <w:rPr>
                    <w:rFonts w:ascii="Open Sans" w:eastAsia="Open Sans" w:hAnsi="Open Sans" w:cs="Open Sans"/>
                    <w:i/>
                    <w:spacing w:val="-5"/>
                    <w:position w:val="1"/>
                  </w:rPr>
                  <w:t>g</w:t>
                </w:r>
                <w:r>
                  <w:rPr>
                    <w:rFonts w:ascii="Open Sans" w:eastAsia="Open Sans" w:hAnsi="Open Sans" w:cs="Open Sans"/>
                    <w:i/>
                    <w:spacing w:val="-7"/>
                    <w:position w:val="1"/>
                  </w:rPr>
                  <w:t>u</w:t>
                </w:r>
                <w:r>
                  <w:rPr>
                    <w:rFonts w:ascii="Open Sans" w:eastAsia="Open Sans" w:hAnsi="Open Sans" w:cs="Open Sans"/>
                    <w:i/>
                    <w:spacing w:val="3"/>
                    <w:position w:val="1"/>
                  </w:rPr>
                  <w:t>r</w:t>
                </w:r>
                <w:r>
                  <w:rPr>
                    <w:rFonts w:ascii="Open Sans" w:eastAsia="Open Sans" w:hAnsi="Open Sans" w:cs="Open Sans"/>
                    <w:i/>
                    <w:position w:val="1"/>
                  </w:rPr>
                  <w:t>e</w:t>
                </w:r>
                <w:r>
                  <w:rPr>
                    <w:rFonts w:ascii="Open Sans" w:eastAsia="Open Sans" w:hAnsi="Open Sans" w:cs="Open Sans"/>
                    <w:i/>
                    <w:spacing w:val="-4"/>
                    <w:position w:val="1"/>
                  </w:rPr>
                  <w:t xml:space="preserve"> </w:t>
                </w:r>
                <w:r>
                  <w:rPr>
                    <w:rFonts w:ascii="Open Sans" w:eastAsia="Open Sans" w:hAnsi="Open Sans" w:cs="Open Sans"/>
                    <w:i/>
                    <w:spacing w:val="-1"/>
                    <w:position w:val="1"/>
                  </w:rPr>
                  <w:t>1</w:t>
                </w:r>
                <w:r>
                  <w:rPr>
                    <w:rFonts w:ascii="Open Sans" w:eastAsia="Open Sans" w:hAnsi="Open Sans" w:cs="Open Sans"/>
                    <w:i/>
                    <w:spacing w:val="6"/>
                    <w:position w:val="1"/>
                  </w:rPr>
                  <w:t>-</w:t>
                </w:r>
                <w:r>
                  <w:rPr>
                    <w:rFonts w:ascii="Open Sans" w:eastAsia="Open Sans" w:hAnsi="Open Sans" w:cs="Open Sans"/>
                    <w:i/>
                    <w:spacing w:val="-1"/>
                    <w:position w:val="1"/>
                  </w:rPr>
                  <w:t>7</w:t>
                </w:r>
                <w:r>
                  <w:rPr>
                    <w:rFonts w:ascii="Open Sans" w:eastAsia="Open Sans" w:hAnsi="Open Sans" w:cs="Open Sans"/>
                    <w:i/>
                    <w:position w:val="1"/>
                  </w:rPr>
                  <w:t>:</w:t>
                </w:r>
                <w:r>
                  <w:rPr>
                    <w:rFonts w:ascii="Open Sans" w:eastAsia="Open Sans" w:hAnsi="Open Sans" w:cs="Open Sans"/>
                    <w:i/>
                    <w:spacing w:val="4"/>
                    <w:position w:val="1"/>
                  </w:rPr>
                  <w:t xml:space="preserve"> </w:t>
                </w:r>
                <w:r>
                  <w:rPr>
                    <w:rFonts w:ascii="Open Sans" w:eastAsia="Open Sans" w:hAnsi="Open Sans" w:cs="Open Sans"/>
                    <w:i/>
                    <w:spacing w:val="-7"/>
                    <w:position w:val="1"/>
                  </w:rPr>
                  <w:t>Ed</w:t>
                </w:r>
                <w:r>
                  <w:rPr>
                    <w:rFonts w:ascii="Open Sans" w:eastAsia="Open Sans" w:hAnsi="Open Sans" w:cs="Open Sans"/>
                    <w:i/>
                    <w:spacing w:val="4"/>
                    <w:position w:val="1"/>
                  </w:rPr>
                  <w:t>iti</w:t>
                </w:r>
                <w:r>
                  <w:rPr>
                    <w:rFonts w:ascii="Open Sans" w:eastAsia="Open Sans" w:hAnsi="Open Sans" w:cs="Open Sans"/>
                    <w:i/>
                    <w:spacing w:val="-7"/>
                    <w:position w:val="1"/>
                  </w:rPr>
                  <w:t>n</w:t>
                </w:r>
                <w:r>
                  <w:rPr>
                    <w:rFonts w:ascii="Open Sans" w:eastAsia="Open Sans" w:hAnsi="Open Sans" w:cs="Open Sans"/>
                    <w:i/>
                    <w:position w:val="1"/>
                  </w:rPr>
                  <w:t>g</w:t>
                </w:r>
                <w:r>
                  <w:rPr>
                    <w:rFonts w:ascii="Open Sans" w:eastAsia="Open Sans" w:hAnsi="Open Sans" w:cs="Open Sans"/>
                    <w:i/>
                    <w:spacing w:val="-4"/>
                    <w:position w:val="1"/>
                  </w:rPr>
                  <w:t xml:space="preserve"> </w:t>
                </w:r>
                <w:r>
                  <w:rPr>
                    <w:rFonts w:ascii="Open Sans" w:eastAsia="Open Sans" w:hAnsi="Open Sans" w:cs="Open Sans"/>
                    <w:i/>
                    <w:spacing w:val="3"/>
                    <w:position w:val="1"/>
                  </w:rPr>
                  <w:t>Dr</w:t>
                </w:r>
                <w:r>
                  <w:rPr>
                    <w:rFonts w:ascii="Open Sans" w:eastAsia="Open Sans" w:hAnsi="Open Sans" w:cs="Open Sans"/>
                    <w:i/>
                    <w:spacing w:val="4"/>
                    <w:position w:val="1"/>
                  </w:rPr>
                  <w:t>iv</w:t>
                </w:r>
                <w:r>
                  <w:rPr>
                    <w:rFonts w:ascii="Open Sans" w:eastAsia="Open Sans" w:hAnsi="Open Sans" w:cs="Open Sans"/>
                    <w:i/>
                    <w:spacing w:val="-3"/>
                    <w:position w:val="1"/>
                  </w:rPr>
                  <w:t>e</w:t>
                </w:r>
                <w:r>
                  <w:rPr>
                    <w:rFonts w:ascii="Open Sans" w:eastAsia="Open Sans" w:hAnsi="Open Sans" w:cs="Open Sans"/>
                    <w:i/>
                    <w:position w:val="1"/>
                  </w:rPr>
                  <w:t>r</w:t>
                </w:r>
                <w:r>
                  <w:rPr>
                    <w:rFonts w:ascii="Open Sans" w:eastAsia="Open Sans" w:hAnsi="Open Sans" w:cs="Open Sans"/>
                    <w:i/>
                    <w:spacing w:val="3"/>
                    <w:position w:val="1"/>
                  </w:rPr>
                  <w:t xml:space="preserve"> </w:t>
                </w:r>
                <w:r>
                  <w:rPr>
                    <w:rFonts w:ascii="Open Sans" w:eastAsia="Open Sans" w:hAnsi="Open Sans" w:cs="Open Sans"/>
                    <w:i/>
                    <w:spacing w:val="-7"/>
                    <w:position w:val="1"/>
                  </w:rPr>
                  <w:t>b</w:t>
                </w:r>
                <w:r>
                  <w:rPr>
                    <w:rFonts w:ascii="Open Sans" w:eastAsia="Open Sans" w:hAnsi="Open Sans" w:cs="Open Sans"/>
                    <w:i/>
                    <w:spacing w:val="4"/>
                    <w:position w:val="1"/>
                  </w:rPr>
                  <w:t>l</w:t>
                </w:r>
                <w:r>
                  <w:rPr>
                    <w:rFonts w:ascii="Open Sans" w:eastAsia="Open Sans" w:hAnsi="Open Sans" w:cs="Open Sans"/>
                    <w:i/>
                    <w:spacing w:val="-3"/>
                    <w:position w:val="1"/>
                  </w:rPr>
                  <w:t>o</w:t>
                </w:r>
                <w:r>
                  <w:rPr>
                    <w:rFonts w:ascii="Open Sans" w:eastAsia="Open Sans" w:hAnsi="Open Sans" w:cs="Open Sans"/>
                    <w:i/>
                    <w:spacing w:val="6"/>
                    <w:position w:val="1"/>
                  </w:rPr>
                  <w:t>c</w:t>
                </w:r>
                <w:r>
                  <w:rPr>
                    <w:rFonts w:ascii="Open Sans" w:eastAsia="Open Sans" w:hAnsi="Open Sans" w:cs="Open Sans"/>
                    <w:i/>
                    <w:position w:val="1"/>
                  </w:rPr>
                  <w:t>k</w:t>
                </w:r>
                <w:r>
                  <w:rPr>
                    <w:rFonts w:ascii="Open Sans" w:eastAsia="Open Sans" w:hAnsi="Open Sans" w:cs="Open Sans"/>
                    <w:i/>
                    <w:spacing w:val="-2"/>
                    <w:position w:val="1"/>
                  </w:rPr>
                  <w:t xml:space="preserve"> </w:t>
                </w:r>
                <w:r>
                  <w:rPr>
                    <w:rFonts w:ascii="Open Sans" w:eastAsia="Open Sans" w:hAnsi="Open Sans" w:cs="Open Sans"/>
                    <w:i/>
                    <w:spacing w:val="-7"/>
                    <w:position w:val="1"/>
                  </w:rPr>
                  <w:t>p</w:t>
                </w:r>
                <w:r>
                  <w:rPr>
                    <w:rFonts w:ascii="Open Sans" w:eastAsia="Open Sans" w:hAnsi="Open Sans" w:cs="Open Sans"/>
                    <w:i/>
                    <w:spacing w:val="-4"/>
                    <w:position w:val="1"/>
                  </w:rPr>
                  <w:t>a</w:t>
                </w:r>
                <w:r>
                  <w:rPr>
                    <w:rFonts w:ascii="Open Sans" w:eastAsia="Open Sans" w:hAnsi="Open Sans" w:cs="Open Sans"/>
                    <w:i/>
                    <w:spacing w:val="3"/>
                    <w:position w:val="1"/>
                  </w:rPr>
                  <w:t>r</w:t>
                </w:r>
                <w:r>
                  <w:rPr>
                    <w:rFonts w:ascii="Open Sans" w:eastAsia="Open Sans" w:hAnsi="Open Sans" w:cs="Open Sans"/>
                    <w:i/>
                    <w:spacing w:val="-4"/>
                    <w:position w:val="1"/>
                  </w:rPr>
                  <w:t>a</w:t>
                </w:r>
                <w:r>
                  <w:rPr>
                    <w:rFonts w:ascii="Open Sans" w:eastAsia="Open Sans" w:hAnsi="Open Sans" w:cs="Open Sans"/>
                    <w:i/>
                    <w:spacing w:val="3"/>
                    <w:position w:val="1"/>
                  </w:rPr>
                  <w:t>m</w:t>
                </w:r>
                <w:r>
                  <w:rPr>
                    <w:rFonts w:ascii="Open Sans" w:eastAsia="Open Sans" w:hAnsi="Open Sans" w:cs="Open Sans"/>
                    <w:i/>
                    <w:spacing w:val="-3"/>
                    <w:position w:val="1"/>
                  </w:rPr>
                  <w:t>e</w:t>
                </w:r>
                <w:r>
                  <w:rPr>
                    <w:rFonts w:ascii="Open Sans" w:eastAsia="Open Sans" w:hAnsi="Open Sans" w:cs="Open Sans"/>
                    <w:i/>
                    <w:spacing w:val="4"/>
                    <w:position w:val="1"/>
                  </w:rPr>
                  <w:t>t</w:t>
                </w:r>
                <w:r>
                  <w:rPr>
                    <w:rFonts w:ascii="Open Sans" w:eastAsia="Open Sans" w:hAnsi="Open Sans" w:cs="Open Sans"/>
                    <w:i/>
                    <w:spacing w:val="-3"/>
                    <w:position w:val="1"/>
                  </w:rPr>
                  <w:t>e</w:t>
                </w:r>
                <w:r>
                  <w:rPr>
                    <w:rFonts w:ascii="Open Sans" w:eastAsia="Open Sans" w:hAnsi="Open Sans" w:cs="Open Sans"/>
                    <w:i/>
                    <w:spacing w:val="3"/>
                    <w:position w:val="1"/>
                  </w:rPr>
                  <w:t>r</w:t>
                </w:r>
                <w:r>
                  <w:rPr>
                    <w:rFonts w:ascii="Open Sans" w:eastAsia="Open Sans" w:hAnsi="Open Sans" w:cs="Open Sans"/>
                    <w:i/>
                    <w:position w:val="1"/>
                  </w:rPr>
                  <w:t>s</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C20E" w14:textId="77777777" w:rsidR="002D0355" w:rsidRDefault="002D0355">
    <w:pPr>
      <w:spacing w:after="0" w:line="0" w:lineRule="atLeast"/>
      <w:rPr>
        <w:sz w:val="0"/>
        <w:szCs w:val="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F01BB" w14:textId="77777777" w:rsidR="002D0355" w:rsidRDefault="002D0355">
    <w:pPr>
      <w:spacing w:after="0" w:line="0" w:lineRule="atLeast"/>
      <w:rPr>
        <w:sz w:val="0"/>
        <w:szCs w:val="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95D73" w14:textId="77777777" w:rsidR="002D0355" w:rsidRDefault="002D0355">
    <w:pPr>
      <w:spacing w:after="0" w:line="0" w:lineRule="atLeast"/>
      <w:rPr>
        <w:sz w:val="0"/>
        <w:szCs w:val="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EAAB4" w14:textId="77777777" w:rsidR="002D0355" w:rsidRDefault="002D0355">
    <w:pPr>
      <w:spacing w:after="0" w:line="0" w:lineRule="atLeast"/>
      <w:rPr>
        <w:sz w:val="0"/>
        <w:szCs w:val="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1D9AE" w14:textId="77777777" w:rsidR="002D0355" w:rsidRDefault="002D0355">
    <w:pPr>
      <w:spacing w:after="0" w:line="0" w:lineRule="atLeast"/>
      <w:rPr>
        <w:sz w:val="0"/>
        <w:szCs w:val="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60782" w14:textId="77777777" w:rsidR="002D0355" w:rsidRDefault="002D0355">
    <w:pPr>
      <w:spacing w:after="0" w:line="0" w:lineRule="atLeast"/>
      <w:rPr>
        <w:sz w:val="0"/>
        <w:szCs w:val="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DA1BE" w14:textId="77777777" w:rsidR="002D0355" w:rsidRDefault="002D0355">
    <w:pPr>
      <w:spacing w:after="0"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F58219" w14:textId="77777777" w:rsidR="009825D3" w:rsidRDefault="009825D3">
      <w:pPr>
        <w:spacing w:after="0" w:line="240" w:lineRule="auto"/>
      </w:pPr>
      <w:r>
        <w:separator/>
      </w:r>
    </w:p>
  </w:footnote>
  <w:footnote w:type="continuationSeparator" w:id="0">
    <w:p w14:paraId="01034ABD" w14:textId="77777777" w:rsidR="009825D3" w:rsidRDefault="009825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451CF2"/>
    <w:multiLevelType w:val="hybridMultilevel"/>
    <w:tmpl w:val="5476CA6C"/>
    <w:lvl w:ilvl="0" w:tplc="DF7C4D50">
      <w:start w:val="1"/>
      <w:numFmt w:val="decimal"/>
      <w:lvlText w:val="%1."/>
      <w:lvlJc w:val="left"/>
      <w:pPr>
        <w:ind w:left="475" w:hanging="360"/>
      </w:pPr>
      <w:rPr>
        <w:rFonts w:hint="default"/>
        <w:color w:val="3F3F3F"/>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 w15:restartNumberingAfterBreak="0">
    <w:nsid w:val="318C74E4"/>
    <w:multiLevelType w:val="hybridMultilevel"/>
    <w:tmpl w:val="337C660E"/>
    <w:lvl w:ilvl="0" w:tplc="3B3A9AC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34DD6"/>
    <w:multiLevelType w:val="hybridMultilevel"/>
    <w:tmpl w:val="1BB0A406"/>
    <w:lvl w:ilvl="0" w:tplc="3EE2EC8A">
      <w:start w:val="1"/>
      <w:numFmt w:val="bullet"/>
      <w:lvlText w:val="-"/>
      <w:lvlJc w:val="left"/>
      <w:pPr>
        <w:ind w:left="475" w:hanging="360"/>
      </w:pPr>
      <w:rPr>
        <w:rFonts w:ascii="Open Sans" w:eastAsia="Open Sans" w:hAnsi="Open Sans" w:cs="Open Sans" w:hint="default"/>
      </w:rPr>
    </w:lvl>
    <w:lvl w:ilvl="1" w:tplc="04090003" w:tentative="1">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3" w15:restartNumberingAfterBreak="0">
    <w:nsid w:val="4A295B93"/>
    <w:multiLevelType w:val="hybridMultilevel"/>
    <w:tmpl w:val="2EA269FE"/>
    <w:lvl w:ilvl="0" w:tplc="E990F10E">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387F4E"/>
    <w:multiLevelType w:val="hybridMultilevel"/>
    <w:tmpl w:val="006A4286"/>
    <w:lvl w:ilvl="0" w:tplc="7FF08468">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num w:numId="1">
    <w:abstractNumId w:val="2"/>
  </w:num>
  <w:num w:numId="2">
    <w:abstractNumId w:val="1"/>
  </w:num>
  <w:num w:numId="3">
    <w:abstractNumId w:val="3"/>
  </w:num>
  <w:num w:numId="4">
    <w:abstractNumId w:val="0"/>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l">
    <w15:presenceInfo w15:providerId="None" w15:userId="Tal"/>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74787C"/>
    <w:rsid w:val="00016529"/>
    <w:rsid w:val="00040D30"/>
    <w:rsid w:val="000517D0"/>
    <w:rsid w:val="000A33B7"/>
    <w:rsid w:val="000B115A"/>
    <w:rsid w:val="0020179F"/>
    <w:rsid w:val="002D0355"/>
    <w:rsid w:val="002F4C97"/>
    <w:rsid w:val="00335E30"/>
    <w:rsid w:val="00337B52"/>
    <w:rsid w:val="00373B55"/>
    <w:rsid w:val="003F2219"/>
    <w:rsid w:val="004455CC"/>
    <w:rsid w:val="00482D95"/>
    <w:rsid w:val="004F01F1"/>
    <w:rsid w:val="004F0D30"/>
    <w:rsid w:val="00654A81"/>
    <w:rsid w:val="00656446"/>
    <w:rsid w:val="00675AE1"/>
    <w:rsid w:val="006D36D9"/>
    <w:rsid w:val="00712140"/>
    <w:rsid w:val="0074787C"/>
    <w:rsid w:val="0085352F"/>
    <w:rsid w:val="009825D3"/>
    <w:rsid w:val="009D72A8"/>
    <w:rsid w:val="00AE674A"/>
    <w:rsid w:val="00BE27D5"/>
    <w:rsid w:val="00C80786"/>
    <w:rsid w:val="00CB4E5C"/>
    <w:rsid w:val="00DA118A"/>
    <w:rsid w:val="00DB5BAD"/>
    <w:rsid w:val="00DC31FA"/>
    <w:rsid w:val="00E60BE2"/>
    <w:rsid w:val="00EC5CAB"/>
    <w:rsid w:val="00F76F5D"/>
    <w:rsid w:val="00F8007D"/>
    <w:rsid w:val="00F84B95"/>
    <w:rsid w:val="00FB6693"/>
    <w:rsid w:val="00FD6E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8FE458B"/>
  <w15:docId w15:val="{A4611539-1EE4-4BCF-A3B0-DDD6110B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56446"/>
    <w:rPr>
      <w:sz w:val="16"/>
      <w:szCs w:val="16"/>
    </w:rPr>
  </w:style>
  <w:style w:type="paragraph" w:styleId="CommentText">
    <w:name w:val="annotation text"/>
    <w:basedOn w:val="Normal"/>
    <w:link w:val="CommentTextChar"/>
    <w:uiPriority w:val="99"/>
    <w:semiHidden/>
    <w:unhideWhenUsed/>
    <w:rsid w:val="00656446"/>
    <w:pPr>
      <w:spacing w:line="240" w:lineRule="auto"/>
    </w:pPr>
    <w:rPr>
      <w:sz w:val="20"/>
      <w:szCs w:val="20"/>
    </w:rPr>
  </w:style>
  <w:style w:type="character" w:customStyle="1" w:styleId="CommentTextChar">
    <w:name w:val="Comment Text Char"/>
    <w:basedOn w:val="DefaultParagraphFont"/>
    <w:link w:val="CommentText"/>
    <w:uiPriority w:val="99"/>
    <w:semiHidden/>
    <w:rsid w:val="00656446"/>
    <w:rPr>
      <w:sz w:val="20"/>
      <w:szCs w:val="20"/>
    </w:rPr>
  </w:style>
  <w:style w:type="paragraph" w:styleId="CommentSubject">
    <w:name w:val="annotation subject"/>
    <w:basedOn w:val="CommentText"/>
    <w:next w:val="CommentText"/>
    <w:link w:val="CommentSubjectChar"/>
    <w:uiPriority w:val="99"/>
    <w:semiHidden/>
    <w:unhideWhenUsed/>
    <w:rsid w:val="00656446"/>
    <w:rPr>
      <w:b/>
      <w:bCs/>
    </w:rPr>
  </w:style>
  <w:style w:type="character" w:customStyle="1" w:styleId="CommentSubjectChar">
    <w:name w:val="Comment Subject Char"/>
    <w:basedOn w:val="CommentTextChar"/>
    <w:link w:val="CommentSubject"/>
    <w:uiPriority w:val="99"/>
    <w:semiHidden/>
    <w:rsid w:val="00656446"/>
    <w:rPr>
      <w:b/>
      <w:bCs/>
      <w:sz w:val="20"/>
      <w:szCs w:val="20"/>
    </w:rPr>
  </w:style>
  <w:style w:type="paragraph" w:styleId="BalloonText">
    <w:name w:val="Balloon Text"/>
    <w:basedOn w:val="Normal"/>
    <w:link w:val="BalloonTextChar"/>
    <w:uiPriority w:val="99"/>
    <w:semiHidden/>
    <w:unhideWhenUsed/>
    <w:rsid w:val="00656446"/>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656446"/>
    <w:rPr>
      <w:rFonts w:ascii="Tahoma" w:hAnsi="Tahoma" w:cs="Tahoma"/>
      <w:sz w:val="18"/>
      <w:szCs w:val="18"/>
    </w:rPr>
  </w:style>
  <w:style w:type="paragraph" w:styleId="ListParagraph">
    <w:name w:val="List Paragraph"/>
    <w:basedOn w:val="Normal"/>
    <w:uiPriority w:val="34"/>
    <w:qFormat/>
    <w:rsid w:val="009D72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footer" Target="footer6.xml"/><Relationship Id="rId68" Type="http://schemas.openxmlformats.org/officeDocument/2006/relationships/image" Target="media/image52.png"/><Relationship Id="rId84" Type="http://schemas.openxmlformats.org/officeDocument/2006/relationships/footer" Target="footer13.xml"/><Relationship Id="rId89" Type="http://schemas.openxmlformats.org/officeDocument/2006/relationships/image" Target="media/image66.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footer" Target="footer4.xml"/><Relationship Id="rId74" Type="http://schemas.openxmlformats.org/officeDocument/2006/relationships/footer" Target="footer10.xml"/><Relationship Id="rId79" Type="http://schemas.openxmlformats.org/officeDocument/2006/relationships/footer" Target="footer12.xml"/><Relationship Id="rId5" Type="http://schemas.openxmlformats.org/officeDocument/2006/relationships/webSettings" Target="webSettings.xml"/><Relationship Id="rId90" Type="http://schemas.openxmlformats.org/officeDocument/2006/relationships/footer" Target="footer15.xml"/><Relationship Id="rId95" Type="http://schemas.openxmlformats.org/officeDocument/2006/relationships/footer" Target="footer18.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49.png"/><Relationship Id="rId69" Type="http://schemas.openxmlformats.org/officeDocument/2006/relationships/footer" Target="footer8.xml"/><Relationship Id="rId80" Type="http://schemas.openxmlformats.org/officeDocument/2006/relationships/image" Target="media/image59.jpeg"/><Relationship Id="rId85"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59" Type="http://schemas.openxmlformats.org/officeDocument/2006/relationships/image" Target="media/image46.png"/><Relationship Id="rId67" Type="http://schemas.openxmlformats.org/officeDocument/2006/relationships/image" Target="media/image51.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48.jpeg"/><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image" Target="media/image62.png"/><Relationship Id="rId88" Type="http://schemas.openxmlformats.org/officeDocument/2006/relationships/image" Target="media/image65.png"/><Relationship Id="rId91" Type="http://schemas.openxmlformats.org/officeDocument/2006/relationships/image" Target="media/image67.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footer" Target="footer5.xml"/><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image" Target="media/image58.png"/><Relationship Id="rId81" Type="http://schemas.openxmlformats.org/officeDocument/2006/relationships/image" Target="media/image60.png"/><Relationship Id="rId86" Type="http://schemas.openxmlformats.org/officeDocument/2006/relationships/footer" Target="footer14.xml"/><Relationship Id="rId94" Type="http://schemas.openxmlformats.org/officeDocument/2006/relationships/image" Target="media/image68.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footer" Target="footer2.xml"/><Relationship Id="rId55" Type="http://schemas.openxmlformats.org/officeDocument/2006/relationships/footer" Target="footer3.xml"/><Relationship Id="rId76" Type="http://schemas.openxmlformats.org/officeDocument/2006/relationships/image" Target="media/image57.png"/><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footer" Target="footer7.xml"/><Relationship Id="rId87" Type="http://schemas.openxmlformats.org/officeDocument/2006/relationships/image" Target="media/image64.jpeg"/><Relationship Id="rId61" Type="http://schemas.openxmlformats.org/officeDocument/2006/relationships/image" Target="media/image47.png"/><Relationship Id="rId82" Type="http://schemas.openxmlformats.org/officeDocument/2006/relationships/image" Target="media/image6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footer" Target="footer1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footer" Target="footer9.xml"/><Relationship Id="rId93" Type="http://schemas.openxmlformats.org/officeDocument/2006/relationships/footer" Target="footer17.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CCDA9-8387-43D5-96B0-7D7F8B527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33</Pages>
  <Words>3111</Words>
  <Characters>17738</Characters>
  <Application>Microsoft Office Word</Application>
  <DocSecurity>0</DocSecurity>
  <Lines>147</Lines>
  <Paragraphs>41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20808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Tal</cp:lastModifiedBy>
  <cp:revision>15</cp:revision>
  <dcterms:created xsi:type="dcterms:W3CDTF">2016-09-15T16:09:00Z</dcterms:created>
  <dcterms:modified xsi:type="dcterms:W3CDTF">2016-09-19T06:25:00Z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2016-09-15T00:00:00Z</vt:filetime>
  </property>
  <property fmtid="{D5CDD505-2E9C-101B-9397-08002B2CF9AE}" pid="3" name="LastSaved">
    <vt:filetime>2016-09-15T00:00:00Z</vt:filetime>
  </property>
</Properties>
</file>