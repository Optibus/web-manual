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0D599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13221DD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B49DD5F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BBE674C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228D83BC" w14:textId="77777777" w:rsidR="00C70597" w:rsidRDefault="00C70597">
      <w:pPr>
        <w:spacing w:before="1" w:after="0" w:line="260" w:lineRule="exact"/>
        <w:rPr>
          <w:sz w:val="26"/>
          <w:szCs w:val="26"/>
        </w:rPr>
      </w:pPr>
    </w:p>
    <w:p w14:paraId="2A0394D2" w14:textId="49DBAFAD" w:rsidR="00C70597" w:rsidRDefault="00FF2F4E">
      <w:pPr>
        <w:spacing w:after="0" w:line="707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895" behindDoc="1" locked="0" layoutInCell="1" allowOverlap="1" wp14:anchorId="597D22E4" wp14:editId="3736BC1F">
                <wp:simplePos x="0" y="0"/>
                <wp:positionH relativeFrom="page">
                  <wp:posOffset>895350</wp:posOffset>
                </wp:positionH>
                <wp:positionV relativeFrom="paragraph">
                  <wp:posOffset>-27940</wp:posOffset>
                </wp:positionV>
                <wp:extent cx="5772150" cy="1270"/>
                <wp:effectExtent l="19050" t="17145" r="19050" b="10160"/>
                <wp:wrapNone/>
                <wp:docPr id="171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1270"/>
                          <a:chOff x="1410" y="-44"/>
                          <a:chExt cx="9090" cy="2"/>
                        </a:xfrm>
                      </wpg:grpSpPr>
                      <wps:wsp>
                        <wps:cNvPr id="172" name="Freeform 171"/>
                        <wps:cNvSpPr>
                          <a:spLocks/>
                        </wps:cNvSpPr>
                        <wps:spPr bwMode="auto">
                          <a:xfrm>
                            <a:off x="1410" y="-44"/>
                            <a:ext cx="9090" cy="2"/>
                          </a:xfrm>
                          <a:custGeom>
                            <a:avLst/>
                            <a:gdLst>
                              <a:gd name="T0" fmla="+- 0 1410 1410"/>
                              <a:gd name="T1" fmla="*/ T0 w 9090"/>
                              <a:gd name="T2" fmla="+- 0 10500 1410"/>
                              <a:gd name="T3" fmla="*/ T2 w 909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090">
                                <a:moveTo>
                                  <a:pt x="0" y="0"/>
                                </a:moveTo>
                                <a:lnTo>
                                  <a:pt x="9090" y="0"/>
                                </a:lnTo>
                              </a:path>
                            </a:pathLst>
                          </a:custGeom>
                          <a:noFill/>
                          <a:ln w="20320">
                            <a:solidFill>
                              <a:srgbClr val="1F487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BD48D" id="Group 170" o:spid="_x0000_s1026" style="position:absolute;margin-left:70.5pt;margin-top:-2.2pt;width:454.5pt;height:.1pt;z-index:-1585;mso-position-horizontal-relative:page" coordorigin="1410,-44" coordsize="909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">
                <v:shape id="Freeform 171" o:spid="_x0000_s1027" style="position:absolute;left:1410;top:-44;width:9090;height:2;visibility:visible;mso-wrap-style:square;v-text-anchor:top" coordsize="909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" path="m,l9090,e" filled="f" strokecolor="#1f487d" strokeweight="1.6pt">
                  <v:path arrowok="t" o:connecttype="custom" o:connectlocs="0,0;9090,0" o:connectangles="0,0"/>
                </v:shape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b/>
          <w:bCs/>
          <w:color w:val="1F487D"/>
          <w:spacing w:val="-7"/>
          <w:position w:val="3"/>
          <w:sz w:val="60"/>
          <w:szCs w:val="60"/>
        </w:rPr>
        <w:t>C</w:t>
      </w:r>
      <w:r w:rsidR="0056057F"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 w:rsidR="0056057F"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a</w:t>
      </w:r>
      <w:r w:rsidR="0056057F"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p</w:t>
      </w:r>
      <w:r w:rsidR="0056057F"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 w:rsidR="0056057F"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 w:rsidR="0056057F"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r</w:t>
      </w:r>
      <w:r w:rsidR="0056057F"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 w:rsidR="0056057F">
        <w:rPr>
          <w:rFonts w:ascii="Open Sans" w:eastAsia="Open Sans" w:hAnsi="Open Sans" w:cs="Open Sans"/>
          <w:b/>
          <w:bCs/>
          <w:color w:val="1F487D"/>
          <w:spacing w:val="3"/>
          <w:position w:val="3"/>
          <w:sz w:val="60"/>
          <w:szCs w:val="60"/>
        </w:rPr>
        <w:t>9</w:t>
      </w:r>
      <w:r w:rsidR="0056057F"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:</w:t>
      </w:r>
      <w:r w:rsidR="0056057F"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 w:rsidR="0056057F"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In</w:t>
      </w:r>
      <w:r w:rsidR="0056057F"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 w:rsidR="0056057F"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 w:rsidR="0056057F"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ra</w:t>
      </w:r>
      <w:r w:rsidR="0056057F"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 w:rsidR="0056057F"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 w:rsidR="0056057F"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 w:rsidR="0056057F">
        <w:rPr>
          <w:rFonts w:ascii="Open Sans" w:eastAsia="Open Sans" w:hAnsi="Open Sans" w:cs="Open Sans"/>
          <w:b/>
          <w:bCs/>
          <w:color w:val="1F487D"/>
          <w:spacing w:val="4"/>
          <w:position w:val="3"/>
          <w:sz w:val="60"/>
          <w:szCs w:val="60"/>
        </w:rPr>
        <w:t>v</w:t>
      </w:r>
      <w:r w:rsidR="0056057F"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e</w:t>
      </w:r>
      <w:r w:rsidR="0056057F">
        <w:rPr>
          <w:rFonts w:ascii="Open Sans" w:eastAsia="Open Sans" w:hAnsi="Open Sans" w:cs="Open Sans"/>
          <w:b/>
          <w:bCs/>
          <w:color w:val="1F487D"/>
          <w:spacing w:val="19"/>
          <w:position w:val="3"/>
          <w:sz w:val="60"/>
          <w:szCs w:val="60"/>
        </w:rPr>
        <w:t xml:space="preserve"> </w:t>
      </w:r>
      <w:proofErr w:type="spellStart"/>
      <w:r w:rsidR="0056057F"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S</w:t>
      </w:r>
      <w:r w:rsidR="0056057F"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 w:rsidR="0056057F"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 w:rsidR="0056057F"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 w:rsidR="0056057F"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du</w:t>
      </w:r>
      <w:r w:rsidR="0056057F"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l</w:t>
      </w:r>
      <w:proofErr w:type="spellEnd"/>
      <w:r w:rsidR="0056057F"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-</w:t>
      </w:r>
    </w:p>
    <w:p w14:paraId="667107BD" w14:textId="77777777" w:rsidR="00C70597" w:rsidRDefault="0056057F">
      <w:pPr>
        <w:spacing w:after="0" w:line="735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proofErr w:type="spellStart"/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n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g</w:t>
      </w:r>
      <w:proofErr w:type="spellEnd"/>
    </w:p>
    <w:p w14:paraId="1942DA7E" w14:textId="77777777" w:rsidR="00C70597" w:rsidRDefault="00C70597">
      <w:pPr>
        <w:spacing w:before="15" w:after="0" w:line="200" w:lineRule="exact"/>
        <w:rPr>
          <w:sz w:val="20"/>
          <w:szCs w:val="20"/>
        </w:rPr>
      </w:pPr>
    </w:p>
    <w:p w14:paraId="34C4DEC7" w14:textId="77777777" w:rsidR="00C70597" w:rsidRDefault="0056057F">
      <w:pPr>
        <w:spacing w:after="0" w:line="258" w:lineRule="auto"/>
        <w:ind w:left="110" w:right="2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g 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7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ccur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dur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rk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K</w:t>
      </w:r>
      <w:r>
        <w:rPr>
          <w:rFonts w:ascii="Open Sans" w:eastAsia="Open Sans" w:hAnsi="Open Sans" w:cs="Open Sans"/>
          <w:color w:val="000000"/>
          <w:spacing w:val="-3"/>
        </w:rPr>
        <w:t>ee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 xml:space="preserve">up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proofErr w:type="spellEnd"/>
      <w:r>
        <w:rPr>
          <w:rFonts w:ascii="Open Sans" w:eastAsia="Open Sans" w:hAnsi="Open Sans" w:cs="Open Sans"/>
          <w:color w:val="000000"/>
        </w:rPr>
        <w:t xml:space="preserve">- </w:t>
      </w:r>
      <w:proofErr w:type="spellStart"/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proofErr w:type="spellEnd"/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m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qu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 xml:space="preserve">st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1"/>
        </w:rPr>
        <w:t>ff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ss.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cc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sh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s,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bus</w:t>
      </w:r>
      <w:proofErr w:type="spellEnd"/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spacing w:val="-6"/>
        </w:rPr>
        <w:t>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1"/>
        </w:rPr>
        <w:t>S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proofErr w:type="spellEnd"/>
      <w:r>
        <w:rPr>
          <w:rFonts w:ascii="Open Sans" w:eastAsia="Open Sans" w:hAnsi="Open Sans" w:cs="Open Sans"/>
          <w:color w:val="000000"/>
        </w:rPr>
        <w:t>-</w:t>
      </w:r>
    </w:p>
    <w:p w14:paraId="7FA34B4F" w14:textId="77777777" w:rsidR="00C70597" w:rsidRDefault="0056057F">
      <w:pPr>
        <w:spacing w:after="0" w:line="277" w:lineRule="exact"/>
        <w:ind w:left="110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proofErr w:type="spellEnd"/>
      <w:r>
        <w:rPr>
          <w:rFonts w:ascii="Open Sans" w:eastAsia="Open Sans" w:hAnsi="Open Sans" w:cs="Open Sans"/>
          <w:position w:val="1"/>
        </w:rPr>
        <w:t>™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ili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nu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</w:p>
    <w:p w14:paraId="368D1FCB" w14:textId="77777777" w:rsidR="00C70597" w:rsidRDefault="0056057F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ili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une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F097F98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0A70C3B0" w14:textId="77777777" w:rsidR="00C70597" w:rsidRDefault="0056057F">
      <w:pPr>
        <w:spacing w:after="0" w:line="240" w:lineRule="auto"/>
        <w:ind w:left="110" w:right="8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e 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rs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limi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230FE5C5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3EE7E33" w14:textId="77777777" w:rsidR="00C70597" w:rsidRDefault="0056057F">
      <w:pPr>
        <w:spacing w:after="0" w:line="240" w:lineRule="auto"/>
        <w:ind w:left="110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</w:t>
      </w:r>
    </w:p>
    <w:p w14:paraId="5F6C36E1" w14:textId="77777777" w:rsidR="00C70597" w:rsidRDefault="0056057F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5823319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7EEF2C5B" w14:textId="77777777" w:rsidR="00C70597" w:rsidRDefault="0056057F">
      <w:pPr>
        <w:spacing w:after="0" w:line="336" w:lineRule="auto"/>
        <w:ind w:left="110" w:right="26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st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t 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rd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38859CF0" w14:textId="77777777" w:rsidR="00C70597" w:rsidRDefault="00C70597">
      <w:pPr>
        <w:spacing w:after="0"/>
        <w:sectPr w:rsidR="00C70597">
          <w:type w:val="continuous"/>
          <w:pgSz w:w="11920" w:h="16840"/>
          <w:pgMar w:top="1560" w:right="1140" w:bottom="280" w:left="1300" w:header="720" w:footer="720" w:gutter="0"/>
          <w:cols w:space="720"/>
        </w:sectPr>
      </w:pPr>
    </w:p>
    <w:p w14:paraId="78E28305" w14:textId="77777777" w:rsidR="00C70597" w:rsidRDefault="0056057F">
      <w:pPr>
        <w:spacing w:before="39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24C93CDF" w14:textId="77777777" w:rsidR="00C70597" w:rsidRDefault="00C70597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215"/>
        <w:gridCol w:w="2145"/>
        <w:gridCol w:w="1320"/>
        <w:gridCol w:w="2370"/>
      </w:tblGrid>
      <w:tr w:rsidR="00C70597" w14:paraId="514C27A5" w14:textId="77777777">
        <w:trPr>
          <w:trHeight w:hRule="exact" w:val="435"/>
        </w:trPr>
        <w:tc>
          <w:tcPr>
            <w:tcW w:w="204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AEEDED"/>
          </w:tcPr>
          <w:p w14:paraId="5730F9C6" w14:textId="77777777" w:rsidR="00C70597" w:rsidRDefault="00C70597">
            <w:pPr>
              <w:spacing w:before="4" w:after="0" w:line="160" w:lineRule="exact"/>
              <w:rPr>
                <w:sz w:val="16"/>
                <w:szCs w:val="16"/>
              </w:rPr>
            </w:pPr>
          </w:p>
          <w:p w14:paraId="0CEAF4B4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2CBA53B7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32A6169" w14:textId="77777777" w:rsidR="00C70597" w:rsidRDefault="0056057F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Dr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  <w:tc>
          <w:tcPr>
            <w:tcW w:w="369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BE7A907" w14:textId="77777777" w:rsidR="00C70597" w:rsidRDefault="0056057F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</w:tr>
      <w:tr w:rsidR="00C70597" w14:paraId="2B7D1739" w14:textId="77777777">
        <w:trPr>
          <w:trHeight w:hRule="exact" w:val="885"/>
        </w:trPr>
        <w:tc>
          <w:tcPr>
            <w:tcW w:w="204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7199B4F4" w14:textId="77777777" w:rsidR="00C70597" w:rsidRDefault="00C70597"/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30BFE542" w14:textId="77777777" w:rsidR="00C70597" w:rsidRDefault="00C70597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4CCAEF1D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20441915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6F830388" w14:textId="77777777" w:rsidR="00C70597" w:rsidRDefault="0056057F">
            <w:pPr>
              <w:spacing w:before="93" w:after="0" w:line="247" w:lineRule="auto"/>
              <w:ind w:left="60" w:right="78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02B6E7F" w14:textId="77777777" w:rsidR="00C70597" w:rsidRDefault="00C70597">
            <w:pPr>
              <w:spacing w:before="9" w:after="0" w:line="110" w:lineRule="exact"/>
              <w:rPr>
                <w:sz w:val="11"/>
                <w:szCs w:val="11"/>
              </w:rPr>
            </w:pPr>
          </w:p>
          <w:p w14:paraId="6D3ABBCD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0143941F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8962B6D" w14:textId="77777777" w:rsidR="00C70597" w:rsidRDefault="00C70597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540CB6FC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</w:p>
          <w:p w14:paraId="06D4C458" w14:textId="77777777" w:rsidR="00C70597" w:rsidRDefault="0056057F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</w:tr>
      <w:tr w:rsidR="00C70597" w14:paraId="133AA479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0A279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295E1B6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r</w:t>
            </w:r>
          </w:p>
          <w:p w14:paraId="0B00D05F" w14:textId="77777777" w:rsidR="00C70597" w:rsidRDefault="0056057F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y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68A67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62386C9B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B5252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2C81EFBA" w14:textId="77777777" w:rsidR="00C70597" w:rsidRDefault="0056057F">
            <w:pPr>
              <w:spacing w:after="0" w:line="293" w:lineRule="auto"/>
              <w:ind w:left="60" w:right="552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o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y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D6878B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341A9239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86D6B" w14:textId="77777777" w:rsidR="00C70597" w:rsidRDefault="00C70597"/>
        </w:tc>
      </w:tr>
      <w:tr w:rsidR="00C70597" w14:paraId="72219D00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48083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C82F12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AAE59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5AF8138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FD28F8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331993F4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4DB3A8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7AF220D3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234F7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216BA60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</w:t>
            </w:r>
          </w:p>
          <w:p w14:paraId="7CF8DC1F" w14:textId="77777777" w:rsidR="00C70597" w:rsidRDefault="0056057F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</w:p>
        </w:tc>
      </w:tr>
      <w:tr w:rsidR="00C70597" w14:paraId="1A258EA3" w14:textId="77777777">
        <w:trPr>
          <w:trHeight w:hRule="exact" w:val="5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10010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6BBC316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093EA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FF73AC5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966B56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57A09EED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DDE63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71495234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E397B8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A402704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</w:p>
        </w:tc>
      </w:tr>
      <w:tr w:rsidR="00C70597" w14:paraId="3594C5AA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DAFF3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2CB3C19D" w14:textId="77777777" w:rsidR="00C70597" w:rsidRDefault="0056057F">
            <w:pPr>
              <w:spacing w:after="0" w:line="293" w:lineRule="auto"/>
              <w:ind w:left="60" w:right="63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ll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ll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1770B1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294AE2CF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EBF4FE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F228D4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t</w:t>
            </w:r>
          </w:p>
          <w:p w14:paraId="7B9321A0" w14:textId="77777777" w:rsidR="00C70597" w:rsidRDefault="0056057F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7DFDD8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3A803816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F47E0E" w14:textId="77777777" w:rsidR="00C70597" w:rsidRDefault="00C70597"/>
        </w:tc>
      </w:tr>
      <w:tr w:rsidR="00C70597" w14:paraId="41FD3616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6FD7C9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08B6095F" w14:textId="77777777" w:rsidR="00C70597" w:rsidRDefault="0056057F">
            <w:pPr>
              <w:spacing w:after="0" w:line="293" w:lineRule="auto"/>
              <w:ind w:left="60" w:right="10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g 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Ta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242B3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6815A7E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7A283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688241A5" w14:textId="77777777" w:rsidR="00C70597" w:rsidRDefault="0056057F">
            <w:pPr>
              <w:spacing w:after="0" w:line="293" w:lineRule="auto"/>
              <w:ind w:left="60" w:right="7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1D50C6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7B0A31B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E2137" w14:textId="77777777" w:rsidR="00C70597" w:rsidRDefault="00C70597"/>
        </w:tc>
      </w:tr>
      <w:tr w:rsidR="00C70597" w14:paraId="36995492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0D48B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62B69736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Ta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  <w:p w14:paraId="11D3CDBC" w14:textId="77777777" w:rsidR="00C70597" w:rsidRDefault="0056057F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8853FB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A0A7DE1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BF555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174F9A7E" w14:textId="77777777" w:rsidR="00C70597" w:rsidRDefault="0056057F">
            <w:pPr>
              <w:spacing w:after="0" w:line="293" w:lineRule="auto"/>
              <w:ind w:left="60" w:right="6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h 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69ABB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20CAD24D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289B3" w14:textId="77777777" w:rsidR="00C70597" w:rsidRDefault="00C70597"/>
        </w:tc>
      </w:tr>
      <w:tr w:rsidR="00C70597" w14:paraId="4D2C7EF2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4E35E3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5A761EEE" w14:textId="77777777" w:rsidR="00C70597" w:rsidRDefault="0056057F">
            <w:pPr>
              <w:spacing w:after="0" w:line="293" w:lineRule="auto"/>
              <w:ind w:left="60" w:right="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s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proofErr w:type="spellEnd"/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8D65A9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B81A5A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BD371C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0F815FF" w14:textId="77777777" w:rsidR="00C70597" w:rsidRDefault="0056057F">
            <w:pPr>
              <w:spacing w:after="0" w:line="293" w:lineRule="auto"/>
              <w:ind w:left="60" w:right="-5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0B5E6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66FEFF5C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975F36" w14:textId="77777777" w:rsidR="00C70597" w:rsidRDefault="00C70597"/>
        </w:tc>
      </w:tr>
      <w:tr w:rsidR="00C70597" w14:paraId="65903CE0" w14:textId="77777777">
        <w:trPr>
          <w:trHeight w:hRule="exact" w:val="5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EEC12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3A83466E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31C645" w14:textId="77777777" w:rsidR="00C70597" w:rsidRDefault="00C70597"/>
        </w:tc>
      </w:tr>
      <w:tr w:rsidR="00C70597" w14:paraId="4A1E6314" w14:textId="77777777">
        <w:trPr>
          <w:trHeight w:hRule="exact" w:val="11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C4838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5FEB8D4B" w14:textId="77777777" w:rsidR="00C70597" w:rsidRDefault="00C70597">
            <w:pPr>
              <w:spacing w:before="9" w:after="0" w:line="200" w:lineRule="exact"/>
              <w:rPr>
                <w:sz w:val="20"/>
                <w:szCs w:val="20"/>
              </w:rPr>
            </w:pPr>
          </w:p>
          <w:p w14:paraId="6A98673C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D65B3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43F37C5D" w14:textId="77777777" w:rsidR="00C70597" w:rsidRDefault="00C70597">
            <w:pPr>
              <w:spacing w:after="0" w:line="220" w:lineRule="exact"/>
            </w:pPr>
          </w:p>
          <w:p w14:paraId="6EF6CAD5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D03F6C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2C1DD765" w14:textId="77777777" w:rsidR="00C70597" w:rsidRDefault="0056057F">
            <w:pPr>
              <w:spacing w:after="0" w:line="293" w:lineRule="auto"/>
              <w:ind w:left="60" w:right="54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 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DD0A45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2DDFC4F8" w14:textId="77777777" w:rsidR="00C70597" w:rsidRDefault="00C70597">
            <w:pPr>
              <w:spacing w:after="0" w:line="220" w:lineRule="exact"/>
            </w:pPr>
          </w:p>
          <w:p w14:paraId="7C943801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357D5E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6817547D" w14:textId="77777777" w:rsidR="00C70597" w:rsidRDefault="00C70597">
            <w:pPr>
              <w:spacing w:after="0" w:line="220" w:lineRule="exact"/>
            </w:pPr>
          </w:p>
          <w:p w14:paraId="62113B57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ID</w:t>
            </w:r>
          </w:p>
        </w:tc>
      </w:tr>
      <w:tr w:rsidR="00C70597" w14:paraId="5ED4B8AA" w14:textId="77777777">
        <w:trPr>
          <w:trHeight w:hRule="exact" w:val="8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CBD461" w14:textId="77777777" w:rsidR="00C70597" w:rsidRDefault="00C70597">
            <w:pPr>
              <w:spacing w:before="19" w:after="0" w:line="240" w:lineRule="exact"/>
              <w:rPr>
                <w:sz w:val="24"/>
                <w:szCs w:val="24"/>
              </w:rPr>
            </w:pPr>
          </w:p>
          <w:p w14:paraId="489F461C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174D8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CFC3FAF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405C7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74FE57A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y</w:t>
            </w:r>
          </w:p>
          <w:p w14:paraId="5C7613AF" w14:textId="77777777" w:rsidR="00C70597" w:rsidRDefault="0056057F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DE1563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3AE7579F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1954BD" w14:textId="77777777" w:rsidR="00C70597" w:rsidRDefault="00C70597"/>
        </w:tc>
      </w:tr>
      <w:tr w:rsidR="00C70597" w14:paraId="1D5DB509" w14:textId="77777777">
        <w:trPr>
          <w:trHeight w:hRule="exact" w:val="5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D4214" w14:textId="77777777" w:rsidR="00C70597" w:rsidRDefault="00C70597">
            <w:pPr>
              <w:spacing w:before="9" w:after="0" w:line="100" w:lineRule="exact"/>
              <w:rPr>
                <w:sz w:val="10"/>
                <w:szCs w:val="10"/>
              </w:rPr>
            </w:pPr>
          </w:p>
          <w:p w14:paraId="749CB774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6D434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1779A7E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EB82E" w14:textId="77777777" w:rsidR="00C70597" w:rsidRDefault="00C70597"/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C7F79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7CD318B9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87442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740D5F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</w:p>
        </w:tc>
      </w:tr>
      <w:tr w:rsidR="00C70597" w14:paraId="2465170A" w14:textId="77777777">
        <w:trPr>
          <w:trHeight w:hRule="exact" w:val="11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F6CC40" w14:textId="77777777" w:rsidR="00C70597" w:rsidRDefault="00C70597">
            <w:pPr>
              <w:spacing w:before="8" w:after="0" w:line="100" w:lineRule="exact"/>
              <w:rPr>
                <w:sz w:val="10"/>
                <w:szCs w:val="10"/>
              </w:rPr>
            </w:pPr>
          </w:p>
          <w:p w14:paraId="4D066CA5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0A82D507" w14:textId="77777777" w:rsidR="00C70597" w:rsidRDefault="0056057F">
            <w:pPr>
              <w:spacing w:after="0" w:line="226" w:lineRule="exact"/>
              <w:ind w:left="510" w:right="3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333446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3F694D40" w14:textId="77777777" w:rsidR="00C70597" w:rsidRDefault="00C70597">
            <w:pPr>
              <w:spacing w:after="0" w:line="220" w:lineRule="exact"/>
            </w:pPr>
          </w:p>
          <w:p w14:paraId="45C578B3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44CCF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76F37C9C" w14:textId="77777777" w:rsidR="00C70597" w:rsidRDefault="0056057F">
            <w:pPr>
              <w:spacing w:after="0" w:line="293" w:lineRule="auto"/>
              <w:ind w:left="60" w:right="54"/>
              <w:rPr>
                <w:rFonts w:ascii="Open Sans" w:eastAsia="Open Sans" w:hAnsi="Open Sans" w:cs="Open Sans"/>
                <w:sz w:val="18"/>
                <w:szCs w:val="18"/>
              </w:rPr>
            </w:pPr>
            <w:commentRangeStart w:id="0"/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 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commentRangeEnd w:id="0"/>
            <w:proofErr w:type="spellEnd"/>
            <w:r w:rsidR="00FF2F4E">
              <w:rPr>
                <w:rStyle w:val="CommentReference"/>
              </w:rPr>
              <w:commentReference w:id="0"/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05D96" w14:textId="77777777" w:rsidR="00C70597" w:rsidRDefault="00C70597">
            <w:pPr>
              <w:spacing w:after="0" w:line="200" w:lineRule="exact"/>
              <w:rPr>
                <w:sz w:val="20"/>
                <w:szCs w:val="20"/>
              </w:rPr>
            </w:pPr>
          </w:p>
          <w:p w14:paraId="07133982" w14:textId="77777777" w:rsidR="00C70597" w:rsidRDefault="00C70597">
            <w:pPr>
              <w:spacing w:after="0" w:line="220" w:lineRule="exact"/>
            </w:pPr>
          </w:p>
          <w:p w14:paraId="0791E701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57BC60" w14:textId="77777777" w:rsidR="00C70597" w:rsidRDefault="00C70597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7E26C64" w14:textId="77777777" w:rsidR="00C70597" w:rsidRDefault="0056057F">
            <w:pPr>
              <w:spacing w:after="0" w:line="293" w:lineRule="auto"/>
              <w:ind w:left="60" w:right="327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</w:tr>
      <w:tr w:rsidR="00C70597" w14:paraId="6E79379A" w14:textId="77777777">
        <w:trPr>
          <w:trHeight w:hRule="exact" w:val="510"/>
        </w:trPr>
        <w:tc>
          <w:tcPr>
            <w:tcW w:w="20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1A4E3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6C8F7287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70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98B9E" w14:textId="77777777" w:rsidR="00C70597" w:rsidRDefault="00C70597">
            <w:pPr>
              <w:spacing w:before="8" w:after="0" w:line="120" w:lineRule="exact"/>
              <w:rPr>
                <w:sz w:val="12"/>
                <w:szCs w:val="12"/>
              </w:rPr>
            </w:pPr>
          </w:p>
          <w:p w14:paraId="12DE1FDE" w14:textId="77777777" w:rsidR="00C70597" w:rsidRDefault="0056057F">
            <w:pPr>
              <w:spacing w:after="0" w:line="240" w:lineRule="auto"/>
              <w:ind w:left="1485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</w:p>
        </w:tc>
      </w:tr>
    </w:tbl>
    <w:p w14:paraId="3B56F260" w14:textId="77777777" w:rsidR="00C70597" w:rsidRDefault="00C70597">
      <w:pPr>
        <w:spacing w:after="0"/>
        <w:sectPr w:rsidR="00C70597">
          <w:pgSz w:w="11920" w:h="16840"/>
          <w:pgMar w:top="1560" w:right="1300" w:bottom="280" w:left="1280" w:header="720" w:footer="720" w:gutter="0"/>
          <w:cols w:space="720"/>
        </w:sectPr>
      </w:pPr>
    </w:p>
    <w:p w14:paraId="119D2837" w14:textId="77777777" w:rsidR="00C70597" w:rsidRDefault="0056057F">
      <w:pPr>
        <w:spacing w:before="39" w:after="0" w:line="240" w:lineRule="auto"/>
        <w:ind w:left="115" w:right="232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9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2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h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es</w:t>
      </w:r>
      <w:r>
        <w:rPr>
          <w:rFonts w:ascii="Open Sans" w:eastAsia="Open Sans" w:hAnsi="Open Sans" w:cs="Open Sans"/>
          <w:i/>
          <w:sz w:val="24"/>
          <w:szCs w:val="24"/>
        </w:rPr>
        <w:t>-o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y</w:t>
      </w:r>
      <w:r>
        <w:rPr>
          <w:rFonts w:ascii="Open Sans" w:eastAsia="Open Sans" w:hAnsi="Open Sans" w:cs="Open Sans"/>
          <w:i/>
          <w:spacing w:val="-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551C8991" w14:textId="77777777" w:rsidR="00C70597" w:rsidRDefault="00C70597">
      <w:pPr>
        <w:spacing w:before="1" w:after="0" w:line="20" w:lineRule="exact"/>
        <w:rPr>
          <w:sz w:val="2"/>
          <w:szCs w:val="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5"/>
        <w:gridCol w:w="4335"/>
      </w:tblGrid>
      <w:tr w:rsidR="00C70597" w14:paraId="22528335" w14:textId="77777777">
        <w:trPr>
          <w:trHeight w:hRule="exact" w:val="66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42D6535F" w14:textId="77777777" w:rsidR="00C70597" w:rsidRDefault="00C70597">
            <w:pPr>
              <w:spacing w:before="6" w:after="0" w:line="200" w:lineRule="exact"/>
              <w:rPr>
                <w:sz w:val="20"/>
                <w:szCs w:val="20"/>
              </w:rPr>
            </w:pPr>
          </w:p>
          <w:p w14:paraId="3349393B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B255E7C" w14:textId="77777777" w:rsidR="00C70597" w:rsidRDefault="0056057F">
            <w:pPr>
              <w:spacing w:before="93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  <w:p w14:paraId="03A66A8E" w14:textId="77777777" w:rsidR="00C70597" w:rsidRDefault="0056057F">
            <w:pPr>
              <w:spacing w:before="7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</w:tr>
      <w:tr w:rsidR="00C70597" w14:paraId="7932EB24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8055E1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  <w:commentRangeStart w:id="1"/>
          </w:p>
          <w:p w14:paraId="206B7979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s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le</w:t>
            </w:r>
            <w:commentRangeEnd w:id="1"/>
            <w:r>
              <w:rPr>
                <w:rStyle w:val="CommentReference"/>
              </w:rPr>
              <w:commentReference w:id="1"/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1FDD8A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1F82D505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</w:p>
        </w:tc>
      </w:tr>
      <w:tr w:rsidR="00C70597" w14:paraId="006D991C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73CB7A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251C37D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566C7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1104CE5E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</w:p>
        </w:tc>
      </w:tr>
      <w:tr w:rsidR="00C70597" w14:paraId="674B6D6B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77A0D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59320503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72395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1A1D0B69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</w:p>
        </w:tc>
      </w:tr>
      <w:tr w:rsidR="00C70597" w14:paraId="6C1BF3B3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19D80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5FF42C76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 xml:space="preserve"> 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ll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A9976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6FBE219A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</w:tr>
      <w:tr w:rsidR="00C70597" w14:paraId="495505E5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610375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2FCE427F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s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9D54F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3DD90301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</w:tr>
      <w:tr w:rsidR="00C70597" w14:paraId="207FD5EA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CFF56F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0E079BF6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F6F0C7" w14:textId="77777777" w:rsidR="00C70597" w:rsidRDefault="00C70597"/>
        </w:tc>
      </w:tr>
      <w:tr w:rsidR="00C70597" w14:paraId="21580740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E40C1" w14:textId="77777777" w:rsidR="00C70597" w:rsidRDefault="00C70597">
            <w:pPr>
              <w:spacing w:before="9" w:after="0" w:line="100" w:lineRule="exact"/>
              <w:rPr>
                <w:sz w:val="10"/>
                <w:szCs w:val="10"/>
              </w:rPr>
            </w:pPr>
          </w:p>
          <w:p w14:paraId="664728A4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F176F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3962E0D4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ID</w:t>
            </w:r>
          </w:p>
        </w:tc>
      </w:tr>
      <w:tr w:rsidR="00C70597" w14:paraId="5B92FF58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1ADABF" w14:textId="77777777" w:rsidR="00C70597" w:rsidRDefault="00C70597">
            <w:pPr>
              <w:spacing w:before="9" w:after="0" w:line="100" w:lineRule="exact"/>
              <w:rPr>
                <w:sz w:val="10"/>
                <w:szCs w:val="10"/>
              </w:rPr>
            </w:pPr>
          </w:p>
          <w:p w14:paraId="2646A994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E46495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77F3B5D1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</w:p>
        </w:tc>
      </w:tr>
      <w:tr w:rsidR="00C70597" w14:paraId="652ABE9F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ACCE1" w14:textId="77777777" w:rsidR="00C70597" w:rsidRDefault="00C70597">
            <w:pPr>
              <w:spacing w:before="9" w:after="0" w:line="100" w:lineRule="exact"/>
              <w:rPr>
                <w:sz w:val="10"/>
                <w:szCs w:val="10"/>
              </w:rPr>
            </w:pPr>
          </w:p>
          <w:p w14:paraId="03729B86" w14:textId="77777777" w:rsidR="00C70597" w:rsidRDefault="0056057F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5179A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4A276A6D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</w:tr>
      <w:tr w:rsidR="00C70597" w14:paraId="309E794D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FD099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2C525A92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95679" w14:textId="77777777" w:rsidR="00C70597" w:rsidRDefault="00C70597">
            <w:pPr>
              <w:spacing w:after="0" w:line="120" w:lineRule="exact"/>
              <w:rPr>
                <w:sz w:val="12"/>
                <w:szCs w:val="12"/>
              </w:rPr>
            </w:pPr>
          </w:p>
          <w:p w14:paraId="5A274C14" w14:textId="77777777" w:rsidR="00C70597" w:rsidRDefault="0056057F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</w:p>
        </w:tc>
      </w:tr>
    </w:tbl>
    <w:p w14:paraId="4AA0573D" w14:textId="77777777" w:rsidR="00C70597" w:rsidRDefault="00C70597">
      <w:pPr>
        <w:spacing w:before="9" w:after="0" w:line="110" w:lineRule="exact"/>
        <w:rPr>
          <w:sz w:val="11"/>
          <w:szCs w:val="11"/>
        </w:rPr>
      </w:pPr>
    </w:p>
    <w:p w14:paraId="043F97F4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6B5287C" w14:textId="77777777" w:rsidR="00C70597" w:rsidRDefault="0056057F">
      <w:pPr>
        <w:spacing w:after="0" w:line="480" w:lineRule="exact"/>
        <w:ind w:left="115" w:right="315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2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proofErr w:type="spellEnd"/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proofErr w:type="spellEnd"/>
    </w:p>
    <w:p w14:paraId="3EDEE368" w14:textId="77777777" w:rsidR="00C70597" w:rsidRDefault="00C70597">
      <w:pPr>
        <w:spacing w:before="4" w:after="0" w:line="100" w:lineRule="exact"/>
        <w:rPr>
          <w:sz w:val="10"/>
          <w:szCs w:val="10"/>
        </w:rPr>
      </w:pPr>
    </w:p>
    <w:p w14:paraId="07C6D5C4" w14:textId="77777777" w:rsidR="00C70597" w:rsidRDefault="0056057F">
      <w:pPr>
        <w:spacing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s- 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runn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72037087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0900F151" w14:textId="26F95C4F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0B0742D" wp14:editId="595B8490">
            <wp:extent cx="3983990" cy="527685"/>
            <wp:effectExtent l="0" t="0" r="0" b="0"/>
            <wp:docPr id="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7716" w14:textId="77777777" w:rsidR="00C70597" w:rsidRDefault="00C70597">
      <w:pPr>
        <w:spacing w:before="1" w:after="0" w:line="180" w:lineRule="exact"/>
        <w:rPr>
          <w:sz w:val="18"/>
          <w:szCs w:val="18"/>
        </w:rPr>
      </w:pPr>
    </w:p>
    <w:p w14:paraId="3883457C" w14:textId="0AB96DC5" w:rsidR="00C70597" w:rsidRDefault="0056057F">
      <w:pPr>
        <w:spacing w:after="0" w:line="244" w:lineRule="auto"/>
        <w:ind w:left="115" w:right="98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 sugg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1"/>
        </w:rPr>
        <w:t xml:space="preserve"> </w:t>
      </w:r>
      <w:r w:rsidR="00FF2F4E">
        <w:rPr>
          <w:rFonts w:ascii="Open Sans" w:eastAsia="Open Sans" w:hAnsi="Open Sans" w:cs="Open Sans"/>
          <w:noProof/>
          <w:spacing w:val="-1"/>
          <w:lang w:bidi="he-IL"/>
        </w:rPr>
        <w:drawing>
          <wp:inline distT="0" distB="0" distL="0" distR="0" wp14:anchorId="7C659E23" wp14:editId="4541DC9E">
            <wp:extent cx="294005" cy="294005"/>
            <wp:effectExtent l="0" t="0" r="0" b="0"/>
            <wp:docPr id="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Me</w:t>
      </w:r>
      <w:r>
        <w:rPr>
          <w:rFonts w:ascii="Open Sans" w:eastAsia="Open Sans" w:hAnsi="Open Sans" w:cs="Open Sans"/>
        </w:rPr>
        <w:t>nu.</w:t>
      </w:r>
    </w:p>
    <w:p w14:paraId="1F0D6C42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60FEDB05" w14:textId="48593EBD" w:rsidR="00C70597" w:rsidRDefault="0056057F">
      <w:pPr>
        <w:spacing w:after="0" w:line="239" w:lineRule="auto"/>
        <w:ind w:left="115" w:right="32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 w:rsidR="00FF2F4E"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 wp14:anchorId="6170A2F8" wp14:editId="19A775A7">
            <wp:extent cx="294005" cy="294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</w:rPr>
        <w:t>s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2"/>
        </w:rPr>
        <w:t>k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9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14:paraId="2C252DC1" w14:textId="77777777" w:rsidR="00C70597" w:rsidRDefault="00C70597">
      <w:pPr>
        <w:spacing w:after="0"/>
        <w:sectPr w:rsidR="00C70597">
          <w:pgSz w:w="11920" w:h="16840"/>
          <w:pgMar w:top="1560" w:right="1220" w:bottom="280" w:left="1280" w:header="720" w:footer="720" w:gutter="0"/>
          <w:cols w:space="720"/>
        </w:sectPr>
      </w:pPr>
    </w:p>
    <w:p w14:paraId="2958FDE9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5611A158" w14:textId="310C59F6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928E07B" wp14:editId="217F7085">
            <wp:extent cx="5835015" cy="1616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94AB" w14:textId="77777777" w:rsidR="00C70597" w:rsidRDefault="00C70597">
      <w:pPr>
        <w:spacing w:before="8" w:after="0" w:line="100" w:lineRule="exact"/>
        <w:rPr>
          <w:sz w:val="10"/>
          <w:szCs w:val="10"/>
        </w:rPr>
      </w:pPr>
    </w:p>
    <w:p w14:paraId="09BF4CF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AF7BE4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D4A6B06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AF8B3DA" w14:textId="77777777" w:rsidR="00C70597" w:rsidRDefault="0056057F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riv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14:paraId="0218708A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7EA21667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2B425712" w14:textId="7EA3AB08" w:rsidR="00C70597" w:rsidRDefault="00FF2F4E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896" behindDoc="1" locked="0" layoutInCell="1" allowOverlap="1" wp14:anchorId="7038A719" wp14:editId="3D65BF08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70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del w:id="2" w:author="Meital Waltman" w:date="2016-09-25T09:56:00Z">
        <w:r w:rsidR="0056057F" w:rsidDel="005008B1">
          <w:rPr>
            <w:rFonts w:ascii="Open Sans" w:eastAsia="Open Sans" w:hAnsi="Open Sans" w:cs="Open Sans"/>
          </w:rPr>
          <w:delText>c</w:delText>
        </w:r>
        <w:r w:rsidR="0056057F" w:rsidDel="005008B1">
          <w:rPr>
            <w:rFonts w:ascii="Open Sans" w:eastAsia="Open Sans" w:hAnsi="Open Sans" w:cs="Open Sans"/>
            <w:spacing w:val="-2"/>
          </w:rPr>
          <w:delText>a</w:delText>
        </w:r>
        <w:r w:rsidR="0056057F" w:rsidDel="005008B1">
          <w:rPr>
            <w:rFonts w:ascii="Open Sans" w:eastAsia="Open Sans" w:hAnsi="Open Sans" w:cs="Open Sans"/>
          </w:rPr>
          <w:delText>n</w:delText>
        </w:r>
        <w:r w:rsidR="0056057F" w:rsidDel="005008B1">
          <w:rPr>
            <w:rFonts w:ascii="Open Sans" w:eastAsia="Open Sans" w:hAnsi="Open Sans" w:cs="Open Sans"/>
            <w:spacing w:val="2"/>
          </w:rPr>
          <w:delText xml:space="preserve"> </w:delText>
        </w:r>
      </w:del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rt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im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d</w:t>
      </w:r>
    </w:p>
    <w:p w14:paraId="2B131C71" w14:textId="6349BE40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897" behindDoc="1" locked="0" layoutInCell="1" allowOverlap="1" wp14:anchorId="486F50CF" wp14:editId="3AC2EEA3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9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</w:p>
    <w:p w14:paraId="1736D8CB" w14:textId="23FCD8A7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898" behindDoc="1" locked="0" layoutInCell="1" allowOverlap="1" wp14:anchorId="717BF03C" wp14:editId="05443047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8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3"/>
        </w:rPr>
        <w:t>P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6"/>
        </w:rPr>
        <w:t>/</w:t>
      </w:r>
      <w:r w:rsidR="0056057F">
        <w:rPr>
          <w:rFonts w:ascii="Open Sans" w:eastAsia="Open Sans" w:hAnsi="Open Sans" w:cs="Open Sans"/>
        </w:rPr>
        <w:t>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n: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nd 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ch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</w:p>
    <w:p w14:paraId="2E27B100" w14:textId="5454E072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899" behindDoc="1" locked="0" layoutInCell="1" allowOverlap="1" wp14:anchorId="3ABC223C" wp14:editId="4E0C98F5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7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</w:rPr>
        <w:t>A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x</w:t>
      </w:r>
      <w:r w:rsidR="0056057F">
        <w:rPr>
          <w:rFonts w:ascii="Open Sans" w:eastAsia="Open Sans" w:hAnsi="Open Sans" w:cs="Open Sans"/>
        </w:rPr>
        <w:t>i</w:t>
      </w:r>
      <w:r w:rsidR="0056057F">
        <w:rPr>
          <w:rFonts w:ascii="Open Sans" w:eastAsia="Open Sans" w:hAnsi="Open Sans" w:cs="Open Sans"/>
          <w:spacing w:val="5"/>
        </w:rPr>
        <w:t xml:space="preserve"> 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a</w:t>
      </w:r>
      <w:r w:rsidR="0056057F">
        <w:rPr>
          <w:rFonts w:ascii="Open Sans" w:eastAsia="Open Sans" w:hAnsi="Open Sans" w:cs="Open Sans"/>
        </w:rPr>
        <w:t>dd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d,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 by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</w:rPr>
        <w:t>a 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dh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d</w:t>
      </w:r>
    </w:p>
    <w:p w14:paraId="43BE0AE4" w14:textId="785E64FC" w:rsidR="00C70597" w:rsidRDefault="00FF2F4E">
      <w:pPr>
        <w:spacing w:before="75" w:after="0" w:line="240" w:lineRule="auto"/>
        <w:ind w:left="415" w:right="156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00" behindDoc="1" locked="0" layoutInCell="1" allowOverlap="1" wp14:anchorId="5E7A3C20" wp14:editId="60D8CDDC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6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ck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5"/>
        </w:rPr>
        <w:t>x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1"/>
        </w:rPr>
        <w:t>ff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ds: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nd 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6"/>
        </w:rPr>
        <w:t>/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 xml:space="preserve">ns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</w:rPr>
        <w:t>.</w:t>
      </w:r>
    </w:p>
    <w:p w14:paraId="6CB4A803" w14:textId="77777777" w:rsidR="00C70597" w:rsidRDefault="00C70597">
      <w:pPr>
        <w:spacing w:before="15" w:after="0" w:line="220" w:lineRule="exact"/>
      </w:pPr>
    </w:p>
    <w:p w14:paraId="699E7D76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</w:p>
    <w:p w14:paraId="00401A2C" w14:textId="77777777" w:rsidR="00C70597" w:rsidRDefault="0056057F">
      <w:pPr>
        <w:spacing w:before="84" w:after="0" w:line="240" w:lineRule="auto"/>
        <w:ind w:left="115" w:right="32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m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</w:p>
    <w:p w14:paraId="3638B897" w14:textId="77777777" w:rsidR="00C70597" w:rsidRDefault="00C70597">
      <w:pPr>
        <w:spacing w:before="5" w:after="0" w:line="220" w:lineRule="exact"/>
      </w:pPr>
    </w:p>
    <w:p w14:paraId="390E51F3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</w:p>
    <w:p w14:paraId="756A9803" w14:textId="77777777" w:rsidR="00C70597" w:rsidRDefault="0056057F">
      <w:pPr>
        <w:spacing w:before="87" w:after="0" w:line="240" w:lineRule="auto"/>
        <w:ind w:left="115" w:right="55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14:paraId="1556A8E6" w14:textId="77777777" w:rsidR="00C70597" w:rsidRDefault="00C70597">
      <w:pPr>
        <w:spacing w:after="0"/>
        <w:sectPr w:rsidR="00C70597">
          <w:pgSz w:w="11920" w:h="16840"/>
          <w:pgMar w:top="1560" w:right="1260" w:bottom="280" w:left="1280" w:header="720" w:footer="720" w:gutter="0"/>
          <w:cols w:space="720"/>
        </w:sectPr>
      </w:pPr>
    </w:p>
    <w:p w14:paraId="389A3222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0E820D22" w14:textId="330E60BE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26179C9" wp14:editId="6F80962E">
            <wp:extent cx="5807710" cy="384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8F78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3112B853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Dr</w:t>
      </w:r>
      <w:r>
        <w:rPr>
          <w:rFonts w:ascii="Open Sans" w:eastAsia="Open Sans" w:hAnsi="Open Sans" w:cs="Open Sans"/>
          <w:i/>
          <w:spacing w:val="4"/>
          <w:position w:val="1"/>
        </w:rPr>
        <w:t>iv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s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1"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position w:val="1"/>
        </w:rPr>
        <w:t>t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f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r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nu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l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</w:p>
    <w:p w14:paraId="363617CD" w14:textId="77777777" w:rsidR="00C70597" w:rsidRDefault="0056057F">
      <w:pPr>
        <w:spacing w:before="66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543BF088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1A87822D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n.</w:t>
      </w:r>
    </w:p>
    <w:p w14:paraId="5B99B9FC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380D6E2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70C069E0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20AAA50C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4D8A7BC6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4BB4088" w14:textId="77777777" w:rsidR="00C70597" w:rsidRDefault="0056057F">
      <w:pPr>
        <w:spacing w:after="0" w:line="240" w:lineRule="auto"/>
        <w:ind w:left="715" w:right="39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2EA786EF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6BF05D62" w14:textId="2CA24730" w:rsidR="00C70597" w:rsidRDefault="00FF2F4E">
      <w:pPr>
        <w:spacing w:after="0" w:line="240" w:lineRule="auto"/>
        <w:ind w:left="116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01" behindDoc="1" locked="0" layoutInCell="1" allowOverlap="1" wp14:anchorId="4089C58C" wp14:editId="458F7C59">
            <wp:simplePos x="0" y="0"/>
            <wp:positionH relativeFrom="page">
              <wp:posOffset>1400175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165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</w:rPr>
        <w:t>A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ue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pr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nc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re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d.</w:t>
      </w:r>
    </w:p>
    <w:p w14:paraId="7F3B5B47" w14:textId="3F5F696C" w:rsidR="00C70597" w:rsidRDefault="00FF2F4E">
      <w:pPr>
        <w:spacing w:before="75" w:after="0" w:line="348" w:lineRule="auto"/>
        <w:ind w:left="715" w:right="1807" w:firstLine="45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02" behindDoc="1" locked="0" layoutInCell="1" allowOverlap="1" wp14:anchorId="006C682D" wp14:editId="1AEADE50">
            <wp:simplePos x="0" y="0"/>
            <wp:positionH relativeFrom="page">
              <wp:posOffset>1400175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164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</w:rPr>
        <w:t>A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o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 xml:space="preserve">n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 xml:space="preserve">a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f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pr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nc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s.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ns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de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a qu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li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8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ng: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1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</w:rPr>
        <w:t>5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rs.</w:t>
      </w:r>
    </w:p>
    <w:p w14:paraId="2329BB8A" w14:textId="77777777" w:rsidR="00C70597" w:rsidRDefault="0056057F">
      <w:pPr>
        <w:spacing w:after="0" w:line="285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1</w:t>
      </w:r>
      <w:r>
        <w:rPr>
          <w:rFonts w:ascii="Open Sans" w:eastAsia="Open Sans" w:hAnsi="Open Sans" w:cs="Open Sans"/>
          <w:position w:val="1"/>
        </w:rPr>
        <w:t>0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ns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</w:p>
    <w:p w14:paraId="130C63A5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5D57617E" w14:textId="77777777" w:rsidR="00C70597" w:rsidRDefault="00C70597">
      <w:pPr>
        <w:spacing w:after="0"/>
        <w:sectPr w:rsidR="00C70597">
          <w:pgSz w:w="11920" w:h="16840"/>
          <w:pgMar w:top="1560" w:right="1260" w:bottom="280" w:left="1280" w:header="720" w:footer="720" w:gutter="0"/>
          <w:cols w:space="720"/>
        </w:sectPr>
      </w:pPr>
    </w:p>
    <w:p w14:paraId="7C441395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5AB04226" w14:textId="1CECCC97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9E5316E" wp14:editId="202740C7">
            <wp:extent cx="1056005" cy="4065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0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91EF" w14:textId="77777777" w:rsidR="00C70597" w:rsidRDefault="00C70597">
      <w:pPr>
        <w:spacing w:before="1" w:after="0" w:line="150" w:lineRule="exact"/>
        <w:rPr>
          <w:sz w:val="15"/>
          <w:szCs w:val="15"/>
        </w:rPr>
      </w:pPr>
    </w:p>
    <w:p w14:paraId="46794767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5B5227F" w14:textId="1C732DA9" w:rsidR="00C70597" w:rsidRDefault="00FF2F4E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03" behindDoc="1" locked="0" layoutInCell="1" allowOverlap="1" wp14:anchorId="48A633CF" wp14:editId="4502EE0C">
            <wp:simplePos x="0" y="0"/>
            <wp:positionH relativeFrom="page">
              <wp:posOffset>2371725</wp:posOffset>
            </wp:positionH>
            <wp:positionV relativeFrom="paragraph">
              <wp:posOffset>-4290060</wp:posOffset>
            </wp:positionV>
            <wp:extent cx="3000375" cy="3638550"/>
            <wp:effectExtent l="0" t="0" r="0" b="0"/>
            <wp:wrapNone/>
            <wp:docPr id="163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63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i/>
          <w:spacing w:val="1"/>
          <w:position w:val="1"/>
        </w:rPr>
        <w:t>F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i</w:t>
      </w:r>
      <w:r w:rsidR="0056057F">
        <w:rPr>
          <w:rFonts w:ascii="Open Sans" w:eastAsia="Open Sans" w:hAnsi="Open Sans" w:cs="Open Sans"/>
          <w:i/>
          <w:spacing w:val="-5"/>
          <w:position w:val="1"/>
        </w:rPr>
        <w:t>g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u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1"/>
          <w:position w:val="1"/>
        </w:rPr>
        <w:t>9</w:t>
      </w:r>
      <w:r w:rsidR="0056057F">
        <w:rPr>
          <w:rFonts w:ascii="Open Sans" w:eastAsia="Open Sans" w:hAnsi="Open Sans" w:cs="Open Sans"/>
          <w:i/>
          <w:spacing w:val="6"/>
          <w:position w:val="1"/>
        </w:rPr>
        <w:t>-</w:t>
      </w:r>
      <w:r w:rsidR="0056057F">
        <w:rPr>
          <w:rFonts w:ascii="Open Sans" w:eastAsia="Open Sans" w:hAnsi="Open Sans" w:cs="Open Sans"/>
          <w:i/>
          <w:spacing w:val="-1"/>
          <w:position w:val="1"/>
        </w:rPr>
        <w:t>2</w:t>
      </w:r>
      <w:r w:rsidR="0056057F">
        <w:rPr>
          <w:rFonts w:ascii="Open Sans" w:eastAsia="Open Sans" w:hAnsi="Open Sans" w:cs="Open Sans"/>
          <w:i/>
          <w:position w:val="1"/>
        </w:rPr>
        <w:t>: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1"/>
          <w:position w:val="1"/>
        </w:rPr>
        <w:t>L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6"/>
          <w:position w:val="1"/>
        </w:rPr>
        <w:t>f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</w:t>
      </w:r>
      <w:r w:rsidR="0056057F">
        <w:rPr>
          <w:rFonts w:ascii="Open Sans" w:eastAsia="Open Sans" w:hAnsi="Open Sans" w:cs="Open Sans"/>
          <w:i/>
          <w:position w:val="1"/>
        </w:rPr>
        <w:t>:</w:t>
      </w:r>
      <w:r w:rsidR="0056057F"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li</w:t>
      </w:r>
      <w:r w:rsidR="0056057F">
        <w:rPr>
          <w:rFonts w:ascii="Open Sans" w:eastAsia="Open Sans" w:hAnsi="Open Sans" w:cs="Open Sans"/>
          <w:i/>
          <w:spacing w:val="-5"/>
          <w:position w:val="1"/>
        </w:rPr>
        <w:t>g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i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b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</w:t>
      </w:r>
      <w:r w:rsidR="0056057F">
        <w:rPr>
          <w:rFonts w:ascii="Open Sans" w:eastAsia="Open Sans" w:hAnsi="Open Sans" w:cs="Open Sans"/>
          <w:i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 xml:space="preserve"> s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>s</w:t>
      </w:r>
      <w:r w:rsidR="0056057F">
        <w:rPr>
          <w:rFonts w:ascii="Open Sans" w:eastAsia="Open Sans" w:hAnsi="Open Sans" w:cs="Open Sans"/>
          <w:i/>
          <w:position w:val="1"/>
        </w:rPr>
        <w:t>;</w:t>
      </w:r>
      <w:r w:rsidR="0056057F"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5"/>
          <w:position w:val="1"/>
        </w:rPr>
        <w:t>R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i</w:t>
      </w:r>
      <w:r w:rsidR="0056057F">
        <w:rPr>
          <w:rFonts w:ascii="Open Sans" w:eastAsia="Open Sans" w:hAnsi="Open Sans" w:cs="Open Sans"/>
          <w:i/>
          <w:spacing w:val="-5"/>
          <w:position w:val="1"/>
        </w:rPr>
        <w:t>g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h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</w:t>
      </w:r>
      <w:r w:rsidR="0056057F">
        <w:rPr>
          <w:rFonts w:ascii="Open Sans" w:eastAsia="Open Sans" w:hAnsi="Open Sans" w:cs="Open Sans"/>
          <w:i/>
          <w:position w:val="1"/>
        </w:rPr>
        <w:t>: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>P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b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m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>a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ti</w:t>
      </w:r>
      <w:r w:rsidR="0056057F">
        <w:rPr>
          <w:rFonts w:ascii="Open Sans" w:eastAsia="Open Sans" w:hAnsi="Open Sans" w:cs="Open Sans"/>
          <w:i/>
          <w:position w:val="1"/>
        </w:rPr>
        <w:t>c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i/>
          <w:position w:val="1"/>
        </w:rPr>
        <w:t>d</w:t>
      </w:r>
      <w:r w:rsidR="0056057F"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b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d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i/>
          <w:position w:val="1"/>
        </w:rPr>
        <w:t>d</w:t>
      </w:r>
      <w:r w:rsidR="0056057F">
        <w:rPr>
          <w:rFonts w:ascii="Open Sans" w:eastAsia="Open Sans" w:hAnsi="Open Sans" w:cs="Open Sans"/>
          <w:i/>
          <w:spacing w:val="-6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>s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</w:t>
      </w:r>
      <w:r w:rsidR="0056057F">
        <w:rPr>
          <w:rFonts w:ascii="Open Sans" w:eastAsia="Open Sans" w:hAnsi="Open Sans" w:cs="Open Sans"/>
          <w:i/>
          <w:position w:val="1"/>
        </w:rPr>
        <w:t>:</w:t>
      </w:r>
      <w:r w:rsidR="0056057F"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-7"/>
          <w:position w:val="1"/>
        </w:rPr>
        <w:t>W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r</w:t>
      </w:r>
      <w:r w:rsidR="0056057F">
        <w:rPr>
          <w:rFonts w:ascii="Open Sans" w:eastAsia="Open Sans" w:hAnsi="Open Sans" w:cs="Open Sans"/>
          <w:i/>
          <w:position w:val="1"/>
        </w:rPr>
        <w:t>k</w:t>
      </w:r>
      <w:r w:rsidR="0056057F"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li</w:t>
      </w:r>
      <w:r w:rsidR="0056057F">
        <w:rPr>
          <w:rFonts w:ascii="Open Sans" w:eastAsia="Open Sans" w:hAnsi="Open Sans" w:cs="Open Sans"/>
          <w:i/>
          <w:spacing w:val="3"/>
          <w:position w:val="1"/>
        </w:rPr>
        <w:t>m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it</w:t>
      </w:r>
      <w:r w:rsidR="0056057F">
        <w:rPr>
          <w:rFonts w:ascii="Open Sans" w:eastAsia="Open Sans" w:hAnsi="Open Sans" w:cs="Open Sans"/>
          <w:i/>
          <w:spacing w:val="-4"/>
          <w:position w:val="1"/>
        </w:rPr>
        <w:t>a</w:t>
      </w:r>
      <w:r w:rsidR="0056057F">
        <w:rPr>
          <w:rFonts w:ascii="Open Sans" w:eastAsia="Open Sans" w:hAnsi="Open Sans" w:cs="Open Sans"/>
          <w:i/>
          <w:spacing w:val="4"/>
          <w:position w:val="1"/>
        </w:rPr>
        <w:t>ti</w:t>
      </w:r>
      <w:r w:rsidR="0056057F">
        <w:rPr>
          <w:rFonts w:ascii="Open Sans" w:eastAsia="Open Sans" w:hAnsi="Open Sans" w:cs="Open Sans"/>
          <w:i/>
          <w:spacing w:val="-3"/>
          <w:position w:val="1"/>
        </w:rPr>
        <w:t>o</w:t>
      </w:r>
      <w:r w:rsidR="0056057F">
        <w:rPr>
          <w:rFonts w:ascii="Open Sans" w:eastAsia="Open Sans" w:hAnsi="Open Sans" w:cs="Open Sans"/>
          <w:i/>
          <w:position w:val="1"/>
        </w:rPr>
        <w:t>n</w:t>
      </w:r>
    </w:p>
    <w:p w14:paraId="00F92115" w14:textId="77777777" w:rsidR="00C70597" w:rsidRDefault="0056057F">
      <w:pPr>
        <w:spacing w:after="0" w:line="240" w:lineRule="auto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</w:p>
    <w:p w14:paraId="7076C5EB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793B76B" w14:textId="77777777" w:rsidR="00C70597" w:rsidRDefault="0056057F">
      <w:pPr>
        <w:spacing w:after="0" w:line="240" w:lineRule="auto"/>
        <w:ind w:left="375" w:right="36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t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18F04A3B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55C826A" w14:textId="77777777" w:rsidR="00C70597" w:rsidRDefault="0056057F">
      <w:pPr>
        <w:spacing w:after="0" w:line="240" w:lineRule="auto"/>
        <w:ind w:left="375" w:right="19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5903F333" w14:textId="77777777" w:rsidR="00C70597" w:rsidRDefault="00C70597">
      <w:pPr>
        <w:spacing w:after="0"/>
        <w:sectPr w:rsidR="00C70597">
          <w:pgSz w:w="11920" w:h="16840"/>
          <w:pgMar w:top="1560" w:right="1500" w:bottom="280" w:left="1620" w:header="720" w:footer="720" w:gutter="0"/>
          <w:cols w:space="720"/>
        </w:sectPr>
      </w:pPr>
    </w:p>
    <w:p w14:paraId="0795CB70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18AA4E59" w14:textId="76933177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B1E7241" wp14:editId="6A41BA41">
            <wp:extent cx="5355590" cy="3113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6AD2" w14:textId="77777777" w:rsidR="00C70597" w:rsidRDefault="00C70597">
      <w:pPr>
        <w:spacing w:before="18" w:after="0" w:line="200" w:lineRule="exact"/>
        <w:rPr>
          <w:sz w:val="20"/>
          <w:szCs w:val="20"/>
        </w:rPr>
      </w:pPr>
    </w:p>
    <w:p w14:paraId="1DEAE6DD" w14:textId="71F774EB" w:rsidR="00C70597" w:rsidRDefault="00FF2F4E">
      <w:pPr>
        <w:spacing w:after="0" w:line="280" w:lineRule="exact"/>
        <w:ind w:left="7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04" behindDoc="1" locked="0" layoutInCell="1" allowOverlap="1" wp14:anchorId="4A11EA39" wp14:editId="1DCD8F19">
                <wp:simplePos x="0" y="0"/>
                <wp:positionH relativeFrom="page">
                  <wp:posOffset>881380</wp:posOffset>
                </wp:positionH>
                <wp:positionV relativeFrom="paragraph">
                  <wp:posOffset>267970</wp:posOffset>
                </wp:positionV>
                <wp:extent cx="5791200" cy="609600"/>
                <wp:effectExtent l="0" t="3175" r="0" b="0"/>
                <wp:wrapNone/>
                <wp:docPr id="157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422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58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9" name="Group 152"/>
                        <wpg:cNvGrpSpPr>
                          <a:grpSpLocks/>
                        </wpg:cNvGrpSpPr>
                        <wpg:grpSpPr bwMode="auto">
                          <a:xfrm>
                            <a:off x="1395" y="429"/>
                            <a:ext cx="9082" cy="945"/>
                            <a:chOff x="1395" y="429"/>
                            <a:chExt cx="9082" cy="945"/>
                          </a:xfrm>
                        </wpg:grpSpPr>
                        <wps:wsp>
                          <wps:cNvPr id="160" name="Freeform 153"/>
                          <wps:cNvSpPr>
                            <a:spLocks/>
                          </wps:cNvSpPr>
                          <wps:spPr bwMode="auto">
                            <a:xfrm>
                              <a:off x="1395" y="429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29 429"/>
                                <a:gd name="T3" fmla="*/ 429 h 945"/>
                                <a:gd name="T4" fmla="+- 0 1477 1395"/>
                                <a:gd name="T5" fmla="*/ T4 w 9082"/>
                                <a:gd name="T6" fmla="+- 0 430 429"/>
                                <a:gd name="T7" fmla="*/ 430 h 945"/>
                                <a:gd name="T8" fmla="+- 0 1419 1395"/>
                                <a:gd name="T9" fmla="*/ T8 w 9082"/>
                                <a:gd name="T10" fmla="+- 0 459 429"/>
                                <a:gd name="T11" fmla="*/ 459 h 945"/>
                                <a:gd name="T12" fmla="+- 0 1395 1395"/>
                                <a:gd name="T13" fmla="*/ T12 w 9082"/>
                                <a:gd name="T14" fmla="+- 0 519 429"/>
                                <a:gd name="T15" fmla="*/ 519 h 945"/>
                                <a:gd name="T16" fmla="+- 0 1395 1395"/>
                                <a:gd name="T17" fmla="*/ T16 w 9082"/>
                                <a:gd name="T18" fmla="+- 0 1293 429"/>
                                <a:gd name="T19" fmla="*/ 1293 h 945"/>
                                <a:gd name="T20" fmla="+- 0 1424 1395"/>
                                <a:gd name="T21" fmla="*/ T20 w 9082"/>
                                <a:gd name="T22" fmla="+- 0 1351 429"/>
                                <a:gd name="T23" fmla="*/ 1351 h 945"/>
                                <a:gd name="T24" fmla="+- 0 1485 1395"/>
                                <a:gd name="T25" fmla="*/ T24 w 9082"/>
                                <a:gd name="T26" fmla="+- 0 1374 429"/>
                                <a:gd name="T27" fmla="*/ 1374 h 945"/>
                                <a:gd name="T28" fmla="+- 0 10418 1395"/>
                                <a:gd name="T29" fmla="*/ T28 w 9082"/>
                                <a:gd name="T30" fmla="+- 0 1374 429"/>
                                <a:gd name="T31" fmla="*/ 1374 h 945"/>
                                <a:gd name="T32" fmla="+- 0 10440 1395"/>
                                <a:gd name="T33" fmla="*/ T32 w 9082"/>
                                <a:gd name="T34" fmla="+- 0 1369 429"/>
                                <a:gd name="T35" fmla="*/ 1369 h 945"/>
                                <a:gd name="T36" fmla="+- 0 10460 1395"/>
                                <a:gd name="T37" fmla="*/ T36 w 9082"/>
                                <a:gd name="T38" fmla="+- 0 1359 429"/>
                                <a:gd name="T39" fmla="*/ 1359 h 945"/>
                                <a:gd name="T40" fmla="+- 0 10476 1395"/>
                                <a:gd name="T41" fmla="*/ T40 w 9082"/>
                                <a:gd name="T42" fmla="+- 0 1345 429"/>
                                <a:gd name="T43" fmla="*/ 1345 h 945"/>
                                <a:gd name="T44" fmla="+- 0 10477 1395"/>
                                <a:gd name="T45" fmla="*/ T44 w 9082"/>
                                <a:gd name="T46" fmla="+- 0 1344 429"/>
                                <a:gd name="T47" fmla="*/ 1344 h 945"/>
                                <a:gd name="T48" fmla="+- 0 1479 1395"/>
                                <a:gd name="T49" fmla="*/ T48 w 9082"/>
                                <a:gd name="T50" fmla="+- 0 1344 429"/>
                                <a:gd name="T51" fmla="*/ 1344 h 945"/>
                                <a:gd name="T52" fmla="+- 0 1458 1395"/>
                                <a:gd name="T53" fmla="*/ T52 w 9082"/>
                                <a:gd name="T54" fmla="+- 0 1338 429"/>
                                <a:gd name="T55" fmla="*/ 1338 h 945"/>
                                <a:gd name="T56" fmla="+- 0 1441 1395"/>
                                <a:gd name="T57" fmla="*/ T56 w 9082"/>
                                <a:gd name="T58" fmla="+- 0 1325 429"/>
                                <a:gd name="T59" fmla="*/ 1325 h 945"/>
                                <a:gd name="T60" fmla="+- 0 1429 1395"/>
                                <a:gd name="T61" fmla="*/ T60 w 9082"/>
                                <a:gd name="T62" fmla="+- 0 1306 429"/>
                                <a:gd name="T63" fmla="*/ 1306 h 945"/>
                                <a:gd name="T64" fmla="+- 0 1425 1395"/>
                                <a:gd name="T65" fmla="*/ T64 w 9082"/>
                                <a:gd name="T66" fmla="+- 0 1284 429"/>
                                <a:gd name="T67" fmla="*/ 1284 h 945"/>
                                <a:gd name="T68" fmla="+- 0 1425 1395"/>
                                <a:gd name="T69" fmla="*/ T68 w 9082"/>
                                <a:gd name="T70" fmla="+- 0 514 429"/>
                                <a:gd name="T71" fmla="*/ 514 h 945"/>
                                <a:gd name="T72" fmla="+- 0 1431 1395"/>
                                <a:gd name="T73" fmla="*/ T72 w 9082"/>
                                <a:gd name="T74" fmla="+- 0 492 429"/>
                                <a:gd name="T75" fmla="*/ 492 h 945"/>
                                <a:gd name="T76" fmla="+- 0 1444 1395"/>
                                <a:gd name="T77" fmla="*/ T76 w 9082"/>
                                <a:gd name="T78" fmla="+- 0 475 429"/>
                                <a:gd name="T79" fmla="*/ 475 h 945"/>
                                <a:gd name="T80" fmla="+- 0 1463 1395"/>
                                <a:gd name="T81" fmla="*/ T80 w 9082"/>
                                <a:gd name="T82" fmla="+- 0 464 429"/>
                                <a:gd name="T83" fmla="*/ 464 h 945"/>
                                <a:gd name="T84" fmla="+- 0 1485 1395"/>
                                <a:gd name="T85" fmla="*/ T84 w 9082"/>
                                <a:gd name="T86" fmla="+- 0 459 429"/>
                                <a:gd name="T87" fmla="*/ 459 h 945"/>
                                <a:gd name="T88" fmla="+- 0 10476 1395"/>
                                <a:gd name="T89" fmla="*/ T88 w 9082"/>
                                <a:gd name="T90" fmla="+- 0 459 429"/>
                                <a:gd name="T91" fmla="*/ 459 h 945"/>
                                <a:gd name="T92" fmla="+- 0 10471 1395"/>
                                <a:gd name="T93" fmla="*/ T92 w 9082"/>
                                <a:gd name="T94" fmla="+- 0 453 429"/>
                                <a:gd name="T95" fmla="*/ 453 h 945"/>
                                <a:gd name="T96" fmla="+- 0 10453 1395"/>
                                <a:gd name="T97" fmla="*/ T96 w 9082"/>
                                <a:gd name="T98" fmla="+- 0 440 429"/>
                                <a:gd name="T99" fmla="*/ 440 h 945"/>
                                <a:gd name="T100" fmla="+- 0 10433 1395"/>
                                <a:gd name="T101" fmla="*/ T100 w 9082"/>
                                <a:gd name="T102" fmla="+- 0 432 429"/>
                                <a:gd name="T103" fmla="*/ 432 h 945"/>
                                <a:gd name="T104" fmla="+- 0 10410 1395"/>
                                <a:gd name="T105" fmla="*/ T104 w 9082"/>
                                <a:gd name="T106" fmla="+- 0 429 429"/>
                                <a:gd name="T107" fmla="*/ 429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4"/>
                                  </a:lnTo>
                                  <a:lnTo>
                                    <a:pt x="29" y="922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5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9"/>
                                  </a:lnTo>
                                  <a:lnTo>
                                    <a:pt x="46" y="896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50"/>
                        <wpg:cNvGrpSpPr>
                          <a:grpSpLocks/>
                        </wpg:cNvGrpSpPr>
                        <wpg:grpSpPr bwMode="auto">
                          <a:xfrm>
                            <a:off x="1485" y="459"/>
                            <a:ext cx="9015" cy="885"/>
                            <a:chOff x="1485" y="459"/>
                            <a:chExt cx="9015" cy="885"/>
                          </a:xfrm>
                        </wpg:grpSpPr>
                        <wps:wsp>
                          <wps:cNvPr id="162" name="Freeform 151"/>
                          <wps:cNvSpPr>
                            <a:spLocks/>
                          </wps:cNvSpPr>
                          <wps:spPr bwMode="auto">
                            <a:xfrm>
                              <a:off x="1485" y="459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59 459"/>
                                <a:gd name="T3" fmla="*/ 459 h 885"/>
                                <a:gd name="T4" fmla="+- 0 1485 1485"/>
                                <a:gd name="T5" fmla="*/ T4 w 9015"/>
                                <a:gd name="T6" fmla="+- 0 459 459"/>
                                <a:gd name="T7" fmla="*/ 459 h 885"/>
                                <a:gd name="T8" fmla="+- 0 10416 1485"/>
                                <a:gd name="T9" fmla="*/ T8 w 9015"/>
                                <a:gd name="T10" fmla="+- 0 460 459"/>
                                <a:gd name="T11" fmla="*/ 460 h 885"/>
                                <a:gd name="T12" fmla="+- 0 10437 1485"/>
                                <a:gd name="T13" fmla="*/ T12 w 9015"/>
                                <a:gd name="T14" fmla="+- 0 466 459"/>
                                <a:gd name="T15" fmla="*/ 466 h 885"/>
                                <a:gd name="T16" fmla="+- 0 10454 1485"/>
                                <a:gd name="T17" fmla="*/ T16 w 9015"/>
                                <a:gd name="T18" fmla="+- 0 479 459"/>
                                <a:gd name="T19" fmla="*/ 479 h 885"/>
                                <a:gd name="T20" fmla="+- 0 10466 1485"/>
                                <a:gd name="T21" fmla="*/ T20 w 9015"/>
                                <a:gd name="T22" fmla="+- 0 497 459"/>
                                <a:gd name="T23" fmla="*/ 497 h 885"/>
                                <a:gd name="T24" fmla="+- 0 10470 1485"/>
                                <a:gd name="T25" fmla="*/ T24 w 9015"/>
                                <a:gd name="T26" fmla="+- 0 519 459"/>
                                <a:gd name="T27" fmla="*/ 519 h 885"/>
                                <a:gd name="T28" fmla="+- 0 10470 1485"/>
                                <a:gd name="T29" fmla="*/ T28 w 9015"/>
                                <a:gd name="T30" fmla="+- 0 1290 459"/>
                                <a:gd name="T31" fmla="*/ 1290 h 885"/>
                                <a:gd name="T32" fmla="+- 0 10464 1485"/>
                                <a:gd name="T33" fmla="*/ T32 w 9015"/>
                                <a:gd name="T34" fmla="+- 0 1311 459"/>
                                <a:gd name="T35" fmla="*/ 1311 h 885"/>
                                <a:gd name="T36" fmla="+- 0 10451 1485"/>
                                <a:gd name="T37" fmla="*/ T36 w 9015"/>
                                <a:gd name="T38" fmla="+- 0 1329 459"/>
                                <a:gd name="T39" fmla="*/ 1329 h 885"/>
                                <a:gd name="T40" fmla="+- 0 10432 1485"/>
                                <a:gd name="T41" fmla="*/ T40 w 9015"/>
                                <a:gd name="T42" fmla="+- 0 1340 459"/>
                                <a:gd name="T43" fmla="*/ 1340 h 885"/>
                                <a:gd name="T44" fmla="+- 0 10410 1485"/>
                                <a:gd name="T45" fmla="*/ T44 w 9015"/>
                                <a:gd name="T46" fmla="+- 0 1344 459"/>
                                <a:gd name="T47" fmla="*/ 1344 h 885"/>
                                <a:gd name="T48" fmla="+- 0 10477 1485"/>
                                <a:gd name="T49" fmla="*/ T48 w 9015"/>
                                <a:gd name="T50" fmla="+- 0 1344 459"/>
                                <a:gd name="T51" fmla="*/ 1344 h 885"/>
                                <a:gd name="T52" fmla="+- 0 10489 1485"/>
                                <a:gd name="T53" fmla="*/ T52 w 9015"/>
                                <a:gd name="T54" fmla="+- 0 1327 459"/>
                                <a:gd name="T55" fmla="*/ 1327 h 885"/>
                                <a:gd name="T56" fmla="+- 0 10497 1485"/>
                                <a:gd name="T57" fmla="*/ T56 w 9015"/>
                                <a:gd name="T58" fmla="+- 0 1307 459"/>
                                <a:gd name="T59" fmla="*/ 1307 h 885"/>
                                <a:gd name="T60" fmla="+- 0 10500 1485"/>
                                <a:gd name="T61" fmla="*/ T60 w 9015"/>
                                <a:gd name="T62" fmla="+- 0 1284 459"/>
                                <a:gd name="T63" fmla="*/ 1284 h 885"/>
                                <a:gd name="T64" fmla="+- 0 10500 1485"/>
                                <a:gd name="T65" fmla="*/ T64 w 9015"/>
                                <a:gd name="T66" fmla="+- 0 511 459"/>
                                <a:gd name="T67" fmla="*/ 511 h 885"/>
                                <a:gd name="T68" fmla="+- 0 10495 1485"/>
                                <a:gd name="T69" fmla="*/ T68 w 9015"/>
                                <a:gd name="T70" fmla="+- 0 489 459"/>
                                <a:gd name="T71" fmla="*/ 489 h 885"/>
                                <a:gd name="T72" fmla="+- 0 10485 1485"/>
                                <a:gd name="T73" fmla="*/ T72 w 9015"/>
                                <a:gd name="T74" fmla="+- 0 469 459"/>
                                <a:gd name="T75" fmla="*/ 469 h 885"/>
                                <a:gd name="T76" fmla="+- 0 10476 1485"/>
                                <a:gd name="T77" fmla="*/ T76 w 9015"/>
                                <a:gd name="T78" fmla="+- 0 459 459"/>
                                <a:gd name="T79" fmla="*/ 459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1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70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8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D803EF" id="Group 149" o:spid="_x0000_s1026" style="position:absolute;margin-left:69.4pt;margin-top:21.1pt;width:456pt;height:48pt;z-index:-1576;mso-position-horizontal-relative:page" coordorigin="1388,422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4" o:spid="_x0000_s1027" type="#_x0000_t75" style="position:absolute;left:1395;top:429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">
                  <v:imagedata r:id="rId20" o:title=""/>
                </v:shape>
                <v:group id="Group 152" o:spid="_x0000_s1028" style="position:absolute;left:1395;top:429;width:9082;height:945" coordorigin="1395,429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153" o:spid="_x0000_s1029" style="position:absolute;left:1395;top:429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" path="m9015,l82,1,24,30,,90,,864r29,58l90,945r8933,l9045,940r20,-10l9081,916r1,-1l84,915,63,909,46,896,34,877,30,855,30,85,36,63,49,46,68,35,90,30r8991,l9076,24,9058,11,9038,3,9015,e" fillcolor="#1ab654" stroked="f">
                    <v:path arrowok="t" o:connecttype="custom" o:connectlocs="9015,429;82,430;24,459;0,519;0,1293;29,1351;90,1374;9023,1374;9045,1369;9065,1359;9081,1345;9082,1344;84,1344;63,1338;46,1325;34,1306;30,1284;30,514;36,492;49,475;68,464;90,459;9081,459;9076,453;9058,440;9038,432;9015,429" o:connectangles="0,0,0,0,0,0,0,0,0,0,0,0,0,0,0,0,0,0,0,0,0,0,0,0,0,0,0"/>
                  </v:shape>
                </v:group>
                <v:group id="Group 150" o:spid="_x0000_s1030" style="position:absolute;left:1485;top:459;width:9015;height:885" coordorigin="1485,459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151" o:spid="_x0000_s1031" style="position:absolute;left:1485;top:459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" path="m8991,l,,8931,1r21,6l8969,20r12,18l8985,60r,771l8979,852r-13,18l8947,881r-22,4l8992,885r12,-17l9012,848r3,-23l9015,52r-5,-22l9000,10,8991,e" fillcolor="#1ab654" stroked="f">
                    <v:path arrowok="t" o:connecttype="custom" o:connectlocs="8991,459;0,459;8931,460;8952,466;8969,479;8981,497;8985,519;8985,1290;8979,1311;8966,1329;8947,1340;8925,1344;8992,1344;9004,1327;9012,1307;9015,1284;9015,511;9010,489;9000,469;8991,45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spacing w:val="-1"/>
          <w:position w:val="-1"/>
        </w:rPr>
        <w:t>N</w:t>
      </w:r>
      <w:r w:rsidR="0056057F">
        <w:rPr>
          <w:rFonts w:ascii="Open Sans" w:eastAsia="Open Sans" w:hAnsi="Open Sans" w:cs="Open Sans"/>
          <w:spacing w:val="2"/>
          <w:position w:val="-1"/>
        </w:rPr>
        <w:t>o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ce</w:t>
      </w:r>
      <w:r w:rsidR="0056057F">
        <w:rPr>
          <w:rFonts w:ascii="Open Sans" w:eastAsia="Open Sans" w:hAnsi="Open Sans" w:cs="Open Sans"/>
          <w:spacing w:val="-3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spacing w:val="5"/>
          <w:position w:val="-1"/>
        </w:rPr>
        <w:t>l</w:t>
      </w:r>
      <w:r w:rsidR="0056057F">
        <w:rPr>
          <w:rFonts w:ascii="Open Sans" w:eastAsia="Open Sans" w:hAnsi="Open Sans" w:cs="Open Sans"/>
          <w:position w:val="-1"/>
        </w:rPr>
        <w:t>so</w:t>
      </w:r>
      <w:r w:rsidR="0056057F">
        <w:rPr>
          <w:rFonts w:ascii="Open Sans" w:eastAsia="Open Sans" w:hAnsi="Open Sans" w:cs="Open Sans"/>
          <w:spacing w:val="4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position w:val="-1"/>
        </w:rPr>
        <w:t>he</w:t>
      </w:r>
      <w:r w:rsidR="0056057F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5"/>
          <w:position w:val="-1"/>
        </w:rPr>
        <w:t>li</w:t>
      </w:r>
      <w:r w:rsidR="0056057F">
        <w:rPr>
          <w:rFonts w:ascii="Open Sans" w:eastAsia="Open Sans" w:hAnsi="Open Sans" w:cs="Open Sans"/>
          <w:position w:val="-1"/>
        </w:rPr>
        <w:t>ght</w:t>
      </w:r>
      <w:r w:rsidR="0056057F">
        <w:rPr>
          <w:rFonts w:ascii="Open Sans" w:eastAsia="Open Sans" w:hAnsi="Open Sans" w:cs="Open Sans"/>
          <w:spacing w:val="-4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b</w:t>
      </w:r>
      <w:r w:rsidR="0056057F">
        <w:rPr>
          <w:rFonts w:ascii="Open Sans" w:eastAsia="Open Sans" w:hAnsi="Open Sans" w:cs="Open Sans"/>
          <w:spacing w:val="5"/>
          <w:position w:val="-1"/>
        </w:rPr>
        <w:t>l</w:t>
      </w:r>
      <w:r w:rsidR="0056057F">
        <w:rPr>
          <w:rFonts w:ascii="Open Sans" w:eastAsia="Open Sans" w:hAnsi="Open Sans" w:cs="Open Sans"/>
          <w:position w:val="-1"/>
        </w:rPr>
        <w:t>ue</w:t>
      </w:r>
      <w:r w:rsidR="0056057F">
        <w:rPr>
          <w:rFonts w:ascii="Open Sans" w:eastAsia="Open Sans" w:hAnsi="Open Sans" w:cs="Open Sans"/>
          <w:spacing w:val="-4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ch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position w:val="-1"/>
        </w:rPr>
        <w:t>ng</w:t>
      </w:r>
      <w:r w:rsidR="0056057F">
        <w:rPr>
          <w:rFonts w:ascii="Open Sans" w:eastAsia="Open Sans" w:hAnsi="Open Sans" w:cs="Open Sans"/>
          <w:spacing w:val="-3"/>
          <w:position w:val="-1"/>
        </w:rPr>
        <w:t>e</w:t>
      </w:r>
      <w:r w:rsidR="0056057F">
        <w:rPr>
          <w:rFonts w:ascii="Open Sans" w:eastAsia="Open Sans" w:hAnsi="Open Sans" w:cs="Open Sans"/>
          <w:spacing w:val="4"/>
          <w:position w:val="-1"/>
        </w:rPr>
        <w:t>-</w:t>
      </w:r>
      <w:r w:rsidR="0056057F">
        <w:rPr>
          <w:rFonts w:ascii="Open Sans" w:eastAsia="Open Sans" w:hAnsi="Open Sans" w:cs="Open Sans"/>
          <w:position w:val="-1"/>
        </w:rPr>
        <w:t>b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position w:val="-1"/>
        </w:rPr>
        <w:t>r</w:t>
      </w:r>
      <w:r w:rsidR="0056057F">
        <w:rPr>
          <w:rFonts w:ascii="Open Sans" w:eastAsia="Open Sans" w:hAnsi="Open Sans" w:cs="Open Sans"/>
          <w:spacing w:val="-3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position w:val="-1"/>
        </w:rPr>
        <w:t xml:space="preserve">t 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position w:val="-1"/>
        </w:rPr>
        <w:t>he</w:t>
      </w:r>
      <w:r w:rsidR="0056057F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b</w:t>
      </w:r>
      <w:r w:rsidR="0056057F">
        <w:rPr>
          <w:rFonts w:ascii="Open Sans" w:eastAsia="Open Sans" w:hAnsi="Open Sans" w:cs="Open Sans"/>
          <w:spacing w:val="-3"/>
          <w:position w:val="-1"/>
        </w:rPr>
        <w:t>e</w:t>
      </w:r>
      <w:r w:rsidR="0056057F">
        <w:rPr>
          <w:rFonts w:ascii="Open Sans" w:eastAsia="Open Sans" w:hAnsi="Open Sans" w:cs="Open Sans"/>
          <w:position w:val="-1"/>
        </w:rPr>
        <w:t>g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nn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ng</w:t>
      </w:r>
      <w:r w:rsidR="0056057F">
        <w:rPr>
          <w:rFonts w:ascii="Open Sans" w:eastAsia="Open Sans" w:hAnsi="Open Sans" w:cs="Open Sans"/>
          <w:spacing w:val="-7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2"/>
          <w:position w:val="-1"/>
        </w:rPr>
        <w:t>o</w:t>
      </w:r>
      <w:r w:rsidR="0056057F">
        <w:rPr>
          <w:rFonts w:ascii="Open Sans" w:eastAsia="Open Sans" w:hAnsi="Open Sans" w:cs="Open Sans"/>
          <w:position w:val="-1"/>
        </w:rPr>
        <w:t>f</w:t>
      </w:r>
      <w:r w:rsidR="0056057F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du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position w:val="-1"/>
        </w:rPr>
        <w:t>y</w:t>
      </w:r>
      <w:r w:rsidR="0056057F">
        <w:rPr>
          <w:rFonts w:ascii="Open Sans" w:eastAsia="Open Sans" w:hAnsi="Open Sans" w:cs="Open Sans"/>
          <w:spacing w:val="-7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b</w:t>
      </w:r>
      <w:r w:rsidR="0056057F">
        <w:rPr>
          <w:rFonts w:ascii="Open Sans" w:eastAsia="Open Sans" w:hAnsi="Open Sans" w:cs="Open Sans"/>
          <w:spacing w:val="5"/>
          <w:position w:val="-1"/>
        </w:rPr>
        <w:t>l</w:t>
      </w:r>
      <w:r w:rsidR="0056057F">
        <w:rPr>
          <w:rFonts w:ascii="Open Sans" w:eastAsia="Open Sans" w:hAnsi="Open Sans" w:cs="Open Sans"/>
          <w:spacing w:val="2"/>
          <w:position w:val="-1"/>
        </w:rPr>
        <w:t>o</w:t>
      </w:r>
      <w:r w:rsidR="0056057F">
        <w:rPr>
          <w:rFonts w:ascii="Open Sans" w:eastAsia="Open Sans" w:hAnsi="Open Sans" w:cs="Open Sans"/>
          <w:position w:val="-1"/>
        </w:rPr>
        <w:t>ck</w:t>
      </w:r>
      <w:r w:rsidR="0056057F">
        <w:rPr>
          <w:rFonts w:ascii="Open Sans" w:eastAsia="Open Sans" w:hAnsi="Open Sans" w:cs="Open Sans"/>
          <w:spacing w:val="4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6"/>
          <w:position w:val="-1"/>
        </w:rPr>
        <w:t>207</w:t>
      </w:r>
      <w:r w:rsidR="0056057F">
        <w:rPr>
          <w:rFonts w:ascii="Open Sans" w:eastAsia="Open Sans" w:hAnsi="Open Sans" w:cs="Open Sans"/>
          <w:position w:val="-1"/>
        </w:rPr>
        <w:t>.</w:t>
      </w:r>
    </w:p>
    <w:p w14:paraId="57A76754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4C33E07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D367AEF" w14:textId="77777777" w:rsidR="00C70597" w:rsidRDefault="0056057F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5"/>
          <w:position w:val="-1"/>
        </w:rPr>
        <w:t>il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sp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ch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s.</w:t>
      </w:r>
    </w:p>
    <w:p w14:paraId="2E1716E4" w14:textId="77777777" w:rsidR="00C70597" w:rsidRDefault="00C70597">
      <w:pPr>
        <w:spacing w:before="5" w:after="0" w:line="170" w:lineRule="exact"/>
        <w:rPr>
          <w:sz w:val="17"/>
          <w:szCs w:val="17"/>
        </w:rPr>
      </w:pPr>
    </w:p>
    <w:p w14:paraId="46D5EA3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78815F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ABF0BC7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n.</w:t>
      </w:r>
    </w:p>
    <w:p w14:paraId="6E33BED6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22D0703" w14:textId="5389CF2D" w:rsidR="00C70597" w:rsidRDefault="00FF2F4E">
      <w:pPr>
        <w:spacing w:after="0" w:line="240" w:lineRule="auto"/>
        <w:ind w:left="715" w:right="291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05" behindDoc="1" locked="0" layoutInCell="1" allowOverlap="1" wp14:anchorId="2C5378E8" wp14:editId="3F2A4445">
                <wp:simplePos x="0" y="0"/>
                <wp:positionH relativeFrom="page">
                  <wp:posOffset>881380</wp:posOffset>
                </wp:positionH>
                <wp:positionV relativeFrom="paragraph">
                  <wp:posOffset>459740</wp:posOffset>
                </wp:positionV>
                <wp:extent cx="5791200" cy="609600"/>
                <wp:effectExtent l="0" t="2540" r="0" b="0"/>
                <wp:wrapNone/>
                <wp:docPr id="151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7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52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7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3" name="Group 146"/>
                        <wpg:cNvGrpSpPr>
                          <a:grpSpLocks/>
                        </wpg:cNvGrpSpPr>
                        <wpg:grpSpPr bwMode="auto">
                          <a:xfrm>
                            <a:off x="1395" y="732"/>
                            <a:ext cx="9082" cy="945"/>
                            <a:chOff x="1395" y="732"/>
                            <a:chExt cx="9082" cy="945"/>
                          </a:xfrm>
                        </wpg:grpSpPr>
                        <wps:wsp>
                          <wps:cNvPr id="154" name="Freeform 147"/>
                          <wps:cNvSpPr>
                            <a:spLocks/>
                          </wps:cNvSpPr>
                          <wps:spPr bwMode="auto">
                            <a:xfrm>
                              <a:off x="1395" y="7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732 732"/>
                                <a:gd name="T3" fmla="*/ 732 h 945"/>
                                <a:gd name="T4" fmla="+- 0 1477 1395"/>
                                <a:gd name="T5" fmla="*/ T4 w 9082"/>
                                <a:gd name="T6" fmla="+- 0 732 732"/>
                                <a:gd name="T7" fmla="*/ 732 h 945"/>
                                <a:gd name="T8" fmla="+- 0 1419 1395"/>
                                <a:gd name="T9" fmla="*/ T8 w 9082"/>
                                <a:gd name="T10" fmla="+- 0 761 732"/>
                                <a:gd name="T11" fmla="*/ 761 h 945"/>
                                <a:gd name="T12" fmla="+- 0 1395 1395"/>
                                <a:gd name="T13" fmla="*/ T12 w 9082"/>
                                <a:gd name="T14" fmla="+- 0 822 732"/>
                                <a:gd name="T15" fmla="*/ 822 h 945"/>
                                <a:gd name="T16" fmla="+- 0 1395 1395"/>
                                <a:gd name="T17" fmla="*/ T16 w 9082"/>
                                <a:gd name="T18" fmla="+- 0 1595 732"/>
                                <a:gd name="T19" fmla="*/ 1595 h 945"/>
                                <a:gd name="T20" fmla="+- 0 1424 1395"/>
                                <a:gd name="T21" fmla="*/ T20 w 9082"/>
                                <a:gd name="T22" fmla="+- 0 1653 732"/>
                                <a:gd name="T23" fmla="*/ 1653 h 945"/>
                                <a:gd name="T24" fmla="+- 0 1485 1395"/>
                                <a:gd name="T25" fmla="*/ T24 w 9082"/>
                                <a:gd name="T26" fmla="+- 0 1677 732"/>
                                <a:gd name="T27" fmla="*/ 1677 h 945"/>
                                <a:gd name="T28" fmla="+- 0 10418 1395"/>
                                <a:gd name="T29" fmla="*/ T28 w 9082"/>
                                <a:gd name="T30" fmla="+- 0 1676 732"/>
                                <a:gd name="T31" fmla="*/ 1676 h 945"/>
                                <a:gd name="T32" fmla="+- 0 10440 1395"/>
                                <a:gd name="T33" fmla="*/ T32 w 9082"/>
                                <a:gd name="T34" fmla="+- 0 1672 732"/>
                                <a:gd name="T35" fmla="*/ 1672 h 945"/>
                                <a:gd name="T36" fmla="+- 0 10460 1395"/>
                                <a:gd name="T37" fmla="*/ T36 w 9082"/>
                                <a:gd name="T38" fmla="+- 0 1662 732"/>
                                <a:gd name="T39" fmla="*/ 1662 h 945"/>
                                <a:gd name="T40" fmla="+- 0 10476 1395"/>
                                <a:gd name="T41" fmla="*/ T40 w 9082"/>
                                <a:gd name="T42" fmla="+- 0 1648 732"/>
                                <a:gd name="T43" fmla="*/ 1648 h 945"/>
                                <a:gd name="T44" fmla="+- 0 10477 1395"/>
                                <a:gd name="T45" fmla="*/ T44 w 9082"/>
                                <a:gd name="T46" fmla="+- 0 1647 732"/>
                                <a:gd name="T47" fmla="*/ 1647 h 945"/>
                                <a:gd name="T48" fmla="+- 0 1479 1395"/>
                                <a:gd name="T49" fmla="*/ T48 w 9082"/>
                                <a:gd name="T50" fmla="+- 0 1647 732"/>
                                <a:gd name="T51" fmla="*/ 1647 h 945"/>
                                <a:gd name="T52" fmla="+- 0 1458 1395"/>
                                <a:gd name="T53" fmla="*/ T52 w 9082"/>
                                <a:gd name="T54" fmla="+- 0 1640 732"/>
                                <a:gd name="T55" fmla="*/ 1640 h 945"/>
                                <a:gd name="T56" fmla="+- 0 1441 1395"/>
                                <a:gd name="T57" fmla="*/ T56 w 9082"/>
                                <a:gd name="T58" fmla="+- 0 1627 732"/>
                                <a:gd name="T59" fmla="*/ 1627 h 945"/>
                                <a:gd name="T60" fmla="+- 0 1429 1395"/>
                                <a:gd name="T61" fmla="*/ T60 w 9082"/>
                                <a:gd name="T62" fmla="+- 0 1609 732"/>
                                <a:gd name="T63" fmla="*/ 1609 h 945"/>
                                <a:gd name="T64" fmla="+- 0 1425 1395"/>
                                <a:gd name="T65" fmla="*/ T64 w 9082"/>
                                <a:gd name="T66" fmla="+- 0 1587 732"/>
                                <a:gd name="T67" fmla="*/ 1587 h 945"/>
                                <a:gd name="T68" fmla="+- 0 1425 1395"/>
                                <a:gd name="T69" fmla="*/ T68 w 9082"/>
                                <a:gd name="T70" fmla="+- 0 816 732"/>
                                <a:gd name="T71" fmla="*/ 816 h 945"/>
                                <a:gd name="T72" fmla="+- 0 1431 1395"/>
                                <a:gd name="T73" fmla="*/ T72 w 9082"/>
                                <a:gd name="T74" fmla="+- 0 795 732"/>
                                <a:gd name="T75" fmla="*/ 795 h 945"/>
                                <a:gd name="T76" fmla="+- 0 1444 1395"/>
                                <a:gd name="T77" fmla="*/ T76 w 9082"/>
                                <a:gd name="T78" fmla="+- 0 778 732"/>
                                <a:gd name="T79" fmla="*/ 778 h 945"/>
                                <a:gd name="T80" fmla="+- 0 1463 1395"/>
                                <a:gd name="T81" fmla="*/ T80 w 9082"/>
                                <a:gd name="T82" fmla="+- 0 766 732"/>
                                <a:gd name="T83" fmla="*/ 766 h 945"/>
                                <a:gd name="T84" fmla="+- 0 1485 1395"/>
                                <a:gd name="T85" fmla="*/ T84 w 9082"/>
                                <a:gd name="T86" fmla="+- 0 762 732"/>
                                <a:gd name="T87" fmla="*/ 762 h 945"/>
                                <a:gd name="T88" fmla="+- 0 10476 1395"/>
                                <a:gd name="T89" fmla="*/ T88 w 9082"/>
                                <a:gd name="T90" fmla="+- 0 762 732"/>
                                <a:gd name="T91" fmla="*/ 762 h 945"/>
                                <a:gd name="T92" fmla="+- 0 10471 1395"/>
                                <a:gd name="T93" fmla="*/ T92 w 9082"/>
                                <a:gd name="T94" fmla="+- 0 755 732"/>
                                <a:gd name="T95" fmla="*/ 755 h 945"/>
                                <a:gd name="T96" fmla="+- 0 10453 1395"/>
                                <a:gd name="T97" fmla="*/ T96 w 9082"/>
                                <a:gd name="T98" fmla="+- 0 743 732"/>
                                <a:gd name="T99" fmla="*/ 743 h 945"/>
                                <a:gd name="T100" fmla="+- 0 10433 1395"/>
                                <a:gd name="T101" fmla="*/ T100 w 9082"/>
                                <a:gd name="T102" fmla="+- 0 735 732"/>
                                <a:gd name="T103" fmla="*/ 735 h 945"/>
                                <a:gd name="T104" fmla="+- 0 10410 1395"/>
                                <a:gd name="T105" fmla="*/ T104 w 9082"/>
                                <a:gd name="T106" fmla="+- 0 732 732"/>
                                <a:gd name="T107" fmla="*/ 7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144"/>
                        <wpg:cNvGrpSpPr>
                          <a:grpSpLocks/>
                        </wpg:cNvGrpSpPr>
                        <wpg:grpSpPr bwMode="auto">
                          <a:xfrm>
                            <a:off x="1485" y="762"/>
                            <a:ext cx="9015" cy="885"/>
                            <a:chOff x="1485" y="762"/>
                            <a:chExt cx="9015" cy="885"/>
                          </a:xfrm>
                        </wpg:grpSpPr>
                        <wps:wsp>
                          <wps:cNvPr id="156" name="Freeform 145"/>
                          <wps:cNvSpPr>
                            <a:spLocks/>
                          </wps:cNvSpPr>
                          <wps:spPr bwMode="auto">
                            <a:xfrm>
                              <a:off x="1485" y="7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762 762"/>
                                <a:gd name="T3" fmla="*/ 762 h 885"/>
                                <a:gd name="T4" fmla="+- 0 1485 1485"/>
                                <a:gd name="T5" fmla="*/ T4 w 9015"/>
                                <a:gd name="T6" fmla="+- 0 762 762"/>
                                <a:gd name="T7" fmla="*/ 762 h 885"/>
                                <a:gd name="T8" fmla="+- 0 10416 1485"/>
                                <a:gd name="T9" fmla="*/ T8 w 9015"/>
                                <a:gd name="T10" fmla="+- 0 762 762"/>
                                <a:gd name="T11" fmla="*/ 762 h 885"/>
                                <a:gd name="T12" fmla="+- 0 10437 1485"/>
                                <a:gd name="T13" fmla="*/ T12 w 9015"/>
                                <a:gd name="T14" fmla="+- 0 768 762"/>
                                <a:gd name="T15" fmla="*/ 768 h 885"/>
                                <a:gd name="T16" fmla="+- 0 10454 1485"/>
                                <a:gd name="T17" fmla="*/ T16 w 9015"/>
                                <a:gd name="T18" fmla="+- 0 781 762"/>
                                <a:gd name="T19" fmla="*/ 781 h 885"/>
                                <a:gd name="T20" fmla="+- 0 10466 1485"/>
                                <a:gd name="T21" fmla="*/ T20 w 9015"/>
                                <a:gd name="T22" fmla="+- 0 800 762"/>
                                <a:gd name="T23" fmla="*/ 800 h 885"/>
                                <a:gd name="T24" fmla="+- 0 10470 1485"/>
                                <a:gd name="T25" fmla="*/ T24 w 9015"/>
                                <a:gd name="T26" fmla="+- 0 822 762"/>
                                <a:gd name="T27" fmla="*/ 822 h 885"/>
                                <a:gd name="T28" fmla="+- 0 10470 1485"/>
                                <a:gd name="T29" fmla="*/ T28 w 9015"/>
                                <a:gd name="T30" fmla="+- 0 1592 762"/>
                                <a:gd name="T31" fmla="*/ 1592 h 885"/>
                                <a:gd name="T32" fmla="+- 0 10464 1485"/>
                                <a:gd name="T33" fmla="*/ T32 w 9015"/>
                                <a:gd name="T34" fmla="+- 0 1614 762"/>
                                <a:gd name="T35" fmla="*/ 1614 h 885"/>
                                <a:gd name="T36" fmla="+- 0 10451 1485"/>
                                <a:gd name="T37" fmla="*/ T36 w 9015"/>
                                <a:gd name="T38" fmla="+- 0 1631 762"/>
                                <a:gd name="T39" fmla="*/ 1631 h 885"/>
                                <a:gd name="T40" fmla="+- 0 10432 1485"/>
                                <a:gd name="T41" fmla="*/ T40 w 9015"/>
                                <a:gd name="T42" fmla="+- 0 1643 762"/>
                                <a:gd name="T43" fmla="*/ 1643 h 885"/>
                                <a:gd name="T44" fmla="+- 0 10410 1485"/>
                                <a:gd name="T45" fmla="*/ T44 w 9015"/>
                                <a:gd name="T46" fmla="+- 0 1647 762"/>
                                <a:gd name="T47" fmla="*/ 1647 h 885"/>
                                <a:gd name="T48" fmla="+- 0 10477 1485"/>
                                <a:gd name="T49" fmla="*/ T48 w 9015"/>
                                <a:gd name="T50" fmla="+- 0 1647 762"/>
                                <a:gd name="T51" fmla="*/ 1647 h 885"/>
                                <a:gd name="T52" fmla="+- 0 10489 1485"/>
                                <a:gd name="T53" fmla="*/ T52 w 9015"/>
                                <a:gd name="T54" fmla="+- 0 1630 762"/>
                                <a:gd name="T55" fmla="*/ 1630 h 885"/>
                                <a:gd name="T56" fmla="+- 0 10497 1485"/>
                                <a:gd name="T57" fmla="*/ T56 w 9015"/>
                                <a:gd name="T58" fmla="+- 0 1609 762"/>
                                <a:gd name="T59" fmla="*/ 1609 h 885"/>
                                <a:gd name="T60" fmla="+- 0 10500 1485"/>
                                <a:gd name="T61" fmla="*/ T60 w 9015"/>
                                <a:gd name="T62" fmla="+- 0 1587 762"/>
                                <a:gd name="T63" fmla="*/ 1587 h 885"/>
                                <a:gd name="T64" fmla="+- 0 10500 1485"/>
                                <a:gd name="T65" fmla="*/ T64 w 9015"/>
                                <a:gd name="T66" fmla="+- 0 813 762"/>
                                <a:gd name="T67" fmla="*/ 813 h 885"/>
                                <a:gd name="T68" fmla="+- 0 10495 1485"/>
                                <a:gd name="T69" fmla="*/ T68 w 9015"/>
                                <a:gd name="T70" fmla="+- 0 791 762"/>
                                <a:gd name="T71" fmla="*/ 791 h 885"/>
                                <a:gd name="T72" fmla="+- 0 10485 1485"/>
                                <a:gd name="T73" fmla="*/ T72 w 9015"/>
                                <a:gd name="T74" fmla="+- 0 772 762"/>
                                <a:gd name="T75" fmla="*/ 772 h 885"/>
                                <a:gd name="T76" fmla="+- 0 10476 1485"/>
                                <a:gd name="T77" fmla="*/ T76 w 9015"/>
                                <a:gd name="T78" fmla="+- 0 762 762"/>
                                <a:gd name="T79" fmla="*/ 7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71259" id="Group 143" o:spid="_x0000_s1026" style="position:absolute;margin-left:69.4pt;margin-top:36.2pt;width:456pt;height:48pt;z-index:-1575;mso-position-horizontal-relative:page" coordorigin="1388,7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">
                <v:shape id="Picture 148" o:spid="_x0000_s1027" type="#_x0000_t75" style="position:absolute;left:1395;top:7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">
                  <v:imagedata r:id="rId20" o:title=""/>
                </v:shape>
                <v:group id="Group 146" o:spid="_x0000_s1028" style="position:absolute;left:1395;top:732;width:9082;height:945" coordorigin="1395,732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147" o:spid="_x0000_s1029" style="position:absolute;left:1395;top:732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732;82,732;24,761;0,822;0,1595;29,1653;90,1677;9023,1676;9045,1672;9065,1662;9081,1648;9082,1647;84,1647;63,1640;46,1627;34,1609;30,1587;30,816;36,795;49,778;68,766;90,762;9081,762;9076,755;9058,743;9038,735;9015,732" o:connectangles="0,0,0,0,0,0,0,0,0,0,0,0,0,0,0,0,0,0,0,0,0,0,0,0,0,0,0"/>
                  </v:shape>
                </v:group>
                <v:group id="Group 144" o:spid="_x0000_s1030" style="position:absolute;left:1485;top:762;width:9015;height:885" coordorigin="1485,762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145" o:spid="_x0000_s1031" style="position:absolute;left:1485;top:762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" path="m8991,l,,8931,r21,6l8969,19r12,19l8985,60r,770l8979,852r-13,17l8947,881r-22,4l8992,885r12,-17l9012,847r3,-22l9015,51r-5,-22l9000,10,8991,e" fillcolor="#1ab654" stroked="f">
                    <v:path arrowok="t" o:connecttype="custom" o:connectlocs="8991,762;0,762;8931,762;8952,768;8969,781;8981,800;8985,822;8985,1592;8979,1614;8966,1631;8947,1643;8925,1647;8992,1647;9004,1630;9012,1609;9015,1587;9015,813;9010,791;9000,772;8991,7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ch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nge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proofErr w:type="spellStart"/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5"/>
        </w:rPr>
        <w:t>mmi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d</w:t>
      </w:r>
      <w:proofErr w:type="spellEnd"/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curr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 sch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.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4"/>
        </w:rPr>
        <w:t>A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usu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proofErr w:type="spellStart"/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rd</w:t>
      </w:r>
      <w:proofErr w:type="spellEnd"/>
      <w:r w:rsidR="0056057F">
        <w:rPr>
          <w:rFonts w:ascii="Open Sans" w:eastAsia="Open Sans" w:hAnsi="Open Sans" w:cs="Open Sans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9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ur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ch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sch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.</w:t>
      </w:r>
    </w:p>
    <w:p w14:paraId="2472CDE4" w14:textId="77777777" w:rsidR="00C70597" w:rsidRDefault="00C70597">
      <w:pPr>
        <w:spacing w:before="8" w:after="0" w:line="140" w:lineRule="exact"/>
        <w:rPr>
          <w:sz w:val="14"/>
          <w:szCs w:val="14"/>
        </w:rPr>
      </w:pPr>
    </w:p>
    <w:p w14:paraId="63516876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5215F64" w14:textId="77777777" w:rsidR="00C70597" w:rsidRDefault="0056057F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nc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,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h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2C556814" w14:textId="77777777" w:rsidR="00C70597" w:rsidRDefault="00C70597">
      <w:pPr>
        <w:spacing w:before="5" w:after="0" w:line="170" w:lineRule="exact"/>
        <w:rPr>
          <w:sz w:val="17"/>
          <w:szCs w:val="17"/>
        </w:rPr>
      </w:pPr>
    </w:p>
    <w:p w14:paraId="63869E8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E7D9EE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444E9CA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4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 ch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n,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1"/>
          <w:position w:val="1"/>
        </w:rPr>
        <w:t>f</w:t>
      </w:r>
      <w:proofErr w:type="spellEnd"/>
      <w:r>
        <w:rPr>
          <w:rFonts w:ascii="Open Sans" w:eastAsia="Open Sans" w:hAnsi="Open Sans" w:cs="Open Sans"/>
          <w:position w:val="1"/>
        </w:rPr>
        <w:t>-</w:t>
      </w:r>
    </w:p>
    <w:p w14:paraId="12C9D23D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proofErr w:type="spellEnd"/>
      <w:r>
        <w:rPr>
          <w:rFonts w:ascii="Open Sans" w:eastAsia="Open Sans" w:hAnsi="Open Sans" w:cs="Open Sans"/>
        </w:rPr>
        <w:t>.</w:t>
      </w:r>
    </w:p>
    <w:p w14:paraId="63931858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1D19CBED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2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01B1026B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7EB662A3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</w:p>
    <w:p w14:paraId="35F30805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2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3"/>
        </w:rPr>
        <w:t>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a s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g</w:t>
      </w:r>
      <w:r>
        <w:rPr>
          <w:rFonts w:ascii="Open Sans" w:eastAsia="Open Sans" w:hAnsi="Open Sans" w:cs="Open Sans"/>
          <w:color w:val="000000"/>
          <w:spacing w:val="5"/>
        </w:rPr>
        <w:t>m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nt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f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rs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G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tt</w:t>
      </w:r>
      <w:r>
        <w:rPr>
          <w:rFonts w:ascii="Open Sans" w:eastAsia="Open Sans" w:hAnsi="Open Sans" w:cs="Open Sans"/>
          <w:color w:val="000000"/>
        </w:rPr>
        <w:t>:</w:t>
      </w:r>
    </w:p>
    <w:p w14:paraId="47877B83" w14:textId="77777777" w:rsidR="00C70597" w:rsidRDefault="00C70597">
      <w:pPr>
        <w:spacing w:after="0"/>
        <w:sectPr w:rsidR="00C70597">
          <w:pgSz w:w="11920" w:h="16840"/>
          <w:pgMar w:top="1560" w:right="1320" w:bottom="280" w:left="1280" w:header="720" w:footer="720" w:gutter="0"/>
          <w:cols w:space="720"/>
        </w:sectPr>
      </w:pPr>
    </w:p>
    <w:p w14:paraId="339A264F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BBC76BF" w14:textId="58B7687B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9521AD9" wp14:editId="46CD9AC6">
            <wp:extent cx="5464810" cy="2917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5341" w14:textId="77777777" w:rsidR="00C70597" w:rsidRDefault="00C70597">
      <w:pPr>
        <w:spacing w:before="1" w:after="0" w:line="170" w:lineRule="exact"/>
        <w:rPr>
          <w:sz w:val="17"/>
          <w:szCs w:val="17"/>
        </w:rPr>
      </w:pPr>
    </w:p>
    <w:p w14:paraId="349AC499" w14:textId="77777777" w:rsidR="00C70597" w:rsidRDefault="0056057F">
      <w:pPr>
        <w:spacing w:after="0" w:line="297" w:lineRule="exact"/>
        <w:ind w:left="715" w:right="572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-</w:t>
      </w:r>
    </w:p>
    <w:p w14:paraId="3074EF36" w14:textId="77777777" w:rsidR="00C70597" w:rsidRDefault="0056057F">
      <w:pPr>
        <w:spacing w:after="0" w:line="240" w:lineRule="auto"/>
        <w:ind w:left="715" w:right="207"/>
        <w:jc w:val="both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proofErr w:type="spell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proofErr w:type="spellStart"/>
      <w:r>
        <w:rPr>
          <w:rFonts w:ascii="Open Sans" w:eastAsia="Open Sans" w:hAnsi="Open Sans" w:cs="Open Sans"/>
        </w:rPr>
        <w:t>pre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proofErr w:type="spellEnd"/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</w:t>
      </w:r>
      <w:proofErr w:type="spellEnd"/>
      <w:r>
        <w:rPr>
          <w:rFonts w:ascii="Open Sans" w:eastAsia="Open Sans" w:hAnsi="Open Sans" w:cs="Open Sans"/>
        </w:rPr>
        <w:t xml:space="preserve">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1109A4FD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A0B447E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us </w:t>
      </w:r>
      <w:proofErr w:type="gramStart"/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ne</w:t>
      </w:r>
      <w:proofErr w:type="gramEnd"/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14:paraId="5D4F73A8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C14E4B9" w14:textId="6C6B74BA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DDCC401" wp14:editId="76C1306B">
            <wp:extent cx="5426710" cy="100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6E3D" w14:textId="77777777" w:rsidR="00C70597" w:rsidRDefault="00C70597">
      <w:pPr>
        <w:spacing w:before="7" w:after="0" w:line="180" w:lineRule="exact"/>
        <w:rPr>
          <w:sz w:val="18"/>
          <w:szCs w:val="18"/>
        </w:rPr>
      </w:pPr>
    </w:p>
    <w:p w14:paraId="446CFC9E" w14:textId="434B74BC" w:rsidR="00C70597" w:rsidRDefault="0056057F">
      <w:pPr>
        <w:spacing w:after="0" w:line="240" w:lineRule="auto"/>
        <w:ind w:left="715" w:right="4559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ins w:id="3" w:author="Meital Waltman" w:date="2016-09-25T10:02:00Z">
        <w:r w:rsidR="000F67C5">
          <w:rPr>
            <w:rFonts w:ascii="Open Sans" w:eastAsia="Open Sans" w:hAnsi="Open Sans" w:cs="Open Sans"/>
            <w:spacing w:val="-5"/>
          </w:rPr>
          <w:t>r</w:t>
        </w:r>
      </w:ins>
      <w:del w:id="4" w:author="Meital Waltman" w:date="2016-09-25T10:02:00Z">
        <w:r w:rsidDel="000F67C5">
          <w:rPr>
            <w:rFonts w:ascii="Open Sans" w:eastAsia="Open Sans" w:hAnsi="Open Sans" w:cs="Open Sans"/>
            <w:spacing w:val="-5"/>
          </w:rPr>
          <w:delText>v</w:delText>
        </w:r>
      </w:del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</w:p>
    <w:p w14:paraId="242406CD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525B24E" w14:textId="671D8FA4" w:rsidR="00C70597" w:rsidRDefault="0056057F">
      <w:pPr>
        <w:spacing w:after="0" w:line="240" w:lineRule="auto"/>
        <w:ind w:left="715" w:right="50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del w:id="5" w:author="Meital Waltman" w:date="2016-09-25T10:04:00Z">
        <w:r w:rsidDel="000F67C5">
          <w:rPr>
            <w:rFonts w:ascii="Open Sans" w:eastAsia="Open Sans" w:hAnsi="Open Sans" w:cs="Open Sans"/>
            <w:spacing w:val="3"/>
          </w:rPr>
          <w:delText xml:space="preserve"> </w:delText>
        </w:r>
        <w:commentRangeStart w:id="6"/>
        <w:r w:rsidDel="000F67C5">
          <w:rPr>
            <w:rFonts w:ascii="Open Sans" w:eastAsia="Open Sans" w:hAnsi="Open Sans" w:cs="Open Sans"/>
            <w:spacing w:val="-4"/>
          </w:rPr>
          <w:delText>A</w:delText>
        </w:r>
        <w:r w:rsidDel="000F67C5">
          <w:rPr>
            <w:rFonts w:ascii="Open Sans" w:eastAsia="Open Sans" w:hAnsi="Open Sans" w:cs="Open Sans"/>
            <w:spacing w:val="5"/>
          </w:rPr>
          <w:delText>l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h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</w:rPr>
          <w:delText>ugh</w:delText>
        </w:r>
        <w:r w:rsidDel="000F67C5">
          <w:rPr>
            <w:rFonts w:ascii="Open Sans" w:eastAsia="Open Sans" w:hAnsi="Open Sans" w:cs="Open Sans"/>
            <w:spacing w:val="-4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pr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</w:rPr>
          <w:delText>b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>b</w:delText>
        </w:r>
        <w:r w:rsidDel="000F67C5">
          <w:rPr>
            <w:rFonts w:ascii="Open Sans" w:eastAsia="Open Sans" w:hAnsi="Open Sans" w:cs="Open Sans"/>
            <w:spacing w:val="5"/>
          </w:rPr>
          <w:delText>l</w:delText>
        </w:r>
        <w:r w:rsidDel="000F67C5">
          <w:rPr>
            <w:rFonts w:ascii="Open Sans" w:eastAsia="Open Sans" w:hAnsi="Open Sans" w:cs="Open Sans"/>
          </w:rPr>
          <w:delText>y</w:delText>
        </w:r>
        <w:r w:rsidDel="000F67C5">
          <w:rPr>
            <w:rFonts w:ascii="Open Sans" w:eastAsia="Open Sans" w:hAnsi="Open Sans" w:cs="Open Sans"/>
            <w:spacing w:val="-9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</w:rPr>
          <w:delText>t</w:delText>
        </w:r>
        <w:r w:rsidDel="000F67C5">
          <w:rPr>
            <w:rFonts w:ascii="Open Sans" w:eastAsia="Open Sans" w:hAnsi="Open Sans" w:cs="Open Sans"/>
            <w:spacing w:val="-1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b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>st</w:delText>
        </w:r>
        <w:r w:rsidDel="000F67C5">
          <w:rPr>
            <w:rFonts w:ascii="Open Sans" w:eastAsia="Open Sans" w:hAnsi="Open Sans" w:cs="Open Sans"/>
            <w:spacing w:val="-1"/>
          </w:rPr>
          <w:delText xml:space="preserve"> </w:delText>
        </w:r>
      </w:del>
      <w:del w:id="7" w:author="Meital Waltman" w:date="2016-09-25T10:02:00Z">
        <w:r w:rsidDel="000F67C5">
          <w:rPr>
            <w:rFonts w:ascii="Open Sans" w:eastAsia="Open Sans" w:hAnsi="Open Sans" w:cs="Open Sans"/>
          </w:rPr>
          <w:delText>pr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>c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</w:rPr>
          <w:delText>s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</w:del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ins w:id="8" w:author="Meital Waltman" w:date="2016-09-25T10:04:00Z">
        <w:r w:rsidR="000F67C5">
          <w:rPr>
            <w:rFonts w:ascii="Open Sans" w:eastAsia="Open Sans" w:hAnsi="Open Sans" w:cs="Open Sans"/>
          </w:rPr>
          <w:t xml:space="preserve"> to complete the changes</w:t>
        </w:r>
      </w:ins>
      <w:r>
        <w:rPr>
          <w:rFonts w:ascii="Open Sans" w:eastAsia="Open Sans" w:hAnsi="Open Sans" w:cs="Open Sans"/>
        </w:rPr>
        <w:t xml:space="preserve">. </w:t>
      </w:r>
      <w:del w:id="9" w:author="Meital Waltman" w:date="2016-09-25T10:04:00Z">
        <w:r w:rsidDel="000F67C5">
          <w:rPr>
            <w:rFonts w:ascii="Open Sans" w:eastAsia="Open Sans" w:hAnsi="Open Sans" w:cs="Open Sans"/>
            <w:spacing w:val="-1"/>
          </w:rPr>
          <w:delText>I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1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 xml:space="preserve">he </w:delText>
        </w:r>
        <w:r w:rsidDel="000F67C5">
          <w:rPr>
            <w:rFonts w:ascii="Open Sans" w:eastAsia="Open Sans" w:hAnsi="Open Sans" w:cs="Open Sans"/>
            <w:spacing w:val="5"/>
          </w:rPr>
          <w:delText>D</w:delText>
        </w:r>
        <w:r w:rsidDel="000F67C5">
          <w:rPr>
            <w:rFonts w:ascii="Open Sans" w:eastAsia="Open Sans" w:hAnsi="Open Sans" w:cs="Open Sans"/>
          </w:rPr>
          <w:delText>r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  <w:spacing w:val="-5"/>
          </w:rPr>
          <w:delText>v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>rs</w:delText>
        </w:r>
        <w:r w:rsidDel="000F67C5">
          <w:rPr>
            <w:rFonts w:ascii="Open Sans" w:eastAsia="Open Sans" w:hAnsi="Open Sans" w:cs="Open Sans"/>
            <w:spacing w:val="1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5"/>
          </w:rPr>
          <w:delText>G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t</w:delText>
        </w:r>
        <w:r w:rsidDel="000F67C5">
          <w:rPr>
            <w:rFonts w:ascii="Open Sans" w:eastAsia="Open Sans" w:hAnsi="Open Sans" w:cs="Open Sans"/>
            <w:spacing w:val="-1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5"/>
          </w:rPr>
          <w:delText>(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</w:rPr>
          <w:delText>t</w:delText>
        </w:r>
        <w:r w:rsidDel="000F67C5">
          <w:rPr>
            <w:rFonts w:ascii="Open Sans" w:eastAsia="Open Sans" w:hAnsi="Open Sans" w:cs="Open Sans"/>
            <w:spacing w:val="-2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sh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  <w:spacing w:val="-6"/>
          </w:rPr>
          <w:delText>w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-5"/>
          </w:rPr>
          <w:delText>)</w:delText>
        </w:r>
        <w:r w:rsidDel="000F67C5">
          <w:rPr>
            <w:rFonts w:ascii="Open Sans" w:eastAsia="Open Sans" w:hAnsi="Open Sans" w:cs="Open Sans"/>
          </w:rPr>
          <w:delText>,</w:delText>
        </w:r>
        <w:r w:rsidDel="000F67C5">
          <w:rPr>
            <w:rFonts w:ascii="Open Sans" w:eastAsia="Open Sans" w:hAnsi="Open Sans" w:cs="Open Sans"/>
            <w:spacing w:val="4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du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>s 9</w:delText>
        </w:r>
        <w:r w:rsidDel="000F67C5">
          <w:rPr>
            <w:rFonts w:ascii="Open Sans" w:eastAsia="Open Sans" w:hAnsi="Open Sans" w:cs="Open Sans"/>
            <w:spacing w:val="-4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 xml:space="preserve">nd </w:delText>
        </w:r>
        <w:r w:rsidDel="000F67C5">
          <w:rPr>
            <w:rFonts w:ascii="Open Sans" w:eastAsia="Open Sans" w:hAnsi="Open Sans" w:cs="Open Sans"/>
            <w:spacing w:val="-6"/>
          </w:rPr>
          <w:delText>1</w:delText>
        </w:r>
        <w:r w:rsidDel="000F67C5">
          <w:rPr>
            <w:rFonts w:ascii="Open Sans" w:eastAsia="Open Sans" w:hAnsi="Open Sans" w:cs="Open Sans"/>
          </w:rPr>
          <w:delText>0</w:delText>
        </w:r>
        <w:r w:rsidDel="000F67C5">
          <w:rPr>
            <w:rFonts w:ascii="Open Sans" w:eastAsia="Open Sans" w:hAnsi="Open Sans" w:cs="Open Sans"/>
            <w:spacing w:val="-5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h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  <w:spacing w:val="-5"/>
          </w:rPr>
          <w:delText>v</w:delText>
        </w:r>
        <w:r w:rsidDel="000F67C5">
          <w:rPr>
            <w:rFonts w:ascii="Open Sans" w:eastAsia="Open Sans" w:hAnsi="Open Sans" w:cs="Open Sans"/>
          </w:rPr>
          <w:delText>e</w:delText>
        </w:r>
        <w:r w:rsidDel="000F67C5">
          <w:rPr>
            <w:rFonts w:ascii="Open Sans" w:eastAsia="Open Sans" w:hAnsi="Open Sans" w:cs="Open Sans"/>
            <w:spacing w:val="-3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b</w:delText>
        </w:r>
        <w:r w:rsidDel="000F67C5">
          <w:rPr>
            <w:rFonts w:ascii="Open Sans" w:eastAsia="Open Sans" w:hAnsi="Open Sans" w:cs="Open Sans"/>
            <w:spacing w:val="-3"/>
          </w:rPr>
          <w:delText>ee</w:delText>
        </w:r>
        <w:r w:rsidDel="000F67C5">
          <w:rPr>
            <w:rFonts w:ascii="Open Sans" w:eastAsia="Open Sans" w:hAnsi="Open Sans" w:cs="Open Sans"/>
          </w:rPr>
          <w:delText xml:space="preserve">n </w:delText>
        </w:r>
        <w:r w:rsidDel="000F67C5">
          <w:rPr>
            <w:rFonts w:ascii="Open Sans" w:eastAsia="Open Sans" w:hAnsi="Open Sans" w:cs="Open Sans"/>
            <w:spacing w:val="5"/>
          </w:rPr>
          <w:delText>m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  <w:spacing w:val="-5"/>
          </w:rPr>
          <w:delText>v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>d</w:delText>
        </w:r>
        <w:r w:rsidDel="000F67C5">
          <w:rPr>
            <w:rFonts w:ascii="Open Sans" w:eastAsia="Open Sans" w:hAnsi="Open Sans" w:cs="Open Sans"/>
            <w:spacing w:val="1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o</w:delText>
        </w:r>
        <w:r w:rsidDel="000F67C5">
          <w:rPr>
            <w:rFonts w:ascii="Open Sans" w:eastAsia="Open Sans" w:hAnsi="Open Sans" w:cs="Open Sans"/>
            <w:spacing w:val="5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c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  <w:spacing w:val="5"/>
          </w:rPr>
          <w:delText>m</w:delText>
        </w:r>
        <w:r w:rsidDel="000F67C5">
          <w:rPr>
            <w:rFonts w:ascii="Open Sans" w:eastAsia="Open Sans" w:hAnsi="Open Sans" w:cs="Open Sans"/>
          </w:rPr>
          <w:delText>p</w:delText>
        </w:r>
        <w:r w:rsidDel="000F67C5">
          <w:rPr>
            <w:rFonts w:ascii="Open Sans" w:eastAsia="Open Sans" w:hAnsi="Open Sans" w:cs="Open Sans"/>
            <w:spacing w:val="5"/>
          </w:rPr>
          <w:delText>l</w:delText>
        </w:r>
        <w:r w:rsidDel="000F67C5">
          <w:rPr>
            <w:rFonts w:ascii="Open Sans" w:eastAsia="Open Sans" w:hAnsi="Open Sans" w:cs="Open Sans"/>
            <w:spacing w:val="-3"/>
          </w:rPr>
          <w:delText>ete</w:delText>
        </w:r>
        <w:r w:rsidDel="000F67C5">
          <w:rPr>
            <w:rFonts w:ascii="Open Sans" w:eastAsia="Open Sans" w:hAnsi="Open Sans" w:cs="Open Sans"/>
            <w:spacing w:val="5"/>
          </w:rPr>
          <w:delText>l</w:delText>
        </w:r>
        <w:r w:rsidDel="000F67C5">
          <w:rPr>
            <w:rFonts w:ascii="Open Sans" w:eastAsia="Open Sans" w:hAnsi="Open Sans" w:cs="Open Sans"/>
          </w:rPr>
          <w:delText>y</w:delText>
        </w:r>
        <w:r w:rsidDel="000F67C5">
          <w:rPr>
            <w:rFonts w:ascii="Open Sans" w:eastAsia="Open Sans" w:hAnsi="Open Sans" w:cs="Open Sans"/>
            <w:spacing w:val="-7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>w du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 xml:space="preserve">s </w:delText>
        </w:r>
        <w:r w:rsidDel="000F67C5">
          <w:rPr>
            <w:rFonts w:ascii="Open Sans" w:eastAsia="Open Sans" w:hAnsi="Open Sans" w:cs="Open Sans"/>
            <w:spacing w:val="-6"/>
          </w:rPr>
          <w:delText>31</w:delText>
        </w:r>
        <w:r w:rsidDel="000F67C5">
          <w:rPr>
            <w:rFonts w:ascii="Open Sans" w:eastAsia="Open Sans" w:hAnsi="Open Sans" w:cs="Open Sans"/>
          </w:rPr>
          <w:delText>7</w:delText>
        </w:r>
        <w:r w:rsidDel="000F67C5">
          <w:rPr>
            <w:rFonts w:ascii="Open Sans" w:eastAsia="Open Sans" w:hAnsi="Open Sans" w:cs="Open Sans"/>
            <w:spacing w:val="-7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 xml:space="preserve">nd </w:delText>
        </w:r>
        <w:r w:rsidDel="000F67C5">
          <w:rPr>
            <w:rFonts w:ascii="Open Sans" w:eastAsia="Open Sans" w:hAnsi="Open Sans" w:cs="Open Sans"/>
            <w:spacing w:val="-6"/>
          </w:rPr>
          <w:delText>318</w:delText>
        </w:r>
        <w:r w:rsidDel="000F67C5">
          <w:rPr>
            <w:rFonts w:ascii="Open Sans" w:eastAsia="Open Sans" w:hAnsi="Open Sans" w:cs="Open Sans"/>
          </w:rPr>
          <w:delText>,</w:delText>
        </w:r>
        <w:r w:rsidDel="000F67C5">
          <w:rPr>
            <w:rFonts w:ascii="Open Sans" w:eastAsia="Open Sans" w:hAnsi="Open Sans" w:cs="Open Sans"/>
            <w:spacing w:val="5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6"/>
          </w:rPr>
          <w:delText>w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h</w:delText>
        </w:r>
        <w:r w:rsidDel="000F67C5">
          <w:rPr>
            <w:rFonts w:ascii="Open Sans" w:eastAsia="Open Sans" w:hAnsi="Open Sans" w:cs="Open Sans"/>
            <w:spacing w:val="-1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he</w:delText>
        </w:r>
        <w:r w:rsidDel="000F67C5">
          <w:rPr>
            <w:rFonts w:ascii="Open Sans" w:eastAsia="Open Sans" w:hAnsi="Open Sans" w:cs="Open Sans"/>
            <w:spacing w:val="-2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6"/>
          </w:rPr>
          <w:delText>w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>rn</w:delText>
        </w:r>
        <w:r w:rsidDel="000F67C5">
          <w:rPr>
            <w:rFonts w:ascii="Open Sans" w:eastAsia="Open Sans" w:hAnsi="Open Sans" w:cs="Open Sans"/>
            <w:spacing w:val="5"/>
          </w:rPr>
          <w:delText>i</w:delText>
        </w:r>
        <w:r w:rsidDel="000F67C5">
          <w:rPr>
            <w:rFonts w:ascii="Open Sans" w:eastAsia="Open Sans" w:hAnsi="Open Sans" w:cs="Open Sans"/>
          </w:rPr>
          <w:delText>ng</w:delText>
        </w:r>
        <w:r w:rsidDel="000F67C5">
          <w:rPr>
            <w:rFonts w:ascii="Open Sans" w:eastAsia="Open Sans" w:hAnsi="Open Sans" w:cs="Open Sans"/>
            <w:spacing w:val="-4"/>
          </w:rPr>
          <w:delText xml:space="preserve"> </w:delText>
        </w:r>
        <w:r w:rsidDel="000F67C5">
          <w:rPr>
            <w:rFonts w:ascii="Open Sans" w:eastAsia="Open Sans" w:hAnsi="Open Sans" w:cs="Open Sans"/>
          </w:rPr>
          <w:delText>n</w:delText>
        </w:r>
        <w:r w:rsidDel="000F67C5">
          <w:rPr>
            <w:rFonts w:ascii="Open Sans" w:eastAsia="Open Sans" w:hAnsi="Open Sans" w:cs="Open Sans"/>
            <w:spacing w:val="2"/>
          </w:rPr>
          <w:delText>o</w:delText>
        </w:r>
        <w:r w:rsidDel="000F67C5">
          <w:rPr>
            <w:rFonts w:ascii="Open Sans" w:eastAsia="Open Sans" w:hAnsi="Open Sans" w:cs="Open Sans"/>
          </w:rPr>
          <w:delText>w</w:delText>
        </w:r>
        <w:r w:rsidDel="000F67C5">
          <w:rPr>
            <w:rFonts w:ascii="Open Sans" w:eastAsia="Open Sans" w:hAnsi="Open Sans" w:cs="Open Sans"/>
            <w:spacing w:val="-6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  <w:spacing w:val="-3"/>
          </w:rPr>
          <w:delText>tt</w:delText>
        </w:r>
        <w:r w:rsidDel="000F67C5">
          <w:rPr>
            <w:rFonts w:ascii="Open Sans" w:eastAsia="Open Sans" w:hAnsi="Open Sans" w:cs="Open Sans"/>
            <w:spacing w:val="-2"/>
          </w:rPr>
          <w:delText>a</w:delText>
        </w:r>
        <w:r w:rsidDel="000F67C5">
          <w:rPr>
            <w:rFonts w:ascii="Open Sans" w:eastAsia="Open Sans" w:hAnsi="Open Sans" w:cs="Open Sans"/>
          </w:rPr>
          <w:delText>ch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  <w:r w:rsidDel="000F67C5">
          <w:rPr>
            <w:rFonts w:ascii="Open Sans" w:eastAsia="Open Sans" w:hAnsi="Open Sans" w:cs="Open Sans"/>
          </w:rPr>
          <w:delText xml:space="preserve">d </w:delText>
        </w:r>
        <w:r w:rsidDel="000F67C5">
          <w:rPr>
            <w:rFonts w:ascii="Open Sans" w:eastAsia="Open Sans" w:hAnsi="Open Sans" w:cs="Open Sans"/>
            <w:spacing w:val="-3"/>
          </w:rPr>
          <w:delText>t</w:delText>
        </w:r>
        <w:r w:rsidDel="000F67C5">
          <w:rPr>
            <w:rFonts w:ascii="Open Sans" w:eastAsia="Open Sans" w:hAnsi="Open Sans" w:cs="Open Sans"/>
          </w:rPr>
          <w:delText>o</w:delText>
        </w:r>
        <w:r w:rsidDel="000F67C5">
          <w:rPr>
            <w:rFonts w:ascii="Open Sans" w:eastAsia="Open Sans" w:hAnsi="Open Sans" w:cs="Open Sans"/>
            <w:spacing w:val="5"/>
          </w:rPr>
          <w:delText xml:space="preserve"> </w:delText>
        </w:r>
        <w:r w:rsidDel="000F67C5">
          <w:rPr>
            <w:rFonts w:ascii="Open Sans" w:eastAsia="Open Sans" w:hAnsi="Open Sans" w:cs="Open Sans"/>
            <w:spacing w:val="-6"/>
          </w:rPr>
          <w:delText>318</w:delText>
        </w:r>
        <w:r w:rsidDel="000F67C5">
          <w:rPr>
            <w:rFonts w:ascii="Open Sans" w:eastAsia="Open Sans" w:hAnsi="Open Sans" w:cs="Open Sans"/>
          </w:rPr>
          <w:delText>.</w:delText>
        </w:r>
        <w:commentRangeEnd w:id="6"/>
        <w:r w:rsidR="000F67C5" w:rsidDel="000F67C5">
          <w:rPr>
            <w:rStyle w:val="CommentReference"/>
          </w:rPr>
          <w:commentReference w:id="6"/>
        </w:r>
      </w:del>
    </w:p>
    <w:p w14:paraId="623606EB" w14:textId="77777777" w:rsidR="00C70597" w:rsidRDefault="00C70597">
      <w:pPr>
        <w:spacing w:before="5" w:after="0" w:line="220" w:lineRule="exact"/>
      </w:pPr>
    </w:p>
    <w:p w14:paraId="4DB44222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</w:p>
    <w:p w14:paraId="1759E740" w14:textId="1E2AB04A" w:rsidR="00C70597" w:rsidRDefault="0056057F">
      <w:pPr>
        <w:spacing w:before="87" w:after="0" w:line="240" w:lineRule="auto"/>
        <w:ind w:left="115" w:right="65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ps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del w:id="10" w:author="Meital Waltman" w:date="2016-09-25T10:16:00Z">
        <w:r w:rsidDel="00950ABF">
          <w:rPr>
            <w:rFonts w:ascii="Open Sans" w:eastAsia="Open Sans" w:hAnsi="Open Sans" w:cs="Open Sans"/>
            <w:color w:val="000000"/>
          </w:rPr>
          <w:delText>d</w:delText>
        </w:r>
        <w:r w:rsidDel="00950ABF">
          <w:rPr>
            <w:rFonts w:ascii="Open Sans" w:eastAsia="Open Sans" w:hAnsi="Open Sans" w:cs="Open Sans"/>
            <w:color w:val="000000"/>
            <w:spacing w:val="-3"/>
          </w:rPr>
          <w:delText>e</w:delText>
        </w:r>
      </w:del>
      <w:del w:id="11" w:author="Meital Waltman" w:date="2016-09-25T10:17:00Z">
        <w:r w:rsidDel="00950ABF">
          <w:rPr>
            <w:rFonts w:ascii="Open Sans" w:eastAsia="Open Sans" w:hAnsi="Open Sans" w:cs="Open Sans"/>
            <w:color w:val="000000"/>
            <w:spacing w:val="4"/>
          </w:rPr>
          <w:delText>-</w:delText>
        </w:r>
        <w:r w:rsidDel="00950ABF">
          <w:rPr>
            <w:rFonts w:ascii="Open Sans" w:eastAsia="Open Sans" w:hAnsi="Open Sans" w:cs="Open Sans"/>
            <w:color w:val="000000"/>
            <w:spacing w:val="-2"/>
          </w:rPr>
          <w:delText>a</w:delText>
        </w:r>
        <w:r w:rsidDel="00950ABF">
          <w:rPr>
            <w:rFonts w:ascii="Open Sans" w:eastAsia="Open Sans" w:hAnsi="Open Sans" w:cs="Open Sans"/>
            <w:color w:val="000000"/>
          </w:rPr>
          <w:delText>ss</w:delText>
        </w:r>
        <w:r w:rsidDel="00950ABF">
          <w:rPr>
            <w:rFonts w:ascii="Open Sans" w:eastAsia="Open Sans" w:hAnsi="Open Sans" w:cs="Open Sans"/>
            <w:color w:val="000000"/>
            <w:spacing w:val="5"/>
          </w:rPr>
          <w:delText>i</w:delText>
        </w:r>
        <w:r w:rsidDel="00950ABF">
          <w:rPr>
            <w:rFonts w:ascii="Open Sans" w:eastAsia="Open Sans" w:hAnsi="Open Sans" w:cs="Open Sans"/>
            <w:color w:val="000000"/>
          </w:rPr>
          <w:delText>gn</w:delText>
        </w:r>
        <w:r w:rsidDel="00950ABF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950ABF">
          <w:rPr>
            <w:rFonts w:ascii="Open Sans" w:eastAsia="Open Sans" w:hAnsi="Open Sans" w:cs="Open Sans"/>
            <w:color w:val="000000"/>
          </w:rPr>
          <w:delText>d</w:delText>
        </w:r>
      </w:del>
      <w:ins w:id="12" w:author="Meital Waltman" w:date="2016-09-25T10:17:00Z">
        <w:r w:rsidR="00950ABF">
          <w:rPr>
            <w:rFonts w:ascii="Open Sans" w:eastAsia="Open Sans" w:hAnsi="Open Sans" w:cs="Open Sans"/>
            <w:color w:val="000000"/>
          </w:rPr>
          <w:t>moved</w:t>
        </w:r>
      </w:ins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 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del w:id="13" w:author="Meital Waltman" w:date="2016-09-25T10:18:00Z">
        <w:r w:rsidDel="00950ABF">
          <w:rPr>
            <w:rFonts w:ascii="Open Sans" w:eastAsia="Open Sans" w:hAnsi="Open Sans" w:cs="Open Sans"/>
            <w:color w:val="000000"/>
          </w:rPr>
          <w:delText>r</w:delText>
        </w:r>
        <w:r w:rsidDel="00950ABF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950ABF">
          <w:rPr>
            <w:rFonts w:ascii="Open Sans" w:eastAsia="Open Sans" w:hAnsi="Open Sans" w:cs="Open Sans"/>
            <w:color w:val="000000"/>
            <w:spacing w:val="4"/>
          </w:rPr>
          <w:delText>-</w:delText>
        </w:r>
        <w:r w:rsidDel="00950ABF">
          <w:rPr>
            <w:rFonts w:ascii="Open Sans" w:eastAsia="Open Sans" w:hAnsi="Open Sans" w:cs="Open Sans"/>
            <w:color w:val="000000"/>
            <w:spacing w:val="-2"/>
          </w:rPr>
          <w:delText>a</w:delText>
        </w:r>
        <w:r w:rsidDel="00950ABF">
          <w:rPr>
            <w:rFonts w:ascii="Open Sans" w:eastAsia="Open Sans" w:hAnsi="Open Sans" w:cs="Open Sans"/>
            <w:color w:val="000000"/>
          </w:rPr>
          <w:delText>ss</w:delText>
        </w:r>
        <w:r w:rsidDel="00950ABF">
          <w:rPr>
            <w:rFonts w:ascii="Open Sans" w:eastAsia="Open Sans" w:hAnsi="Open Sans" w:cs="Open Sans"/>
            <w:color w:val="000000"/>
            <w:spacing w:val="5"/>
          </w:rPr>
          <w:delText>i</w:delText>
        </w:r>
        <w:r w:rsidDel="00950ABF">
          <w:rPr>
            <w:rFonts w:ascii="Open Sans" w:eastAsia="Open Sans" w:hAnsi="Open Sans" w:cs="Open Sans"/>
            <w:color w:val="000000"/>
          </w:rPr>
          <w:delText>gn</w:delText>
        </w:r>
        <w:r w:rsidDel="00950ABF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950ABF">
          <w:rPr>
            <w:rFonts w:ascii="Open Sans" w:eastAsia="Open Sans" w:hAnsi="Open Sans" w:cs="Open Sans"/>
            <w:color w:val="000000"/>
          </w:rPr>
          <w:delText>d</w:delText>
        </w:r>
      </w:del>
      <w:ins w:id="14" w:author="Meital Waltman" w:date="2016-09-25T10:18:00Z">
        <w:r w:rsidR="00950ABF">
          <w:rPr>
            <w:rFonts w:ascii="Open Sans" w:eastAsia="Open Sans" w:hAnsi="Open Sans" w:cs="Open Sans"/>
            <w:color w:val="000000"/>
          </w:rPr>
          <w:t>moved</w:t>
        </w:r>
      </w:ins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sch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.</w:t>
      </w:r>
    </w:p>
    <w:p w14:paraId="6F092E01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4E36DF90" w14:textId="6AA4B25C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del w:id="15" w:author="Meital Waltman" w:date="2016-09-25T10:07:00Z">
        <w:r w:rsidDel="000F67C5">
          <w:rPr>
            <w:rFonts w:ascii="Open Sans" w:eastAsia="Open Sans" w:hAnsi="Open Sans" w:cs="Open Sans"/>
            <w:b/>
            <w:bCs/>
            <w:color w:val="000000"/>
            <w:spacing w:val="-2"/>
            <w:sz w:val="24"/>
            <w:szCs w:val="24"/>
          </w:rPr>
          <w:delText>d</w:delText>
        </w:r>
        <w:r w:rsidDel="000F67C5">
          <w:rPr>
            <w:rFonts w:ascii="Open Sans" w:eastAsia="Open Sans" w:hAnsi="Open Sans" w:cs="Open Sans"/>
            <w:b/>
            <w:bCs/>
            <w:color w:val="000000"/>
            <w:spacing w:val="-7"/>
            <w:sz w:val="24"/>
            <w:szCs w:val="24"/>
          </w:rPr>
          <w:delText>e</w:delText>
        </w:r>
      </w:del>
      <w:del w:id="16" w:author="Meital Waltman" w:date="2016-09-25T10:18:00Z">
        <w:r w:rsidDel="00950ABF">
          <w:rPr>
            <w:rFonts w:ascii="Open Sans" w:eastAsia="Open Sans" w:hAnsi="Open Sans" w:cs="Open Sans"/>
            <w:b/>
            <w:bCs/>
            <w:color w:val="000000"/>
            <w:spacing w:val="-2"/>
            <w:sz w:val="24"/>
            <w:szCs w:val="24"/>
          </w:rPr>
          <w:delText>-</w:delText>
        </w:r>
        <w:r w:rsidDel="00950ABF">
          <w:rPr>
            <w:rFonts w:ascii="Open Sans" w:eastAsia="Open Sans" w:hAnsi="Open Sans" w:cs="Open Sans"/>
            <w:b/>
            <w:bCs/>
            <w:color w:val="000000"/>
            <w:spacing w:val="5"/>
            <w:sz w:val="24"/>
            <w:szCs w:val="24"/>
          </w:rPr>
          <w:delText>a</w:delText>
        </w:r>
        <w:r w:rsidDel="00950ABF">
          <w:rPr>
            <w:rFonts w:ascii="Open Sans" w:eastAsia="Open Sans" w:hAnsi="Open Sans" w:cs="Open Sans"/>
            <w:b/>
            <w:bCs/>
            <w:color w:val="000000"/>
            <w:spacing w:val="1"/>
            <w:sz w:val="24"/>
            <w:szCs w:val="24"/>
          </w:rPr>
          <w:delText>ss</w:delText>
        </w:r>
        <w:r w:rsidDel="00950ABF">
          <w:rPr>
            <w:rFonts w:ascii="Open Sans" w:eastAsia="Open Sans" w:hAnsi="Open Sans" w:cs="Open Sans"/>
            <w:b/>
            <w:bCs/>
            <w:color w:val="000000"/>
            <w:spacing w:val="2"/>
            <w:sz w:val="24"/>
            <w:szCs w:val="24"/>
          </w:rPr>
          <w:delText>i</w:delText>
        </w:r>
        <w:r w:rsidDel="00950ABF">
          <w:rPr>
            <w:rFonts w:ascii="Open Sans" w:eastAsia="Open Sans" w:hAnsi="Open Sans" w:cs="Open Sans"/>
            <w:b/>
            <w:bCs/>
            <w:color w:val="000000"/>
            <w:sz w:val="24"/>
            <w:szCs w:val="24"/>
          </w:rPr>
          <w:delText>gn</w:delText>
        </w:r>
      </w:del>
      <w:ins w:id="17" w:author="Meital Waltman" w:date="2016-09-25T10:18:00Z">
        <w:r w:rsidR="00950ABF">
          <w:rPr>
            <w:rFonts w:ascii="Open Sans" w:eastAsia="Open Sans" w:hAnsi="Open Sans" w:cs="Open Sans"/>
            <w:b/>
            <w:bCs/>
            <w:color w:val="000000"/>
            <w:spacing w:val="-2"/>
            <w:sz w:val="24"/>
            <w:szCs w:val="24"/>
          </w:rPr>
          <w:t>move</w:t>
        </w:r>
      </w:ins>
      <w:r>
        <w:rPr>
          <w:rFonts w:ascii="Open Sans" w:eastAsia="Open Sans" w:hAnsi="Open Sans" w:cs="Open Sans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2A2B7340" w14:textId="34795A24" w:rsidR="00C70597" w:rsidRDefault="0056057F">
      <w:pPr>
        <w:spacing w:before="93" w:after="0" w:line="240" w:lineRule="auto"/>
        <w:ind w:left="715" w:right="342" w:hanging="270"/>
        <w:rPr>
          <w:rFonts w:ascii="Open Sans" w:eastAsia="Open Sans" w:hAnsi="Open Sans" w:cs="Open Sans"/>
        </w:rPr>
      </w:pPr>
      <w:commentRangeStart w:id="18"/>
      <w:r>
        <w:rPr>
          <w:rFonts w:ascii="OpenSymbol" w:eastAsia="OpenSymbol" w:hAnsi="OpenSymbol" w:cs="OpenSymbol"/>
          <w:spacing w:val="2"/>
          <w:sz w:val="28"/>
          <w:szCs w:val="28"/>
        </w:rPr>
        <w:t>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ins w:id="19" w:author="Meital Waltman" w:date="2016-09-25T10:07:00Z">
        <w:r w:rsidR="000F67C5">
          <w:rPr>
            <w:rFonts w:ascii="Open Sans" w:eastAsia="Open Sans" w:hAnsi="Open Sans" w:cs="Open Sans"/>
            <w:spacing w:val="2"/>
          </w:rPr>
          <w:t>???</w:t>
        </w:r>
      </w:ins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9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del w:id="20" w:author="Meital Waltman" w:date="2016-09-25T10:07:00Z">
        <w:r w:rsidDel="000F67C5">
          <w:rPr>
            <w:rFonts w:ascii="Open Sans" w:eastAsia="Open Sans" w:hAnsi="Open Sans" w:cs="Open Sans"/>
          </w:rPr>
          <w:delText>d</w:delText>
        </w:r>
        <w:r w:rsidDel="000F67C5">
          <w:rPr>
            <w:rFonts w:ascii="Open Sans" w:eastAsia="Open Sans" w:hAnsi="Open Sans" w:cs="Open Sans"/>
            <w:spacing w:val="-3"/>
          </w:rPr>
          <w:delText>e</w:delText>
        </w:r>
      </w:del>
      <w:ins w:id="21" w:author="Meital Waltman" w:date="2016-09-25T10:07:00Z">
        <w:r w:rsidR="000F67C5">
          <w:rPr>
            <w:rFonts w:ascii="Open Sans" w:eastAsia="Open Sans" w:hAnsi="Open Sans" w:cs="Open Sans"/>
          </w:rPr>
          <w:t>r</w:t>
        </w:r>
        <w:r w:rsidR="000F67C5">
          <w:rPr>
            <w:rFonts w:ascii="Open Sans" w:eastAsia="Open Sans" w:hAnsi="Open Sans" w:cs="Open Sans"/>
            <w:spacing w:val="-3"/>
          </w:rPr>
          <w:t>e</w:t>
        </w:r>
      </w:ins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:</w:t>
      </w:r>
      <w:commentRangeEnd w:id="18"/>
      <w:r w:rsidR="00950ABF">
        <w:rPr>
          <w:rStyle w:val="CommentReference"/>
        </w:rPr>
        <w:commentReference w:id="18"/>
      </w:r>
    </w:p>
    <w:p w14:paraId="5FF13338" w14:textId="77777777" w:rsidR="00C70597" w:rsidRDefault="00C70597">
      <w:pPr>
        <w:spacing w:after="0"/>
        <w:sectPr w:rsidR="00C70597">
          <w:pgSz w:w="11920" w:h="16840"/>
          <w:pgMar w:top="1560" w:right="1220" w:bottom="280" w:left="1280" w:header="720" w:footer="720" w:gutter="0"/>
          <w:cols w:space="720"/>
        </w:sectPr>
      </w:pPr>
    </w:p>
    <w:p w14:paraId="4346C46F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0CEAAF0B" w14:textId="302E100D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9585E04" wp14:editId="3C0BEA73">
            <wp:extent cx="1551305" cy="311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3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EEDF" w14:textId="77777777" w:rsidR="00C70597" w:rsidRDefault="00C70597">
      <w:pPr>
        <w:spacing w:before="1" w:after="0" w:line="220" w:lineRule="exact"/>
      </w:pPr>
    </w:p>
    <w:p w14:paraId="095DAB7E" w14:textId="2B111C2B" w:rsidR="00C70597" w:rsidDel="00B35C22" w:rsidRDefault="0056057F">
      <w:pPr>
        <w:spacing w:after="0" w:line="297" w:lineRule="exact"/>
        <w:ind w:left="115" w:right="-20"/>
        <w:rPr>
          <w:del w:id="22" w:author="Meital Waltman" w:date="2016-09-25T10:34:00Z"/>
          <w:rFonts w:ascii="Open Sans" w:eastAsia="Open Sans" w:hAnsi="Open Sans" w:cs="Open Sans"/>
        </w:rPr>
      </w:pPr>
      <w:commentRangeStart w:id="23"/>
      <w:del w:id="24" w:author="Meital Waltman" w:date="2016-09-25T10:34:00Z">
        <w:r w:rsidDel="00B35C22">
          <w:rPr>
            <w:rFonts w:ascii="Open Sans" w:eastAsia="Open Sans" w:hAnsi="Open Sans" w:cs="Open Sans"/>
            <w:spacing w:val="-1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spacing w:val="-1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position w:val="1"/>
          </w:rPr>
          <w:delText>s</w:delText>
        </w:r>
        <w:r w:rsidDel="00B35C22">
          <w:rPr>
            <w:rFonts w:ascii="Open Sans" w:eastAsia="Open Sans" w:hAnsi="Open Sans" w:cs="Open Sans"/>
            <w:spacing w:val="2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position w:val="1"/>
          </w:rPr>
          <w:delText>ns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position w:val="1"/>
          </w:rPr>
          <w:delText>ruc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spacing w:val="-5"/>
            <w:position w:val="1"/>
          </w:rPr>
          <w:delText>v</w:delText>
        </w:r>
        <w:r w:rsidDel="00B35C22">
          <w:rPr>
            <w:rFonts w:ascii="Open Sans" w:eastAsia="Open Sans" w:hAnsi="Open Sans" w:cs="Open Sans"/>
            <w:position w:val="1"/>
          </w:rPr>
          <w:delText>e</w:delText>
        </w:r>
        <w:r w:rsidDel="00B35C22">
          <w:rPr>
            <w:rFonts w:ascii="Open Sans" w:eastAsia="Open Sans" w:hAnsi="Open Sans" w:cs="Open Sans"/>
            <w:spacing w:val="-6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position w:val="1"/>
          </w:rPr>
          <w:delText>o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5"/>
            <w:position w:val="1"/>
          </w:rPr>
          <w:delText>v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35C22">
          <w:rPr>
            <w:rFonts w:ascii="Open Sans" w:eastAsia="Open Sans" w:hAnsi="Open Sans" w:cs="Open Sans"/>
            <w:position w:val="1"/>
          </w:rPr>
          <w:delText>w</w:delText>
        </w:r>
        <w:r w:rsidDel="00B35C22">
          <w:rPr>
            <w:rFonts w:ascii="Open Sans" w:eastAsia="Open Sans" w:hAnsi="Open Sans" w:cs="Open Sans"/>
            <w:spacing w:val="-6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position w:val="1"/>
          </w:rPr>
          <w:delText>he</w:delText>
        </w:r>
        <w:r w:rsidDel="00B35C22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4"/>
            <w:position w:val="1"/>
          </w:rPr>
          <w:delText>V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35C22">
          <w:rPr>
            <w:rFonts w:ascii="Open Sans" w:eastAsia="Open Sans" w:hAnsi="Open Sans" w:cs="Open Sans"/>
            <w:position w:val="1"/>
          </w:rPr>
          <w:delText>h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35C22">
          <w:rPr>
            <w:rFonts w:ascii="Open Sans" w:eastAsia="Open Sans" w:hAnsi="Open Sans" w:cs="Open Sans"/>
            <w:position w:val="1"/>
          </w:rPr>
          <w:delText>c</w:delText>
        </w:r>
        <w:r w:rsidDel="00B35C22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35C22">
          <w:rPr>
            <w:rFonts w:ascii="Open Sans" w:eastAsia="Open Sans" w:hAnsi="Open Sans" w:cs="Open Sans"/>
            <w:position w:val="1"/>
          </w:rPr>
          <w:delText>s</w:delText>
        </w:r>
        <w:r w:rsidDel="00B35C22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position w:val="1"/>
          </w:rPr>
          <w:delText>s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35C22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35C22">
          <w:rPr>
            <w:rFonts w:ascii="Open Sans" w:eastAsia="Open Sans" w:hAnsi="Open Sans" w:cs="Open Sans"/>
            <w:position w:val="1"/>
          </w:rPr>
          <w:delText>ck</w:delText>
        </w:r>
        <w:r w:rsidDel="00B35C22">
          <w:rPr>
            <w:rFonts w:ascii="Open Sans" w:eastAsia="Open Sans" w:hAnsi="Open Sans" w:cs="Open Sans"/>
            <w:spacing w:val="6"/>
            <w:position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35C22">
          <w:rPr>
            <w:rFonts w:ascii="Open Sans" w:eastAsia="Open Sans" w:hAnsi="Open Sans" w:cs="Open Sans"/>
            <w:position w:val="1"/>
          </w:rPr>
          <w:delText>r</w:delText>
        </w:r>
        <w:r w:rsidDel="00B35C22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35C22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35C22">
          <w:rPr>
            <w:rFonts w:ascii="Open Sans" w:eastAsia="Open Sans" w:hAnsi="Open Sans" w:cs="Open Sans"/>
            <w:position w:val="1"/>
          </w:rPr>
          <w:delText>:</w:delText>
        </w:r>
      </w:del>
    </w:p>
    <w:p w14:paraId="6988C960" w14:textId="4A726673" w:rsidR="00C70597" w:rsidDel="00B35C22" w:rsidRDefault="00C70597">
      <w:pPr>
        <w:spacing w:before="2" w:after="0" w:line="130" w:lineRule="exact"/>
        <w:rPr>
          <w:del w:id="25" w:author="Meital Waltman" w:date="2016-09-25T10:34:00Z"/>
          <w:sz w:val="13"/>
          <w:szCs w:val="13"/>
        </w:rPr>
      </w:pPr>
    </w:p>
    <w:p w14:paraId="3FA26874" w14:textId="72809157" w:rsidR="00C70597" w:rsidDel="00B35C22" w:rsidRDefault="00FF2F4E">
      <w:pPr>
        <w:spacing w:after="0" w:line="240" w:lineRule="auto"/>
        <w:ind w:left="115" w:right="-20"/>
        <w:rPr>
          <w:del w:id="26" w:author="Meital Waltman" w:date="2016-09-25T10:34:00Z"/>
          <w:rFonts w:ascii="Times New Roman" w:eastAsia="Times New Roman" w:hAnsi="Times New Roman" w:cs="Times New Roman"/>
          <w:sz w:val="20"/>
          <w:szCs w:val="20"/>
        </w:rPr>
      </w:pPr>
      <w:del w:id="27" w:author="Meital Waltman" w:date="2016-09-25T10:34:00Z">
        <w:r w:rsidDel="00B35C22">
          <w:rPr>
            <w:noProof/>
            <w:lang w:bidi="he-IL"/>
          </w:rPr>
          <w:drawing>
            <wp:inline distT="0" distB="0" distL="0" distR="0" wp14:anchorId="6E1B7879" wp14:editId="509EA1AC">
              <wp:extent cx="4756785" cy="359410"/>
              <wp:effectExtent l="0" t="0" r="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56785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48DF84A" w14:textId="4954A2E0" w:rsidR="00C70597" w:rsidDel="00B35C22" w:rsidRDefault="00C70597">
      <w:pPr>
        <w:spacing w:before="6" w:after="0" w:line="180" w:lineRule="exact"/>
        <w:rPr>
          <w:del w:id="28" w:author="Meital Waltman" w:date="2016-09-25T10:34:00Z"/>
          <w:sz w:val="18"/>
          <w:szCs w:val="18"/>
        </w:rPr>
      </w:pPr>
    </w:p>
    <w:p w14:paraId="657B1A07" w14:textId="55A1C23F" w:rsidR="00C70597" w:rsidDel="00B35C22" w:rsidRDefault="0056057F">
      <w:pPr>
        <w:spacing w:after="0" w:line="240" w:lineRule="auto"/>
        <w:ind w:left="115" w:right="37"/>
        <w:rPr>
          <w:del w:id="29" w:author="Meital Waltman" w:date="2016-09-25T10:34:00Z"/>
          <w:rFonts w:ascii="Open Sans" w:eastAsia="Open Sans" w:hAnsi="Open Sans" w:cs="Open Sans"/>
        </w:rPr>
      </w:pPr>
      <w:del w:id="30" w:author="Meital Waltman" w:date="2016-09-25T10:34:00Z">
        <w:r w:rsidDel="00B35C22">
          <w:rPr>
            <w:rFonts w:ascii="Open Sans" w:eastAsia="Open Sans" w:hAnsi="Open Sans" w:cs="Open Sans"/>
            <w:spacing w:val="4"/>
          </w:rPr>
          <w:delText>V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c</w:delText>
        </w:r>
        <w:r w:rsidDel="00B35C22">
          <w:rPr>
            <w:rFonts w:ascii="Open Sans" w:eastAsia="Open Sans" w:hAnsi="Open Sans" w:cs="Open Sans"/>
            <w:spacing w:val="5"/>
          </w:rPr>
          <w:delText>l</w:delText>
        </w:r>
        <w:r w:rsidDel="00B35C22">
          <w:rPr>
            <w:rFonts w:ascii="Open Sans" w:eastAsia="Open Sans" w:hAnsi="Open Sans" w:cs="Open Sans"/>
          </w:rPr>
          <w:delText>e</w:delText>
        </w:r>
        <w:r w:rsidDel="00B35C22">
          <w:rPr>
            <w:rFonts w:ascii="Open Sans" w:eastAsia="Open Sans" w:hAnsi="Open Sans" w:cs="Open Sans"/>
            <w:spacing w:val="-3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1</w:delText>
        </w:r>
        <w:r w:rsidDel="00B35C22">
          <w:rPr>
            <w:rFonts w:ascii="Open Sans" w:eastAsia="Open Sans" w:hAnsi="Open Sans" w:cs="Open Sans"/>
            <w:spacing w:val="-4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t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g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n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  <w:spacing w:val="5"/>
          </w:rPr>
          <w:delText>ll</w:delText>
        </w:r>
        <w:r w:rsidDel="00B35C22">
          <w:rPr>
            <w:rFonts w:ascii="Open Sans" w:eastAsia="Open Sans" w:hAnsi="Open Sans" w:cs="Open Sans"/>
          </w:rPr>
          <w:delText>y</w:delText>
        </w:r>
        <w:r w:rsidDel="00B35C22">
          <w:rPr>
            <w:rFonts w:ascii="Open Sans" w:eastAsia="Open Sans" w:hAnsi="Open Sans" w:cs="Open Sans"/>
            <w:spacing w:val="-9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d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 xml:space="preserve">d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he</w:delText>
        </w:r>
        <w:r w:rsidDel="00B35C22">
          <w:rPr>
            <w:rFonts w:ascii="Open Sans" w:eastAsia="Open Sans" w:hAnsi="Open Sans" w:cs="Open Sans"/>
            <w:spacing w:val="-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p</w:delText>
        </w:r>
        <w:r w:rsidDel="00B35C22">
          <w:rPr>
            <w:rFonts w:ascii="Open Sans" w:eastAsia="Open Sans" w:hAnsi="Open Sans" w:cs="Open Sans"/>
            <w:spacing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6"/>
          </w:rPr>
          <w:delText>w</w:delText>
        </w:r>
        <w:r w:rsidDel="00B35C22">
          <w:rPr>
            <w:rFonts w:ascii="Open Sans" w:eastAsia="Open Sans" w:hAnsi="Open Sans" w:cs="Open Sans"/>
          </w:rPr>
          <w:delText>e</w:delText>
        </w:r>
        <w:r w:rsidDel="00B35C22">
          <w:rPr>
            <w:rFonts w:ascii="Open Sans" w:eastAsia="Open Sans" w:hAnsi="Open Sans" w:cs="Open Sans"/>
            <w:spacing w:val="-3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d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  <w:spacing w:val="4"/>
          </w:rPr>
          <w:delText>-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ss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gn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d</w:delText>
        </w:r>
        <w:r w:rsidDel="00B35C22">
          <w:rPr>
            <w:rFonts w:ascii="Open Sans" w:eastAsia="Open Sans" w:hAnsi="Open Sans" w:cs="Open Sans"/>
            <w:spacing w:val="-4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s</w:delText>
        </w:r>
        <w:r w:rsidDel="00B35C22">
          <w:rPr>
            <w:rFonts w:ascii="Open Sans" w:eastAsia="Open Sans" w:hAnsi="Open Sans" w:cs="Open Sans"/>
            <w:spacing w:val="2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sh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  <w:spacing w:val="-6"/>
          </w:rPr>
          <w:delText>w</w:delText>
        </w:r>
        <w:r w:rsidDel="00B35C22">
          <w:rPr>
            <w:rFonts w:ascii="Open Sans" w:eastAsia="Open Sans" w:hAnsi="Open Sans" w:cs="Open Sans"/>
          </w:rPr>
          <w:delText>n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6"/>
          </w:rPr>
          <w:delText>w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</w:rPr>
          <w:delText>ut</w:delText>
        </w:r>
        <w:r w:rsidDel="00B35C22">
          <w:rPr>
            <w:rFonts w:ascii="Open Sans" w:eastAsia="Open Sans" w:hAnsi="Open Sans" w:cs="Open Sans"/>
            <w:spacing w:val="-5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.</w:delText>
        </w:r>
        <w:r w:rsidDel="00B35C22">
          <w:rPr>
            <w:rFonts w:ascii="Open Sans" w:eastAsia="Open Sans" w:hAnsi="Open Sans" w:cs="Open Sans"/>
            <w:spacing w:val="3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A</w:delText>
        </w:r>
        <w:r w:rsidDel="00B35C22">
          <w:rPr>
            <w:rFonts w:ascii="Open Sans" w:eastAsia="Open Sans" w:hAnsi="Open Sans" w:cs="Open Sans"/>
            <w:spacing w:val="-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2"/>
          </w:rPr>
          <w:delText>"</w:delText>
        </w:r>
        <w:r w:rsidDel="00B35C22">
          <w:rPr>
            <w:rFonts w:ascii="Open Sans" w:eastAsia="Open Sans" w:hAnsi="Open Sans" w:cs="Open Sans"/>
            <w:spacing w:val="-3"/>
          </w:rPr>
          <w:delText>te</w:delText>
        </w:r>
        <w:r w:rsidDel="00B35C22">
          <w:rPr>
            <w:rFonts w:ascii="Open Sans" w:eastAsia="Open Sans" w:hAnsi="Open Sans" w:cs="Open Sans"/>
            <w:spacing w:val="5"/>
          </w:rPr>
          <w:delText>m</w:delText>
        </w:r>
        <w:r w:rsidDel="00B35C22">
          <w:rPr>
            <w:rFonts w:ascii="Open Sans" w:eastAsia="Open Sans" w:hAnsi="Open Sans" w:cs="Open Sans"/>
          </w:rPr>
          <w:delText>p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-6"/>
          </w:rPr>
          <w:delText>y</w:delText>
        </w:r>
        <w:r w:rsidDel="00B35C22">
          <w:rPr>
            <w:rFonts w:ascii="Open Sans" w:eastAsia="Open Sans" w:hAnsi="Open Sans" w:cs="Open Sans"/>
          </w:rPr>
          <w:delText xml:space="preserve">" </w:delText>
        </w:r>
        <w:r w:rsidDel="00B35C22">
          <w:rPr>
            <w:rFonts w:ascii="Open Sans" w:eastAsia="Open Sans" w:hAnsi="Open Sans" w:cs="Open Sans"/>
            <w:spacing w:val="-5"/>
          </w:rPr>
          <w:delText>v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c</w:delText>
        </w:r>
        <w:r w:rsidDel="00B35C22">
          <w:rPr>
            <w:rFonts w:ascii="Open Sans" w:eastAsia="Open Sans" w:hAnsi="Open Sans" w:cs="Open Sans"/>
            <w:spacing w:val="5"/>
          </w:rPr>
          <w:delText>l</w:delText>
        </w:r>
        <w:r w:rsidDel="00B35C22">
          <w:rPr>
            <w:rFonts w:ascii="Open Sans" w:eastAsia="Open Sans" w:hAnsi="Open Sans" w:cs="Open Sans"/>
          </w:rPr>
          <w:delText>e</w:delText>
        </w:r>
        <w:r w:rsidDel="00B35C22">
          <w:rPr>
            <w:rFonts w:ascii="Open Sans" w:eastAsia="Open Sans" w:hAnsi="Open Sans" w:cs="Open Sans"/>
            <w:spacing w:val="-5"/>
          </w:rPr>
          <w:delText xml:space="preserve"> (v</w:delText>
        </w:r>
        <w:r w:rsidDel="00B35C22">
          <w:rPr>
            <w:rFonts w:ascii="Open Sans" w:eastAsia="Open Sans" w:hAnsi="Open Sans" w:cs="Open Sans"/>
            <w:spacing w:val="6"/>
          </w:rPr>
          <w:delText>_</w:delText>
        </w:r>
        <w:r w:rsidDel="00B35C22">
          <w:rPr>
            <w:rFonts w:ascii="Open Sans" w:eastAsia="Open Sans" w:hAnsi="Open Sans" w:cs="Open Sans"/>
            <w:spacing w:val="-6"/>
          </w:rPr>
          <w:delText>88</w:delText>
        </w:r>
        <w:r w:rsidDel="00B35C22">
          <w:rPr>
            <w:rFonts w:ascii="Open Sans" w:eastAsia="Open Sans" w:hAnsi="Open Sans" w:cs="Open Sans"/>
          </w:rPr>
          <w:delText>)</w:delText>
        </w:r>
        <w:r w:rsidDel="00B35C22">
          <w:rPr>
            <w:rFonts w:ascii="Open Sans" w:eastAsia="Open Sans" w:hAnsi="Open Sans" w:cs="Open Sans"/>
            <w:spacing w:val="-7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s</w:delText>
        </w:r>
        <w:r w:rsidDel="00B35C22">
          <w:rPr>
            <w:rFonts w:ascii="Open Sans" w:eastAsia="Open Sans" w:hAnsi="Open Sans" w:cs="Open Sans"/>
            <w:spacing w:val="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ss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gn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d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o</w:delText>
        </w:r>
        <w:r w:rsidDel="00B35C22">
          <w:rPr>
            <w:rFonts w:ascii="Open Sans" w:eastAsia="Open Sans" w:hAnsi="Open Sans" w:cs="Open Sans"/>
            <w:spacing w:val="5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he</w:delText>
        </w:r>
        <w:r w:rsidDel="00B35C22">
          <w:rPr>
            <w:rFonts w:ascii="Open Sans" w:eastAsia="Open Sans" w:hAnsi="Open Sans" w:cs="Open Sans"/>
            <w:spacing w:val="-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p.</w:delText>
        </w:r>
        <w:commentRangeEnd w:id="23"/>
        <w:r w:rsidR="00B35C22" w:rsidDel="00B35C22">
          <w:rPr>
            <w:rStyle w:val="CommentReference"/>
            <w:rtl/>
          </w:rPr>
          <w:commentReference w:id="23"/>
        </w:r>
      </w:del>
    </w:p>
    <w:p w14:paraId="3EA27501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796F87DE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-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ss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gn</w:t>
      </w:r>
      <w:r>
        <w:rPr>
          <w:rFonts w:ascii="Open Sans" w:eastAsia="Open Sans" w:hAnsi="Open Sans" w:cs="Open Sans"/>
          <w:b/>
          <w:bCs/>
          <w:color w:val="000000"/>
          <w:spacing w:val="1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k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46BC4E0D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410B330C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t</w:t>
      </w:r>
    </w:p>
    <w:p w14:paraId="65B22388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7E09FFE1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s:</w:t>
      </w:r>
    </w:p>
    <w:p w14:paraId="60AA5505" w14:textId="77777777" w:rsidR="00C70597" w:rsidRDefault="00C70597">
      <w:pPr>
        <w:spacing w:after="0"/>
        <w:sectPr w:rsidR="00C70597">
          <w:pgSz w:w="11920" w:h="16840"/>
          <w:pgMar w:top="1560" w:right="1620" w:bottom="280" w:left="1280" w:header="720" w:footer="720" w:gutter="0"/>
          <w:cols w:space="720"/>
        </w:sectPr>
      </w:pPr>
    </w:p>
    <w:p w14:paraId="018C8B72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07CE33BD" w14:textId="73F0082D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commentRangeStart w:id="31"/>
      <w:r>
        <w:rPr>
          <w:noProof/>
          <w:lang w:bidi="he-IL"/>
        </w:rPr>
        <w:drawing>
          <wp:inline distT="0" distB="0" distL="0" distR="0" wp14:anchorId="2EE99C90" wp14:editId="1496B024">
            <wp:extent cx="1687195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 w:rsidR="00B35C22">
        <w:rPr>
          <w:rStyle w:val="CommentReference"/>
        </w:rPr>
        <w:commentReference w:id="31"/>
      </w:r>
    </w:p>
    <w:p w14:paraId="0CA38A4B" w14:textId="77777777" w:rsidR="00C70597" w:rsidRDefault="00C70597">
      <w:pPr>
        <w:spacing w:before="2" w:after="0" w:line="150" w:lineRule="exact"/>
        <w:rPr>
          <w:sz w:val="15"/>
          <w:szCs w:val="15"/>
        </w:rPr>
      </w:pPr>
    </w:p>
    <w:p w14:paraId="78FD19CD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position w:val="1"/>
        </w:rPr>
        <w:t>s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mmi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s.</w:t>
      </w:r>
    </w:p>
    <w:p w14:paraId="20D3B8A9" w14:textId="77777777" w:rsidR="00C70597" w:rsidRDefault="00C70597">
      <w:pPr>
        <w:spacing w:before="5" w:after="0" w:line="220" w:lineRule="exact"/>
      </w:pPr>
    </w:p>
    <w:p w14:paraId="755FEBE8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1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</w:p>
    <w:p w14:paraId="7BEA0C2D" w14:textId="77777777" w:rsidR="00C70597" w:rsidRDefault="0056057F">
      <w:pPr>
        <w:spacing w:before="87" w:after="0" w:line="240" w:lineRule="auto"/>
        <w:ind w:left="115" w:right="27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 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ng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5CE225F0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AD6514F" w14:textId="203440FC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3281BA6" wp14:editId="3464F5BE">
            <wp:extent cx="5791200" cy="2089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3DD5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2D22F137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up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308CA6D8" w14:textId="77777777" w:rsidR="00C70597" w:rsidRDefault="0056057F">
      <w:pPr>
        <w:spacing w:before="66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1EE97A79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7E0C2ACD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33D2F92D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FAE132E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 xml:space="preserve">ck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203</w:t>
      </w:r>
      <w:r>
        <w:rPr>
          <w:rFonts w:ascii="Open Sans" w:eastAsia="Open Sans" w:hAnsi="Open Sans" w:cs="Open Sans"/>
        </w:rPr>
        <w:t>.</w:t>
      </w:r>
    </w:p>
    <w:p w14:paraId="1422B1C4" w14:textId="77777777" w:rsidR="00C70597" w:rsidRDefault="00C70597">
      <w:pPr>
        <w:spacing w:after="0"/>
        <w:sectPr w:rsidR="00C70597">
          <w:pgSz w:w="11920" w:h="16840"/>
          <w:pgMar w:top="1560" w:right="1260" w:bottom="280" w:left="1280" w:header="720" w:footer="720" w:gutter="0"/>
          <w:cols w:space="720"/>
        </w:sectPr>
      </w:pPr>
    </w:p>
    <w:p w14:paraId="120A6ED1" w14:textId="77777777" w:rsidR="00C70597" w:rsidRDefault="00C70597">
      <w:pPr>
        <w:spacing w:before="8" w:after="0" w:line="160" w:lineRule="exact"/>
        <w:rPr>
          <w:sz w:val="16"/>
          <w:szCs w:val="16"/>
        </w:rPr>
      </w:pPr>
    </w:p>
    <w:p w14:paraId="354A0DC3" w14:textId="77777777" w:rsidR="00C70597" w:rsidRDefault="0056057F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 xml:space="preserve">s 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n:</w:t>
      </w:r>
    </w:p>
    <w:p w14:paraId="74FEB067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9C252F5" w14:textId="7C69C07F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4B99941" wp14:editId="4663C42D">
            <wp:extent cx="5459095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5E70" w14:textId="77777777" w:rsidR="00C70597" w:rsidRDefault="00C70597">
      <w:pPr>
        <w:spacing w:before="4" w:after="0" w:line="160" w:lineRule="exact"/>
        <w:rPr>
          <w:sz w:val="16"/>
          <w:szCs w:val="16"/>
        </w:rPr>
      </w:pPr>
    </w:p>
    <w:p w14:paraId="0634DBF0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gr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34E63338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7E47CB8C" w14:textId="77777777" w:rsidR="00C70597" w:rsidRDefault="0056057F">
      <w:pPr>
        <w:spacing w:after="0" w:line="240" w:lineRule="auto"/>
        <w:ind w:left="715" w:right="11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gh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2358C2C1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F343A8F" w14:textId="0BA804CC" w:rsidR="00C70597" w:rsidRDefault="00FF2F4E">
      <w:pPr>
        <w:spacing w:after="0" w:line="282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06" behindDoc="1" locked="0" layoutInCell="1" allowOverlap="1" wp14:anchorId="1F39264F" wp14:editId="4FE12728">
                <wp:simplePos x="0" y="0"/>
                <wp:positionH relativeFrom="page">
                  <wp:posOffset>881380</wp:posOffset>
                </wp:positionH>
                <wp:positionV relativeFrom="paragraph">
                  <wp:posOffset>269240</wp:posOffset>
                </wp:positionV>
                <wp:extent cx="5791200" cy="609600"/>
                <wp:effectExtent l="0" t="0" r="0" b="1905"/>
                <wp:wrapNone/>
                <wp:docPr id="145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609600"/>
                          <a:chOff x="1388" y="424"/>
                          <a:chExt cx="9120" cy="960"/>
                        </a:xfrm>
                      </wpg:grpSpPr>
                      <pic:pic xmlns:pic="http://schemas.openxmlformats.org/drawingml/2006/picture">
                        <pic:nvPicPr>
                          <pic:cNvPr id="146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32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7" name="Group 133"/>
                        <wpg:cNvGrpSpPr>
                          <a:grpSpLocks/>
                        </wpg:cNvGrpSpPr>
                        <wpg:grpSpPr bwMode="auto">
                          <a:xfrm>
                            <a:off x="1395" y="432"/>
                            <a:ext cx="9082" cy="945"/>
                            <a:chOff x="1395" y="432"/>
                            <a:chExt cx="9082" cy="945"/>
                          </a:xfrm>
                        </wpg:grpSpPr>
                        <wps:wsp>
                          <wps:cNvPr id="148" name="Freeform 134"/>
                          <wps:cNvSpPr>
                            <a:spLocks/>
                          </wps:cNvSpPr>
                          <wps:spPr bwMode="auto">
                            <a:xfrm>
                              <a:off x="1395" y="432"/>
                              <a:ext cx="9082" cy="9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32 432"/>
                                <a:gd name="T3" fmla="*/ 432 h 945"/>
                                <a:gd name="T4" fmla="+- 0 1477 1395"/>
                                <a:gd name="T5" fmla="*/ T4 w 9082"/>
                                <a:gd name="T6" fmla="+- 0 432 432"/>
                                <a:gd name="T7" fmla="*/ 432 h 945"/>
                                <a:gd name="T8" fmla="+- 0 1419 1395"/>
                                <a:gd name="T9" fmla="*/ T8 w 9082"/>
                                <a:gd name="T10" fmla="+- 0 461 432"/>
                                <a:gd name="T11" fmla="*/ 461 h 945"/>
                                <a:gd name="T12" fmla="+- 0 1395 1395"/>
                                <a:gd name="T13" fmla="*/ T12 w 9082"/>
                                <a:gd name="T14" fmla="+- 0 522 432"/>
                                <a:gd name="T15" fmla="*/ 522 h 945"/>
                                <a:gd name="T16" fmla="+- 0 1395 1395"/>
                                <a:gd name="T17" fmla="*/ T16 w 9082"/>
                                <a:gd name="T18" fmla="+- 0 1295 432"/>
                                <a:gd name="T19" fmla="*/ 1295 h 945"/>
                                <a:gd name="T20" fmla="+- 0 1424 1395"/>
                                <a:gd name="T21" fmla="*/ T20 w 9082"/>
                                <a:gd name="T22" fmla="+- 0 1353 432"/>
                                <a:gd name="T23" fmla="*/ 1353 h 945"/>
                                <a:gd name="T24" fmla="+- 0 1485 1395"/>
                                <a:gd name="T25" fmla="*/ T24 w 9082"/>
                                <a:gd name="T26" fmla="+- 0 1377 432"/>
                                <a:gd name="T27" fmla="*/ 1377 h 945"/>
                                <a:gd name="T28" fmla="+- 0 10418 1395"/>
                                <a:gd name="T29" fmla="*/ T28 w 9082"/>
                                <a:gd name="T30" fmla="+- 0 1376 432"/>
                                <a:gd name="T31" fmla="*/ 1376 h 945"/>
                                <a:gd name="T32" fmla="+- 0 10440 1395"/>
                                <a:gd name="T33" fmla="*/ T32 w 9082"/>
                                <a:gd name="T34" fmla="+- 0 1372 432"/>
                                <a:gd name="T35" fmla="*/ 1372 h 945"/>
                                <a:gd name="T36" fmla="+- 0 10460 1395"/>
                                <a:gd name="T37" fmla="*/ T36 w 9082"/>
                                <a:gd name="T38" fmla="+- 0 1362 432"/>
                                <a:gd name="T39" fmla="*/ 1362 h 945"/>
                                <a:gd name="T40" fmla="+- 0 10476 1395"/>
                                <a:gd name="T41" fmla="*/ T40 w 9082"/>
                                <a:gd name="T42" fmla="+- 0 1348 432"/>
                                <a:gd name="T43" fmla="*/ 1348 h 945"/>
                                <a:gd name="T44" fmla="+- 0 10477 1395"/>
                                <a:gd name="T45" fmla="*/ T44 w 9082"/>
                                <a:gd name="T46" fmla="+- 0 1347 432"/>
                                <a:gd name="T47" fmla="*/ 1347 h 945"/>
                                <a:gd name="T48" fmla="+- 0 1479 1395"/>
                                <a:gd name="T49" fmla="*/ T48 w 9082"/>
                                <a:gd name="T50" fmla="+- 0 1347 432"/>
                                <a:gd name="T51" fmla="*/ 1347 h 945"/>
                                <a:gd name="T52" fmla="+- 0 1458 1395"/>
                                <a:gd name="T53" fmla="*/ T52 w 9082"/>
                                <a:gd name="T54" fmla="+- 0 1340 432"/>
                                <a:gd name="T55" fmla="*/ 1340 h 945"/>
                                <a:gd name="T56" fmla="+- 0 1441 1395"/>
                                <a:gd name="T57" fmla="*/ T56 w 9082"/>
                                <a:gd name="T58" fmla="+- 0 1327 432"/>
                                <a:gd name="T59" fmla="*/ 1327 h 945"/>
                                <a:gd name="T60" fmla="+- 0 1429 1395"/>
                                <a:gd name="T61" fmla="*/ T60 w 9082"/>
                                <a:gd name="T62" fmla="+- 0 1309 432"/>
                                <a:gd name="T63" fmla="*/ 1309 h 945"/>
                                <a:gd name="T64" fmla="+- 0 1425 1395"/>
                                <a:gd name="T65" fmla="*/ T64 w 9082"/>
                                <a:gd name="T66" fmla="+- 0 1287 432"/>
                                <a:gd name="T67" fmla="*/ 1287 h 945"/>
                                <a:gd name="T68" fmla="+- 0 1425 1395"/>
                                <a:gd name="T69" fmla="*/ T68 w 9082"/>
                                <a:gd name="T70" fmla="+- 0 516 432"/>
                                <a:gd name="T71" fmla="*/ 516 h 945"/>
                                <a:gd name="T72" fmla="+- 0 1431 1395"/>
                                <a:gd name="T73" fmla="*/ T72 w 9082"/>
                                <a:gd name="T74" fmla="+- 0 495 432"/>
                                <a:gd name="T75" fmla="*/ 495 h 945"/>
                                <a:gd name="T76" fmla="+- 0 1444 1395"/>
                                <a:gd name="T77" fmla="*/ T76 w 9082"/>
                                <a:gd name="T78" fmla="+- 0 478 432"/>
                                <a:gd name="T79" fmla="*/ 478 h 945"/>
                                <a:gd name="T80" fmla="+- 0 1463 1395"/>
                                <a:gd name="T81" fmla="*/ T80 w 9082"/>
                                <a:gd name="T82" fmla="+- 0 466 432"/>
                                <a:gd name="T83" fmla="*/ 466 h 945"/>
                                <a:gd name="T84" fmla="+- 0 1485 1395"/>
                                <a:gd name="T85" fmla="*/ T84 w 9082"/>
                                <a:gd name="T86" fmla="+- 0 462 432"/>
                                <a:gd name="T87" fmla="*/ 462 h 945"/>
                                <a:gd name="T88" fmla="+- 0 10476 1395"/>
                                <a:gd name="T89" fmla="*/ T88 w 9082"/>
                                <a:gd name="T90" fmla="+- 0 462 432"/>
                                <a:gd name="T91" fmla="*/ 462 h 945"/>
                                <a:gd name="T92" fmla="+- 0 10471 1395"/>
                                <a:gd name="T93" fmla="*/ T92 w 9082"/>
                                <a:gd name="T94" fmla="+- 0 455 432"/>
                                <a:gd name="T95" fmla="*/ 455 h 945"/>
                                <a:gd name="T96" fmla="+- 0 10453 1395"/>
                                <a:gd name="T97" fmla="*/ T96 w 9082"/>
                                <a:gd name="T98" fmla="+- 0 443 432"/>
                                <a:gd name="T99" fmla="*/ 443 h 945"/>
                                <a:gd name="T100" fmla="+- 0 10433 1395"/>
                                <a:gd name="T101" fmla="*/ T100 w 9082"/>
                                <a:gd name="T102" fmla="+- 0 435 432"/>
                                <a:gd name="T103" fmla="*/ 435 h 945"/>
                                <a:gd name="T104" fmla="+- 0 10410 1395"/>
                                <a:gd name="T105" fmla="*/ T104 w 9082"/>
                                <a:gd name="T106" fmla="+- 0 432 432"/>
                                <a:gd name="T107" fmla="*/ 432 h 9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9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863"/>
                                  </a:lnTo>
                                  <a:lnTo>
                                    <a:pt x="29" y="921"/>
                                  </a:lnTo>
                                  <a:lnTo>
                                    <a:pt x="90" y="945"/>
                                  </a:lnTo>
                                  <a:lnTo>
                                    <a:pt x="9023" y="944"/>
                                  </a:lnTo>
                                  <a:lnTo>
                                    <a:pt x="9045" y="940"/>
                                  </a:lnTo>
                                  <a:lnTo>
                                    <a:pt x="9065" y="930"/>
                                  </a:lnTo>
                                  <a:lnTo>
                                    <a:pt x="9081" y="916"/>
                                  </a:lnTo>
                                  <a:lnTo>
                                    <a:pt x="9082" y="915"/>
                                  </a:lnTo>
                                  <a:lnTo>
                                    <a:pt x="84" y="915"/>
                                  </a:lnTo>
                                  <a:lnTo>
                                    <a:pt x="63" y="908"/>
                                  </a:lnTo>
                                  <a:lnTo>
                                    <a:pt x="46" y="895"/>
                                  </a:lnTo>
                                  <a:lnTo>
                                    <a:pt x="34" y="877"/>
                                  </a:lnTo>
                                  <a:lnTo>
                                    <a:pt x="30" y="8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131"/>
                        <wpg:cNvGrpSpPr>
                          <a:grpSpLocks/>
                        </wpg:cNvGrpSpPr>
                        <wpg:grpSpPr bwMode="auto">
                          <a:xfrm>
                            <a:off x="1485" y="462"/>
                            <a:ext cx="9015" cy="885"/>
                            <a:chOff x="1485" y="462"/>
                            <a:chExt cx="9015" cy="885"/>
                          </a:xfrm>
                        </wpg:grpSpPr>
                        <wps:wsp>
                          <wps:cNvPr id="150" name="Freeform 132"/>
                          <wps:cNvSpPr>
                            <a:spLocks/>
                          </wps:cNvSpPr>
                          <wps:spPr bwMode="auto">
                            <a:xfrm>
                              <a:off x="1485" y="462"/>
                              <a:ext cx="9015" cy="8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62 462"/>
                                <a:gd name="T3" fmla="*/ 462 h 885"/>
                                <a:gd name="T4" fmla="+- 0 1485 1485"/>
                                <a:gd name="T5" fmla="*/ T4 w 9015"/>
                                <a:gd name="T6" fmla="+- 0 462 462"/>
                                <a:gd name="T7" fmla="*/ 462 h 885"/>
                                <a:gd name="T8" fmla="+- 0 10416 1485"/>
                                <a:gd name="T9" fmla="*/ T8 w 9015"/>
                                <a:gd name="T10" fmla="+- 0 462 462"/>
                                <a:gd name="T11" fmla="*/ 462 h 885"/>
                                <a:gd name="T12" fmla="+- 0 10437 1485"/>
                                <a:gd name="T13" fmla="*/ T12 w 9015"/>
                                <a:gd name="T14" fmla="+- 0 468 462"/>
                                <a:gd name="T15" fmla="*/ 468 h 885"/>
                                <a:gd name="T16" fmla="+- 0 10454 1485"/>
                                <a:gd name="T17" fmla="*/ T16 w 9015"/>
                                <a:gd name="T18" fmla="+- 0 481 462"/>
                                <a:gd name="T19" fmla="*/ 481 h 885"/>
                                <a:gd name="T20" fmla="+- 0 10466 1485"/>
                                <a:gd name="T21" fmla="*/ T20 w 9015"/>
                                <a:gd name="T22" fmla="+- 0 500 462"/>
                                <a:gd name="T23" fmla="*/ 500 h 885"/>
                                <a:gd name="T24" fmla="+- 0 10470 1485"/>
                                <a:gd name="T25" fmla="*/ T24 w 9015"/>
                                <a:gd name="T26" fmla="+- 0 522 462"/>
                                <a:gd name="T27" fmla="*/ 522 h 885"/>
                                <a:gd name="T28" fmla="+- 0 10470 1485"/>
                                <a:gd name="T29" fmla="*/ T28 w 9015"/>
                                <a:gd name="T30" fmla="+- 0 1292 462"/>
                                <a:gd name="T31" fmla="*/ 1292 h 885"/>
                                <a:gd name="T32" fmla="+- 0 10464 1485"/>
                                <a:gd name="T33" fmla="*/ T32 w 9015"/>
                                <a:gd name="T34" fmla="+- 0 1314 462"/>
                                <a:gd name="T35" fmla="*/ 1314 h 885"/>
                                <a:gd name="T36" fmla="+- 0 10451 1485"/>
                                <a:gd name="T37" fmla="*/ T36 w 9015"/>
                                <a:gd name="T38" fmla="+- 0 1331 462"/>
                                <a:gd name="T39" fmla="*/ 1331 h 885"/>
                                <a:gd name="T40" fmla="+- 0 10432 1485"/>
                                <a:gd name="T41" fmla="*/ T40 w 9015"/>
                                <a:gd name="T42" fmla="+- 0 1343 462"/>
                                <a:gd name="T43" fmla="*/ 1343 h 885"/>
                                <a:gd name="T44" fmla="+- 0 10410 1485"/>
                                <a:gd name="T45" fmla="*/ T44 w 9015"/>
                                <a:gd name="T46" fmla="+- 0 1347 462"/>
                                <a:gd name="T47" fmla="*/ 1347 h 885"/>
                                <a:gd name="T48" fmla="+- 0 10477 1485"/>
                                <a:gd name="T49" fmla="*/ T48 w 9015"/>
                                <a:gd name="T50" fmla="+- 0 1347 462"/>
                                <a:gd name="T51" fmla="*/ 1347 h 885"/>
                                <a:gd name="T52" fmla="+- 0 10489 1485"/>
                                <a:gd name="T53" fmla="*/ T52 w 9015"/>
                                <a:gd name="T54" fmla="+- 0 1330 462"/>
                                <a:gd name="T55" fmla="*/ 1330 h 885"/>
                                <a:gd name="T56" fmla="+- 0 10497 1485"/>
                                <a:gd name="T57" fmla="*/ T56 w 9015"/>
                                <a:gd name="T58" fmla="+- 0 1309 462"/>
                                <a:gd name="T59" fmla="*/ 1309 h 885"/>
                                <a:gd name="T60" fmla="+- 0 10500 1485"/>
                                <a:gd name="T61" fmla="*/ T60 w 9015"/>
                                <a:gd name="T62" fmla="+- 0 1287 462"/>
                                <a:gd name="T63" fmla="*/ 1287 h 885"/>
                                <a:gd name="T64" fmla="+- 0 10500 1485"/>
                                <a:gd name="T65" fmla="*/ T64 w 9015"/>
                                <a:gd name="T66" fmla="+- 0 513 462"/>
                                <a:gd name="T67" fmla="*/ 513 h 885"/>
                                <a:gd name="T68" fmla="+- 0 10495 1485"/>
                                <a:gd name="T69" fmla="*/ T68 w 9015"/>
                                <a:gd name="T70" fmla="+- 0 491 462"/>
                                <a:gd name="T71" fmla="*/ 491 h 885"/>
                                <a:gd name="T72" fmla="+- 0 10485 1485"/>
                                <a:gd name="T73" fmla="*/ T72 w 9015"/>
                                <a:gd name="T74" fmla="+- 0 472 462"/>
                                <a:gd name="T75" fmla="*/ 472 h 885"/>
                                <a:gd name="T76" fmla="+- 0 10476 1485"/>
                                <a:gd name="T77" fmla="*/ T76 w 9015"/>
                                <a:gd name="T78" fmla="+- 0 462 462"/>
                                <a:gd name="T79" fmla="*/ 462 h 8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8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830"/>
                                  </a:lnTo>
                                  <a:lnTo>
                                    <a:pt x="8979" y="852"/>
                                  </a:lnTo>
                                  <a:lnTo>
                                    <a:pt x="8966" y="869"/>
                                  </a:lnTo>
                                  <a:lnTo>
                                    <a:pt x="8947" y="881"/>
                                  </a:lnTo>
                                  <a:lnTo>
                                    <a:pt x="8925" y="885"/>
                                  </a:lnTo>
                                  <a:lnTo>
                                    <a:pt x="8992" y="885"/>
                                  </a:lnTo>
                                  <a:lnTo>
                                    <a:pt x="9004" y="868"/>
                                  </a:lnTo>
                                  <a:lnTo>
                                    <a:pt x="9012" y="847"/>
                                  </a:lnTo>
                                  <a:lnTo>
                                    <a:pt x="9015" y="8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FA422" id="Group 130" o:spid="_x0000_s1026" style="position:absolute;margin-left:69.4pt;margin-top:21.2pt;width:456pt;height:48pt;z-index:-1574;mso-position-horizontal-relative:page" coordorigin="1388,424" coordsize="9120,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">
                <v:shape id="Picture 135" o:spid="_x0000_s1027" type="#_x0000_t75" style="position:absolute;left:1395;top:432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">
                  <v:imagedata r:id="rId20" o:title=""/>
                </v:shape>
                <v:group id="Group 133" o:spid="_x0000_s1028" style="position:absolute;left:1395;top:432;width:9082;height:945" coordorigin="1395,432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134" o:spid="_x0000_s1029" style="position:absolute;left:1395;top:432;width:9082;height:945;visibility:visible;mso-wrap-style:square;v-text-anchor:top" coordsize="9082,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" path="m9015,l82,,24,29,,90,,863r29,58l90,945r8933,-1l9045,940r20,-10l9081,916r1,-1l84,915,63,908,46,895,34,877,30,855,30,84,36,63,49,46,68,34,90,30r8991,l9076,23,9058,11,9038,3,9015,e" fillcolor="#1ab654" stroked="f">
                    <v:path arrowok="t" o:connecttype="custom" o:connectlocs="9015,432;82,432;24,461;0,522;0,1295;29,1353;90,1377;9023,1376;9045,1372;9065,1362;9081,1348;9082,1347;84,1347;63,1340;46,1327;34,1309;30,1287;30,516;36,495;49,478;68,466;90,462;9081,462;9076,455;9058,443;9038,435;9015,432" o:connectangles="0,0,0,0,0,0,0,0,0,0,0,0,0,0,0,0,0,0,0,0,0,0,0,0,0,0,0"/>
                  </v:shape>
                </v:group>
                <v:group id="Group 131" o:spid="_x0000_s1030" style="position:absolute;left:1485;top:462;width:9015;height:885" coordorigin="1485,462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132" o:spid="_x0000_s1031" style="position:absolute;left:1485;top:462;width:9015;height:885;visibility:visible;mso-wrap-style:square;v-text-anchor:top" coordsize="9015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" path="m8991,l,,8931,r21,6l8969,19r12,19l8985,60r,770l8979,852r-13,17l8947,881r-22,4l8992,885r12,-17l9012,847r3,-22l9015,51r-5,-22l9000,10,8991,e" fillcolor="#1ab654" stroked="f">
                    <v:path arrowok="t" o:connecttype="custom" o:connectlocs="8991,462;0,462;8931,462;8952,468;8969,481;8981,500;8985,522;8985,1292;8979,1314;8966,1331;8947,1343;8925,1347;8992,1347;9004,1330;9012,1309;9015,1287;9015,513;9010,491;9000,472;8991,462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spacing w:val="-6"/>
          <w:position w:val="-1"/>
        </w:rPr>
        <w:t>4</w:t>
      </w:r>
      <w:r w:rsidR="0056057F">
        <w:rPr>
          <w:rFonts w:ascii="Open Sans" w:eastAsia="Open Sans" w:hAnsi="Open Sans" w:cs="Open Sans"/>
          <w:position w:val="-1"/>
        </w:rPr>
        <w:t>.</w:t>
      </w:r>
      <w:r w:rsidR="0056057F">
        <w:rPr>
          <w:rFonts w:ascii="Open Sans" w:eastAsia="Open Sans" w:hAnsi="Open Sans" w:cs="Open Sans"/>
          <w:spacing w:val="3"/>
          <w:position w:val="-1"/>
        </w:rPr>
        <w:t xml:space="preserve"> P</w:t>
      </w:r>
      <w:r w:rsidR="0056057F">
        <w:rPr>
          <w:rFonts w:ascii="Open Sans" w:eastAsia="Open Sans" w:hAnsi="Open Sans" w:cs="Open Sans"/>
          <w:position w:val="-1"/>
        </w:rPr>
        <w:t>r</w:t>
      </w:r>
      <w:r w:rsidR="0056057F">
        <w:rPr>
          <w:rFonts w:ascii="Open Sans" w:eastAsia="Open Sans" w:hAnsi="Open Sans" w:cs="Open Sans"/>
          <w:spacing w:val="2"/>
          <w:position w:val="-1"/>
        </w:rPr>
        <w:t>o</w:t>
      </w:r>
      <w:r w:rsidR="0056057F">
        <w:rPr>
          <w:rFonts w:ascii="Open Sans" w:eastAsia="Open Sans" w:hAnsi="Open Sans" w:cs="Open Sans"/>
          <w:position w:val="-1"/>
        </w:rPr>
        <w:t>c</w:t>
      </w:r>
      <w:r w:rsidR="0056057F">
        <w:rPr>
          <w:rFonts w:ascii="Open Sans" w:eastAsia="Open Sans" w:hAnsi="Open Sans" w:cs="Open Sans"/>
          <w:spacing w:val="-3"/>
          <w:position w:val="-1"/>
        </w:rPr>
        <w:t>ee</w:t>
      </w:r>
      <w:r w:rsidR="0056057F">
        <w:rPr>
          <w:rFonts w:ascii="Open Sans" w:eastAsia="Open Sans" w:hAnsi="Open Sans" w:cs="Open Sans"/>
          <w:position w:val="-1"/>
        </w:rPr>
        <w:t>d</w:t>
      </w:r>
      <w:r w:rsidR="0056057F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n</w:t>
      </w:r>
      <w:r w:rsidR="0056057F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position w:val="-1"/>
        </w:rPr>
        <w:t>he</w:t>
      </w:r>
      <w:r w:rsidR="0056057F">
        <w:rPr>
          <w:rFonts w:ascii="Open Sans" w:eastAsia="Open Sans" w:hAnsi="Open Sans" w:cs="Open Sans"/>
          <w:spacing w:val="-2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s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spacing w:val="5"/>
          <w:position w:val="-1"/>
        </w:rPr>
        <w:t>m</w:t>
      </w:r>
      <w:r w:rsidR="0056057F">
        <w:rPr>
          <w:rFonts w:ascii="Open Sans" w:eastAsia="Open Sans" w:hAnsi="Open Sans" w:cs="Open Sans"/>
          <w:position w:val="-1"/>
        </w:rPr>
        <w:t>e</w:t>
      </w:r>
      <w:r w:rsidR="0056057F">
        <w:rPr>
          <w:rFonts w:ascii="Open Sans" w:eastAsia="Open Sans" w:hAnsi="Open Sans" w:cs="Open Sans"/>
          <w:spacing w:val="-1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5"/>
          <w:position w:val="-1"/>
        </w:rPr>
        <w:t>m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position w:val="-1"/>
        </w:rPr>
        <w:t>nn</w:t>
      </w:r>
      <w:r w:rsidR="0056057F">
        <w:rPr>
          <w:rFonts w:ascii="Open Sans" w:eastAsia="Open Sans" w:hAnsi="Open Sans" w:cs="Open Sans"/>
          <w:spacing w:val="-3"/>
          <w:position w:val="-1"/>
        </w:rPr>
        <w:t>e</w:t>
      </w:r>
      <w:r w:rsidR="0056057F">
        <w:rPr>
          <w:rFonts w:ascii="Open Sans" w:eastAsia="Open Sans" w:hAnsi="Open Sans" w:cs="Open Sans"/>
          <w:position w:val="-1"/>
        </w:rPr>
        <w:t xml:space="preserve">r </w:t>
      </w:r>
      <w:r w:rsidR="0056057F">
        <w:rPr>
          <w:rFonts w:ascii="Open Sans" w:eastAsia="Open Sans" w:hAnsi="Open Sans" w:cs="Open Sans"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position w:val="-1"/>
        </w:rPr>
        <w:t>s</w:t>
      </w:r>
      <w:r w:rsidR="0056057F">
        <w:rPr>
          <w:rFonts w:ascii="Open Sans" w:eastAsia="Open Sans" w:hAnsi="Open Sans" w:cs="Open Sans"/>
          <w:spacing w:val="3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1"/>
          <w:position w:val="-1"/>
        </w:rPr>
        <w:t>f</w:t>
      </w:r>
      <w:r w:rsidR="0056057F">
        <w:rPr>
          <w:rFonts w:ascii="Open Sans" w:eastAsia="Open Sans" w:hAnsi="Open Sans" w:cs="Open Sans"/>
          <w:spacing w:val="2"/>
          <w:position w:val="-1"/>
        </w:rPr>
        <w:t>o</w:t>
      </w:r>
      <w:r w:rsidR="0056057F">
        <w:rPr>
          <w:rFonts w:ascii="Open Sans" w:eastAsia="Open Sans" w:hAnsi="Open Sans" w:cs="Open Sans"/>
          <w:position w:val="-1"/>
        </w:rPr>
        <w:t>r</w:t>
      </w:r>
      <w:r w:rsidR="0056057F">
        <w:rPr>
          <w:rFonts w:ascii="Open Sans" w:eastAsia="Open Sans" w:hAnsi="Open Sans" w:cs="Open Sans"/>
          <w:spacing w:val="2"/>
          <w:position w:val="-1"/>
        </w:rPr>
        <w:t xml:space="preserve"> </w:t>
      </w:r>
      <w:r w:rsidR="0056057F">
        <w:rPr>
          <w:rFonts w:ascii="Open Sans" w:eastAsia="Open Sans" w:hAnsi="Open Sans" w:cs="Open Sans"/>
          <w:position w:val="-1"/>
        </w:rPr>
        <w:t>a s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ng</w:t>
      </w:r>
      <w:r w:rsidR="0056057F">
        <w:rPr>
          <w:rFonts w:ascii="Open Sans" w:eastAsia="Open Sans" w:hAnsi="Open Sans" w:cs="Open Sans"/>
          <w:spacing w:val="5"/>
          <w:position w:val="-1"/>
        </w:rPr>
        <w:t>l</w:t>
      </w:r>
      <w:r w:rsidR="0056057F">
        <w:rPr>
          <w:rFonts w:ascii="Open Sans" w:eastAsia="Open Sans" w:hAnsi="Open Sans" w:cs="Open Sans"/>
          <w:position w:val="-1"/>
        </w:rPr>
        <w:t>e</w:t>
      </w:r>
      <w:r w:rsidR="0056057F">
        <w:rPr>
          <w:rFonts w:ascii="Open Sans" w:eastAsia="Open Sans" w:hAnsi="Open Sans" w:cs="Open Sans"/>
          <w:spacing w:val="-5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-1"/>
        </w:rPr>
        <w:t>t</w:t>
      </w:r>
      <w:r w:rsidR="0056057F">
        <w:rPr>
          <w:rFonts w:ascii="Open Sans" w:eastAsia="Open Sans" w:hAnsi="Open Sans" w:cs="Open Sans"/>
          <w:position w:val="-1"/>
        </w:rPr>
        <w:t>r</w:t>
      </w:r>
      <w:r w:rsidR="0056057F">
        <w:rPr>
          <w:rFonts w:ascii="Open Sans" w:eastAsia="Open Sans" w:hAnsi="Open Sans" w:cs="Open Sans"/>
          <w:spacing w:val="5"/>
          <w:position w:val="-1"/>
        </w:rPr>
        <w:t>i</w:t>
      </w:r>
      <w:r w:rsidR="0056057F">
        <w:rPr>
          <w:rFonts w:ascii="Open Sans" w:eastAsia="Open Sans" w:hAnsi="Open Sans" w:cs="Open Sans"/>
          <w:position w:val="-1"/>
        </w:rPr>
        <w:t>p.</w:t>
      </w:r>
    </w:p>
    <w:p w14:paraId="31B74EA0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60501F5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CCE8CC3" w14:textId="77777777" w:rsidR="00C70597" w:rsidRDefault="0056057F">
      <w:pPr>
        <w:spacing w:after="0" w:line="280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m</w:t>
      </w:r>
      <w:r>
        <w:rPr>
          <w:rFonts w:ascii="Open Sans" w:eastAsia="Open Sans" w:hAnsi="Open Sans" w:cs="Open Sans"/>
          <w:spacing w:val="-3"/>
          <w:position w:val="-1"/>
        </w:rPr>
        <w:t>et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d c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 xml:space="preserve">s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gu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 xml:space="preserve"> 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ps</w:t>
      </w:r>
    </w:p>
    <w:p w14:paraId="1AFB1E56" w14:textId="77777777" w:rsidR="00C70597" w:rsidRDefault="00C70597">
      <w:pPr>
        <w:spacing w:before="5" w:after="0" w:line="150" w:lineRule="exact"/>
        <w:rPr>
          <w:sz w:val="15"/>
          <w:szCs w:val="15"/>
        </w:rPr>
      </w:pPr>
    </w:p>
    <w:p w14:paraId="2EC788B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7D45BD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8D37FD9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4DC8BA4" w14:textId="77777777" w:rsidR="00C70597" w:rsidRDefault="0056057F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ul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"</w:t>
      </w:r>
      <w:r>
        <w:rPr>
          <w:rFonts w:ascii="Open Sans" w:eastAsia="Open Sans" w:hAnsi="Open Sans" w:cs="Open Sans"/>
          <w:position w:val="1"/>
        </w:rPr>
        <w:t>cu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ng"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ps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14:paraId="6BE5C3F4" w14:textId="77777777" w:rsidR="00C70597" w:rsidRDefault="0056057F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ng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m</w:t>
      </w:r>
      <w:r>
        <w:rPr>
          <w:rFonts w:ascii="Open Sans" w:eastAsia="Open Sans" w:hAnsi="Open Sans" w:cs="Open Sans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n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w</w:t>
      </w:r>
      <w:r>
        <w:rPr>
          <w:rFonts w:ascii="Open Sans" w:eastAsia="Open Sans" w:hAnsi="Open Sans" w:cs="Open Sans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-6"/>
          <w:position w:val="-1"/>
        </w:rPr>
        <w:t>y</w:t>
      </w:r>
      <w:r>
        <w:rPr>
          <w:rFonts w:ascii="Open Sans" w:eastAsia="Open Sans" w:hAnsi="Open Sans" w:cs="Open Sans"/>
          <w:position w:val="-1"/>
        </w:rPr>
        <w:t xml:space="preserve">. </w:t>
      </w:r>
      <w:r>
        <w:rPr>
          <w:rFonts w:ascii="Open Sans" w:eastAsia="Open Sans" w:hAnsi="Open Sans" w:cs="Open Sans"/>
          <w:spacing w:val="-1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1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w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ty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689B5C60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2B33CF14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D9C03EF" w14:textId="77777777" w:rsidR="00C70597" w:rsidRDefault="00C70597">
      <w:pPr>
        <w:spacing w:before="17" w:after="0" w:line="240" w:lineRule="exact"/>
        <w:rPr>
          <w:sz w:val="24"/>
          <w:szCs w:val="24"/>
        </w:rPr>
      </w:pPr>
    </w:p>
    <w:p w14:paraId="654FE793" w14:textId="7C0ED4CE" w:rsidR="00C70597" w:rsidRDefault="00FF2F4E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07" behindDoc="1" locked="0" layoutInCell="1" allowOverlap="1" wp14:anchorId="6E7F7A6A" wp14:editId="5B3ADBCB">
                <wp:simplePos x="0" y="0"/>
                <wp:positionH relativeFrom="page">
                  <wp:posOffset>881380</wp:posOffset>
                </wp:positionH>
                <wp:positionV relativeFrom="paragraph">
                  <wp:posOffset>-927100</wp:posOffset>
                </wp:positionV>
                <wp:extent cx="5791200" cy="800100"/>
                <wp:effectExtent l="0" t="0" r="0" b="2540"/>
                <wp:wrapNone/>
                <wp:docPr id="139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-1460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4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453"/>
                            <a:ext cx="810" cy="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1" name="Group 127"/>
                        <wpg:cNvGrpSpPr>
                          <a:grpSpLocks/>
                        </wpg:cNvGrpSpPr>
                        <wpg:grpSpPr bwMode="auto">
                          <a:xfrm>
                            <a:off x="1395" y="-1453"/>
                            <a:ext cx="9082" cy="1245"/>
                            <a:chOff x="1395" y="-1453"/>
                            <a:chExt cx="9082" cy="1245"/>
                          </a:xfrm>
                        </wpg:grpSpPr>
                        <wps:wsp>
                          <wps:cNvPr id="142" name="Freeform 128"/>
                          <wps:cNvSpPr>
                            <a:spLocks/>
                          </wps:cNvSpPr>
                          <wps:spPr bwMode="auto">
                            <a:xfrm>
                              <a:off x="1395" y="-1453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453 -1453"/>
                                <a:gd name="T3" fmla="*/ -1453 h 1245"/>
                                <a:gd name="T4" fmla="+- 0 1477 1395"/>
                                <a:gd name="T5" fmla="*/ T4 w 9082"/>
                                <a:gd name="T6" fmla="+- 0 -1453 -1453"/>
                                <a:gd name="T7" fmla="*/ -1453 h 1245"/>
                                <a:gd name="T8" fmla="+- 0 1419 1395"/>
                                <a:gd name="T9" fmla="*/ T8 w 9082"/>
                                <a:gd name="T10" fmla="+- 0 -1424 -1453"/>
                                <a:gd name="T11" fmla="*/ -1424 h 1245"/>
                                <a:gd name="T12" fmla="+- 0 1395 1395"/>
                                <a:gd name="T13" fmla="*/ T12 w 9082"/>
                                <a:gd name="T14" fmla="+- 0 -1363 -1453"/>
                                <a:gd name="T15" fmla="*/ -1363 h 1245"/>
                                <a:gd name="T16" fmla="+- 0 1395 1395"/>
                                <a:gd name="T17" fmla="*/ T16 w 9082"/>
                                <a:gd name="T18" fmla="+- 0 -290 -1453"/>
                                <a:gd name="T19" fmla="*/ -290 h 1245"/>
                                <a:gd name="T20" fmla="+- 0 1424 1395"/>
                                <a:gd name="T21" fmla="*/ T20 w 9082"/>
                                <a:gd name="T22" fmla="+- 0 -232 -1453"/>
                                <a:gd name="T23" fmla="*/ -232 h 1245"/>
                                <a:gd name="T24" fmla="+- 0 1485 1395"/>
                                <a:gd name="T25" fmla="*/ T24 w 9082"/>
                                <a:gd name="T26" fmla="+- 0 -208 -1453"/>
                                <a:gd name="T27" fmla="*/ -208 h 1245"/>
                                <a:gd name="T28" fmla="+- 0 10418 1395"/>
                                <a:gd name="T29" fmla="*/ T28 w 9082"/>
                                <a:gd name="T30" fmla="+- 0 -208 -1453"/>
                                <a:gd name="T31" fmla="*/ -208 h 1245"/>
                                <a:gd name="T32" fmla="+- 0 10440 1395"/>
                                <a:gd name="T33" fmla="*/ T32 w 9082"/>
                                <a:gd name="T34" fmla="+- 0 -213 -1453"/>
                                <a:gd name="T35" fmla="*/ -213 h 1245"/>
                                <a:gd name="T36" fmla="+- 0 10460 1395"/>
                                <a:gd name="T37" fmla="*/ T36 w 9082"/>
                                <a:gd name="T38" fmla="+- 0 -223 -1453"/>
                                <a:gd name="T39" fmla="*/ -223 h 1245"/>
                                <a:gd name="T40" fmla="+- 0 10476 1395"/>
                                <a:gd name="T41" fmla="*/ T40 w 9082"/>
                                <a:gd name="T42" fmla="+- 0 -237 -1453"/>
                                <a:gd name="T43" fmla="*/ -237 h 1245"/>
                                <a:gd name="T44" fmla="+- 0 10477 1395"/>
                                <a:gd name="T45" fmla="*/ T44 w 9082"/>
                                <a:gd name="T46" fmla="+- 0 -238 -1453"/>
                                <a:gd name="T47" fmla="*/ -238 h 1245"/>
                                <a:gd name="T48" fmla="+- 0 1479 1395"/>
                                <a:gd name="T49" fmla="*/ T48 w 9082"/>
                                <a:gd name="T50" fmla="+- 0 -238 -1453"/>
                                <a:gd name="T51" fmla="*/ -238 h 1245"/>
                                <a:gd name="T52" fmla="+- 0 1458 1395"/>
                                <a:gd name="T53" fmla="*/ T52 w 9082"/>
                                <a:gd name="T54" fmla="+- 0 -244 -1453"/>
                                <a:gd name="T55" fmla="*/ -244 h 1245"/>
                                <a:gd name="T56" fmla="+- 0 1441 1395"/>
                                <a:gd name="T57" fmla="*/ T56 w 9082"/>
                                <a:gd name="T58" fmla="+- 0 -257 -1453"/>
                                <a:gd name="T59" fmla="*/ -257 h 1245"/>
                                <a:gd name="T60" fmla="+- 0 1429 1395"/>
                                <a:gd name="T61" fmla="*/ T60 w 9082"/>
                                <a:gd name="T62" fmla="+- 0 -276 -1453"/>
                                <a:gd name="T63" fmla="*/ -276 h 1245"/>
                                <a:gd name="T64" fmla="+- 0 1425 1395"/>
                                <a:gd name="T65" fmla="*/ T64 w 9082"/>
                                <a:gd name="T66" fmla="+- 0 -298 -1453"/>
                                <a:gd name="T67" fmla="*/ -298 h 1245"/>
                                <a:gd name="T68" fmla="+- 0 1425 1395"/>
                                <a:gd name="T69" fmla="*/ T68 w 9082"/>
                                <a:gd name="T70" fmla="+- 0 -1369 -1453"/>
                                <a:gd name="T71" fmla="*/ -1369 h 1245"/>
                                <a:gd name="T72" fmla="+- 0 1431 1395"/>
                                <a:gd name="T73" fmla="*/ T72 w 9082"/>
                                <a:gd name="T74" fmla="+- 0 -1390 -1453"/>
                                <a:gd name="T75" fmla="*/ -1390 h 1245"/>
                                <a:gd name="T76" fmla="+- 0 1444 1395"/>
                                <a:gd name="T77" fmla="*/ T76 w 9082"/>
                                <a:gd name="T78" fmla="+- 0 -1407 -1453"/>
                                <a:gd name="T79" fmla="*/ -1407 h 1245"/>
                                <a:gd name="T80" fmla="+- 0 1463 1395"/>
                                <a:gd name="T81" fmla="*/ T80 w 9082"/>
                                <a:gd name="T82" fmla="+- 0 -1419 -1453"/>
                                <a:gd name="T83" fmla="*/ -1419 h 1245"/>
                                <a:gd name="T84" fmla="+- 0 1485 1395"/>
                                <a:gd name="T85" fmla="*/ T84 w 9082"/>
                                <a:gd name="T86" fmla="+- 0 -1423 -1453"/>
                                <a:gd name="T87" fmla="*/ -1423 h 1245"/>
                                <a:gd name="T88" fmla="+- 0 10476 1395"/>
                                <a:gd name="T89" fmla="*/ T88 w 9082"/>
                                <a:gd name="T90" fmla="+- 0 -1423 -1453"/>
                                <a:gd name="T91" fmla="*/ -1423 h 1245"/>
                                <a:gd name="T92" fmla="+- 0 10471 1395"/>
                                <a:gd name="T93" fmla="*/ T92 w 9082"/>
                                <a:gd name="T94" fmla="+- 0 -1429 -1453"/>
                                <a:gd name="T95" fmla="*/ -1429 h 1245"/>
                                <a:gd name="T96" fmla="+- 0 10453 1395"/>
                                <a:gd name="T97" fmla="*/ T96 w 9082"/>
                                <a:gd name="T98" fmla="+- 0 -1442 -1453"/>
                                <a:gd name="T99" fmla="*/ -1442 h 1245"/>
                                <a:gd name="T100" fmla="+- 0 10433 1395"/>
                                <a:gd name="T101" fmla="*/ T100 w 9082"/>
                                <a:gd name="T102" fmla="+- 0 -1450 -1453"/>
                                <a:gd name="T103" fmla="*/ -1450 h 1245"/>
                                <a:gd name="T104" fmla="+- 0 10410 1395"/>
                                <a:gd name="T105" fmla="*/ T104 w 9082"/>
                                <a:gd name="T106" fmla="+- 0 -1453 -1453"/>
                                <a:gd name="T107" fmla="*/ -1453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25"/>
                        <wpg:cNvGrpSpPr>
                          <a:grpSpLocks/>
                        </wpg:cNvGrpSpPr>
                        <wpg:grpSpPr bwMode="auto">
                          <a:xfrm>
                            <a:off x="1485" y="-1423"/>
                            <a:ext cx="9015" cy="1185"/>
                            <a:chOff x="1485" y="-1423"/>
                            <a:chExt cx="9015" cy="1185"/>
                          </a:xfrm>
                        </wpg:grpSpPr>
                        <wps:wsp>
                          <wps:cNvPr id="144" name="Freeform 126"/>
                          <wps:cNvSpPr>
                            <a:spLocks/>
                          </wps:cNvSpPr>
                          <wps:spPr bwMode="auto">
                            <a:xfrm>
                              <a:off x="1485" y="-1423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23 -1423"/>
                                <a:gd name="T3" fmla="*/ -1423 h 1185"/>
                                <a:gd name="T4" fmla="+- 0 1485 1485"/>
                                <a:gd name="T5" fmla="*/ T4 w 9015"/>
                                <a:gd name="T6" fmla="+- 0 -1423 -1423"/>
                                <a:gd name="T7" fmla="*/ -1423 h 1185"/>
                                <a:gd name="T8" fmla="+- 0 10416 1485"/>
                                <a:gd name="T9" fmla="*/ T8 w 9015"/>
                                <a:gd name="T10" fmla="+- 0 -1423 -1423"/>
                                <a:gd name="T11" fmla="*/ -1423 h 1185"/>
                                <a:gd name="T12" fmla="+- 0 10437 1485"/>
                                <a:gd name="T13" fmla="*/ T12 w 9015"/>
                                <a:gd name="T14" fmla="+- 0 -1417 -1423"/>
                                <a:gd name="T15" fmla="*/ -1417 h 1185"/>
                                <a:gd name="T16" fmla="+- 0 10454 1485"/>
                                <a:gd name="T17" fmla="*/ T16 w 9015"/>
                                <a:gd name="T18" fmla="+- 0 -1403 -1423"/>
                                <a:gd name="T19" fmla="*/ -1403 h 1185"/>
                                <a:gd name="T20" fmla="+- 0 10466 1485"/>
                                <a:gd name="T21" fmla="*/ T20 w 9015"/>
                                <a:gd name="T22" fmla="+- 0 -1385 -1423"/>
                                <a:gd name="T23" fmla="*/ -1385 h 1185"/>
                                <a:gd name="T24" fmla="+- 0 10470 1485"/>
                                <a:gd name="T25" fmla="*/ T24 w 9015"/>
                                <a:gd name="T26" fmla="+- 0 -1363 -1423"/>
                                <a:gd name="T27" fmla="*/ -1363 h 1185"/>
                                <a:gd name="T28" fmla="+- 0 10470 1485"/>
                                <a:gd name="T29" fmla="*/ T28 w 9015"/>
                                <a:gd name="T30" fmla="+- 0 -292 -1423"/>
                                <a:gd name="T31" fmla="*/ -292 h 1185"/>
                                <a:gd name="T32" fmla="+- 0 10464 1485"/>
                                <a:gd name="T33" fmla="*/ T32 w 9015"/>
                                <a:gd name="T34" fmla="+- 0 -271 -1423"/>
                                <a:gd name="T35" fmla="*/ -271 h 1185"/>
                                <a:gd name="T36" fmla="+- 0 10451 1485"/>
                                <a:gd name="T37" fmla="*/ T36 w 9015"/>
                                <a:gd name="T38" fmla="+- 0 -254 -1423"/>
                                <a:gd name="T39" fmla="*/ -254 h 1185"/>
                                <a:gd name="T40" fmla="+- 0 10432 1485"/>
                                <a:gd name="T41" fmla="*/ T40 w 9015"/>
                                <a:gd name="T42" fmla="+- 0 -242 -1423"/>
                                <a:gd name="T43" fmla="*/ -242 h 1185"/>
                                <a:gd name="T44" fmla="+- 0 10410 1485"/>
                                <a:gd name="T45" fmla="*/ T44 w 9015"/>
                                <a:gd name="T46" fmla="+- 0 -238 -1423"/>
                                <a:gd name="T47" fmla="*/ -238 h 1185"/>
                                <a:gd name="T48" fmla="+- 0 10477 1485"/>
                                <a:gd name="T49" fmla="*/ T48 w 9015"/>
                                <a:gd name="T50" fmla="+- 0 -238 -1423"/>
                                <a:gd name="T51" fmla="*/ -238 h 1185"/>
                                <a:gd name="T52" fmla="+- 0 10489 1485"/>
                                <a:gd name="T53" fmla="*/ T52 w 9015"/>
                                <a:gd name="T54" fmla="+- 0 -255 -1423"/>
                                <a:gd name="T55" fmla="*/ -255 h 1185"/>
                                <a:gd name="T56" fmla="+- 0 10497 1485"/>
                                <a:gd name="T57" fmla="*/ T56 w 9015"/>
                                <a:gd name="T58" fmla="+- 0 -275 -1423"/>
                                <a:gd name="T59" fmla="*/ -275 h 1185"/>
                                <a:gd name="T60" fmla="+- 0 10500 1485"/>
                                <a:gd name="T61" fmla="*/ T60 w 9015"/>
                                <a:gd name="T62" fmla="+- 0 -298 -1423"/>
                                <a:gd name="T63" fmla="*/ -298 h 1185"/>
                                <a:gd name="T64" fmla="+- 0 10500 1485"/>
                                <a:gd name="T65" fmla="*/ T64 w 9015"/>
                                <a:gd name="T66" fmla="+- 0 -1371 -1423"/>
                                <a:gd name="T67" fmla="*/ -1371 h 1185"/>
                                <a:gd name="T68" fmla="+- 0 10495 1485"/>
                                <a:gd name="T69" fmla="*/ T68 w 9015"/>
                                <a:gd name="T70" fmla="+- 0 -1393 -1423"/>
                                <a:gd name="T71" fmla="*/ -1393 h 1185"/>
                                <a:gd name="T72" fmla="+- 0 10485 1485"/>
                                <a:gd name="T73" fmla="*/ T72 w 9015"/>
                                <a:gd name="T74" fmla="+- 0 -1413 -1423"/>
                                <a:gd name="T75" fmla="*/ -1413 h 1185"/>
                                <a:gd name="T76" fmla="+- 0 10476 1485"/>
                                <a:gd name="T77" fmla="*/ T76 w 9015"/>
                                <a:gd name="T78" fmla="+- 0 -1423 -1423"/>
                                <a:gd name="T79" fmla="*/ -1423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0000A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A378E" id="Group 124" o:spid="_x0000_s1026" style="position:absolute;margin-left:69.4pt;margin-top:-73pt;width:456pt;height:63pt;z-index:-1573;mso-position-horizontal-relative:page" coordorigin="1388,-1460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">
                <v:shape id="Picture 129" o:spid="_x0000_s1027" type="#_x0000_t75" style="position:absolute;left:1395;top:-1453;width:810;height: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">
                  <v:imagedata r:id="rId29" o:title=""/>
                </v:shape>
                <v:group id="Group 127" o:spid="_x0000_s1028" style="position:absolute;left:1395;top:-1453;width:9082;height:1245" coordorigin="1395,-1453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128" o:spid="_x0000_s1029" style="position:absolute;left:1395;top:-1453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" path="m9015,l82,,24,29,,90,,1163r29,58l90,1245r8933,l9045,1240r20,-10l9081,1216r1,-1l84,1215r-21,-6l46,1196,34,1177r-4,-22l30,84,36,63,49,46,68,34,90,30r8991,l9076,24,9058,11,9038,3,9015,e" fillcolor="#0000a4" stroked="f">
                    <v:path arrowok="t" o:connecttype="custom" o:connectlocs="9015,-1453;82,-1453;24,-1424;0,-1363;0,-290;29,-232;90,-208;9023,-208;9045,-213;9065,-223;9081,-237;9082,-238;84,-238;63,-244;46,-257;34,-276;30,-298;30,-1369;36,-1390;49,-1407;68,-1419;90,-1423;9081,-1423;9076,-1429;9058,-1442;9038,-1450;9015,-1453" o:connectangles="0,0,0,0,0,0,0,0,0,0,0,0,0,0,0,0,0,0,0,0,0,0,0,0,0,0,0"/>
                  </v:shape>
                </v:group>
                <v:group id="Group 125" o:spid="_x0000_s1030" style="position:absolute;left:1485;top:-1423;width:9015;height:1185" coordorigin="1485,-1423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126" o:spid="_x0000_s1031" style="position:absolute;left:1485;top:-1423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" path="m8991,l,,8931,r21,6l8969,20r12,18l8985,60r,1071l8979,1152r-13,17l8947,1181r-22,4l8992,1185r12,-17l9012,1148r3,-23l9015,52r-5,-22l9000,10,8991,e" fillcolor="#0000a4" stroked="f">
                    <v:path arrowok="t" o:connecttype="custom" o:connectlocs="8991,-1423;0,-1423;8931,-1423;8952,-1417;8969,-1403;8981,-1385;8985,-1363;8985,-292;8979,-271;8966,-254;8947,-242;8925,-238;8992,-238;9004,-255;9012,-275;9015,-298;9015,-1371;9010,-1393;9000,-1413;8991,-1423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T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6"/>
          <w:position w:val="1"/>
          <w:sz w:val="30"/>
          <w:szCs w:val="30"/>
        </w:rPr>
        <w:t>r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ip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s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o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5"/>
          <w:position w:val="1"/>
          <w:sz w:val="30"/>
          <w:szCs w:val="30"/>
        </w:rPr>
        <w:t xml:space="preserve"> 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2"/>
          <w:position w:val="1"/>
          <w:sz w:val="30"/>
          <w:szCs w:val="30"/>
        </w:rPr>
        <w:t>e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w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7"/>
          <w:position w:val="1"/>
          <w:sz w:val="30"/>
          <w:szCs w:val="30"/>
        </w:rPr>
        <w:t>D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 w:rsidR="0056057F">
        <w:rPr>
          <w:rFonts w:ascii="Open Sans" w:eastAsia="Open Sans" w:hAnsi="Open Sans" w:cs="Open Sans"/>
          <w:b/>
          <w:bCs/>
          <w:i/>
          <w:color w:val="004CDD"/>
          <w:spacing w:val="-3"/>
          <w:position w:val="1"/>
          <w:sz w:val="30"/>
          <w:szCs w:val="30"/>
        </w:rPr>
        <w:t>t</w:t>
      </w:r>
      <w:r w:rsidR="0056057F"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y</w:t>
      </w:r>
    </w:p>
    <w:p w14:paraId="4573E711" w14:textId="77777777" w:rsidR="00C70597" w:rsidRDefault="0056057F">
      <w:pPr>
        <w:spacing w:before="87" w:after="0" w:line="240" w:lineRule="auto"/>
        <w:ind w:left="115" w:right="2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color w:val="000000"/>
        </w:rPr>
        <w:t>cr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 n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w 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</w:rPr>
        <w:t>.</w:t>
      </w:r>
    </w:p>
    <w:p w14:paraId="0A7449E6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2A43C46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2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s</w:t>
      </w:r>
      <w:proofErr w:type="gramEnd"/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04D2D168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26B82D6B" w14:textId="77777777" w:rsidR="00C70597" w:rsidRDefault="0056057F">
      <w:pPr>
        <w:spacing w:after="0" w:line="240" w:lineRule="auto"/>
        <w:ind w:left="408" w:right="379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w w:val="99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</w:p>
    <w:p w14:paraId="02B322EA" w14:textId="77777777" w:rsidR="00C70597" w:rsidRDefault="00C70597">
      <w:pPr>
        <w:spacing w:after="0"/>
        <w:jc w:val="center"/>
        <w:sectPr w:rsidR="00C70597">
          <w:pgSz w:w="11920" w:h="16840"/>
          <w:pgMar w:top="1560" w:right="1260" w:bottom="280" w:left="1280" w:header="720" w:footer="720" w:gutter="0"/>
          <w:cols w:space="720"/>
        </w:sectPr>
      </w:pPr>
    </w:p>
    <w:p w14:paraId="2D4F1199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D62E2F7" w14:textId="521DC673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B882CEB" wp14:editId="36AAD0EC">
            <wp:extent cx="5377815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FA0A" w14:textId="77777777" w:rsidR="00C70597" w:rsidRDefault="00C70597">
      <w:pPr>
        <w:spacing w:before="2" w:after="0" w:line="170" w:lineRule="exact"/>
        <w:rPr>
          <w:sz w:val="17"/>
          <w:szCs w:val="17"/>
        </w:rPr>
      </w:pPr>
    </w:p>
    <w:p w14:paraId="44EA4971" w14:textId="77777777" w:rsidR="00C70597" w:rsidRDefault="0056057F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ue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+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 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458</w:t>
      </w:r>
      <w:r>
        <w:rPr>
          <w:rFonts w:ascii="Open Sans" w:eastAsia="Open Sans" w:hAnsi="Open Sans" w:cs="Open Sans"/>
          <w:position w:val="1"/>
        </w:rPr>
        <w:t>)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.</w:t>
      </w:r>
    </w:p>
    <w:p w14:paraId="6B105EE5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6E157824" w14:textId="77777777" w:rsidR="00C70597" w:rsidRDefault="0056057F">
      <w:pPr>
        <w:spacing w:after="0" w:line="240" w:lineRule="auto"/>
        <w:ind w:left="375" w:right="1038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n:</w:t>
      </w:r>
    </w:p>
    <w:p w14:paraId="48AEEE2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79F2DF06" w14:textId="72C40FDD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2300951" wp14:editId="2671B1F0">
            <wp:extent cx="5175885" cy="1589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E45C" w14:textId="77777777" w:rsidR="00C70597" w:rsidRDefault="00C70597">
      <w:pPr>
        <w:spacing w:before="9" w:after="0" w:line="180" w:lineRule="exact"/>
        <w:rPr>
          <w:sz w:val="18"/>
          <w:szCs w:val="18"/>
        </w:rPr>
      </w:pPr>
    </w:p>
    <w:p w14:paraId="6DDF8EF0" w14:textId="7FB02107" w:rsidR="00C70597" w:rsidDel="000116CD" w:rsidRDefault="0056057F">
      <w:pPr>
        <w:spacing w:after="0" w:line="240" w:lineRule="auto"/>
        <w:ind w:left="375" w:right="216"/>
        <w:rPr>
          <w:del w:id="32" w:author="Meital Waltman" w:date="2016-09-25T10:47:00Z"/>
          <w:rFonts w:ascii="Open Sans" w:eastAsia="Open Sans" w:hAnsi="Open Sans" w:cs="Open Sans"/>
        </w:rPr>
      </w:pPr>
      <w:del w:id="33" w:author="Meital Waltman" w:date="2016-09-25T10:37:00Z">
        <w:r w:rsidDel="00B35C22">
          <w:rPr>
            <w:rFonts w:ascii="Open Sans" w:eastAsia="Open Sans" w:hAnsi="Open Sans" w:cs="Open Sans"/>
            <w:spacing w:val="-1"/>
          </w:rPr>
          <w:delText>N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ce</w:delText>
        </w:r>
        <w:r w:rsidDel="00B35C22">
          <w:rPr>
            <w:rFonts w:ascii="Open Sans" w:eastAsia="Open Sans" w:hAnsi="Open Sans" w:cs="Open Sans"/>
            <w:spacing w:val="-3"/>
          </w:rPr>
          <w:delText xml:space="preserve"> t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t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he</w:delText>
        </w:r>
        <w:r w:rsidDel="00B35C22">
          <w:rPr>
            <w:rFonts w:ascii="Open Sans" w:eastAsia="Open Sans" w:hAnsi="Open Sans" w:cs="Open Sans"/>
            <w:spacing w:val="-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5"/>
          </w:rPr>
          <w:delText>v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h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c</w:delText>
        </w:r>
        <w:r w:rsidDel="00B35C22">
          <w:rPr>
            <w:rFonts w:ascii="Open Sans" w:eastAsia="Open Sans" w:hAnsi="Open Sans" w:cs="Open Sans"/>
            <w:spacing w:val="5"/>
          </w:rPr>
          <w:delText>l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</w:rPr>
          <w:delText>s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</w:rPr>
          <w:delText>n</w:delText>
        </w:r>
        <w:r w:rsidDel="00B35C22">
          <w:rPr>
            <w:rFonts w:ascii="Open Sans" w:eastAsia="Open Sans" w:hAnsi="Open Sans" w:cs="Open Sans"/>
            <w:spacing w:val="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</w:rPr>
          <w:delText>r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>p</w:delText>
        </w:r>
        <w:r w:rsidDel="00B35C22">
          <w:rPr>
            <w:rFonts w:ascii="Open Sans" w:eastAsia="Open Sans" w:hAnsi="Open Sans" w:cs="Open Sans"/>
            <w:spacing w:val="1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1"/>
          </w:rPr>
          <w:delText>I</w:delText>
        </w:r>
        <w:r w:rsidDel="00B35C22">
          <w:rPr>
            <w:rFonts w:ascii="Open Sans" w:eastAsia="Open Sans" w:hAnsi="Open Sans" w:cs="Open Sans"/>
            <w:spacing w:val="5"/>
          </w:rPr>
          <w:delText>D</w:delText>
        </w:r>
        <w:r w:rsidDel="00B35C22">
          <w:rPr>
            <w:rFonts w:ascii="Open Sans" w:eastAsia="Open Sans" w:hAnsi="Open Sans" w:cs="Open Sans"/>
          </w:rPr>
          <w:delText>s</w:delText>
        </w:r>
        <w:r w:rsidDel="00B35C22">
          <w:rPr>
            <w:rFonts w:ascii="Open Sans" w:eastAsia="Open Sans" w:hAnsi="Open Sans" w:cs="Open Sans"/>
            <w:spacing w:val="2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6"/>
          </w:rPr>
          <w:delText>107</w:delText>
        </w:r>
        <w:r w:rsidDel="00B35C22">
          <w:rPr>
            <w:rFonts w:ascii="Open Sans" w:eastAsia="Open Sans" w:hAnsi="Open Sans" w:cs="Open Sans"/>
          </w:rPr>
          <w:delText>8</w:delText>
        </w:r>
        <w:r w:rsidDel="00B35C22">
          <w:rPr>
            <w:rFonts w:ascii="Open Sans" w:eastAsia="Open Sans" w:hAnsi="Open Sans" w:cs="Open Sans"/>
            <w:spacing w:val="-8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 xml:space="preserve">nd </w:delText>
        </w:r>
        <w:r w:rsidDel="00B35C22">
          <w:rPr>
            <w:rFonts w:ascii="Open Sans" w:eastAsia="Open Sans" w:hAnsi="Open Sans" w:cs="Open Sans"/>
            <w:spacing w:val="-6"/>
          </w:rPr>
          <w:delText>109</w:delText>
        </w:r>
        <w:r w:rsidDel="00B35C22">
          <w:rPr>
            <w:rFonts w:ascii="Open Sans" w:eastAsia="Open Sans" w:hAnsi="Open Sans" w:cs="Open Sans"/>
          </w:rPr>
          <w:delText>0</w:delText>
        </w:r>
        <w:r w:rsidDel="00B35C22">
          <w:rPr>
            <w:rFonts w:ascii="Open Sans" w:eastAsia="Open Sans" w:hAnsi="Open Sans" w:cs="Open Sans"/>
            <w:spacing w:val="-8"/>
          </w:rPr>
          <w:delText xml:space="preserve"> 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</w:rPr>
          <w:delText>re</w:delText>
        </w:r>
        <w:r w:rsidDel="00B35C22">
          <w:rPr>
            <w:rFonts w:ascii="Open Sans" w:eastAsia="Open Sans" w:hAnsi="Open Sans" w:cs="Open Sans"/>
            <w:spacing w:val="-1"/>
          </w:rPr>
          <w:delText xml:space="preserve"> </w:delText>
        </w:r>
        <w:r w:rsidDel="00B35C22">
          <w:rPr>
            <w:rFonts w:ascii="Open Sans" w:eastAsia="Open Sans" w:hAnsi="Open Sans" w:cs="Open Sans"/>
          </w:rPr>
          <w:delText>pr</w:delText>
        </w:r>
        <w:r w:rsidDel="00B35C22">
          <w:rPr>
            <w:rFonts w:ascii="Open Sans" w:eastAsia="Open Sans" w:hAnsi="Open Sans" w:cs="Open Sans"/>
            <w:spacing w:val="2"/>
          </w:rPr>
          <w:delText>o</w:delText>
        </w:r>
        <w:r w:rsidDel="00B35C22">
          <w:rPr>
            <w:rFonts w:ascii="Open Sans" w:eastAsia="Open Sans" w:hAnsi="Open Sans" w:cs="Open Sans"/>
          </w:rPr>
          <w:delText>b</w:delText>
        </w:r>
        <w:r w:rsidDel="00B35C22">
          <w:rPr>
            <w:rFonts w:ascii="Open Sans" w:eastAsia="Open Sans" w:hAnsi="Open Sans" w:cs="Open Sans"/>
            <w:spacing w:val="5"/>
          </w:rPr>
          <w:delText>l</w:delText>
        </w:r>
        <w:r w:rsidDel="00B35C22">
          <w:rPr>
            <w:rFonts w:ascii="Open Sans" w:eastAsia="Open Sans" w:hAnsi="Open Sans" w:cs="Open Sans"/>
            <w:spacing w:val="-3"/>
          </w:rPr>
          <w:delText>e</w:delText>
        </w:r>
        <w:r w:rsidDel="00B35C22">
          <w:rPr>
            <w:rFonts w:ascii="Open Sans" w:eastAsia="Open Sans" w:hAnsi="Open Sans" w:cs="Open Sans"/>
            <w:spacing w:val="5"/>
          </w:rPr>
          <w:delText>m</w:delText>
        </w:r>
        <w:r w:rsidDel="00B35C22">
          <w:rPr>
            <w:rFonts w:ascii="Open Sans" w:eastAsia="Open Sans" w:hAnsi="Open Sans" w:cs="Open Sans"/>
            <w:spacing w:val="-2"/>
          </w:rPr>
          <w:delText>a</w:delText>
        </w:r>
        <w:r w:rsidDel="00B35C22">
          <w:rPr>
            <w:rFonts w:ascii="Open Sans" w:eastAsia="Open Sans" w:hAnsi="Open Sans" w:cs="Open Sans"/>
            <w:spacing w:val="-3"/>
          </w:rPr>
          <w:delText>t</w:delText>
        </w:r>
        <w:r w:rsidDel="00B35C22">
          <w:rPr>
            <w:rFonts w:ascii="Open Sans" w:eastAsia="Open Sans" w:hAnsi="Open Sans" w:cs="Open Sans"/>
            <w:spacing w:val="5"/>
          </w:rPr>
          <w:delText>i</w:delText>
        </w:r>
        <w:r w:rsidDel="00B35C22">
          <w:rPr>
            <w:rFonts w:ascii="Open Sans" w:eastAsia="Open Sans" w:hAnsi="Open Sans" w:cs="Open Sans"/>
          </w:rPr>
          <w:delText xml:space="preserve">c. </w:delText>
        </w:r>
      </w:del>
      <w:del w:id="34" w:author="Meital Waltman" w:date="2016-09-25T10:47:00Z">
        <w:r w:rsidDel="000116CD">
          <w:rPr>
            <w:rFonts w:ascii="Open Sans" w:eastAsia="Open Sans" w:hAnsi="Open Sans" w:cs="Open Sans"/>
            <w:spacing w:val="-3"/>
          </w:rPr>
          <w:delText>Y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u</w:delText>
        </w:r>
        <w:r w:rsidDel="000116CD">
          <w:rPr>
            <w:rFonts w:ascii="Open Sans" w:eastAsia="Open Sans" w:hAnsi="Open Sans" w:cs="Open Sans"/>
            <w:spacing w:val="2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c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n</w:delText>
        </w:r>
        <w:r w:rsidDel="000116CD">
          <w:rPr>
            <w:rFonts w:ascii="Open Sans" w:eastAsia="Open Sans" w:hAnsi="Open Sans" w:cs="Open Sans"/>
            <w:spacing w:val="2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g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t</w:delText>
        </w:r>
        <w:r w:rsidDel="000116CD">
          <w:rPr>
            <w:rFonts w:ascii="Open Sans" w:eastAsia="Open Sans" w:hAnsi="Open Sans" w:cs="Open Sans"/>
            <w:spacing w:val="-1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 xml:space="preserve">n 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d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a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f</w:delText>
        </w:r>
        <w:r w:rsidDel="000116CD">
          <w:rPr>
            <w:rFonts w:ascii="Open Sans" w:eastAsia="Open Sans" w:hAnsi="Open Sans" w:cs="Open Sans"/>
            <w:spacing w:val="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he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ssue</w:delText>
        </w:r>
        <w:r w:rsidDel="000116CD">
          <w:rPr>
            <w:rFonts w:ascii="Open Sans" w:eastAsia="Open Sans" w:hAnsi="Open Sans" w:cs="Open Sans"/>
            <w:spacing w:val="-3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by</w:delText>
        </w:r>
        <w:r w:rsidDel="000116CD">
          <w:rPr>
            <w:rFonts w:ascii="Open Sans" w:eastAsia="Open Sans" w:hAnsi="Open Sans" w:cs="Open Sans"/>
            <w:spacing w:val="-5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5"/>
          </w:rPr>
          <w:delText>l</w:delText>
        </w:r>
        <w:r w:rsidDel="000116CD">
          <w:rPr>
            <w:rFonts w:ascii="Open Sans" w:eastAsia="Open Sans" w:hAnsi="Open Sans" w:cs="Open Sans"/>
            <w:spacing w:val="2"/>
          </w:rPr>
          <w:delText>oo</w:delText>
        </w:r>
        <w:r w:rsidDel="000116CD">
          <w:rPr>
            <w:rFonts w:ascii="Open Sans" w:eastAsia="Open Sans" w:hAnsi="Open Sans" w:cs="Open Sans"/>
            <w:spacing w:val="5"/>
          </w:rPr>
          <w:delText>ki</w:delText>
        </w:r>
        <w:r w:rsidDel="000116CD">
          <w:rPr>
            <w:rFonts w:ascii="Open Sans" w:eastAsia="Open Sans" w:hAnsi="Open Sans" w:cs="Open Sans"/>
          </w:rPr>
          <w:delText>ng</w:delText>
        </w:r>
        <w:r w:rsidDel="000116CD">
          <w:rPr>
            <w:rFonts w:ascii="Open Sans" w:eastAsia="Open Sans" w:hAnsi="Open Sans" w:cs="Open Sans"/>
            <w:spacing w:val="-3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 xml:space="preserve">t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he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d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ng</w:delText>
        </w:r>
        <w:r w:rsidDel="000116CD">
          <w:rPr>
            <w:rFonts w:ascii="Open Sans" w:eastAsia="Open Sans" w:hAnsi="Open Sans" w:cs="Open Sans"/>
            <w:spacing w:val="-3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s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ck</w:delText>
        </w:r>
        <w:r w:rsidDel="000116CD">
          <w:rPr>
            <w:rFonts w:ascii="Open Sans" w:eastAsia="Open Sans" w:hAnsi="Open Sans" w:cs="Open Sans"/>
            <w:spacing w:val="6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1"/>
          </w:rPr>
          <w:delText>f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r</w:delText>
        </w:r>
        <w:r w:rsidDel="000116CD">
          <w:rPr>
            <w:rFonts w:ascii="Open Sans" w:eastAsia="Open Sans" w:hAnsi="Open Sans" w:cs="Open Sans"/>
            <w:spacing w:val="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he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4"/>
          </w:rPr>
          <w:delText>V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c</w:delText>
        </w:r>
        <w:r w:rsidDel="000116CD">
          <w:rPr>
            <w:rFonts w:ascii="Open Sans" w:eastAsia="Open Sans" w:hAnsi="Open Sans" w:cs="Open Sans"/>
            <w:spacing w:val="5"/>
          </w:rPr>
          <w:delText>l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s</w:delText>
        </w:r>
        <w:r w:rsidDel="000116CD">
          <w:rPr>
            <w:rFonts w:ascii="Open Sans" w:eastAsia="Open Sans" w:hAnsi="Open Sans" w:cs="Open Sans"/>
            <w:spacing w:val="1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5"/>
          </w:rPr>
          <w:delText>G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n</w:delText>
        </w:r>
        <w:r w:rsidDel="000116CD">
          <w:rPr>
            <w:rFonts w:ascii="Open Sans" w:eastAsia="Open Sans" w:hAnsi="Open Sans" w:cs="Open Sans"/>
            <w:spacing w:val="-3"/>
          </w:rPr>
          <w:delText>tt</w:delText>
        </w:r>
        <w:r w:rsidDel="000116CD">
          <w:rPr>
            <w:rFonts w:ascii="Open Sans" w:eastAsia="Open Sans" w:hAnsi="Open Sans" w:cs="Open Sans"/>
          </w:rPr>
          <w:delText>:</w:delText>
        </w:r>
      </w:del>
    </w:p>
    <w:p w14:paraId="347B6E38" w14:textId="22EFF6F1" w:rsidR="00C70597" w:rsidDel="000116CD" w:rsidRDefault="00C70597">
      <w:pPr>
        <w:spacing w:before="2" w:after="0" w:line="130" w:lineRule="exact"/>
        <w:rPr>
          <w:del w:id="35" w:author="Meital Waltman" w:date="2016-09-25T10:47:00Z"/>
          <w:sz w:val="13"/>
          <w:szCs w:val="13"/>
        </w:rPr>
      </w:pPr>
    </w:p>
    <w:p w14:paraId="7E403CDF" w14:textId="5CF56448" w:rsidR="00C70597" w:rsidDel="000116CD" w:rsidRDefault="00FF2F4E">
      <w:pPr>
        <w:spacing w:after="0" w:line="240" w:lineRule="auto"/>
        <w:ind w:left="375" w:right="-20"/>
        <w:rPr>
          <w:del w:id="36" w:author="Meital Waltman" w:date="2016-09-25T10:47:00Z"/>
          <w:rFonts w:ascii="Times New Roman" w:eastAsia="Times New Roman" w:hAnsi="Times New Roman" w:cs="Times New Roman"/>
          <w:sz w:val="20"/>
          <w:szCs w:val="20"/>
        </w:rPr>
      </w:pPr>
      <w:del w:id="37" w:author="Meital Waltman" w:date="2016-09-25T10:47:00Z">
        <w:r w:rsidDel="000116CD">
          <w:rPr>
            <w:noProof/>
            <w:lang w:bidi="he-IL"/>
          </w:rPr>
          <w:drawing>
            <wp:inline distT="0" distB="0" distL="0" distR="0" wp14:anchorId="27E22904" wp14:editId="271005CD">
              <wp:extent cx="5431790" cy="402590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1790" cy="402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16C31C0" w14:textId="36060E1D" w:rsidR="00C70597" w:rsidDel="000116CD" w:rsidRDefault="00C70597">
      <w:pPr>
        <w:spacing w:before="3" w:after="0" w:line="180" w:lineRule="exact"/>
        <w:rPr>
          <w:del w:id="38" w:author="Meital Waltman" w:date="2016-09-25T10:47:00Z"/>
          <w:sz w:val="18"/>
          <w:szCs w:val="18"/>
        </w:rPr>
      </w:pPr>
    </w:p>
    <w:p w14:paraId="2EBD343F" w14:textId="29BAFF03" w:rsidR="00C70597" w:rsidDel="000116CD" w:rsidRDefault="0056057F">
      <w:pPr>
        <w:spacing w:after="0" w:line="240" w:lineRule="auto"/>
        <w:ind w:left="375" w:right="-20"/>
        <w:rPr>
          <w:del w:id="39" w:author="Meital Waltman" w:date="2016-09-25T10:47:00Z"/>
          <w:rFonts w:ascii="Open Sans" w:eastAsia="Open Sans" w:hAnsi="Open Sans" w:cs="Open Sans"/>
        </w:rPr>
      </w:pPr>
      <w:del w:id="40" w:author="Meital Waltman" w:date="2016-09-25T10:47:00Z">
        <w:r w:rsidDel="000116CD">
          <w:rPr>
            <w:rFonts w:ascii="Open Sans" w:eastAsia="Open Sans" w:hAnsi="Open Sans" w:cs="Open Sans"/>
            <w:spacing w:val="-6"/>
          </w:rPr>
          <w:delText>O</w:delText>
        </w:r>
        <w:r w:rsidDel="000116CD">
          <w:rPr>
            <w:rFonts w:ascii="Open Sans" w:eastAsia="Open Sans" w:hAnsi="Open Sans" w:cs="Open Sans"/>
          </w:rPr>
          <w:delText>ur n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w</w:delText>
        </w:r>
        <w:r w:rsidDel="000116CD">
          <w:rPr>
            <w:rFonts w:ascii="Open Sans" w:eastAsia="Open Sans" w:hAnsi="Open Sans" w:cs="Open Sans"/>
            <w:spacing w:val="-6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du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y</w:delText>
        </w:r>
        <w:r w:rsidDel="000116CD">
          <w:rPr>
            <w:rFonts w:ascii="Open Sans" w:eastAsia="Open Sans" w:hAnsi="Open Sans" w:cs="Open Sans"/>
            <w:spacing w:val="-7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s</w:delText>
        </w:r>
        <w:r w:rsidDel="000116CD">
          <w:rPr>
            <w:rFonts w:ascii="Open Sans" w:eastAsia="Open Sans" w:hAnsi="Open Sans" w:cs="Open Sans"/>
            <w:spacing w:val="2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r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  <w:spacing w:val="5"/>
          </w:rPr>
          <w:delText>m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  <w:spacing w:val="-5"/>
          </w:rPr>
          <w:delText>v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d</w:delText>
        </w:r>
        <w:r w:rsidDel="000116CD">
          <w:rPr>
            <w:rFonts w:ascii="Open Sans" w:eastAsia="Open Sans" w:hAnsi="Open Sans" w:cs="Open Sans"/>
            <w:spacing w:val="1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he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1"/>
          </w:rPr>
          <w:delText>f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rst</w:delText>
        </w:r>
        <w:r w:rsidDel="000116CD">
          <w:rPr>
            <w:rFonts w:ascii="Open Sans" w:eastAsia="Open Sans" w:hAnsi="Open Sans" w:cs="Open Sans"/>
            <w:spacing w:val="-1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1"/>
          </w:rPr>
          <w:delText>f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ur</w:delText>
        </w:r>
        <w:r w:rsidDel="000116CD">
          <w:rPr>
            <w:rFonts w:ascii="Open Sans" w:eastAsia="Open Sans" w:hAnsi="Open Sans" w:cs="Open Sans"/>
            <w:spacing w:val="1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r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ps</w:delText>
        </w:r>
        <w:r w:rsidDel="000116CD">
          <w:rPr>
            <w:rFonts w:ascii="Open Sans" w:eastAsia="Open Sans" w:hAnsi="Open Sans" w:cs="Open Sans"/>
            <w:spacing w:val="1"/>
          </w:rPr>
          <w:delText xml:space="preserve"> f</w:delText>
        </w:r>
        <w:r w:rsidDel="000116CD">
          <w:rPr>
            <w:rFonts w:ascii="Open Sans" w:eastAsia="Open Sans" w:hAnsi="Open Sans" w:cs="Open Sans"/>
          </w:rPr>
          <w:delText>r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m</w:delText>
        </w:r>
        <w:r w:rsidDel="000116CD">
          <w:rPr>
            <w:rFonts w:ascii="Open Sans" w:eastAsia="Open Sans" w:hAnsi="Open Sans" w:cs="Open Sans"/>
            <w:spacing w:val="7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5"/>
          </w:rPr>
          <w:delText>v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c</w:delText>
        </w:r>
        <w:r w:rsidDel="000116CD">
          <w:rPr>
            <w:rFonts w:ascii="Open Sans" w:eastAsia="Open Sans" w:hAnsi="Open Sans" w:cs="Open Sans"/>
            <w:spacing w:val="5"/>
          </w:rPr>
          <w:delText>l</w:delText>
        </w:r>
        <w:r w:rsidDel="000116CD">
          <w:rPr>
            <w:rFonts w:ascii="Open Sans" w:eastAsia="Open Sans" w:hAnsi="Open Sans" w:cs="Open Sans"/>
          </w:rPr>
          <w:delText>e</w:delText>
        </w:r>
        <w:r w:rsidDel="000116CD">
          <w:rPr>
            <w:rFonts w:ascii="Open Sans" w:eastAsia="Open Sans" w:hAnsi="Open Sans" w:cs="Open Sans"/>
            <w:spacing w:val="-5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2</w:delText>
        </w:r>
        <w:r w:rsidDel="000116CD">
          <w:rPr>
            <w:rFonts w:ascii="Open Sans" w:eastAsia="Open Sans" w:hAnsi="Open Sans" w:cs="Open Sans"/>
            <w:spacing w:val="-4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 xml:space="preserve">nd 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p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n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d</w:delText>
        </w:r>
        <w:r w:rsidDel="000116CD">
          <w:rPr>
            <w:rFonts w:ascii="Open Sans" w:eastAsia="Open Sans" w:hAnsi="Open Sans" w:cs="Open Sans"/>
            <w:spacing w:val="-1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up a</w:delText>
        </w:r>
      </w:del>
    </w:p>
    <w:p w14:paraId="2B8A0FC8" w14:textId="607D3845" w:rsidR="00C70597" w:rsidDel="000116CD" w:rsidRDefault="0056057F">
      <w:pPr>
        <w:spacing w:after="0" w:line="240" w:lineRule="auto"/>
        <w:ind w:left="375" w:right="-20"/>
        <w:rPr>
          <w:del w:id="41" w:author="Meital Waltman" w:date="2016-09-25T10:47:00Z"/>
          <w:rFonts w:ascii="Open Sans" w:eastAsia="Open Sans" w:hAnsi="Open Sans" w:cs="Open Sans"/>
        </w:rPr>
      </w:pPr>
      <w:del w:id="42" w:author="Meital Waltman" w:date="2016-09-25T10:47:00Z">
        <w:r w:rsidDel="000116CD">
          <w:rPr>
            <w:rFonts w:ascii="Open Sans" w:eastAsia="Open Sans" w:hAnsi="Open Sans" w:cs="Open Sans"/>
            <w:spacing w:val="2"/>
          </w:rPr>
          <w:delText>"</w:delText>
        </w:r>
        <w:r w:rsidDel="000116CD">
          <w:rPr>
            <w:rFonts w:ascii="Open Sans" w:eastAsia="Open Sans" w:hAnsi="Open Sans" w:cs="Open Sans"/>
            <w:spacing w:val="-3"/>
          </w:rPr>
          <w:delText>te</w:delText>
        </w:r>
        <w:r w:rsidDel="000116CD">
          <w:rPr>
            <w:rFonts w:ascii="Open Sans" w:eastAsia="Open Sans" w:hAnsi="Open Sans" w:cs="Open Sans"/>
          </w:rPr>
          <w:delText>n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  <w:spacing w:val="-5"/>
          </w:rPr>
          <w:delText>v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 xml:space="preserve">" </w:delText>
        </w:r>
        <w:r w:rsidDel="000116CD">
          <w:rPr>
            <w:rFonts w:ascii="Open Sans" w:eastAsia="Open Sans" w:hAnsi="Open Sans" w:cs="Open Sans"/>
            <w:spacing w:val="-5"/>
          </w:rPr>
          <w:delText>v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5"/>
          </w:rPr>
          <w:delText>i</w:delText>
        </w:r>
        <w:r w:rsidDel="000116CD">
          <w:rPr>
            <w:rFonts w:ascii="Open Sans" w:eastAsia="Open Sans" w:hAnsi="Open Sans" w:cs="Open Sans"/>
          </w:rPr>
          <w:delText>c</w:delText>
        </w:r>
        <w:r w:rsidDel="000116CD">
          <w:rPr>
            <w:rFonts w:ascii="Open Sans" w:eastAsia="Open Sans" w:hAnsi="Open Sans" w:cs="Open Sans"/>
            <w:spacing w:val="5"/>
          </w:rPr>
          <w:delText>l</w:delText>
        </w:r>
        <w:r w:rsidDel="000116CD">
          <w:rPr>
            <w:rFonts w:ascii="Open Sans" w:eastAsia="Open Sans" w:hAnsi="Open Sans" w:cs="Open Sans"/>
          </w:rPr>
          <w:delText>e</w:delText>
        </w:r>
        <w:r w:rsidDel="000116CD">
          <w:rPr>
            <w:rFonts w:ascii="Open Sans" w:eastAsia="Open Sans" w:hAnsi="Open Sans" w:cs="Open Sans"/>
            <w:spacing w:val="-5"/>
          </w:rPr>
          <w:delText xml:space="preserve"> v</w:delText>
        </w:r>
        <w:r w:rsidDel="000116CD">
          <w:rPr>
            <w:rFonts w:ascii="Open Sans" w:eastAsia="Open Sans" w:hAnsi="Open Sans" w:cs="Open Sans"/>
            <w:spacing w:val="6"/>
          </w:rPr>
          <w:delText>_</w:delText>
        </w:r>
        <w:r w:rsidDel="000116CD">
          <w:rPr>
            <w:rFonts w:ascii="Open Sans" w:eastAsia="Open Sans" w:hAnsi="Open Sans" w:cs="Open Sans"/>
          </w:rPr>
          <w:delText>1</w:delText>
        </w:r>
        <w:r w:rsidDel="000116CD">
          <w:rPr>
            <w:rFonts w:ascii="Open Sans" w:eastAsia="Open Sans" w:hAnsi="Open Sans" w:cs="Open Sans"/>
            <w:spacing w:val="-5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o</w:delText>
        </w:r>
        <w:r w:rsidDel="000116CD">
          <w:rPr>
            <w:rFonts w:ascii="Open Sans" w:eastAsia="Open Sans" w:hAnsi="Open Sans" w:cs="Open Sans"/>
            <w:spacing w:val="5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cc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  <w:spacing w:val="5"/>
          </w:rPr>
          <w:delText>mm</w:delText>
        </w:r>
        <w:r w:rsidDel="000116CD">
          <w:rPr>
            <w:rFonts w:ascii="Open Sans" w:eastAsia="Open Sans" w:hAnsi="Open Sans" w:cs="Open Sans"/>
            <w:spacing w:val="2"/>
          </w:rPr>
          <w:delText>o</w:delText>
        </w:r>
        <w:r w:rsidDel="000116CD">
          <w:rPr>
            <w:rFonts w:ascii="Open Sans" w:eastAsia="Open Sans" w:hAnsi="Open Sans" w:cs="Open Sans"/>
          </w:rPr>
          <w:delText>d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3"/>
          </w:rPr>
          <w:delText>t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  <w:spacing w:val="5"/>
          </w:rPr>
          <w:delText>m</w:delText>
        </w:r>
        <w:r w:rsidDel="000116CD">
          <w:rPr>
            <w:rFonts w:ascii="Open Sans" w:eastAsia="Open Sans" w:hAnsi="Open Sans" w:cs="Open Sans"/>
          </w:rPr>
          <w:delText>.</w:delText>
        </w:r>
        <w:r w:rsidDel="000116CD">
          <w:rPr>
            <w:rFonts w:ascii="Open Sans" w:eastAsia="Open Sans" w:hAnsi="Open Sans" w:cs="Open Sans"/>
            <w:spacing w:val="3"/>
          </w:rPr>
          <w:delText xml:space="preserve"> </w:delText>
        </w:r>
        <w:r w:rsidDel="000116CD">
          <w:rPr>
            <w:rFonts w:ascii="Open Sans" w:eastAsia="Open Sans" w:hAnsi="Open Sans" w:cs="Open Sans"/>
            <w:spacing w:val="-2"/>
          </w:rPr>
          <w:delText>T</w:delText>
        </w:r>
        <w:r w:rsidDel="000116CD">
          <w:rPr>
            <w:rFonts w:ascii="Open Sans" w:eastAsia="Open Sans" w:hAnsi="Open Sans" w:cs="Open Sans"/>
          </w:rPr>
          <w:delText>h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se</w:delText>
        </w:r>
        <w:r w:rsidDel="000116CD">
          <w:rPr>
            <w:rFonts w:ascii="Open Sans" w:eastAsia="Open Sans" w:hAnsi="Open Sans" w:cs="Open Sans"/>
            <w:spacing w:val="-2"/>
          </w:rPr>
          <w:delText xml:space="preserve"> a</w:delText>
        </w:r>
        <w:r w:rsidDel="000116CD">
          <w:rPr>
            <w:rFonts w:ascii="Open Sans" w:eastAsia="Open Sans" w:hAnsi="Open Sans" w:cs="Open Sans"/>
          </w:rPr>
          <w:delText>re</w:delText>
        </w:r>
        <w:r w:rsidDel="000116CD">
          <w:rPr>
            <w:rFonts w:ascii="Open Sans" w:eastAsia="Open Sans" w:hAnsi="Open Sans" w:cs="Open Sans"/>
            <w:spacing w:val="-1"/>
          </w:rPr>
          <w:delText xml:space="preserve"> </w:delText>
        </w:r>
        <w:r w:rsidDel="000116CD">
          <w:rPr>
            <w:rFonts w:ascii="Open Sans" w:eastAsia="Open Sans" w:hAnsi="Open Sans" w:cs="Open Sans"/>
            <w:b/>
            <w:bCs/>
            <w:spacing w:val="-6"/>
          </w:rPr>
          <w:delText>m</w:delText>
        </w:r>
        <w:r w:rsidDel="000116CD">
          <w:rPr>
            <w:rFonts w:ascii="Open Sans" w:eastAsia="Open Sans" w:hAnsi="Open Sans" w:cs="Open Sans"/>
            <w:b/>
            <w:bCs/>
            <w:spacing w:val="-7"/>
          </w:rPr>
          <w:delText>i</w:delText>
        </w:r>
        <w:r w:rsidDel="000116CD">
          <w:rPr>
            <w:rFonts w:ascii="Open Sans" w:eastAsia="Open Sans" w:hAnsi="Open Sans" w:cs="Open Sans"/>
            <w:b/>
            <w:bCs/>
            <w:spacing w:val="5"/>
          </w:rPr>
          <w:delText>n</w:delText>
        </w:r>
        <w:r w:rsidDel="000116CD">
          <w:rPr>
            <w:rFonts w:ascii="Open Sans" w:eastAsia="Open Sans" w:hAnsi="Open Sans" w:cs="Open Sans"/>
            <w:b/>
            <w:bCs/>
            <w:spacing w:val="-7"/>
          </w:rPr>
          <w:delText>i</w:delText>
        </w:r>
        <w:r w:rsidDel="000116CD">
          <w:rPr>
            <w:rFonts w:ascii="Open Sans" w:eastAsia="Open Sans" w:hAnsi="Open Sans" w:cs="Open Sans"/>
            <w:b/>
            <w:bCs/>
            <w:spacing w:val="-6"/>
          </w:rPr>
          <w:delText>m</w:delText>
        </w:r>
        <w:r w:rsidDel="000116CD">
          <w:rPr>
            <w:rFonts w:ascii="Open Sans" w:eastAsia="Open Sans" w:hAnsi="Open Sans" w:cs="Open Sans"/>
            <w:b/>
            <w:bCs/>
            <w:spacing w:val="2"/>
          </w:rPr>
          <w:delText>a</w:delText>
        </w:r>
        <w:r w:rsidDel="000116CD">
          <w:rPr>
            <w:rFonts w:ascii="Open Sans" w:eastAsia="Open Sans" w:hAnsi="Open Sans" w:cs="Open Sans"/>
            <w:b/>
            <w:bCs/>
          </w:rPr>
          <w:delText>l</w:delText>
        </w:r>
        <w:r w:rsidDel="000116CD">
          <w:rPr>
            <w:rFonts w:ascii="Open Sans" w:eastAsia="Open Sans" w:hAnsi="Open Sans" w:cs="Open Sans"/>
            <w:b/>
            <w:bCs/>
            <w:spacing w:val="-9"/>
          </w:rPr>
          <w:delText xml:space="preserve"> </w:delText>
        </w:r>
        <w:r w:rsidDel="000116CD">
          <w:rPr>
            <w:rFonts w:ascii="Open Sans" w:eastAsia="Open Sans" w:hAnsi="Open Sans" w:cs="Open Sans"/>
          </w:rPr>
          <w:delText>ch</w:delText>
        </w:r>
        <w:r w:rsidDel="000116CD">
          <w:rPr>
            <w:rFonts w:ascii="Open Sans" w:eastAsia="Open Sans" w:hAnsi="Open Sans" w:cs="Open Sans"/>
            <w:spacing w:val="-2"/>
          </w:rPr>
          <w:delText>a</w:delText>
        </w:r>
        <w:r w:rsidDel="000116CD">
          <w:rPr>
            <w:rFonts w:ascii="Open Sans" w:eastAsia="Open Sans" w:hAnsi="Open Sans" w:cs="Open Sans"/>
          </w:rPr>
          <w:delText>ng</w:delText>
        </w:r>
        <w:r w:rsidDel="000116CD">
          <w:rPr>
            <w:rFonts w:ascii="Open Sans" w:eastAsia="Open Sans" w:hAnsi="Open Sans" w:cs="Open Sans"/>
            <w:spacing w:val="-3"/>
          </w:rPr>
          <w:delText>e</w:delText>
        </w:r>
        <w:r w:rsidDel="000116CD">
          <w:rPr>
            <w:rFonts w:ascii="Open Sans" w:eastAsia="Open Sans" w:hAnsi="Open Sans" w:cs="Open Sans"/>
          </w:rPr>
          <w:delText>s.</w:delText>
        </w:r>
      </w:del>
    </w:p>
    <w:p w14:paraId="6A8C4827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22B8F638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2CCA8FAC" w14:textId="77777777" w:rsidR="00C70597" w:rsidRDefault="00C70597">
      <w:pPr>
        <w:spacing w:after="0"/>
        <w:sectPr w:rsidR="00C70597">
          <w:pgSz w:w="11920" w:h="16840"/>
          <w:pgMar w:top="1560" w:right="1260" w:bottom="280" w:left="1620" w:header="720" w:footer="720" w:gutter="0"/>
          <w:cols w:space="720"/>
        </w:sectPr>
      </w:pPr>
    </w:p>
    <w:p w14:paraId="71F67E57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1859CD0A" w14:textId="2FBBD917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A4C47F6" wp14:editId="1C7E2E1D">
            <wp:extent cx="5454015" cy="1578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AECE" w14:textId="77777777" w:rsidR="00C70597" w:rsidRDefault="00C70597">
      <w:pPr>
        <w:spacing w:before="3" w:after="0" w:line="190" w:lineRule="exact"/>
        <w:rPr>
          <w:sz w:val="19"/>
          <w:szCs w:val="19"/>
        </w:rPr>
      </w:pPr>
    </w:p>
    <w:p w14:paraId="690DFB30" w14:textId="77777777" w:rsidR="00C70597" w:rsidRDefault="0056057F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1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45</w:t>
      </w:r>
      <w:r>
        <w:rPr>
          <w:rFonts w:ascii="Open Sans" w:eastAsia="Open Sans" w:hAnsi="Open Sans" w:cs="Open Sans"/>
          <w:position w:val="1"/>
        </w:rPr>
        <w:t>9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 xml:space="preserve">d. </w:t>
      </w: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so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45</w:t>
      </w:r>
      <w:r>
        <w:rPr>
          <w:rFonts w:ascii="Open Sans" w:eastAsia="Open Sans" w:hAnsi="Open Sans" w:cs="Open Sans"/>
          <w:position w:val="1"/>
        </w:rPr>
        <w:t>5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d-</w:t>
      </w:r>
    </w:p>
    <w:p w14:paraId="586A3EEC" w14:textId="77777777" w:rsidR="00C70597" w:rsidRDefault="0056057F">
      <w:pPr>
        <w:spacing w:after="0" w:line="240" w:lineRule="auto"/>
        <w:ind w:left="715" w:right="887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spellEnd"/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rs.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>.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ra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7EFCBF7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1495ED7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6C843A2" w14:textId="77777777" w:rsidR="00C70597" w:rsidRDefault="00C70597">
      <w:pPr>
        <w:spacing w:before="15" w:after="0" w:line="240" w:lineRule="exact"/>
        <w:rPr>
          <w:sz w:val="24"/>
          <w:szCs w:val="24"/>
        </w:rPr>
      </w:pPr>
    </w:p>
    <w:p w14:paraId="3BD77C69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54CCAAD3" w14:textId="65A78588" w:rsidR="00C70597" w:rsidRDefault="0056057F">
      <w:pPr>
        <w:spacing w:before="84" w:after="0" w:line="240" w:lineRule="auto"/>
        <w:ind w:left="115" w:right="32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dure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1</w:t>
      </w:r>
      <w:r>
        <w:rPr>
          <w:rFonts w:ascii="Open Sans" w:eastAsia="Open Sans" w:hAnsi="Open Sans" w:cs="Open Sans"/>
          <w:spacing w:val="-7"/>
        </w:rPr>
        <w:t xml:space="preserve"> </w:t>
      </w:r>
      <w:proofErr w:type="gramStart"/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ins w:id="43" w:author="Meital Waltman" w:date="2016-09-25T10:47:00Z">
        <w:r w:rsidR="00282F8A">
          <w:rPr>
            <w:rFonts w:ascii="Open Sans" w:eastAsia="Open Sans" w:hAnsi="Open Sans" w:cs="Open Sans" w:hint="cs"/>
            <w:spacing w:val="7"/>
            <w:rtl/>
            <w:lang w:bidi="he-IL"/>
          </w:rPr>
          <w:t>?</w:t>
        </w:r>
        <w:proofErr w:type="gramEnd"/>
        <w:r w:rsidR="00282F8A">
          <w:rPr>
            <w:rFonts w:ascii="Open Sans" w:eastAsia="Open Sans" w:hAnsi="Open Sans" w:cs="Open Sans" w:hint="cs"/>
            <w:spacing w:val="7"/>
            <w:rtl/>
            <w:lang w:bidi="he-IL"/>
          </w:rPr>
          <w:t>??</w:t>
        </w:r>
      </w:ins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-6"/>
        </w:rPr>
        <w:t>196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4AC242F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98F96D6" w14:textId="66052050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B71631C" wp14:editId="11257BA5">
            <wp:extent cx="2563495" cy="2623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3D73" w14:textId="77777777" w:rsidR="00C70597" w:rsidRDefault="00C70597">
      <w:pPr>
        <w:spacing w:before="4" w:after="0" w:line="190" w:lineRule="exact"/>
        <w:rPr>
          <w:sz w:val="19"/>
          <w:szCs w:val="19"/>
        </w:rPr>
      </w:pPr>
    </w:p>
    <w:p w14:paraId="1C3436FA" w14:textId="77777777" w:rsidR="00C70597" w:rsidRDefault="0056057F">
      <w:pPr>
        <w:spacing w:after="0" w:line="240" w:lineRule="auto"/>
        <w:ind w:left="115" w:right="39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upp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1A2DD244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6AE82C1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67EFF000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7AD73033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2C610C90" w14:textId="77777777" w:rsidR="00C70597" w:rsidRDefault="00C70597">
      <w:pPr>
        <w:spacing w:after="0"/>
        <w:sectPr w:rsidR="00C70597">
          <w:pgSz w:w="11920" w:h="16840"/>
          <w:pgMar w:top="1560" w:right="1200" w:bottom="280" w:left="1280" w:header="720" w:footer="720" w:gutter="0"/>
          <w:cols w:space="720"/>
        </w:sectPr>
      </w:pPr>
    </w:p>
    <w:p w14:paraId="222BC9DB" w14:textId="266CD168" w:rsidR="00C70597" w:rsidRDefault="00FF2F4E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4908" behindDoc="1" locked="0" layoutInCell="1" allowOverlap="1" wp14:anchorId="57F41298" wp14:editId="48595709">
                <wp:simplePos x="0" y="0"/>
                <wp:positionH relativeFrom="page">
                  <wp:posOffset>881380</wp:posOffset>
                </wp:positionH>
                <wp:positionV relativeFrom="page">
                  <wp:posOffset>8224520</wp:posOffset>
                </wp:positionV>
                <wp:extent cx="5791200" cy="800100"/>
                <wp:effectExtent l="0" t="4445" r="0" b="0"/>
                <wp:wrapNone/>
                <wp:docPr id="13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1295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34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296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5" name="Group 116"/>
                        <wpg:cNvGrpSpPr>
                          <a:grpSpLocks/>
                        </wpg:cNvGrpSpPr>
                        <wpg:grpSpPr bwMode="auto">
                          <a:xfrm>
                            <a:off x="1395" y="12960"/>
                            <a:ext cx="9082" cy="1245"/>
                            <a:chOff x="1395" y="12960"/>
                            <a:chExt cx="9082" cy="1245"/>
                          </a:xfrm>
                        </wpg:grpSpPr>
                        <wps:wsp>
                          <wps:cNvPr id="136" name="Freeform 117"/>
                          <wps:cNvSpPr>
                            <a:spLocks/>
                          </wps:cNvSpPr>
                          <wps:spPr bwMode="auto">
                            <a:xfrm>
                              <a:off x="1395" y="1296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12960 12960"/>
                                <a:gd name="T3" fmla="*/ 12960 h 1245"/>
                                <a:gd name="T4" fmla="+- 0 1477 1395"/>
                                <a:gd name="T5" fmla="*/ T4 w 9082"/>
                                <a:gd name="T6" fmla="+- 0 12960 12960"/>
                                <a:gd name="T7" fmla="*/ 12960 h 1245"/>
                                <a:gd name="T8" fmla="+- 0 1419 1395"/>
                                <a:gd name="T9" fmla="*/ T8 w 9082"/>
                                <a:gd name="T10" fmla="+- 0 12989 12960"/>
                                <a:gd name="T11" fmla="*/ 12989 h 1245"/>
                                <a:gd name="T12" fmla="+- 0 1395 1395"/>
                                <a:gd name="T13" fmla="*/ T12 w 9082"/>
                                <a:gd name="T14" fmla="+- 0 13050 12960"/>
                                <a:gd name="T15" fmla="*/ 13050 h 1245"/>
                                <a:gd name="T16" fmla="+- 0 1395 1395"/>
                                <a:gd name="T17" fmla="*/ T16 w 9082"/>
                                <a:gd name="T18" fmla="+- 0 14123 12960"/>
                                <a:gd name="T19" fmla="*/ 14123 h 1245"/>
                                <a:gd name="T20" fmla="+- 0 1424 1395"/>
                                <a:gd name="T21" fmla="*/ T20 w 9082"/>
                                <a:gd name="T22" fmla="+- 0 14181 12960"/>
                                <a:gd name="T23" fmla="*/ 14181 h 1245"/>
                                <a:gd name="T24" fmla="+- 0 1485 1395"/>
                                <a:gd name="T25" fmla="*/ T24 w 9082"/>
                                <a:gd name="T26" fmla="+- 0 14205 12960"/>
                                <a:gd name="T27" fmla="*/ 14205 h 1245"/>
                                <a:gd name="T28" fmla="+- 0 10418 1395"/>
                                <a:gd name="T29" fmla="*/ T28 w 9082"/>
                                <a:gd name="T30" fmla="+- 0 14205 12960"/>
                                <a:gd name="T31" fmla="*/ 14205 h 1245"/>
                                <a:gd name="T32" fmla="+- 0 10440 1395"/>
                                <a:gd name="T33" fmla="*/ T32 w 9082"/>
                                <a:gd name="T34" fmla="+- 0 14200 12960"/>
                                <a:gd name="T35" fmla="*/ 14200 h 1245"/>
                                <a:gd name="T36" fmla="+- 0 10460 1395"/>
                                <a:gd name="T37" fmla="*/ T36 w 9082"/>
                                <a:gd name="T38" fmla="+- 0 14190 12960"/>
                                <a:gd name="T39" fmla="*/ 14190 h 1245"/>
                                <a:gd name="T40" fmla="+- 0 10476 1395"/>
                                <a:gd name="T41" fmla="*/ T40 w 9082"/>
                                <a:gd name="T42" fmla="+- 0 14176 12960"/>
                                <a:gd name="T43" fmla="*/ 14176 h 1245"/>
                                <a:gd name="T44" fmla="+- 0 10477 1395"/>
                                <a:gd name="T45" fmla="*/ T44 w 9082"/>
                                <a:gd name="T46" fmla="+- 0 14175 12960"/>
                                <a:gd name="T47" fmla="*/ 14175 h 1245"/>
                                <a:gd name="T48" fmla="+- 0 1479 1395"/>
                                <a:gd name="T49" fmla="*/ T48 w 9082"/>
                                <a:gd name="T50" fmla="+- 0 14175 12960"/>
                                <a:gd name="T51" fmla="*/ 14175 h 1245"/>
                                <a:gd name="T52" fmla="+- 0 1458 1395"/>
                                <a:gd name="T53" fmla="*/ T52 w 9082"/>
                                <a:gd name="T54" fmla="+- 0 14169 12960"/>
                                <a:gd name="T55" fmla="*/ 14169 h 1245"/>
                                <a:gd name="T56" fmla="+- 0 1441 1395"/>
                                <a:gd name="T57" fmla="*/ T56 w 9082"/>
                                <a:gd name="T58" fmla="+- 0 14156 12960"/>
                                <a:gd name="T59" fmla="*/ 14156 h 1245"/>
                                <a:gd name="T60" fmla="+- 0 1429 1395"/>
                                <a:gd name="T61" fmla="*/ T60 w 9082"/>
                                <a:gd name="T62" fmla="+- 0 14137 12960"/>
                                <a:gd name="T63" fmla="*/ 14137 h 1245"/>
                                <a:gd name="T64" fmla="+- 0 1425 1395"/>
                                <a:gd name="T65" fmla="*/ T64 w 9082"/>
                                <a:gd name="T66" fmla="+- 0 14115 12960"/>
                                <a:gd name="T67" fmla="*/ 14115 h 1245"/>
                                <a:gd name="T68" fmla="+- 0 1425 1395"/>
                                <a:gd name="T69" fmla="*/ T68 w 9082"/>
                                <a:gd name="T70" fmla="+- 0 13044 12960"/>
                                <a:gd name="T71" fmla="*/ 13044 h 1245"/>
                                <a:gd name="T72" fmla="+- 0 1431 1395"/>
                                <a:gd name="T73" fmla="*/ T72 w 9082"/>
                                <a:gd name="T74" fmla="+- 0 13023 12960"/>
                                <a:gd name="T75" fmla="*/ 13023 h 1245"/>
                                <a:gd name="T76" fmla="+- 0 1444 1395"/>
                                <a:gd name="T77" fmla="*/ T76 w 9082"/>
                                <a:gd name="T78" fmla="+- 0 13006 12960"/>
                                <a:gd name="T79" fmla="*/ 13006 h 1245"/>
                                <a:gd name="T80" fmla="+- 0 1463 1395"/>
                                <a:gd name="T81" fmla="*/ T80 w 9082"/>
                                <a:gd name="T82" fmla="+- 0 12994 12960"/>
                                <a:gd name="T83" fmla="*/ 12994 h 1245"/>
                                <a:gd name="T84" fmla="+- 0 1485 1395"/>
                                <a:gd name="T85" fmla="*/ T84 w 9082"/>
                                <a:gd name="T86" fmla="+- 0 12990 12960"/>
                                <a:gd name="T87" fmla="*/ 12990 h 1245"/>
                                <a:gd name="T88" fmla="+- 0 10476 1395"/>
                                <a:gd name="T89" fmla="*/ T88 w 9082"/>
                                <a:gd name="T90" fmla="+- 0 12990 12960"/>
                                <a:gd name="T91" fmla="*/ 12990 h 1245"/>
                                <a:gd name="T92" fmla="+- 0 10471 1395"/>
                                <a:gd name="T93" fmla="*/ T92 w 9082"/>
                                <a:gd name="T94" fmla="+- 0 12984 12960"/>
                                <a:gd name="T95" fmla="*/ 12984 h 1245"/>
                                <a:gd name="T96" fmla="+- 0 10453 1395"/>
                                <a:gd name="T97" fmla="*/ T96 w 9082"/>
                                <a:gd name="T98" fmla="+- 0 12971 12960"/>
                                <a:gd name="T99" fmla="*/ 12971 h 1245"/>
                                <a:gd name="T100" fmla="+- 0 10433 1395"/>
                                <a:gd name="T101" fmla="*/ T100 w 9082"/>
                                <a:gd name="T102" fmla="+- 0 12963 12960"/>
                                <a:gd name="T103" fmla="*/ 12963 h 1245"/>
                                <a:gd name="T104" fmla="+- 0 10410 1395"/>
                                <a:gd name="T105" fmla="*/ T104 w 9082"/>
                                <a:gd name="T106" fmla="+- 0 12960 12960"/>
                                <a:gd name="T107" fmla="*/ 1296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114"/>
                        <wpg:cNvGrpSpPr>
                          <a:grpSpLocks/>
                        </wpg:cNvGrpSpPr>
                        <wpg:grpSpPr bwMode="auto">
                          <a:xfrm>
                            <a:off x="1485" y="12990"/>
                            <a:ext cx="9015" cy="1185"/>
                            <a:chOff x="1485" y="12990"/>
                            <a:chExt cx="9015" cy="1185"/>
                          </a:xfrm>
                        </wpg:grpSpPr>
                        <wps:wsp>
                          <wps:cNvPr id="138" name="Freeform 115"/>
                          <wps:cNvSpPr>
                            <a:spLocks/>
                          </wps:cNvSpPr>
                          <wps:spPr bwMode="auto">
                            <a:xfrm>
                              <a:off x="1485" y="1299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12990 12990"/>
                                <a:gd name="T3" fmla="*/ 12990 h 1185"/>
                                <a:gd name="T4" fmla="+- 0 1485 1485"/>
                                <a:gd name="T5" fmla="*/ T4 w 9015"/>
                                <a:gd name="T6" fmla="+- 0 12990 12990"/>
                                <a:gd name="T7" fmla="*/ 12990 h 1185"/>
                                <a:gd name="T8" fmla="+- 0 10416 1485"/>
                                <a:gd name="T9" fmla="*/ T8 w 9015"/>
                                <a:gd name="T10" fmla="+- 0 12990 12990"/>
                                <a:gd name="T11" fmla="*/ 12990 h 1185"/>
                                <a:gd name="T12" fmla="+- 0 10437 1485"/>
                                <a:gd name="T13" fmla="*/ T12 w 9015"/>
                                <a:gd name="T14" fmla="+- 0 12996 12990"/>
                                <a:gd name="T15" fmla="*/ 12996 h 1185"/>
                                <a:gd name="T16" fmla="+- 0 10454 1485"/>
                                <a:gd name="T17" fmla="*/ T16 w 9015"/>
                                <a:gd name="T18" fmla="+- 0 13009 12990"/>
                                <a:gd name="T19" fmla="*/ 13009 h 1185"/>
                                <a:gd name="T20" fmla="+- 0 10466 1485"/>
                                <a:gd name="T21" fmla="*/ T20 w 9015"/>
                                <a:gd name="T22" fmla="+- 0 13028 12990"/>
                                <a:gd name="T23" fmla="*/ 13028 h 1185"/>
                                <a:gd name="T24" fmla="+- 0 10470 1485"/>
                                <a:gd name="T25" fmla="*/ T24 w 9015"/>
                                <a:gd name="T26" fmla="+- 0 13050 12990"/>
                                <a:gd name="T27" fmla="*/ 13050 h 1185"/>
                                <a:gd name="T28" fmla="+- 0 10470 1485"/>
                                <a:gd name="T29" fmla="*/ T28 w 9015"/>
                                <a:gd name="T30" fmla="+- 0 14121 12990"/>
                                <a:gd name="T31" fmla="*/ 14121 h 1185"/>
                                <a:gd name="T32" fmla="+- 0 10464 1485"/>
                                <a:gd name="T33" fmla="*/ T32 w 9015"/>
                                <a:gd name="T34" fmla="+- 0 14142 12990"/>
                                <a:gd name="T35" fmla="*/ 14142 h 1185"/>
                                <a:gd name="T36" fmla="+- 0 10451 1485"/>
                                <a:gd name="T37" fmla="*/ T36 w 9015"/>
                                <a:gd name="T38" fmla="+- 0 14159 12990"/>
                                <a:gd name="T39" fmla="*/ 14159 h 1185"/>
                                <a:gd name="T40" fmla="+- 0 10432 1485"/>
                                <a:gd name="T41" fmla="*/ T40 w 9015"/>
                                <a:gd name="T42" fmla="+- 0 14171 12990"/>
                                <a:gd name="T43" fmla="*/ 14171 h 1185"/>
                                <a:gd name="T44" fmla="+- 0 10410 1485"/>
                                <a:gd name="T45" fmla="*/ T44 w 9015"/>
                                <a:gd name="T46" fmla="+- 0 14175 12990"/>
                                <a:gd name="T47" fmla="*/ 14175 h 1185"/>
                                <a:gd name="T48" fmla="+- 0 10477 1485"/>
                                <a:gd name="T49" fmla="*/ T48 w 9015"/>
                                <a:gd name="T50" fmla="+- 0 14175 12990"/>
                                <a:gd name="T51" fmla="*/ 14175 h 1185"/>
                                <a:gd name="T52" fmla="+- 0 10489 1485"/>
                                <a:gd name="T53" fmla="*/ T52 w 9015"/>
                                <a:gd name="T54" fmla="+- 0 14158 12990"/>
                                <a:gd name="T55" fmla="*/ 14158 h 1185"/>
                                <a:gd name="T56" fmla="+- 0 10497 1485"/>
                                <a:gd name="T57" fmla="*/ T56 w 9015"/>
                                <a:gd name="T58" fmla="+- 0 14138 12990"/>
                                <a:gd name="T59" fmla="*/ 14138 h 1185"/>
                                <a:gd name="T60" fmla="+- 0 10500 1485"/>
                                <a:gd name="T61" fmla="*/ T60 w 9015"/>
                                <a:gd name="T62" fmla="+- 0 14115 12990"/>
                                <a:gd name="T63" fmla="*/ 14115 h 1185"/>
                                <a:gd name="T64" fmla="+- 0 10500 1485"/>
                                <a:gd name="T65" fmla="*/ T64 w 9015"/>
                                <a:gd name="T66" fmla="+- 0 13042 12990"/>
                                <a:gd name="T67" fmla="*/ 13042 h 1185"/>
                                <a:gd name="T68" fmla="+- 0 10495 1485"/>
                                <a:gd name="T69" fmla="*/ T68 w 9015"/>
                                <a:gd name="T70" fmla="+- 0 13020 12990"/>
                                <a:gd name="T71" fmla="*/ 13020 h 1185"/>
                                <a:gd name="T72" fmla="+- 0 10485 1485"/>
                                <a:gd name="T73" fmla="*/ T72 w 9015"/>
                                <a:gd name="T74" fmla="+- 0 13000 12990"/>
                                <a:gd name="T75" fmla="*/ 13000 h 1185"/>
                                <a:gd name="T76" fmla="+- 0 10476 1485"/>
                                <a:gd name="T77" fmla="*/ T76 w 9015"/>
                                <a:gd name="T78" fmla="+- 0 12990 12990"/>
                                <a:gd name="T79" fmla="*/ 1299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290B0F" id="Group 113" o:spid="_x0000_s1026" style="position:absolute;margin-left:69.4pt;margin-top:647.6pt;width:456pt;height:63pt;z-index:-1572;mso-position-horizontal-relative:page;mso-position-vertical-relative:page" coordorigin="1388,1295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">
                <v:shape id="Picture 118" o:spid="_x0000_s1027" type="#_x0000_t75" style="position:absolute;left:1395;top:12960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">
                  <v:imagedata r:id="rId20" o:title=""/>
                </v:shape>
                <v:group id="Group 116" o:spid="_x0000_s1028" style="position:absolute;left:1395;top:12960;width:9082;height:1245" coordorigin="1395,12960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117" o:spid="_x0000_s1029" style="position:absolute;left:1395;top:12960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12960;82,12960;24,12989;0,13050;0,14123;29,14181;90,14205;9023,14205;9045,14200;9065,14190;9081,14176;9082,14175;84,14175;63,14169;46,14156;34,14137;30,14115;30,13044;36,13023;49,13006;68,12994;90,12990;9081,12990;9076,12984;9058,12971;9038,12963;9015,12960" o:connectangles="0,0,0,0,0,0,0,0,0,0,0,0,0,0,0,0,0,0,0,0,0,0,0,0,0,0,0"/>
                  </v:shape>
                </v:group>
                <v:group id="Group 114" o:spid="_x0000_s1030" style="position:absolute;left:1485;top:12990;width:9015;height:1185" coordorigin="1485,12990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115" o:spid="_x0000_s1031" style="position:absolute;left:1485;top:12990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" path="m8991,l,,8931,r21,6l8969,19r12,19l8985,60r,1071l8979,1152r-13,17l8947,1181r-22,4l8992,1185r12,-17l9012,1148r3,-23l9015,52r-5,-22l9000,10,8991,e" fillcolor="#1ab654" stroked="f">
                    <v:path arrowok="t" o:connecttype="custom" o:connectlocs="8991,12990;0,12990;8931,12990;8952,12996;8969,13009;8981,13028;8985,13050;8985,14121;8979,14142;8966,14159;8947,14171;8925,14175;8992,14175;9004,14158;9012,14138;9015,14115;9015,13042;9010,13020;9000,13000;8991,1299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04EB8C5C" w14:textId="458C628D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97A40DD" wp14:editId="242F4C3C">
            <wp:extent cx="2546985" cy="2612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68EE" w14:textId="77777777" w:rsidR="00C70597" w:rsidRDefault="00C70597">
      <w:pPr>
        <w:spacing w:before="3" w:after="0" w:line="190" w:lineRule="exact"/>
        <w:rPr>
          <w:sz w:val="19"/>
          <w:szCs w:val="19"/>
        </w:rPr>
      </w:pPr>
    </w:p>
    <w:p w14:paraId="1BEA658E" w14:textId="77777777" w:rsidR="00C70597" w:rsidRDefault="0056057F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3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6"/>
          <w:position w:val="1"/>
        </w:rPr>
        <w:t>f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3"/>
          <w:position w:val="1"/>
        </w:rPr>
        <w:t>rm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8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x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position w:val="1"/>
        </w:rPr>
        <w:t>y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f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r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</w:p>
    <w:p w14:paraId="0A46AC11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443B37C" w14:textId="30D10138" w:rsidR="00C70597" w:rsidRDefault="0056057F">
      <w:pPr>
        <w:spacing w:after="0" w:line="240" w:lineRule="auto"/>
        <w:ind w:left="375" w:right="7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  <w:r>
        <w:rPr>
          <w:rFonts w:ascii="Open Sans" w:eastAsia="Open Sans" w:hAnsi="Open Sans" w:cs="Open Sans"/>
          <w:spacing w:val="-1"/>
        </w:rPr>
        <w:t xml:space="preserve"> 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dd </w:t>
      </w:r>
      <w:del w:id="44" w:author="Meital Waltman" w:date="2016-09-25T10:49:00Z">
        <w:r w:rsidDel="00282F8A">
          <w:rPr>
            <w:rFonts w:ascii="Open Sans" w:eastAsia="Open Sans" w:hAnsi="Open Sans" w:cs="Open Sans"/>
            <w:spacing w:val="-3"/>
          </w:rPr>
          <w:delText>t</w:delText>
        </w:r>
        <w:r w:rsidDel="00282F8A">
          <w:rPr>
            <w:rFonts w:ascii="Open Sans" w:eastAsia="Open Sans" w:hAnsi="Open Sans" w:cs="Open Sans"/>
            <w:spacing w:val="5"/>
          </w:rPr>
          <w:delText>im</w:delText>
        </w:r>
        <w:r w:rsidDel="00282F8A">
          <w:rPr>
            <w:rFonts w:ascii="Open Sans" w:eastAsia="Open Sans" w:hAnsi="Open Sans" w:cs="Open Sans"/>
          </w:rPr>
          <w:delText>e</w:delText>
        </w:r>
        <w:r w:rsidDel="00282F8A">
          <w:rPr>
            <w:rFonts w:ascii="Open Sans" w:eastAsia="Open Sans" w:hAnsi="Open Sans" w:cs="Open Sans"/>
            <w:spacing w:val="-2"/>
          </w:rPr>
          <w:delText xml:space="preserve"> </w:delText>
        </w:r>
        <w:r w:rsidDel="00282F8A">
          <w:rPr>
            <w:rFonts w:ascii="Open Sans" w:eastAsia="Open Sans" w:hAnsi="Open Sans" w:cs="Open Sans"/>
            <w:spacing w:val="-3"/>
          </w:rPr>
          <w:delText>t</w:delText>
        </w:r>
        <w:r w:rsidDel="00282F8A">
          <w:rPr>
            <w:rFonts w:ascii="Open Sans" w:eastAsia="Open Sans" w:hAnsi="Open Sans" w:cs="Open Sans"/>
          </w:rPr>
          <w:delText>o</w:delText>
        </w:r>
        <w:r w:rsidDel="00282F8A">
          <w:rPr>
            <w:rFonts w:ascii="Open Sans" w:eastAsia="Open Sans" w:hAnsi="Open Sans" w:cs="Open Sans"/>
            <w:spacing w:val="5"/>
          </w:rPr>
          <w:delText xml:space="preserve"> </w:delText>
        </w:r>
        <w:r w:rsidDel="00282F8A">
          <w:rPr>
            <w:rFonts w:ascii="Open Sans" w:eastAsia="Open Sans" w:hAnsi="Open Sans" w:cs="Open Sans"/>
            <w:spacing w:val="-3"/>
          </w:rPr>
          <w:delText>t</w:delText>
        </w:r>
        <w:r w:rsidDel="00282F8A">
          <w:rPr>
            <w:rFonts w:ascii="Open Sans" w:eastAsia="Open Sans" w:hAnsi="Open Sans" w:cs="Open Sans"/>
          </w:rPr>
          <w:delText>he</w:delText>
        </w:r>
        <w:r w:rsidDel="00282F8A">
          <w:rPr>
            <w:rFonts w:ascii="Open Sans" w:eastAsia="Open Sans" w:hAnsi="Open Sans" w:cs="Open Sans"/>
            <w:spacing w:val="-2"/>
          </w:rPr>
          <w:delText xml:space="preserve"> </w:delText>
        </w:r>
        <w:r w:rsidDel="00282F8A">
          <w:rPr>
            <w:rFonts w:ascii="Open Sans" w:eastAsia="Open Sans" w:hAnsi="Open Sans" w:cs="Open Sans"/>
          </w:rPr>
          <w:delText>b</w:delText>
        </w:r>
        <w:r w:rsidDel="00282F8A">
          <w:rPr>
            <w:rFonts w:ascii="Open Sans" w:eastAsia="Open Sans" w:hAnsi="Open Sans" w:cs="Open Sans"/>
            <w:spacing w:val="-3"/>
          </w:rPr>
          <w:delText>e</w:delText>
        </w:r>
        <w:r w:rsidDel="00282F8A">
          <w:rPr>
            <w:rFonts w:ascii="Open Sans" w:eastAsia="Open Sans" w:hAnsi="Open Sans" w:cs="Open Sans"/>
          </w:rPr>
          <w:delText>g</w:delText>
        </w:r>
        <w:r w:rsidDel="00282F8A">
          <w:rPr>
            <w:rFonts w:ascii="Open Sans" w:eastAsia="Open Sans" w:hAnsi="Open Sans" w:cs="Open Sans"/>
            <w:spacing w:val="5"/>
          </w:rPr>
          <w:delText>i</w:delText>
        </w:r>
        <w:r w:rsidDel="00282F8A">
          <w:rPr>
            <w:rFonts w:ascii="Open Sans" w:eastAsia="Open Sans" w:hAnsi="Open Sans" w:cs="Open Sans"/>
          </w:rPr>
          <w:delText>nn</w:delText>
        </w:r>
        <w:r w:rsidDel="00282F8A">
          <w:rPr>
            <w:rFonts w:ascii="Open Sans" w:eastAsia="Open Sans" w:hAnsi="Open Sans" w:cs="Open Sans"/>
            <w:spacing w:val="5"/>
          </w:rPr>
          <w:delText>i</w:delText>
        </w:r>
        <w:r w:rsidDel="00282F8A">
          <w:rPr>
            <w:rFonts w:ascii="Open Sans" w:eastAsia="Open Sans" w:hAnsi="Open Sans" w:cs="Open Sans"/>
          </w:rPr>
          <w:delText>ng</w:delText>
        </w:r>
        <w:r w:rsidDel="00282F8A">
          <w:rPr>
            <w:rFonts w:ascii="Open Sans" w:eastAsia="Open Sans" w:hAnsi="Open Sans" w:cs="Open Sans"/>
            <w:spacing w:val="-7"/>
          </w:rPr>
          <w:delText xml:space="preserve"> </w:delText>
        </w:r>
        <w:r w:rsidDel="00282F8A">
          <w:rPr>
            <w:rFonts w:ascii="Open Sans" w:eastAsia="Open Sans" w:hAnsi="Open Sans" w:cs="Open Sans"/>
            <w:spacing w:val="2"/>
          </w:rPr>
          <w:delText>o</w:delText>
        </w:r>
        <w:r w:rsidDel="00282F8A">
          <w:rPr>
            <w:rFonts w:ascii="Open Sans" w:eastAsia="Open Sans" w:hAnsi="Open Sans" w:cs="Open Sans"/>
          </w:rPr>
          <w:delText>f</w:delText>
        </w:r>
        <w:r w:rsidDel="00282F8A">
          <w:rPr>
            <w:rFonts w:ascii="Open Sans" w:eastAsia="Open Sans" w:hAnsi="Open Sans" w:cs="Open Sans"/>
            <w:spacing w:val="2"/>
          </w:rPr>
          <w:delText xml:space="preserve"> </w:delText>
        </w:r>
        <w:r w:rsidDel="00282F8A">
          <w:rPr>
            <w:rFonts w:ascii="Open Sans" w:eastAsia="Open Sans" w:hAnsi="Open Sans" w:cs="Open Sans"/>
            <w:spacing w:val="-3"/>
          </w:rPr>
          <w:delText>t</w:delText>
        </w:r>
        <w:r w:rsidDel="00282F8A">
          <w:rPr>
            <w:rFonts w:ascii="Open Sans" w:eastAsia="Open Sans" w:hAnsi="Open Sans" w:cs="Open Sans"/>
          </w:rPr>
          <w:delText>he</w:delText>
        </w:r>
        <w:r w:rsidDel="00282F8A">
          <w:rPr>
            <w:rFonts w:ascii="Open Sans" w:eastAsia="Open Sans" w:hAnsi="Open Sans" w:cs="Open Sans"/>
            <w:spacing w:val="-2"/>
          </w:rPr>
          <w:delText xml:space="preserve"> </w:delText>
        </w:r>
        <w:r w:rsidDel="00282F8A">
          <w:rPr>
            <w:rFonts w:ascii="Open Sans" w:eastAsia="Open Sans" w:hAnsi="Open Sans" w:cs="Open Sans"/>
            <w:spacing w:val="-3"/>
          </w:rPr>
          <w:delText>t</w:delText>
        </w:r>
        <w:r w:rsidDel="00282F8A">
          <w:rPr>
            <w:rFonts w:ascii="Open Sans" w:eastAsia="Open Sans" w:hAnsi="Open Sans" w:cs="Open Sans"/>
          </w:rPr>
          <w:delText>r</w:delText>
        </w:r>
        <w:r w:rsidDel="00282F8A">
          <w:rPr>
            <w:rFonts w:ascii="Open Sans" w:eastAsia="Open Sans" w:hAnsi="Open Sans" w:cs="Open Sans"/>
            <w:spacing w:val="5"/>
          </w:rPr>
          <w:delText>i</w:delText>
        </w:r>
        <w:r w:rsidDel="00282F8A">
          <w:rPr>
            <w:rFonts w:ascii="Open Sans" w:eastAsia="Open Sans" w:hAnsi="Open Sans" w:cs="Open Sans"/>
          </w:rPr>
          <w:delText>p</w:delText>
        </w:r>
        <w:r w:rsidDel="00282F8A">
          <w:rPr>
            <w:rFonts w:ascii="Open Sans" w:eastAsia="Open Sans" w:hAnsi="Open Sans" w:cs="Open Sans"/>
            <w:spacing w:val="1"/>
          </w:rPr>
          <w:delText xml:space="preserve"> </w:delText>
        </w:r>
      </w:del>
      <w:ins w:id="45" w:author="Meital Waltman" w:date="2016-09-25T10:49:00Z">
        <w:r w:rsidR="00282F8A">
          <w:rPr>
            <w:rFonts w:ascii="Open Sans" w:eastAsia="Open Sans" w:hAnsi="Open Sans" w:cs="Open Sans" w:hint="cs"/>
            <w:spacing w:val="1"/>
            <w:rtl/>
            <w:lang w:bidi="he-IL"/>
          </w:rPr>
          <w:t xml:space="preserve"> </w:t>
        </w:r>
        <w:commentRangeStart w:id="46"/>
        <w:r w:rsidR="00282F8A">
          <w:rPr>
            <w:rFonts w:ascii="Open Sans" w:eastAsia="Open Sans" w:hAnsi="Open Sans" w:cs="Open Sans"/>
            <w:spacing w:val="1"/>
            <w:lang w:bidi="he-IL"/>
          </w:rPr>
          <w:t xml:space="preserve">boarding </w:t>
        </w:r>
        <w:commentRangeEnd w:id="46"/>
        <w:r w:rsidR="00282F8A">
          <w:rPr>
            <w:rStyle w:val="CommentReference"/>
          </w:rPr>
          <w:commentReference w:id="46"/>
        </w:r>
        <w:r w:rsidR="00282F8A">
          <w:rPr>
            <w:rFonts w:ascii="Open Sans" w:eastAsia="Open Sans" w:hAnsi="Open Sans" w:cs="Open Sans"/>
            <w:spacing w:val="1"/>
            <w:lang w:bidi="he-IL"/>
          </w:rPr>
          <w:t xml:space="preserve">time </w:t>
        </w:r>
      </w:ins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 xml:space="preserve">e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44497570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12B17E9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05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00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04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53</w:t>
      </w:r>
      <w:r>
        <w:rPr>
          <w:rFonts w:ascii="Open Sans" w:eastAsia="Open Sans" w:hAnsi="Open Sans" w:cs="Open Sans"/>
        </w:rPr>
        <w:t>.</w:t>
      </w:r>
    </w:p>
    <w:p w14:paraId="7D4137C2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4A04FFD1" w14:textId="77777777" w:rsidR="00C70597" w:rsidRDefault="0056057F">
      <w:pPr>
        <w:spacing w:after="0" w:line="240" w:lineRule="auto"/>
        <w:ind w:left="375" w:right="4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5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9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 xml:space="preserve">4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n:</w:t>
      </w:r>
    </w:p>
    <w:p w14:paraId="3CD6D5F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8DAFA76" w14:textId="4F2818E7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2172A7C" wp14:editId="6CB0A147">
            <wp:extent cx="2612390" cy="2612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4E4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01278E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FB4BC23" w14:textId="77777777" w:rsidR="00C70597" w:rsidRDefault="0056057F">
      <w:pPr>
        <w:spacing w:after="0" w:line="240" w:lineRule="auto"/>
        <w:ind w:left="1005" w:right="6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 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06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0</w:t>
      </w:r>
      <w:r>
        <w:rPr>
          <w:rFonts w:ascii="Open Sans" w:eastAsia="Open Sans" w:hAnsi="Open Sans" w:cs="Open Sans"/>
        </w:rPr>
        <w:t>4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upd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</w:p>
    <w:p w14:paraId="63A26779" w14:textId="77777777" w:rsidR="00C70597" w:rsidRDefault="00C70597">
      <w:pPr>
        <w:spacing w:after="0"/>
        <w:sectPr w:rsidR="00C70597">
          <w:footerReference w:type="default" r:id="rId37"/>
          <w:pgSz w:w="11920" w:h="16840"/>
          <w:pgMar w:top="1560" w:right="1320" w:bottom="2520" w:left="1620" w:header="0" w:footer="2322" w:gutter="0"/>
          <w:cols w:space="720"/>
        </w:sectPr>
      </w:pPr>
    </w:p>
    <w:p w14:paraId="68688836" w14:textId="77777777" w:rsidR="00C70597" w:rsidRDefault="00C70597">
      <w:pPr>
        <w:spacing w:before="8" w:after="0" w:line="160" w:lineRule="exact"/>
        <w:rPr>
          <w:sz w:val="16"/>
          <w:szCs w:val="16"/>
        </w:rPr>
      </w:pPr>
    </w:p>
    <w:p w14:paraId="0D3E781B" w14:textId="77777777" w:rsidR="00C70597" w:rsidRDefault="0056057F">
      <w:pPr>
        <w:spacing w:after="0" w:line="297" w:lineRule="exact"/>
        <w:ind w:left="715" w:right="243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  <w:position w:val="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  <w:position w:val="1"/>
        </w:rPr>
        <w:t>ur</w:t>
      </w:r>
      <w:r>
        <w:rPr>
          <w:rFonts w:ascii="Open Sans" w:eastAsia="Open Sans" w:hAnsi="Open Sans" w:cs="Open Sans"/>
          <w:b/>
          <w:bCs/>
          <w:color w:val="191970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  <w:position w:val="1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  <w:position w:val="1"/>
        </w:rPr>
        <w:t>-</w:t>
      </w:r>
      <w:r>
        <w:rPr>
          <w:rFonts w:ascii="Open Sans" w:eastAsia="Open Sans" w:hAnsi="Open Sans" w:cs="Open Sans"/>
          <w:b/>
          <w:bCs/>
          <w:color w:val="191970"/>
          <w:position w:val="1"/>
        </w:rPr>
        <w:t>4</w:t>
      </w:r>
      <w:r>
        <w:rPr>
          <w:rFonts w:ascii="Open Sans" w:eastAsia="Open Sans" w:hAnsi="Open Sans" w:cs="Open Sans"/>
          <w:b/>
          <w:bCs/>
          <w:color w:val="191970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position w:val="1"/>
        </w:rPr>
        <w:t>b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e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>l</w:t>
      </w:r>
      <w:r>
        <w:rPr>
          <w:rFonts w:ascii="Open Sans" w:eastAsia="Open Sans" w:hAnsi="Open Sans" w:cs="Open Sans"/>
          <w:color w:val="000000"/>
          <w:spacing w:val="2"/>
          <w:position w:val="1"/>
        </w:rPr>
        <w:t>o</w:t>
      </w:r>
      <w:r>
        <w:rPr>
          <w:rFonts w:ascii="Open Sans" w:eastAsia="Open Sans" w:hAnsi="Open Sans" w:cs="Open Sans"/>
          <w:color w:val="000000"/>
          <w:spacing w:val="-6"/>
          <w:position w:val="1"/>
        </w:rPr>
        <w:t>w</w:t>
      </w:r>
      <w:r>
        <w:rPr>
          <w:rFonts w:ascii="Open Sans" w:eastAsia="Open Sans" w:hAnsi="Open Sans" w:cs="Open Sans"/>
          <w:color w:val="000000"/>
          <w:position w:val="1"/>
        </w:rPr>
        <w:t>,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2"/>
          <w:position w:val="1"/>
        </w:rPr>
        <w:t>o</w:t>
      </w:r>
      <w:r>
        <w:rPr>
          <w:rFonts w:ascii="Open Sans" w:eastAsia="Open Sans" w:hAnsi="Open Sans" w:cs="Open Sans"/>
          <w:color w:val="000000"/>
          <w:position w:val="1"/>
        </w:rPr>
        <w:t>bs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e</w:t>
      </w:r>
      <w:r>
        <w:rPr>
          <w:rFonts w:ascii="Open Sans" w:eastAsia="Open Sans" w:hAnsi="Open Sans" w:cs="Open Sans"/>
          <w:color w:val="000000"/>
          <w:position w:val="1"/>
        </w:rPr>
        <w:t>r</w:t>
      </w:r>
      <w:r>
        <w:rPr>
          <w:rFonts w:ascii="Open Sans" w:eastAsia="Open Sans" w:hAnsi="Open Sans" w:cs="Open Sans"/>
          <w:color w:val="000000"/>
          <w:spacing w:val="-5"/>
          <w:position w:val="1"/>
        </w:rPr>
        <w:t>v</w:t>
      </w:r>
      <w:r>
        <w:rPr>
          <w:rFonts w:ascii="Open Sans" w:eastAsia="Open Sans" w:hAnsi="Open Sans" w:cs="Open Sans"/>
          <w:color w:val="000000"/>
          <w:position w:val="1"/>
        </w:rPr>
        <w:t>e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color w:val="000000"/>
          <w:position w:val="1"/>
        </w:rPr>
        <w:t>h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>a</w:t>
      </w:r>
      <w:r>
        <w:rPr>
          <w:rFonts w:ascii="Open Sans" w:eastAsia="Open Sans" w:hAnsi="Open Sans" w:cs="Open Sans"/>
          <w:color w:val="000000"/>
          <w:position w:val="1"/>
        </w:rPr>
        <w:t>t</w:t>
      </w:r>
      <w:r>
        <w:rPr>
          <w:rFonts w:ascii="Open Sans" w:eastAsia="Open Sans" w:hAnsi="Open Sans" w:cs="Open Sans"/>
          <w:color w:val="000000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>i</w:t>
      </w:r>
      <w:r>
        <w:rPr>
          <w:rFonts w:ascii="Open Sans" w:eastAsia="Open Sans" w:hAnsi="Open Sans" w:cs="Open Sans"/>
          <w:color w:val="000000"/>
          <w:position w:val="1"/>
        </w:rPr>
        <w:t>n</w:t>
      </w:r>
      <w:r>
        <w:rPr>
          <w:rFonts w:ascii="Open Sans" w:eastAsia="Open Sans" w:hAnsi="Open Sans" w:cs="Open Sans"/>
          <w:color w:val="000000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>a</w:t>
      </w:r>
      <w:r>
        <w:rPr>
          <w:rFonts w:ascii="Open Sans" w:eastAsia="Open Sans" w:hAnsi="Open Sans" w:cs="Open Sans"/>
          <w:color w:val="000000"/>
          <w:position w:val="1"/>
        </w:rPr>
        <w:t>dd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>i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t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>i</w:t>
      </w:r>
      <w:r>
        <w:rPr>
          <w:rFonts w:ascii="Open Sans" w:eastAsia="Open Sans" w:hAnsi="Open Sans" w:cs="Open Sans"/>
          <w:color w:val="000000"/>
          <w:spacing w:val="2"/>
          <w:position w:val="1"/>
        </w:rPr>
        <w:t>o</w:t>
      </w:r>
      <w:r>
        <w:rPr>
          <w:rFonts w:ascii="Open Sans" w:eastAsia="Open Sans" w:hAnsi="Open Sans" w:cs="Open Sans"/>
          <w:color w:val="000000"/>
          <w:position w:val="1"/>
        </w:rPr>
        <w:t>n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t</w:t>
      </w:r>
      <w:r>
        <w:rPr>
          <w:rFonts w:ascii="Open Sans" w:eastAsia="Open Sans" w:hAnsi="Open Sans" w:cs="Open Sans"/>
          <w:color w:val="000000"/>
          <w:position w:val="1"/>
        </w:rPr>
        <w:t>o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t</w:t>
      </w:r>
      <w:r>
        <w:rPr>
          <w:rFonts w:ascii="Open Sans" w:eastAsia="Open Sans" w:hAnsi="Open Sans" w:cs="Open Sans"/>
          <w:color w:val="000000"/>
          <w:position w:val="1"/>
        </w:rPr>
        <w:t>he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position w:val="1"/>
        </w:rPr>
        <w:t>ch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>a</w:t>
      </w:r>
      <w:r>
        <w:rPr>
          <w:rFonts w:ascii="Open Sans" w:eastAsia="Open Sans" w:hAnsi="Open Sans" w:cs="Open Sans"/>
          <w:color w:val="000000"/>
          <w:position w:val="1"/>
        </w:rPr>
        <w:t>ng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e</w:t>
      </w:r>
      <w:r>
        <w:rPr>
          <w:rFonts w:ascii="Open Sans" w:eastAsia="Open Sans" w:hAnsi="Open Sans" w:cs="Open Sans"/>
          <w:color w:val="000000"/>
          <w:spacing w:val="4"/>
          <w:position w:val="1"/>
        </w:rPr>
        <w:t>-</w:t>
      </w:r>
      <w:r>
        <w:rPr>
          <w:rFonts w:ascii="Open Sans" w:eastAsia="Open Sans" w:hAnsi="Open Sans" w:cs="Open Sans"/>
          <w:color w:val="000000"/>
          <w:position w:val="1"/>
        </w:rPr>
        <w:t>b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>a</w:t>
      </w:r>
      <w:r>
        <w:rPr>
          <w:rFonts w:ascii="Open Sans" w:eastAsia="Open Sans" w:hAnsi="Open Sans" w:cs="Open Sans"/>
          <w:color w:val="000000"/>
          <w:position w:val="1"/>
        </w:rPr>
        <w:t>r,</w:t>
      </w:r>
      <w:r>
        <w:rPr>
          <w:rFonts w:ascii="Open Sans" w:eastAsia="Open Sans" w:hAnsi="Open Sans" w:cs="Open Sans"/>
          <w:color w:val="000000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t</w:t>
      </w:r>
      <w:r>
        <w:rPr>
          <w:rFonts w:ascii="Open Sans" w:eastAsia="Open Sans" w:hAnsi="Open Sans" w:cs="Open Sans"/>
          <w:color w:val="000000"/>
          <w:position w:val="1"/>
        </w:rPr>
        <w:t>he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position w:val="1"/>
        </w:rPr>
        <w:t>ch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>a</w:t>
      </w:r>
      <w:r>
        <w:rPr>
          <w:rFonts w:ascii="Open Sans" w:eastAsia="Open Sans" w:hAnsi="Open Sans" w:cs="Open Sans"/>
          <w:color w:val="000000"/>
          <w:position w:val="1"/>
        </w:rPr>
        <w:t>ng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e</w:t>
      </w:r>
      <w:r>
        <w:rPr>
          <w:rFonts w:ascii="Open Sans" w:eastAsia="Open Sans" w:hAnsi="Open Sans" w:cs="Open Sans"/>
          <w:color w:val="000000"/>
          <w:position w:val="1"/>
        </w:rPr>
        <w:t>d</w:t>
      </w:r>
      <w:r>
        <w:rPr>
          <w:rFonts w:ascii="Open Sans" w:eastAsia="Open Sans" w:hAnsi="Open Sans" w:cs="Open Sans"/>
          <w:color w:val="000000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  <w:position w:val="1"/>
        </w:rPr>
        <w:t>t</w:t>
      </w:r>
      <w:r>
        <w:rPr>
          <w:rFonts w:ascii="Open Sans" w:eastAsia="Open Sans" w:hAnsi="Open Sans" w:cs="Open Sans"/>
          <w:color w:val="000000"/>
          <w:position w:val="1"/>
        </w:rPr>
        <w:t>r</w:t>
      </w:r>
      <w:r>
        <w:rPr>
          <w:rFonts w:ascii="Open Sans" w:eastAsia="Open Sans" w:hAnsi="Open Sans" w:cs="Open Sans"/>
          <w:color w:val="000000"/>
          <w:spacing w:val="5"/>
          <w:position w:val="1"/>
        </w:rPr>
        <w:t>i</w:t>
      </w:r>
      <w:r>
        <w:rPr>
          <w:rFonts w:ascii="Open Sans" w:eastAsia="Open Sans" w:hAnsi="Open Sans" w:cs="Open Sans"/>
          <w:color w:val="000000"/>
          <w:position w:val="1"/>
        </w:rPr>
        <w:t>p</w:t>
      </w:r>
    </w:p>
    <w:p w14:paraId="30925A48" w14:textId="536D4618" w:rsidR="00C70597" w:rsidRDefault="0056057F">
      <w:pPr>
        <w:spacing w:after="0" w:line="240" w:lineRule="auto"/>
        <w:ind w:left="715" w:right="51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1"/>
        </w:rPr>
        <w:t xml:space="preserve"> 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so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del w:id="47" w:author="Meital Waltman" w:date="2016-09-25T10:51:00Z">
        <w:r w:rsidDel="00282F8A">
          <w:rPr>
            <w:rFonts w:ascii="Open Sans" w:eastAsia="Open Sans" w:hAnsi="Open Sans" w:cs="Open Sans"/>
          </w:rPr>
          <w:delText>pr</w:delText>
        </w:r>
        <w:r w:rsidDel="00282F8A">
          <w:rPr>
            <w:rFonts w:ascii="Open Sans" w:eastAsia="Open Sans" w:hAnsi="Open Sans" w:cs="Open Sans"/>
            <w:spacing w:val="2"/>
          </w:rPr>
          <w:delText>o</w:delText>
        </w:r>
        <w:r w:rsidDel="00282F8A">
          <w:rPr>
            <w:rFonts w:ascii="Open Sans" w:eastAsia="Open Sans" w:hAnsi="Open Sans" w:cs="Open Sans"/>
          </w:rPr>
          <w:delText>b</w:delText>
        </w:r>
        <w:r w:rsidDel="00282F8A">
          <w:rPr>
            <w:rFonts w:ascii="Open Sans" w:eastAsia="Open Sans" w:hAnsi="Open Sans" w:cs="Open Sans"/>
            <w:spacing w:val="5"/>
          </w:rPr>
          <w:delText>l</w:delText>
        </w:r>
        <w:r w:rsidDel="00282F8A">
          <w:rPr>
            <w:rFonts w:ascii="Open Sans" w:eastAsia="Open Sans" w:hAnsi="Open Sans" w:cs="Open Sans"/>
            <w:spacing w:val="-3"/>
          </w:rPr>
          <w:delText>e</w:delText>
        </w:r>
        <w:r w:rsidDel="00282F8A">
          <w:rPr>
            <w:rFonts w:ascii="Open Sans" w:eastAsia="Open Sans" w:hAnsi="Open Sans" w:cs="Open Sans"/>
            <w:spacing w:val="5"/>
          </w:rPr>
          <w:delText>m</w:delText>
        </w:r>
      </w:del>
      <w:ins w:id="48" w:author="Meital Waltman" w:date="2016-09-25T10:51:00Z">
        <w:r w:rsidR="00282F8A">
          <w:rPr>
            <w:rFonts w:ascii="Open Sans" w:eastAsia="Open Sans" w:hAnsi="Open Sans" w:cs="Open Sans"/>
          </w:rPr>
          <w:t>duty issue</w:t>
        </w:r>
      </w:ins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 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 xml:space="preserve">ur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del w:id="49" w:author="Meital Waltman" w:date="2016-09-25T10:51:00Z">
        <w:r w:rsidDel="00282F8A">
          <w:rPr>
            <w:rFonts w:ascii="Open Sans" w:eastAsia="Open Sans" w:hAnsi="Open Sans" w:cs="Open Sans"/>
          </w:rPr>
          <w:delText>c</w:delText>
        </w:r>
        <w:r w:rsidDel="00282F8A">
          <w:rPr>
            <w:rFonts w:ascii="Open Sans" w:eastAsia="Open Sans" w:hAnsi="Open Sans" w:cs="Open Sans"/>
            <w:spacing w:val="-2"/>
          </w:rPr>
          <w:delText>a</w:delText>
        </w:r>
        <w:r w:rsidDel="00282F8A">
          <w:rPr>
            <w:rFonts w:ascii="Open Sans" w:eastAsia="Open Sans" w:hAnsi="Open Sans" w:cs="Open Sans"/>
          </w:rPr>
          <w:delText>use</w:delText>
        </w:r>
        <w:r w:rsidDel="00282F8A">
          <w:rPr>
            <w:rFonts w:ascii="Open Sans" w:eastAsia="Open Sans" w:hAnsi="Open Sans" w:cs="Open Sans"/>
            <w:spacing w:val="-2"/>
          </w:rPr>
          <w:delText xml:space="preserve"> </w:delText>
        </w:r>
        <w:r w:rsidDel="00282F8A">
          <w:rPr>
            <w:rFonts w:ascii="Open Sans" w:eastAsia="Open Sans" w:hAnsi="Open Sans" w:cs="Open Sans"/>
          </w:rPr>
          <w:delText>a pr</w:delText>
        </w:r>
        <w:r w:rsidDel="00282F8A">
          <w:rPr>
            <w:rFonts w:ascii="Open Sans" w:eastAsia="Open Sans" w:hAnsi="Open Sans" w:cs="Open Sans"/>
            <w:spacing w:val="2"/>
          </w:rPr>
          <w:delText>o</w:delText>
        </w:r>
        <w:r w:rsidDel="00282F8A">
          <w:rPr>
            <w:rFonts w:ascii="Open Sans" w:eastAsia="Open Sans" w:hAnsi="Open Sans" w:cs="Open Sans"/>
          </w:rPr>
          <w:delText>b</w:delText>
        </w:r>
        <w:r w:rsidDel="00282F8A">
          <w:rPr>
            <w:rFonts w:ascii="Open Sans" w:eastAsia="Open Sans" w:hAnsi="Open Sans" w:cs="Open Sans"/>
            <w:spacing w:val="5"/>
          </w:rPr>
          <w:delText>l</w:delText>
        </w:r>
        <w:r w:rsidDel="00282F8A">
          <w:rPr>
            <w:rFonts w:ascii="Open Sans" w:eastAsia="Open Sans" w:hAnsi="Open Sans" w:cs="Open Sans"/>
            <w:spacing w:val="-3"/>
          </w:rPr>
          <w:delText>e</w:delText>
        </w:r>
        <w:r w:rsidDel="00282F8A">
          <w:rPr>
            <w:rFonts w:ascii="Open Sans" w:eastAsia="Open Sans" w:hAnsi="Open Sans" w:cs="Open Sans"/>
          </w:rPr>
          <w:delText>m</w:delText>
        </w:r>
      </w:del>
      <w:ins w:id="50" w:author="Meital Waltman" w:date="2016-09-25T10:51:00Z">
        <w:r w:rsidR="00282F8A">
          <w:rPr>
            <w:rFonts w:ascii="Open Sans" w:eastAsia="Open Sans" w:hAnsi="Open Sans" w:cs="Open Sans"/>
          </w:rPr>
          <w:t xml:space="preserve"> issued a </w:t>
        </w:r>
        <w:proofErr w:type="spellStart"/>
        <w:r w:rsidR="00282F8A">
          <w:rPr>
            <w:rFonts w:ascii="Open Sans" w:eastAsia="Open Sans" w:hAnsi="Open Sans" w:cs="Open Sans"/>
          </w:rPr>
          <w:t>warning</w:t>
        </w:r>
      </w:ins>
      <w:del w:id="51" w:author="Meital Waltman" w:date="2016-09-25T10:51:00Z">
        <w:r w:rsidDel="00282F8A">
          <w:rPr>
            <w:rFonts w:ascii="Open Sans" w:eastAsia="Open Sans" w:hAnsi="Open Sans" w:cs="Open Sans"/>
            <w:spacing w:val="5"/>
          </w:rPr>
          <w:delText xml:space="preserve"> </w:delText>
        </w:r>
      </w:del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proofErr w:type="spellEnd"/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 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ssu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14:paraId="799E5804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AA385D1" w14:textId="738880A2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DC5CCD5" wp14:editId="685DDA31">
            <wp:extent cx="5132705" cy="2901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8035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17B076EE" w14:textId="77777777" w:rsidR="00C70597" w:rsidRDefault="0056057F">
      <w:pPr>
        <w:spacing w:after="0" w:line="240" w:lineRule="auto"/>
        <w:ind w:left="715" w:right="4641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4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</w:rPr>
        <w:t>I</w:t>
      </w:r>
      <w:r>
        <w:rPr>
          <w:rFonts w:ascii="Open Sans" w:eastAsia="Open Sans" w:hAnsi="Open Sans" w:cs="Open Sans"/>
          <w:i/>
          <w:spacing w:val="-4"/>
        </w:rPr>
        <w:t>ss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1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</w:rPr>
        <w:t>t</w:t>
      </w:r>
    </w:p>
    <w:p w14:paraId="67CF3DBC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48034C2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s.</w:t>
      </w:r>
    </w:p>
    <w:p w14:paraId="1574B9B1" w14:textId="77777777" w:rsidR="00C70597" w:rsidRDefault="00C70597">
      <w:pPr>
        <w:spacing w:before="16" w:after="0" w:line="220" w:lineRule="exact"/>
      </w:pPr>
    </w:p>
    <w:p w14:paraId="3A046C28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56B5FE7D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5"/>
        </w:rPr>
        <w:t>(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4"/>
        </w:rPr>
        <w:t>-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  <w:spacing w:val="5"/>
        </w:rPr>
        <w:t>x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3"/>
        </w:rPr>
        <w:t xml:space="preserve"> t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p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du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y</w:t>
      </w:r>
    </w:p>
    <w:p w14:paraId="1EF0F7F3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1D64E664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42E75E3F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41178183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3DD04446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79D8086B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FC7ECA6" w14:textId="5E9245D2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1"/>
        </w:rPr>
        <w:t xml:space="preserve"> </w:t>
      </w:r>
      <w:r w:rsidR="00FF2F4E">
        <w:rPr>
          <w:rFonts w:ascii="Open Sans" w:eastAsia="Open Sans" w:hAnsi="Open Sans" w:cs="Open Sans"/>
          <w:noProof/>
          <w:spacing w:val="1"/>
          <w:lang w:bidi="he-IL"/>
        </w:rPr>
        <w:drawing>
          <wp:inline distT="0" distB="0" distL="0" distR="0" wp14:anchorId="284FF5E6" wp14:editId="47C4A8F3">
            <wp:extent cx="288290" cy="288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63CE9F34" w14:textId="77777777" w:rsidR="00C70597" w:rsidRDefault="00C70597">
      <w:pPr>
        <w:spacing w:before="9" w:after="0" w:line="110" w:lineRule="exact"/>
        <w:rPr>
          <w:sz w:val="11"/>
          <w:szCs w:val="11"/>
        </w:rPr>
      </w:pPr>
    </w:p>
    <w:p w14:paraId="08BE7452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:</w:t>
      </w:r>
    </w:p>
    <w:p w14:paraId="0D812CE2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FA38B55" w14:textId="3682ADC4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E994F66" wp14:editId="46F16A2A">
            <wp:extent cx="3216910" cy="1088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FC52" w14:textId="77777777" w:rsidR="00C70597" w:rsidRDefault="00C70597">
      <w:pPr>
        <w:spacing w:after="0"/>
        <w:sectPr w:rsidR="00C70597">
          <w:footerReference w:type="default" r:id="rId41"/>
          <w:pgSz w:w="11920" w:h="16840"/>
          <w:pgMar w:top="1560" w:right="1380" w:bottom="2520" w:left="1280" w:header="0" w:footer="2322" w:gutter="0"/>
          <w:cols w:space="720"/>
        </w:sectPr>
      </w:pPr>
    </w:p>
    <w:p w14:paraId="15F0915C" w14:textId="77777777" w:rsidR="00C70597" w:rsidRDefault="00C70597">
      <w:pPr>
        <w:spacing w:before="8" w:after="0" w:line="160" w:lineRule="exact"/>
        <w:rPr>
          <w:sz w:val="16"/>
          <w:szCs w:val="16"/>
        </w:rPr>
      </w:pPr>
    </w:p>
    <w:p w14:paraId="49053968" w14:textId="77777777" w:rsidR="00C70597" w:rsidRDefault="0056057F">
      <w:pPr>
        <w:spacing w:after="0" w:line="297" w:lineRule="exact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ete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m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position w:val="1"/>
        </w:rPr>
        <w:t>:</w:t>
      </w:r>
    </w:p>
    <w:p w14:paraId="68783374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65ADFD3" w14:textId="04B2AF3B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A87C388" wp14:editId="129BF92B">
            <wp:extent cx="5126990" cy="2013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9711" w14:textId="77777777" w:rsidR="00C70597" w:rsidRDefault="00C70597">
      <w:pPr>
        <w:spacing w:before="4" w:after="0" w:line="170" w:lineRule="exact"/>
        <w:rPr>
          <w:sz w:val="17"/>
          <w:szCs w:val="17"/>
        </w:rPr>
      </w:pPr>
    </w:p>
    <w:p w14:paraId="6D3532DA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2CECC092" w14:textId="77777777" w:rsidR="00C70597" w:rsidRDefault="00C70597">
      <w:pPr>
        <w:spacing w:before="16" w:after="0" w:line="220" w:lineRule="exact"/>
      </w:pPr>
    </w:p>
    <w:p w14:paraId="11A45FC2" w14:textId="77777777" w:rsidR="00C70597" w:rsidRDefault="0056057F">
      <w:pPr>
        <w:spacing w:after="0" w:line="240" w:lineRule="auto"/>
        <w:ind w:left="115" w:right="3045"/>
        <w:jc w:val="both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69FA4A39" w14:textId="7D10F87C" w:rsidR="00C70597" w:rsidRDefault="0056057F">
      <w:pPr>
        <w:spacing w:before="84" w:after="0" w:line="240" w:lineRule="auto"/>
        <w:ind w:left="115" w:right="36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n- </w:t>
      </w:r>
      <w:proofErr w:type="spellStart"/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ins w:id="52" w:author="Meital Waltman" w:date="2016-09-25T10:59:00Z">
        <w:r w:rsidR="00ED2AC5">
          <w:rPr>
            <w:rFonts w:ascii="Open Sans" w:eastAsia="Open Sans" w:hAnsi="Open Sans" w:cs="Open Sans"/>
          </w:rPr>
          <w:t>t</w:t>
        </w:r>
      </w:ins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41FE681D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57ED0098" w14:textId="77777777" w:rsidR="00C70597" w:rsidRDefault="0056057F">
      <w:pPr>
        <w:spacing w:after="0" w:line="240" w:lineRule="auto"/>
        <w:ind w:left="115" w:right="39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3A3C9BD0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4232572D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</w:p>
    <w:p w14:paraId="2047204F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3AF2AB3" w14:textId="070A2BCB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565438C" wp14:editId="384D42D8">
            <wp:extent cx="3401695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F11D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48FFC871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6"/>
        </w:rPr>
        <w:t>t</w:t>
      </w:r>
      <w:r>
        <w:rPr>
          <w:rFonts w:ascii="Open Sans" w:eastAsia="Open Sans" w:hAnsi="Open Sans" w:cs="Open Sans"/>
        </w:rPr>
        <w:t>.</w:t>
      </w:r>
    </w:p>
    <w:p w14:paraId="17B967E7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3ED3BC05" w14:textId="6898F1BC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2"/>
        </w:rPr>
        <w:t xml:space="preserve"> </w:t>
      </w:r>
      <w:r w:rsidR="00FF2F4E">
        <w:rPr>
          <w:rFonts w:ascii="Open Sans" w:eastAsia="Open Sans" w:hAnsi="Open Sans" w:cs="Open Sans"/>
          <w:noProof/>
          <w:spacing w:val="-2"/>
          <w:lang w:bidi="he-IL"/>
        </w:rPr>
        <w:drawing>
          <wp:inline distT="0" distB="0" distL="0" distR="0" wp14:anchorId="58DD3789" wp14:editId="58985F9D">
            <wp:extent cx="217805" cy="217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</w:p>
    <w:p w14:paraId="5BE0E102" w14:textId="77777777" w:rsidR="00C70597" w:rsidRDefault="00C70597">
      <w:pPr>
        <w:spacing w:before="9" w:after="0" w:line="110" w:lineRule="exact"/>
        <w:rPr>
          <w:sz w:val="11"/>
          <w:szCs w:val="11"/>
        </w:rPr>
      </w:pPr>
    </w:p>
    <w:p w14:paraId="5D24F7B8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6E40408E" w14:textId="77777777" w:rsidR="00C70597" w:rsidRDefault="00C70597">
      <w:pPr>
        <w:spacing w:after="0"/>
        <w:sectPr w:rsidR="00C70597">
          <w:footerReference w:type="default" r:id="rId44"/>
          <w:pgSz w:w="11920" w:h="16840"/>
          <w:pgMar w:top="1560" w:right="1440" w:bottom="280" w:left="1280" w:header="0" w:footer="0" w:gutter="0"/>
          <w:cols w:space="720"/>
        </w:sectPr>
      </w:pPr>
    </w:p>
    <w:p w14:paraId="31F98B50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D623C20" w14:textId="7686CA97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9A86F44" wp14:editId="5B2D5E48">
            <wp:extent cx="3401695" cy="495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7D14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1D303FDC" w14:textId="77777777" w:rsidR="00C70597" w:rsidRDefault="0056057F">
      <w:pPr>
        <w:spacing w:after="0" w:line="280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-1"/>
        </w:rPr>
        <w:t>4</w:t>
      </w:r>
      <w:r>
        <w:rPr>
          <w:rFonts w:ascii="Open Sans" w:eastAsia="Open Sans" w:hAnsi="Open Sans" w:cs="Open Sans"/>
          <w:position w:val="-1"/>
        </w:rPr>
        <w:t>.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M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4"/>
          <w:position w:val="-1"/>
        </w:rPr>
        <w:t>-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proofErr w:type="spellStart"/>
      <w:r>
        <w:rPr>
          <w:rFonts w:ascii="Open Sans" w:eastAsia="Open Sans" w:hAnsi="Open Sans" w:cs="Open Sans"/>
          <w:position w:val="-1"/>
        </w:rPr>
        <w:t>pre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</w:t>
      </w:r>
      <w:proofErr w:type="spellEnd"/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rst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du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y</w:t>
      </w:r>
      <w:r>
        <w:rPr>
          <w:rFonts w:ascii="Open Sans" w:eastAsia="Open Sans" w:hAnsi="Open Sans" w:cs="Open Sans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spacing w:val="-6"/>
          <w:position w:val="-1"/>
        </w:rPr>
        <w:t>211</w:t>
      </w:r>
      <w:r>
        <w:rPr>
          <w:rFonts w:ascii="Open Sans" w:eastAsia="Open Sans" w:hAnsi="Open Sans" w:cs="Open Sans"/>
          <w:position w:val="-1"/>
        </w:rPr>
        <w:t>:</w:t>
      </w:r>
    </w:p>
    <w:p w14:paraId="5F0E9B5C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E6AFA5A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913380B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159E6AB" w14:textId="77777777" w:rsidR="00C70597" w:rsidRDefault="00C70597">
      <w:pPr>
        <w:spacing w:before="4" w:after="0" w:line="280" w:lineRule="exact"/>
        <w:rPr>
          <w:sz w:val="28"/>
          <w:szCs w:val="28"/>
        </w:rPr>
      </w:pPr>
    </w:p>
    <w:p w14:paraId="20F324E2" w14:textId="72706E07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DC15E25" wp14:editId="1D8E2D66">
            <wp:extent cx="3608705" cy="522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C832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263EF4B1" w14:textId="77777777" w:rsidR="00C70597" w:rsidRDefault="0056057F">
      <w:pPr>
        <w:spacing w:after="0" w:line="297" w:lineRule="exact"/>
        <w:ind w:left="338" w:right="364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ue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+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 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w w:val="99"/>
          <w:position w:val="1"/>
        </w:rPr>
        <w:t>du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w w:val="99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.</w:t>
      </w:r>
    </w:p>
    <w:p w14:paraId="583DEB90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A82D52B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6838B500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284ADCB" w14:textId="73795253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E456E22" wp14:editId="337D92E6">
            <wp:extent cx="3532505" cy="17252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3B10" w14:textId="77777777" w:rsidR="00C70597" w:rsidRDefault="00C70597">
      <w:pPr>
        <w:spacing w:before="8" w:after="0" w:line="190" w:lineRule="exact"/>
        <w:rPr>
          <w:sz w:val="19"/>
          <w:szCs w:val="19"/>
        </w:rPr>
      </w:pPr>
    </w:p>
    <w:p w14:paraId="4B428105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proofErr w:type="spell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proofErr w:type="spellEnd"/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515C7D19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4381194" w14:textId="5B457A06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89EED22" wp14:editId="54910A50">
            <wp:extent cx="3602990" cy="1714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5160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71C9BE51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7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proofErr w:type="gramEnd"/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14:paraId="63971F96" w14:textId="77777777" w:rsidR="00C70597" w:rsidRDefault="00C70597">
      <w:pPr>
        <w:spacing w:after="0"/>
        <w:sectPr w:rsidR="00C70597">
          <w:footerReference w:type="default" r:id="rId49"/>
          <w:pgSz w:w="11920" w:h="16840"/>
          <w:pgMar w:top="1560" w:right="1680" w:bottom="280" w:left="1620" w:header="0" w:footer="0" w:gutter="0"/>
          <w:cols w:space="720"/>
        </w:sectPr>
      </w:pPr>
    </w:p>
    <w:p w14:paraId="37A3A891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1C868BCF" w14:textId="4B38E1C4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3FC28EF" wp14:editId="4F13F207">
            <wp:extent cx="3886200" cy="33966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4276" w14:textId="77777777" w:rsidR="00C70597" w:rsidRDefault="00C70597">
      <w:pPr>
        <w:spacing w:before="7" w:after="0" w:line="180" w:lineRule="exact"/>
        <w:rPr>
          <w:sz w:val="18"/>
          <w:szCs w:val="18"/>
        </w:rPr>
      </w:pPr>
    </w:p>
    <w:p w14:paraId="6838A6E5" w14:textId="77777777" w:rsidR="00C70597" w:rsidRDefault="0056057F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8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pus.</w:t>
      </w:r>
    </w:p>
    <w:p w14:paraId="60678D1C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7F9D56EA" w14:textId="242A890C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BBB5521" wp14:editId="5684151B">
            <wp:extent cx="3891915" cy="20250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56DA" w14:textId="77777777" w:rsidR="00C70597" w:rsidRDefault="00C70597">
      <w:pPr>
        <w:spacing w:before="1" w:after="0" w:line="200" w:lineRule="exact"/>
        <w:rPr>
          <w:sz w:val="20"/>
          <w:szCs w:val="20"/>
        </w:rPr>
      </w:pPr>
    </w:p>
    <w:p w14:paraId="243CCF2D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dd.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4BE4ACFD" w14:textId="77777777" w:rsidR="00C70597" w:rsidRDefault="00C70597">
      <w:pPr>
        <w:spacing w:after="0"/>
        <w:sectPr w:rsidR="00C70597">
          <w:footerReference w:type="default" r:id="rId52"/>
          <w:pgSz w:w="11920" w:h="16840"/>
          <w:pgMar w:top="1560" w:right="1680" w:bottom="280" w:left="1620" w:header="0" w:footer="0" w:gutter="0"/>
          <w:cols w:space="720"/>
        </w:sectPr>
      </w:pPr>
    </w:p>
    <w:p w14:paraId="1ECD563B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671D3A0" w14:textId="3111C9D1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CBDB9F1" wp14:editId="7CE67B36">
            <wp:extent cx="3907790" cy="2406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1D3" w14:textId="77777777" w:rsidR="00C70597" w:rsidRDefault="00C70597">
      <w:pPr>
        <w:spacing w:before="10" w:after="0" w:line="180" w:lineRule="exact"/>
        <w:rPr>
          <w:sz w:val="18"/>
          <w:szCs w:val="18"/>
        </w:rPr>
      </w:pPr>
    </w:p>
    <w:p w14:paraId="32AB772E" w14:textId="3E8FCA46" w:rsidR="00C70597" w:rsidRDefault="00FF2F4E">
      <w:pPr>
        <w:spacing w:after="0" w:line="280" w:lineRule="exact"/>
        <w:ind w:left="44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09" behindDoc="1" locked="0" layoutInCell="1" allowOverlap="1" wp14:anchorId="55931C0E" wp14:editId="16546412">
                <wp:simplePos x="0" y="0"/>
                <wp:positionH relativeFrom="page">
                  <wp:posOffset>881380</wp:posOffset>
                </wp:positionH>
                <wp:positionV relativeFrom="paragraph">
                  <wp:posOffset>267970</wp:posOffset>
                </wp:positionV>
                <wp:extent cx="5791200" cy="800100"/>
                <wp:effectExtent l="0" t="2540" r="0" b="0"/>
                <wp:wrapNone/>
                <wp:docPr id="12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422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28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4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9" name="Group 95"/>
                        <wpg:cNvGrpSpPr>
                          <a:grpSpLocks/>
                        </wpg:cNvGrpSpPr>
                        <wpg:grpSpPr bwMode="auto">
                          <a:xfrm>
                            <a:off x="1395" y="429"/>
                            <a:ext cx="9082" cy="1245"/>
                            <a:chOff x="1395" y="429"/>
                            <a:chExt cx="9082" cy="1245"/>
                          </a:xfrm>
                        </wpg:grpSpPr>
                        <wps:wsp>
                          <wps:cNvPr id="130" name="Freeform 96"/>
                          <wps:cNvSpPr>
                            <a:spLocks/>
                          </wps:cNvSpPr>
                          <wps:spPr bwMode="auto">
                            <a:xfrm>
                              <a:off x="1395" y="4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429 429"/>
                                <a:gd name="T3" fmla="*/ 429 h 1245"/>
                                <a:gd name="T4" fmla="+- 0 1477 1395"/>
                                <a:gd name="T5" fmla="*/ T4 w 9082"/>
                                <a:gd name="T6" fmla="+- 0 430 429"/>
                                <a:gd name="T7" fmla="*/ 430 h 1245"/>
                                <a:gd name="T8" fmla="+- 0 1419 1395"/>
                                <a:gd name="T9" fmla="*/ T8 w 9082"/>
                                <a:gd name="T10" fmla="+- 0 459 429"/>
                                <a:gd name="T11" fmla="*/ 459 h 1245"/>
                                <a:gd name="T12" fmla="+- 0 1395 1395"/>
                                <a:gd name="T13" fmla="*/ T12 w 9082"/>
                                <a:gd name="T14" fmla="+- 0 519 429"/>
                                <a:gd name="T15" fmla="*/ 519 h 1245"/>
                                <a:gd name="T16" fmla="+- 0 1395 1395"/>
                                <a:gd name="T17" fmla="*/ T16 w 9082"/>
                                <a:gd name="T18" fmla="+- 0 1593 429"/>
                                <a:gd name="T19" fmla="*/ 1593 h 1245"/>
                                <a:gd name="T20" fmla="+- 0 1424 1395"/>
                                <a:gd name="T21" fmla="*/ T20 w 9082"/>
                                <a:gd name="T22" fmla="+- 0 1651 429"/>
                                <a:gd name="T23" fmla="*/ 1651 h 1245"/>
                                <a:gd name="T24" fmla="+- 0 1485 1395"/>
                                <a:gd name="T25" fmla="*/ T24 w 9082"/>
                                <a:gd name="T26" fmla="+- 0 1674 429"/>
                                <a:gd name="T27" fmla="*/ 1674 h 1245"/>
                                <a:gd name="T28" fmla="+- 0 10418 1395"/>
                                <a:gd name="T29" fmla="*/ T28 w 9082"/>
                                <a:gd name="T30" fmla="+- 0 1674 429"/>
                                <a:gd name="T31" fmla="*/ 1674 h 1245"/>
                                <a:gd name="T32" fmla="+- 0 10440 1395"/>
                                <a:gd name="T33" fmla="*/ T32 w 9082"/>
                                <a:gd name="T34" fmla="+- 0 1669 429"/>
                                <a:gd name="T35" fmla="*/ 1669 h 1245"/>
                                <a:gd name="T36" fmla="+- 0 10460 1395"/>
                                <a:gd name="T37" fmla="*/ T36 w 9082"/>
                                <a:gd name="T38" fmla="+- 0 1659 429"/>
                                <a:gd name="T39" fmla="*/ 1659 h 1245"/>
                                <a:gd name="T40" fmla="+- 0 10476 1395"/>
                                <a:gd name="T41" fmla="*/ T40 w 9082"/>
                                <a:gd name="T42" fmla="+- 0 1645 429"/>
                                <a:gd name="T43" fmla="*/ 1645 h 1245"/>
                                <a:gd name="T44" fmla="+- 0 10477 1395"/>
                                <a:gd name="T45" fmla="*/ T44 w 9082"/>
                                <a:gd name="T46" fmla="+- 0 1644 429"/>
                                <a:gd name="T47" fmla="*/ 1644 h 1245"/>
                                <a:gd name="T48" fmla="+- 0 1479 1395"/>
                                <a:gd name="T49" fmla="*/ T48 w 9082"/>
                                <a:gd name="T50" fmla="+- 0 1644 429"/>
                                <a:gd name="T51" fmla="*/ 1644 h 1245"/>
                                <a:gd name="T52" fmla="+- 0 1458 1395"/>
                                <a:gd name="T53" fmla="*/ T52 w 9082"/>
                                <a:gd name="T54" fmla="+- 0 1638 429"/>
                                <a:gd name="T55" fmla="*/ 1638 h 1245"/>
                                <a:gd name="T56" fmla="+- 0 1441 1395"/>
                                <a:gd name="T57" fmla="*/ T56 w 9082"/>
                                <a:gd name="T58" fmla="+- 0 1625 429"/>
                                <a:gd name="T59" fmla="*/ 1625 h 1245"/>
                                <a:gd name="T60" fmla="+- 0 1429 1395"/>
                                <a:gd name="T61" fmla="*/ T60 w 9082"/>
                                <a:gd name="T62" fmla="+- 0 1606 429"/>
                                <a:gd name="T63" fmla="*/ 1606 h 1245"/>
                                <a:gd name="T64" fmla="+- 0 1425 1395"/>
                                <a:gd name="T65" fmla="*/ T64 w 9082"/>
                                <a:gd name="T66" fmla="+- 0 1584 429"/>
                                <a:gd name="T67" fmla="*/ 1584 h 1245"/>
                                <a:gd name="T68" fmla="+- 0 1425 1395"/>
                                <a:gd name="T69" fmla="*/ T68 w 9082"/>
                                <a:gd name="T70" fmla="+- 0 514 429"/>
                                <a:gd name="T71" fmla="*/ 514 h 1245"/>
                                <a:gd name="T72" fmla="+- 0 1431 1395"/>
                                <a:gd name="T73" fmla="*/ T72 w 9082"/>
                                <a:gd name="T74" fmla="+- 0 492 429"/>
                                <a:gd name="T75" fmla="*/ 492 h 1245"/>
                                <a:gd name="T76" fmla="+- 0 1444 1395"/>
                                <a:gd name="T77" fmla="*/ T76 w 9082"/>
                                <a:gd name="T78" fmla="+- 0 475 429"/>
                                <a:gd name="T79" fmla="*/ 475 h 1245"/>
                                <a:gd name="T80" fmla="+- 0 1463 1395"/>
                                <a:gd name="T81" fmla="*/ T80 w 9082"/>
                                <a:gd name="T82" fmla="+- 0 464 429"/>
                                <a:gd name="T83" fmla="*/ 464 h 1245"/>
                                <a:gd name="T84" fmla="+- 0 1485 1395"/>
                                <a:gd name="T85" fmla="*/ T84 w 9082"/>
                                <a:gd name="T86" fmla="+- 0 459 429"/>
                                <a:gd name="T87" fmla="*/ 459 h 1245"/>
                                <a:gd name="T88" fmla="+- 0 10476 1395"/>
                                <a:gd name="T89" fmla="*/ T88 w 9082"/>
                                <a:gd name="T90" fmla="+- 0 459 429"/>
                                <a:gd name="T91" fmla="*/ 459 h 1245"/>
                                <a:gd name="T92" fmla="+- 0 10471 1395"/>
                                <a:gd name="T93" fmla="*/ T92 w 9082"/>
                                <a:gd name="T94" fmla="+- 0 453 429"/>
                                <a:gd name="T95" fmla="*/ 453 h 1245"/>
                                <a:gd name="T96" fmla="+- 0 10453 1395"/>
                                <a:gd name="T97" fmla="*/ T96 w 9082"/>
                                <a:gd name="T98" fmla="+- 0 440 429"/>
                                <a:gd name="T99" fmla="*/ 440 h 1245"/>
                                <a:gd name="T100" fmla="+- 0 10433 1395"/>
                                <a:gd name="T101" fmla="*/ T100 w 9082"/>
                                <a:gd name="T102" fmla="+- 0 432 429"/>
                                <a:gd name="T103" fmla="*/ 432 h 1245"/>
                                <a:gd name="T104" fmla="+- 0 10410 1395"/>
                                <a:gd name="T105" fmla="*/ T104 w 9082"/>
                                <a:gd name="T106" fmla="+- 0 429 429"/>
                                <a:gd name="T107" fmla="*/ 4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9" y="1222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93"/>
                        <wpg:cNvGrpSpPr>
                          <a:grpSpLocks/>
                        </wpg:cNvGrpSpPr>
                        <wpg:grpSpPr bwMode="auto">
                          <a:xfrm>
                            <a:off x="1485" y="459"/>
                            <a:ext cx="9015" cy="1185"/>
                            <a:chOff x="1485" y="459"/>
                            <a:chExt cx="9015" cy="1185"/>
                          </a:xfrm>
                        </wpg:grpSpPr>
                        <wps:wsp>
                          <wps:cNvPr id="132" name="Freeform 94"/>
                          <wps:cNvSpPr>
                            <a:spLocks/>
                          </wps:cNvSpPr>
                          <wps:spPr bwMode="auto">
                            <a:xfrm>
                              <a:off x="1485" y="45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459 459"/>
                                <a:gd name="T3" fmla="*/ 459 h 1185"/>
                                <a:gd name="T4" fmla="+- 0 1485 1485"/>
                                <a:gd name="T5" fmla="*/ T4 w 9015"/>
                                <a:gd name="T6" fmla="+- 0 459 459"/>
                                <a:gd name="T7" fmla="*/ 459 h 1185"/>
                                <a:gd name="T8" fmla="+- 0 10416 1485"/>
                                <a:gd name="T9" fmla="*/ T8 w 9015"/>
                                <a:gd name="T10" fmla="+- 0 460 459"/>
                                <a:gd name="T11" fmla="*/ 460 h 1185"/>
                                <a:gd name="T12" fmla="+- 0 10437 1485"/>
                                <a:gd name="T13" fmla="*/ T12 w 9015"/>
                                <a:gd name="T14" fmla="+- 0 466 459"/>
                                <a:gd name="T15" fmla="*/ 466 h 1185"/>
                                <a:gd name="T16" fmla="+- 0 10454 1485"/>
                                <a:gd name="T17" fmla="*/ T16 w 9015"/>
                                <a:gd name="T18" fmla="+- 0 479 459"/>
                                <a:gd name="T19" fmla="*/ 479 h 1185"/>
                                <a:gd name="T20" fmla="+- 0 10466 1485"/>
                                <a:gd name="T21" fmla="*/ T20 w 9015"/>
                                <a:gd name="T22" fmla="+- 0 497 459"/>
                                <a:gd name="T23" fmla="*/ 497 h 1185"/>
                                <a:gd name="T24" fmla="+- 0 10470 1485"/>
                                <a:gd name="T25" fmla="*/ T24 w 9015"/>
                                <a:gd name="T26" fmla="+- 0 519 459"/>
                                <a:gd name="T27" fmla="*/ 519 h 1185"/>
                                <a:gd name="T28" fmla="+- 0 10470 1485"/>
                                <a:gd name="T29" fmla="*/ T28 w 9015"/>
                                <a:gd name="T30" fmla="+- 0 1590 459"/>
                                <a:gd name="T31" fmla="*/ 1590 h 1185"/>
                                <a:gd name="T32" fmla="+- 0 10464 1485"/>
                                <a:gd name="T33" fmla="*/ T32 w 9015"/>
                                <a:gd name="T34" fmla="+- 0 1611 459"/>
                                <a:gd name="T35" fmla="*/ 1611 h 1185"/>
                                <a:gd name="T36" fmla="+- 0 10451 1485"/>
                                <a:gd name="T37" fmla="*/ T36 w 9015"/>
                                <a:gd name="T38" fmla="+- 0 1629 459"/>
                                <a:gd name="T39" fmla="*/ 1629 h 1185"/>
                                <a:gd name="T40" fmla="+- 0 10432 1485"/>
                                <a:gd name="T41" fmla="*/ T40 w 9015"/>
                                <a:gd name="T42" fmla="+- 0 1640 459"/>
                                <a:gd name="T43" fmla="*/ 1640 h 1185"/>
                                <a:gd name="T44" fmla="+- 0 10410 1485"/>
                                <a:gd name="T45" fmla="*/ T44 w 9015"/>
                                <a:gd name="T46" fmla="+- 0 1644 459"/>
                                <a:gd name="T47" fmla="*/ 1644 h 1185"/>
                                <a:gd name="T48" fmla="+- 0 10477 1485"/>
                                <a:gd name="T49" fmla="*/ T48 w 9015"/>
                                <a:gd name="T50" fmla="+- 0 1644 459"/>
                                <a:gd name="T51" fmla="*/ 1644 h 1185"/>
                                <a:gd name="T52" fmla="+- 0 10489 1485"/>
                                <a:gd name="T53" fmla="*/ T52 w 9015"/>
                                <a:gd name="T54" fmla="+- 0 1627 459"/>
                                <a:gd name="T55" fmla="*/ 1627 h 1185"/>
                                <a:gd name="T56" fmla="+- 0 10497 1485"/>
                                <a:gd name="T57" fmla="*/ T56 w 9015"/>
                                <a:gd name="T58" fmla="+- 0 1607 459"/>
                                <a:gd name="T59" fmla="*/ 1607 h 1185"/>
                                <a:gd name="T60" fmla="+- 0 10500 1485"/>
                                <a:gd name="T61" fmla="*/ T60 w 9015"/>
                                <a:gd name="T62" fmla="+- 0 1584 459"/>
                                <a:gd name="T63" fmla="*/ 1584 h 1185"/>
                                <a:gd name="T64" fmla="+- 0 10500 1485"/>
                                <a:gd name="T65" fmla="*/ T64 w 9015"/>
                                <a:gd name="T66" fmla="+- 0 511 459"/>
                                <a:gd name="T67" fmla="*/ 511 h 1185"/>
                                <a:gd name="T68" fmla="+- 0 10495 1485"/>
                                <a:gd name="T69" fmla="*/ T68 w 9015"/>
                                <a:gd name="T70" fmla="+- 0 489 459"/>
                                <a:gd name="T71" fmla="*/ 489 h 1185"/>
                                <a:gd name="T72" fmla="+- 0 10485 1485"/>
                                <a:gd name="T73" fmla="*/ T72 w 9015"/>
                                <a:gd name="T74" fmla="+- 0 469 459"/>
                                <a:gd name="T75" fmla="*/ 469 h 1185"/>
                                <a:gd name="T76" fmla="+- 0 10476 1485"/>
                                <a:gd name="T77" fmla="*/ T76 w 9015"/>
                                <a:gd name="T78" fmla="+- 0 459 459"/>
                                <a:gd name="T79" fmla="*/ 45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70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DB3C83" id="Group 92" o:spid="_x0000_s1026" style="position:absolute;margin-left:69.4pt;margin-top:21.1pt;width:456pt;height:63pt;z-index:-1571;mso-position-horizontal-relative:page" coordorigin="1388,422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">
                <v:shape id="Picture 97" o:spid="_x0000_s1027" type="#_x0000_t75" style="position:absolute;left:1395;top:429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">
                  <v:imagedata r:id="rId20" o:title=""/>
                </v:shape>
                <v:group id="Group 95" o:spid="_x0000_s1028" style="position:absolute;left:1395;top:429;width:9082;height:1245" coordorigin="1395,429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96" o:spid="_x0000_s1029" style="position:absolute;left:1395;top:429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" path="m9015,l82,1,24,30,,90,,1164r29,58l90,1245r8933,l9045,1240r20,-10l9081,1216r1,-1l84,1215r-21,-6l46,1196,34,1177r-4,-22l30,85,36,63,49,46,68,35,90,30r8991,l9076,24,9058,11,9038,3,9015,e" fillcolor="#1ab654" stroked="f">
                    <v:path arrowok="t" o:connecttype="custom" o:connectlocs="9015,429;82,430;24,459;0,519;0,1593;29,1651;90,1674;9023,1674;9045,1669;9065,1659;9081,1645;9082,1644;84,1644;63,1638;46,1625;34,1606;30,1584;30,514;36,492;49,475;68,464;90,459;9081,459;9076,453;9058,440;9038,432;9015,429" o:connectangles="0,0,0,0,0,0,0,0,0,0,0,0,0,0,0,0,0,0,0,0,0,0,0,0,0,0,0"/>
                  </v:shape>
                </v:group>
                <v:group id="Group 93" o:spid="_x0000_s1030" style="position:absolute;left:1485;top:459;width:9015;height:1185" coordorigin="1485,459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94" o:spid="_x0000_s1031" style="position:absolute;left:1485;top:459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" path="m8991,l,,8931,1r21,6l8969,20r12,18l8985,60r,1071l8979,1152r-13,18l8947,1181r-22,4l8992,1185r12,-17l9012,1148r3,-23l9015,52r-5,-22l9000,10,8991,e" fillcolor="#1ab654" stroked="f">
                    <v:path arrowok="t" o:connecttype="custom" o:connectlocs="8991,459;0,459;8931,460;8952,466;8969,479;8981,497;8985,519;8985,1590;8979,1611;8966,1629;8947,1640;8925,1644;8992,1644;9004,1627;9012,1607;9015,1584;9015,511;9010,489;9000,469;8991,45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spacing w:val="-6"/>
          <w:position w:val="-1"/>
        </w:rPr>
        <w:t>10</w:t>
      </w:r>
      <w:r w:rsidR="0056057F">
        <w:rPr>
          <w:rFonts w:ascii="Open Sans" w:eastAsia="Open Sans" w:hAnsi="Open Sans" w:cs="Open Sans"/>
          <w:position w:val="-1"/>
        </w:rPr>
        <w:t>.</w:t>
      </w:r>
      <w:r w:rsidR="0056057F">
        <w:rPr>
          <w:rFonts w:ascii="Open Sans" w:eastAsia="Open Sans" w:hAnsi="Open Sans" w:cs="Open Sans"/>
          <w:spacing w:val="1"/>
          <w:position w:val="-1"/>
        </w:rPr>
        <w:t xml:space="preserve"> </w:t>
      </w:r>
      <w:r w:rsidR="0056057F">
        <w:rPr>
          <w:rFonts w:ascii="Open Sans" w:eastAsia="Open Sans" w:hAnsi="Open Sans" w:cs="Open Sans"/>
          <w:spacing w:val="-4"/>
          <w:position w:val="-1"/>
        </w:rPr>
        <w:t>C</w:t>
      </w:r>
      <w:r w:rsidR="0056057F">
        <w:rPr>
          <w:rFonts w:ascii="Open Sans" w:eastAsia="Open Sans" w:hAnsi="Open Sans" w:cs="Open Sans"/>
          <w:spacing w:val="5"/>
          <w:position w:val="-1"/>
        </w:rPr>
        <w:t>li</w:t>
      </w:r>
      <w:r w:rsidR="0056057F">
        <w:rPr>
          <w:rFonts w:ascii="Open Sans" w:eastAsia="Open Sans" w:hAnsi="Open Sans" w:cs="Open Sans"/>
          <w:position w:val="-1"/>
        </w:rPr>
        <w:t>ck</w:t>
      </w:r>
      <w:r w:rsidR="0056057F">
        <w:rPr>
          <w:rFonts w:ascii="Open Sans" w:eastAsia="Open Sans" w:hAnsi="Open Sans" w:cs="Open Sans"/>
          <w:spacing w:val="3"/>
          <w:position w:val="-1"/>
        </w:rPr>
        <w:t xml:space="preserve"> </w:t>
      </w:r>
      <w:r w:rsidR="0056057F"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 w:rsidR="0056057F"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 w:rsidR="0056057F"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 w:rsidR="0056057F"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 w:rsidR="0056057F">
        <w:rPr>
          <w:rFonts w:ascii="Open Sans" w:eastAsia="Open Sans" w:hAnsi="Open Sans" w:cs="Open Sans"/>
          <w:b/>
          <w:bCs/>
          <w:position w:val="-1"/>
        </w:rPr>
        <w:t>n</w:t>
      </w:r>
      <w:r w:rsidR="0056057F"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 w:rsidR="0056057F"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 w:rsidR="0056057F"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 w:rsidR="0056057F"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 w:rsidR="0056057F"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 w:rsidR="0056057F"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 w:rsidR="0056057F"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 w:rsidR="0056057F"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 w:rsidR="0056057F">
        <w:rPr>
          <w:rFonts w:ascii="Open Sans" w:eastAsia="Open Sans" w:hAnsi="Open Sans" w:cs="Open Sans"/>
          <w:position w:val="-1"/>
        </w:rPr>
        <w:t>.</w:t>
      </w:r>
    </w:p>
    <w:p w14:paraId="7707FD25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088761B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CBB707B" w14:textId="77777777" w:rsidR="00C70597" w:rsidRDefault="0056057F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 xml:space="preserve">d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pp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ns,</w:t>
      </w:r>
      <w:r>
        <w:rPr>
          <w:rFonts w:ascii="Open Sans" w:eastAsia="Open Sans" w:hAnsi="Open Sans" w:cs="Open Sans"/>
          <w:spacing w:val="7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sp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</w:p>
    <w:p w14:paraId="4DD70CD4" w14:textId="77777777" w:rsidR="00C70597" w:rsidRDefault="0056057F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pu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a sp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t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5"/>
          <w:position w:val="-1"/>
        </w:rPr>
        <w:t>k</w:t>
      </w:r>
      <w:r>
        <w:rPr>
          <w:rFonts w:ascii="Open Sans" w:eastAsia="Open Sans" w:hAnsi="Open Sans" w:cs="Open Sans"/>
          <w:position w:val="-1"/>
        </w:rPr>
        <w:t>.</w:t>
      </w:r>
    </w:p>
    <w:p w14:paraId="4E13FB4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F9CB474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9C3AD2A" w14:textId="77777777" w:rsidR="00C70597" w:rsidRDefault="00C70597">
      <w:pPr>
        <w:spacing w:before="5" w:after="0" w:line="280" w:lineRule="exact"/>
        <w:rPr>
          <w:sz w:val="28"/>
          <w:szCs w:val="28"/>
        </w:rPr>
      </w:pPr>
    </w:p>
    <w:p w14:paraId="12D71B2C" w14:textId="77777777" w:rsidR="00C70597" w:rsidRDefault="0056057F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9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i</w:t>
      </w:r>
    </w:p>
    <w:p w14:paraId="613A2493" w14:textId="77777777" w:rsidR="00C70597" w:rsidRDefault="0056057F">
      <w:pPr>
        <w:spacing w:before="84" w:after="0" w:line="240" w:lineRule="auto"/>
        <w:ind w:left="115" w:right="4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14:paraId="0E9A011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52848C3" w14:textId="5E8E3E71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7A82632" wp14:editId="51B31735">
            <wp:extent cx="4904105" cy="821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3B47" w14:textId="77777777" w:rsidR="00C70597" w:rsidRDefault="00C70597">
      <w:pPr>
        <w:spacing w:after="0" w:line="190" w:lineRule="exact"/>
        <w:rPr>
          <w:sz w:val="19"/>
          <w:szCs w:val="19"/>
        </w:rPr>
      </w:pPr>
    </w:p>
    <w:p w14:paraId="79FAF5D8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2BB6649E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0F3ED2B3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7825D392" w14:textId="77777777" w:rsidR="00C70597" w:rsidRDefault="00C70597">
      <w:pPr>
        <w:spacing w:after="0"/>
        <w:sectPr w:rsidR="00C70597">
          <w:footerReference w:type="default" r:id="rId55"/>
          <w:pgSz w:w="11920" w:h="16840"/>
          <w:pgMar w:top="1560" w:right="1520" w:bottom="280" w:left="1280" w:header="0" w:footer="0" w:gutter="0"/>
          <w:cols w:space="720"/>
        </w:sectPr>
      </w:pPr>
    </w:p>
    <w:p w14:paraId="5E32913B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54FA74C0" w14:textId="5DCC2269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8CE0F39" wp14:editId="37734FE0">
            <wp:extent cx="32004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CE4E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54C05708" w14:textId="77777777" w:rsidR="00C70597" w:rsidRDefault="0056057F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</w:p>
    <w:p w14:paraId="71D7BFCB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7CE5D28B" w14:textId="11CF8655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42AED59" wp14:editId="0A6CFA6B">
            <wp:extent cx="3325495" cy="2645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0BD2" w14:textId="77777777" w:rsidR="00C70597" w:rsidRDefault="00C70597">
      <w:pPr>
        <w:spacing w:before="5" w:after="0" w:line="190" w:lineRule="exact"/>
        <w:rPr>
          <w:sz w:val="19"/>
          <w:szCs w:val="19"/>
        </w:rPr>
      </w:pPr>
    </w:p>
    <w:p w14:paraId="63912B5D" w14:textId="665A4665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-3"/>
        </w:rPr>
        <w:t xml:space="preserve"> </w:t>
      </w:r>
      <w:r w:rsidR="00FF2F4E">
        <w:rPr>
          <w:rFonts w:ascii="Open Sans" w:eastAsia="Open Sans" w:hAnsi="Open Sans" w:cs="Open Sans"/>
          <w:noProof/>
          <w:spacing w:val="-3"/>
          <w:lang w:bidi="he-IL"/>
        </w:rPr>
        <w:drawing>
          <wp:inline distT="0" distB="0" distL="0" distR="0" wp14:anchorId="2DE061E6" wp14:editId="0B9B7814">
            <wp:extent cx="217805" cy="217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533971D7" w14:textId="77777777" w:rsidR="00C70597" w:rsidRDefault="00C70597">
      <w:pPr>
        <w:spacing w:before="1" w:after="0" w:line="130" w:lineRule="exact"/>
        <w:rPr>
          <w:sz w:val="13"/>
          <w:szCs w:val="13"/>
        </w:rPr>
      </w:pPr>
    </w:p>
    <w:p w14:paraId="5DD123E3" w14:textId="3C969E04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418840E" wp14:editId="39C102D6">
            <wp:extent cx="3363595" cy="7346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B30D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2193CFAB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3E9293B6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83976A0" w14:textId="1C611905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B8EDC37" wp14:editId="30DFFFB2">
            <wp:extent cx="3314700" cy="6965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92DE" w14:textId="77777777" w:rsidR="00C70597" w:rsidRDefault="00C70597">
      <w:pPr>
        <w:spacing w:after="0"/>
        <w:sectPr w:rsidR="00C70597">
          <w:footerReference w:type="default" r:id="rId60"/>
          <w:pgSz w:w="11920" w:h="16840"/>
          <w:pgMar w:top="1560" w:right="1680" w:bottom="280" w:left="1620" w:header="0" w:footer="0" w:gutter="0"/>
          <w:cols w:space="720"/>
        </w:sectPr>
      </w:pPr>
    </w:p>
    <w:p w14:paraId="65773812" w14:textId="77777777" w:rsidR="00C70597" w:rsidRDefault="00C70597">
      <w:pPr>
        <w:spacing w:before="8" w:after="0" w:line="140" w:lineRule="exact"/>
        <w:rPr>
          <w:sz w:val="14"/>
          <w:szCs w:val="14"/>
        </w:rPr>
      </w:pPr>
    </w:p>
    <w:p w14:paraId="29AEFA42" w14:textId="77777777" w:rsidR="00C70597" w:rsidRDefault="00C70597">
      <w:pPr>
        <w:spacing w:after="0" w:line="200" w:lineRule="exact"/>
        <w:rPr>
          <w:sz w:val="20"/>
          <w:szCs w:val="20"/>
        </w:rPr>
      </w:pPr>
      <w:commentRangeStart w:id="53"/>
    </w:p>
    <w:p w14:paraId="38C38926" w14:textId="77777777" w:rsidR="00C70597" w:rsidRDefault="0056057F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rk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ssu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go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</w:p>
    <w:p w14:paraId="4071421C" w14:textId="77777777" w:rsidR="00C70597" w:rsidRDefault="0056057F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.</w:t>
      </w:r>
      <w:commentRangeEnd w:id="53"/>
      <w:r w:rsidR="00ED2AC5">
        <w:rPr>
          <w:rStyle w:val="CommentReference"/>
        </w:rPr>
        <w:commentReference w:id="53"/>
      </w:r>
    </w:p>
    <w:p w14:paraId="5401F4B4" w14:textId="77777777" w:rsidR="00C70597" w:rsidRDefault="00C70597">
      <w:pPr>
        <w:spacing w:before="5" w:after="0" w:line="170" w:lineRule="exact"/>
        <w:rPr>
          <w:sz w:val="17"/>
          <w:szCs w:val="17"/>
        </w:rPr>
      </w:pPr>
    </w:p>
    <w:p w14:paraId="6A1570A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38EEF7C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2D8652D2" w14:textId="79827ECD" w:rsidR="00C70597" w:rsidRDefault="00FF2F4E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10" behindDoc="1" locked="0" layoutInCell="1" allowOverlap="1" wp14:anchorId="02A2D644" wp14:editId="488A3791">
                <wp:simplePos x="0" y="0"/>
                <wp:positionH relativeFrom="page">
                  <wp:posOffset>881380</wp:posOffset>
                </wp:positionH>
                <wp:positionV relativeFrom="paragraph">
                  <wp:posOffset>-875030</wp:posOffset>
                </wp:positionV>
                <wp:extent cx="5791200" cy="800100"/>
                <wp:effectExtent l="0" t="2540" r="0" b="0"/>
                <wp:wrapNone/>
                <wp:docPr id="121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-1378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2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371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3" name="Group 83"/>
                        <wpg:cNvGrpSpPr>
                          <a:grpSpLocks/>
                        </wpg:cNvGrpSpPr>
                        <wpg:grpSpPr bwMode="auto">
                          <a:xfrm>
                            <a:off x="1395" y="-1371"/>
                            <a:ext cx="9082" cy="1245"/>
                            <a:chOff x="1395" y="-1371"/>
                            <a:chExt cx="9082" cy="1245"/>
                          </a:xfrm>
                        </wpg:grpSpPr>
                        <wps:wsp>
                          <wps:cNvPr id="124" name="Freeform 84"/>
                          <wps:cNvSpPr>
                            <a:spLocks/>
                          </wps:cNvSpPr>
                          <wps:spPr bwMode="auto">
                            <a:xfrm>
                              <a:off x="1395" y="-1371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371 -1371"/>
                                <a:gd name="T3" fmla="*/ -1371 h 1245"/>
                                <a:gd name="T4" fmla="+- 0 1477 1395"/>
                                <a:gd name="T5" fmla="*/ T4 w 9082"/>
                                <a:gd name="T6" fmla="+- 0 -1370 -1371"/>
                                <a:gd name="T7" fmla="*/ -1370 h 1245"/>
                                <a:gd name="T8" fmla="+- 0 1419 1395"/>
                                <a:gd name="T9" fmla="*/ T8 w 9082"/>
                                <a:gd name="T10" fmla="+- 0 -1341 -1371"/>
                                <a:gd name="T11" fmla="*/ -1341 h 1245"/>
                                <a:gd name="T12" fmla="+- 0 1395 1395"/>
                                <a:gd name="T13" fmla="*/ T12 w 9082"/>
                                <a:gd name="T14" fmla="+- 0 -1281 -1371"/>
                                <a:gd name="T15" fmla="*/ -1281 h 1245"/>
                                <a:gd name="T16" fmla="+- 0 1395 1395"/>
                                <a:gd name="T17" fmla="*/ T16 w 9082"/>
                                <a:gd name="T18" fmla="+- 0 -207 -1371"/>
                                <a:gd name="T19" fmla="*/ -207 h 1245"/>
                                <a:gd name="T20" fmla="+- 0 1424 1395"/>
                                <a:gd name="T21" fmla="*/ T20 w 9082"/>
                                <a:gd name="T22" fmla="+- 0 -149 -1371"/>
                                <a:gd name="T23" fmla="*/ -149 h 1245"/>
                                <a:gd name="T24" fmla="+- 0 1485 1395"/>
                                <a:gd name="T25" fmla="*/ T24 w 9082"/>
                                <a:gd name="T26" fmla="+- 0 -126 -1371"/>
                                <a:gd name="T27" fmla="*/ -126 h 1245"/>
                                <a:gd name="T28" fmla="+- 0 10418 1395"/>
                                <a:gd name="T29" fmla="*/ T28 w 9082"/>
                                <a:gd name="T30" fmla="+- 0 -126 -1371"/>
                                <a:gd name="T31" fmla="*/ -126 h 1245"/>
                                <a:gd name="T32" fmla="+- 0 10440 1395"/>
                                <a:gd name="T33" fmla="*/ T32 w 9082"/>
                                <a:gd name="T34" fmla="+- 0 -131 -1371"/>
                                <a:gd name="T35" fmla="*/ -131 h 1245"/>
                                <a:gd name="T36" fmla="+- 0 10460 1395"/>
                                <a:gd name="T37" fmla="*/ T36 w 9082"/>
                                <a:gd name="T38" fmla="+- 0 -141 -1371"/>
                                <a:gd name="T39" fmla="*/ -141 h 1245"/>
                                <a:gd name="T40" fmla="+- 0 10476 1395"/>
                                <a:gd name="T41" fmla="*/ T40 w 9082"/>
                                <a:gd name="T42" fmla="+- 0 -155 -1371"/>
                                <a:gd name="T43" fmla="*/ -155 h 1245"/>
                                <a:gd name="T44" fmla="+- 0 10477 1395"/>
                                <a:gd name="T45" fmla="*/ T44 w 9082"/>
                                <a:gd name="T46" fmla="+- 0 -156 -1371"/>
                                <a:gd name="T47" fmla="*/ -156 h 1245"/>
                                <a:gd name="T48" fmla="+- 0 1479 1395"/>
                                <a:gd name="T49" fmla="*/ T48 w 9082"/>
                                <a:gd name="T50" fmla="+- 0 -156 -1371"/>
                                <a:gd name="T51" fmla="*/ -156 h 1245"/>
                                <a:gd name="T52" fmla="+- 0 1458 1395"/>
                                <a:gd name="T53" fmla="*/ T52 w 9082"/>
                                <a:gd name="T54" fmla="+- 0 -162 -1371"/>
                                <a:gd name="T55" fmla="*/ -162 h 1245"/>
                                <a:gd name="T56" fmla="+- 0 1441 1395"/>
                                <a:gd name="T57" fmla="*/ T56 w 9082"/>
                                <a:gd name="T58" fmla="+- 0 -175 -1371"/>
                                <a:gd name="T59" fmla="*/ -175 h 1245"/>
                                <a:gd name="T60" fmla="+- 0 1429 1395"/>
                                <a:gd name="T61" fmla="*/ T60 w 9082"/>
                                <a:gd name="T62" fmla="+- 0 -194 -1371"/>
                                <a:gd name="T63" fmla="*/ -194 h 1245"/>
                                <a:gd name="T64" fmla="+- 0 1425 1395"/>
                                <a:gd name="T65" fmla="*/ T64 w 9082"/>
                                <a:gd name="T66" fmla="+- 0 -216 -1371"/>
                                <a:gd name="T67" fmla="*/ -216 h 1245"/>
                                <a:gd name="T68" fmla="+- 0 1425 1395"/>
                                <a:gd name="T69" fmla="*/ T68 w 9082"/>
                                <a:gd name="T70" fmla="+- 0 -1286 -1371"/>
                                <a:gd name="T71" fmla="*/ -1286 h 1245"/>
                                <a:gd name="T72" fmla="+- 0 1431 1395"/>
                                <a:gd name="T73" fmla="*/ T72 w 9082"/>
                                <a:gd name="T74" fmla="+- 0 -1308 -1371"/>
                                <a:gd name="T75" fmla="*/ -1308 h 1245"/>
                                <a:gd name="T76" fmla="+- 0 1444 1395"/>
                                <a:gd name="T77" fmla="*/ T76 w 9082"/>
                                <a:gd name="T78" fmla="+- 0 -1325 -1371"/>
                                <a:gd name="T79" fmla="*/ -1325 h 1245"/>
                                <a:gd name="T80" fmla="+- 0 1463 1395"/>
                                <a:gd name="T81" fmla="*/ T80 w 9082"/>
                                <a:gd name="T82" fmla="+- 0 -1336 -1371"/>
                                <a:gd name="T83" fmla="*/ -1336 h 1245"/>
                                <a:gd name="T84" fmla="+- 0 1485 1395"/>
                                <a:gd name="T85" fmla="*/ T84 w 9082"/>
                                <a:gd name="T86" fmla="+- 0 -1341 -1371"/>
                                <a:gd name="T87" fmla="*/ -1341 h 1245"/>
                                <a:gd name="T88" fmla="+- 0 10476 1395"/>
                                <a:gd name="T89" fmla="*/ T88 w 9082"/>
                                <a:gd name="T90" fmla="+- 0 -1341 -1371"/>
                                <a:gd name="T91" fmla="*/ -1341 h 1245"/>
                                <a:gd name="T92" fmla="+- 0 10471 1395"/>
                                <a:gd name="T93" fmla="*/ T92 w 9082"/>
                                <a:gd name="T94" fmla="+- 0 -1347 -1371"/>
                                <a:gd name="T95" fmla="*/ -1347 h 1245"/>
                                <a:gd name="T96" fmla="+- 0 10453 1395"/>
                                <a:gd name="T97" fmla="*/ T96 w 9082"/>
                                <a:gd name="T98" fmla="+- 0 -1360 -1371"/>
                                <a:gd name="T99" fmla="*/ -1360 h 1245"/>
                                <a:gd name="T100" fmla="+- 0 10433 1395"/>
                                <a:gd name="T101" fmla="*/ T100 w 9082"/>
                                <a:gd name="T102" fmla="+- 0 -1368 -1371"/>
                                <a:gd name="T103" fmla="*/ -1368 h 1245"/>
                                <a:gd name="T104" fmla="+- 0 10410 1395"/>
                                <a:gd name="T105" fmla="*/ T104 w 9082"/>
                                <a:gd name="T106" fmla="+- 0 -1371 -1371"/>
                                <a:gd name="T107" fmla="*/ -1371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4"/>
                                  </a:lnTo>
                                  <a:lnTo>
                                    <a:pt x="29" y="1222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5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81"/>
                        <wpg:cNvGrpSpPr>
                          <a:grpSpLocks/>
                        </wpg:cNvGrpSpPr>
                        <wpg:grpSpPr bwMode="auto">
                          <a:xfrm>
                            <a:off x="1485" y="-1341"/>
                            <a:ext cx="9015" cy="1185"/>
                            <a:chOff x="1485" y="-1341"/>
                            <a:chExt cx="9015" cy="1185"/>
                          </a:xfrm>
                        </wpg:grpSpPr>
                        <wps:wsp>
                          <wps:cNvPr id="126" name="Freeform 82"/>
                          <wps:cNvSpPr>
                            <a:spLocks/>
                          </wps:cNvSpPr>
                          <wps:spPr bwMode="auto">
                            <a:xfrm>
                              <a:off x="1485" y="-1341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341 -1341"/>
                                <a:gd name="T3" fmla="*/ -1341 h 1185"/>
                                <a:gd name="T4" fmla="+- 0 1485 1485"/>
                                <a:gd name="T5" fmla="*/ T4 w 9015"/>
                                <a:gd name="T6" fmla="+- 0 -1341 -1341"/>
                                <a:gd name="T7" fmla="*/ -1341 h 1185"/>
                                <a:gd name="T8" fmla="+- 0 10416 1485"/>
                                <a:gd name="T9" fmla="*/ T8 w 9015"/>
                                <a:gd name="T10" fmla="+- 0 -1340 -1341"/>
                                <a:gd name="T11" fmla="*/ -1340 h 1185"/>
                                <a:gd name="T12" fmla="+- 0 10437 1485"/>
                                <a:gd name="T13" fmla="*/ T12 w 9015"/>
                                <a:gd name="T14" fmla="+- 0 -1334 -1341"/>
                                <a:gd name="T15" fmla="*/ -1334 h 1185"/>
                                <a:gd name="T16" fmla="+- 0 10454 1485"/>
                                <a:gd name="T17" fmla="*/ T16 w 9015"/>
                                <a:gd name="T18" fmla="+- 0 -1321 -1341"/>
                                <a:gd name="T19" fmla="*/ -1321 h 1185"/>
                                <a:gd name="T20" fmla="+- 0 10466 1485"/>
                                <a:gd name="T21" fmla="*/ T20 w 9015"/>
                                <a:gd name="T22" fmla="+- 0 -1303 -1341"/>
                                <a:gd name="T23" fmla="*/ -1303 h 1185"/>
                                <a:gd name="T24" fmla="+- 0 10470 1485"/>
                                <a:gd name="T25" fmla="*/ T24 w 9015"/>
                                <a:gd name="T26" fmla="+- 0 -1281 -1341"/>
                                <a:gd name="T27" fmla="*/ -1281 h 1185"/>
                                <a:gd name="T28" fmla="+- 0 10470 1485"/>
                                <a:gd name="T29" fmla="*/ T28 w 9015"/>
                                <a:gd name="T30" fmla="+- 0 -210 -1341"/>
                                <a:gd name="T31" fmla="*/ -210 h 1185"/>
                                <a:gd name="T32" fmla="+- 0 10464 1485"/>
                                <a:gd name="T33" fmla="*/ T32 w 9015"/>
                                <a:gd name="T34" fmla="+- 0 -189 -1341"/>
                                <a:gd name="T35" fmla="*/ -189 h 1185"/>
                                <a:gd name="T36" fmla="+- 0 10451 1485"/>
                                <a:gd name="T37" fmla="*/ T36 w 9015"/>
                                <a:gd name="T38" fmla="+- 0 -171 -1341"/>
                                <a:gd name="T39" fmla="*/ -171 h 1185"/>
                                <a:gd name="T40" fmla="+- 0 10432 1485"/>
                                <a:gd name="T41" fmla="*/ T40 w 9015"/>
                                <a:gd name="T42" fmla="+- 0 -160 -1341"/>
                                <a:gd name="T43" fmla="*/ -160 h 1185"/>
                                <a:gd name="T44" fmla="+- 0 10410 1485"/>
                                <a:gd name="T45" fmla="*/ T44 w 9015"/>
                                <a:gd name="T46" fmla="+- 0 -156 -1341"/>
                                <a:gd name="T47" fmla="*/ -156 h 1185"/>
                                <a:gd name="T48" fmla="+- 0 10477 1485"/>
                                <a:gd name="T49" fmla="*/ T48 w 9015"/>
                                <a:gd name="T50" fmla="+- 0 -156 -1341"/>
                                <a:gd name="T51" fmla="*/ -156 h 1185"/>
                                <a:gd name="T52" fmla="+- 0 10489 1485"/>
                                <a:gd name="T53" fmla="*/ T52 w 9015"/>
                                <a:gd name="T54" fmla="+- 0 -173 -1341"/>
                                <a:gd name="T55" fmla="*/ -173 h 1185"/>
                                <a:gd name="T56" fmla="+- 0 10497 1485"/>
                                <a:gd name="T57" fmla="*/ T56 w 9015"/>
                                <a:gd name="T58" fmla="+- 0 -193 -1341"/>
                                <a:gd name="T59" fmla="*/ -193 h 1185"/>
                                <a:gd name="T60" fmla="+- 0 10500 1485"/>
                                <a:gd name="T61" fmla="*/ T60 w 9015"/>
                                <a:gd name="T62" fmla="+- 0 -216 -1341"/>
                                <a:gd name="T63" fmla="*/ -216 h 1185"/>
                                <a:gd name="T64" fmla="+- 0 10500 1485"/>
                                <a:gd name="T65" fmla="*/ T64 w 9015"/>
                                <a:gd name="T66" fmla="+- 0 -1289 -1341"/>
                                <a:gd name="T67" fmla="*/ -1289 h 1185"/>
                                <a:gd name="T68" fmla="+- 0 10495 1485"/>
                                <a:gd name="T69" fmla="*/ T68 w 9015"/>
                                <a:gd name="T70" fmla="+- 0 -1311 -1341"/>
                                <a:gd name="T71" fmla="*/ -1311 h 1185"/>
                                <a:gd name="T72" fmla="+- 0 10485 1485"/>
                                <a:gd name="T73" fmla="*/ T72 w 9015"/>
                                <a:gd name="T74" fmla="+- 0 -1331 -1341"/>
                                <a:gd name="T75" fmla="*/ -1331 h 1185"/>
                                <a:gd name="T76" fmla="+- 0 10476 1485"/>
                                <a:gd name="T77" fmla="*/ T76 w 9015"/>
                                <a:gd name="T78" fmla="+- 0 -1341 -1341"/>
                                <a:gd name="T79" fmla="*/ -1341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1"/>
                                  </a:lnTo>
                                  <a:lnTo>
                                    <a:pt x="8952" y="7"/>
                                  </a:lnTo>
                                  <a:lnTo>
                                    <a:pt x="8969" y="20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70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8626C6" id="Group 80" o:spid="_x0000_s1026" style="position:absolute;margin-left:69.4pt;margin-top:-68.9pt;width:456pt;height:63pt;z-index:-1570;mso-position-horizontal-relative:page" coordorigin="1388,-1378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">
                <v:shape id="Picture 85" o:spid="_x0000_s1027" type="#_x0000_t75" style="position:absolute;left:1395;top:-1371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">
                  <v:imagedata r:id="rId20" o:title=""/>
                </v:shape>
                <v:group id="Group 83" o:spid="_x0000_s1028" style="position:absolute;left:1395;top:-1371;width:9082;height:1245" coordorigin="1395,-1371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84" o:spid="_x0000_s1029" style="position:absolute;left:1395;top:-1371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" path="m9015,l82,1,24,30,,90,,1164r29,58l90,1245r8933,l9045,1240r20,-10l9081,1216r1,-1l84,1215r-21,-6l46,1196,34,1177r-4,-22l30,85,36,63,49,46,68,35,90,30r8991,l9076,24,9058,11,9038,3,9015,e" fillcolor="#1ab654" stroked="f">
                    <v:path arrowok="t" o:connecttype="custom" o:connectlocs="9015,-1371;82,-1370;24,-1341;0,-1281;0,-207;29,-149;90,-126;9023,-126;9045,-131;9065,-141;9081,-155;9082,-156;84,-156;63,-162;46,-175;34,-194;30,-216;30,-1286;36,-1308;49,-1325;68,-1336;90,-1341;9081,-1341;9076,-1347;9058,-1360;9038,-1368;9015,-1371" o:connectangles="0,0,0,0,0,0,0,0,0,0,0,0,0,0,0,0,0,0,0,0,0,0,0,0,0,0,0"/>
                  </v:shape>
                </v:group>
                <v:group id="Group 81" o:spid="_x0000_s1030" style="position:absolute;left:1485;top:-1341;width:9015;height:1185" coordorigin="1485,-1341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82" o:spid="_x0000_s1031" style="position:absolute;left:1485;top:-1341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" path="m8991,l,,8931,1r21,6l8969,20r12,18l8985,60r,1071l8979,1152r-13,18l8947,1181r-22,4l8992,1185r12,-17l9012,1148r3,-23l9015,52r-5,-22l9000,10,8991,e" fillcolor="#1ab654" stroked="f">
                    <v:path arrowok="t" o:connecttype="custom" o:connectlocs="8991,-1341;0,-1341;8931,-1340;8952,-1334;8969,-1321;8981,-1303;8985,-1281;8985,-210;8979,-189;8966,-171;8947,-160;8925,-156;8992,-156;9004,-173;9012,-193;9015,-216;9015,-1289;9010,-1311;9000,-1331;8991,-1341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spacing w:val="7"/>
          <w:position w:val="1"/>
        </w:rPr>
        <w:t>W</w:t>
      </w:r>
      <w:r w:rsidR="0056057F">
        <w:rPr>
          <w:rFonts w:ascii="Open Sans" w:eastAsia="Open Sans" w:hAnsi="Open Sans" w:cs="Open Sans"/>
          <w:position w:val="1"/>
        </w:rPr>
        <w:t>e</w:t>
      </w:r>
      <w:r w:rsidR="0056057F">
        <w:rPr>
          <w:rFonts w:ascii="Open Sans" w:eastAsia="Open Sans" w:hAnsi="Open Sans" w:cs="Open Sans"/>
          <w:spacing w:val="-3"/>
          <w:position w:val="1"/>
        </w:rPr>
        <w:t xml:space="preserve"> </w:t>
      </w:r>
      <w:r w:rsidR="0056057F">
        <w:rPr>
          <w:rFonts w:ascii="Open Sans" w:eastAsia="Open Sans" w:hAnsi="Open Sans" w:cs="Open Sans"/>
          <w:position w:val="1"/>
        </w:rPr>
        <w:t>n</w:t>
      </w:r>
      <w:r w:rsidR="0056057F">
        <w:rPr>
          <w:rFonts w:ascii="Open Sans" w:eastAsia="Open Sans" w:hAnsi="Open Sans" w:cs="Open Sans"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spacing w:val="5"/>
          <w:position w:val="1"/>
        </w:rPr>
        <w:t>x</w:t>
      </w:r>
      <w:r w:rsidR="0056057F">
        <w:rPr>
          <w:rFonts w:ascii="Open Sans" w:eastAsia="Open Sans" w:hAnsi="Open Sans" w:cs="Open Sans"/>
          <w:position w:val="1"/>
        </w:rPr>
        <w:t>t</w:t>
      </w:r>
      <w:r w:rsidR="0056057F">
        <w:rPr>
          <w:rFonts w:ascii="Open Sans" w:eastAsia="Open Sans" w:hAnsi="Open Sans" w:cs="Open Sans"/>
          <w:spacing w:val="-3"/>
          <w:position w:val="1"/>
        </w:rPr>
        <w:t xml:space="preserve"> </w:t>
      </w:r>
      <w:r w:rsidR="0056057F">
        <w:rPr>
          <w:rFonts w:ascii="Open Sans" w:eastAsia="Open Sans" w:hAnsi="Open Sans" w:cs="Open Sans"/>
          <w:position w:val="1"/>
        </w:rPr>
        <w:t>r</w:t>
      </w:r>
      <w:r w:rsidR="0056057F">
        <w:rPr>
          <w:rFonts w:ascii="Open Sans" w:eastAsia="Open Sans" w:hAnsi="Open Sans" w:cs="Open Sans"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spacing w:val="-5"/>
          <w:position w:val="1"/>
        </w:rPr>
        <w:t>v</w:t>
      </w:r>
      <w:r w:rsidR="0056057F">
        <w:rPr>
          <w:rFonts w:ascii="Open Sans" w:eastAsia="Open Sans" w:hAnsi="Open Sans" w:cs="Open Sans"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position w:val="1"/>
        </w:rPr>
        <w:t>rse</w:t>
      </w:r>
      <w:r w:rsidR="0056057F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position w:val="1"/>
        </w:rPr>
        <w:t>he</w:t>
      </w:r>
      <w:r w:rsidR="0056057F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56057F">
        <w:rPr>
          <w:rFonts w:ascii="Open Sans" w:eastAsia="Open Sans" w:hAnsi="Open Sans" w:cs="Open Sans"/>
          <w:position w:val="1"/>
        </w:rPr>
        <w:t>pr</w:t>
      </w:r>
      <w:r w:rsidR="0056057F">
        <w:rPr>
          <w:rFonts w:ascii="Open Sans" w:eastAsia="Open Sans" w:hAnsi="Open Sans" w:cs="Open Sans"/>
          <w:spacing w:val="2"/>
          <w:position w:val="1"/>
        </w:rPr>
        <w:t>o</w:t>
      </w:r>
      <w:r w:rsidR="0056057F">
        <w:rPr>
          <w:rFonts w:ascii="Open Sans" w:eastAsia="Open Sans" w:hAnsi="Open Sans" w:cs="Open Sans"/>
          <w:position w:val="1"/>
        </w:rPr>
        <w:t>c</w:t>
      </w:r>
      <w:r w:rsidR="0056057F">
        <w:rPr>
          <w:rFonts w:ascii="Open Sans" w:eastAsia="Open Sans" w:hAnsi="Open Sans" w:cs="Open Sans"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position w:val="1"/>
        </w:rPr>
        <w:t>ss</w:t>
      </w:r>
      <w:r w:rsidR="0056057F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2"/>
          <w:position w:val="1"/>
        </w:rPr>
        <w:t>a</w:t>
      </w:r>
      <w:r w:rsidR="0056057F">
        <w:rPr>
          <w:rFonts w:ascii="Open Sans" w:eastAsia="Open Sans" w:hAnsi="Open Sans" w:cs="Open Sans"/>
          <w:position w:val="1"/>
        </w:rPr>
        <w:t>nd sh</w:t>
      </w:r>
      <w:r w:rsidR="0056057F">
        <w:rPr>
          <w:rFonts w:ascii="Open Sans" w:eastAsia="Open Sans" w:hAnsi="Open Sans" w:cs="Open Sans"/>
          <w:spacing w:val="2"/>
          <w:position w:val="1"/>
        </w:rPr>
        <w:t>o</w:t>
      </w:r>
      <w:r w:rsidR="0056057F">
        <w:rPr>
          <w:rFonts w:ascii="Open Sans" w:eastAsia="Open Sans" w:hAnsi="Open Sans" w:cs="Open Sans"/>
          <w:position w:val="1"/>
        </w:rPr>
        <w:t>w</w:t>
      </w:r>
      <w:r w:rsidR="0056057F">
        <w:rPr>
          <w:rFonts w:ascii="Open Sans" w:eastAsia="Open Sans" w:hAnsi="Open Sans" w:cs="Open Sans"/>
          <w:spacing w:val="-6"/>
          <w:position w:val="1"/>
        </w:rPr>
        <w:t xml:space="preserve"> </w:t>
      </w:r>
      <w:r w:rsidR="0056057F">
        <w:rPr>
          <w:rFonts w:ascii="Open Sans" w:eastAsia="Open Sans" w:hAnsi="Open Sans" w:cs="Open Sans"/>
          <w:position w:val="1"/>
        </w:rPr>
        <w:t>h</w:t>
      </w:r>
      <w:r w:rsidR="0056057F">
        <w:rPr>
          <w:rFonts w:ascii="Open Sans" w:eastAsia="Open Sans" w:hAnsi="Open Sans" w:cs="Open Sans"/>
          <w:spacing w:val="2"/>
          <w:position w:val="1"/>
        </w:rPr>
        <w:t>o</w:t>
      </w:r>
      <w:r w:rsidR="0056057F">
        <w:rPr>
          <w:rFonts w:ascii="Open Sans" w:eastAsia="Open Sans" w:hAnsi="Open Sans" w:cs="Open Sans"/>
          <w:position w:val="1"/>
        </w:rPr>
        <w:t>w</w:t>
      </w:r>
      <w:r w:rsidR="0056057F">
        <w:rPr>
          <w:rFonts w:ascii="Open Sans" w:eastAsia="Open Sans" w:hAnsi="Open Sans" w:cs="Open Sans"/>
          <w:spacing w:val="-6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position w:val="1"/>
        </w:rPr>
        <w:t>o</w:t>
      </w:r>
      <w:r w:rsidR="0056057F">
        <w:rPr>
          <w:rFonts w:ascii="Open Sans" w:eastAsia="Open Sans" w:hAnsi="Open Sans" w:cs="Open Sans"/>
          <w:spacing w:val="5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2"/>
          <w:position w:val="1"/>
        </w:rPr>
        <w:t>a</w:t>
      </w:r>
      <w:r w:rsidR="0056057F">
        <w:rPr>
          <w:rFonts w:ascii="Open Sans" w:eastAsia="Open Sans" w:hAnsi="Open Sans" w:cs="Open Sans"/>
          <w:position w:val="1"/>
        </w:rPr>
        <w:t xml:space="preserve">dd a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spacing w:val="-2"/>
          <w:position w:val="1"/>
        </w:rPr>
        <w:t>a</w:t>
      </w:r>
      <w:r w:rsidR="0056057F">
        <w:rPr>
          <w:rFonts w:ascii="Open Sans" w:eastAsia="Open Sans" w:hAnsi="Open Sans" w:cs="Open Sans"/>
          <w:spacing w:val="5"/>
          <w:position w:val="1"/>
        </w:rPr>
        <w:t>xi</w:t>
      </w:r>
      <w:r w:rsidR="0056057F">
        <w:rPr>
          <w:rFonts w:ascii="Open Sans" w:eastAsia="Open Sans" w:hAnsi="Open Sans" w:cs="Open Sans"/>
          <w:position w:val="1"/>
        </w:rPr>
        <w:t>.</w:t>
      </w:r>
      <w:r w:rsidR="0056057F">
        <w:rPr>
          <w:rFonts w:ascii="Open Sans" w:eastAsia="Open Sans" w:hAnsi="Open Sans" w:cs="Open Sans"/>
          <w:spacing w:val="2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7"/>
          <w:position w:val="1"/>
        </w:rPr>
        <w:t>W</w:t>
      </w:r>
      <w:r w:rsidR="0056057F">
        <w:rPr>
          <w:rFonts w:ascii="Open Sans" w:eastAsia="Open Sans" w:hAnsi="Open Sans" w:cs="Open Sans"/>
          <w:position w:val="1"/>
        </w:rPr>
        <w:t>e</w:t>
      </w:r>
      <w:r w:rsidR="0056057F">
        <w:rPr>
          <w:rFonts w:ascii="Open Sans" w:eastAsia="Open Sans" w:hAnsi="Open Sans" w:cs="Open Sans"/>
          <w:spacing w:val="-3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6"/>
          <w:position w:val="1"/>
        </w:rPr>
        <w:t>w</w:t>
      </w:r>
      <w:r w:rsidR="0056057F">
        <w:rPr>
          <w:rFonts w:ascii="Open Sans" w:eastAsia="Open Sans" w:hAnsi="Open Sans" w:cs="Open Sans"/>
          <w:spacing w:val="5"/>
          <w:position w:val="1"/>
        </w:rPr>
        <w:t>il</w:t>
      </w:r>
      <w:r w:rsidR="0056057F">
        <w:rPr>
          <w:rFonts w:ascii="Open Sans" w:eastAsia="Open Sans" w:hAnsi="Open Sans" w:cs="Open Sans"/>
          <w:position w:val="1"/>
        </w:rPr>
        <w:t>l</w:t>
      </w:r>
      <w:r w:rsidR="0056057F">
        <w:rPr>
          <w:rFonts w:ascii="Open Sans" w:eastAsia="Open Sans" w:hAnsi="Open Sans" w:cs="Open Sans"/>
          <w:spacing w:val="4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2"/>
          <w:position w:val="1"/>
        </w:rPr>
        <w:t>a</w:t>
      </w:r>
      <w:r w:rsidR="0056057F">
        <w:rPr>
          <w:rFonts w:ascii="Open Sans" w:eastAsia="Open Sans" w:hAnsi="Open Sans" w:cs="Open Sans"/>
          <w:position w:val="1"/>
        </w:rPr>
        <w:t xml:space="preserve">dd a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spacing w:val="-2"/>
          <w:position w:val="1"/>
        </w:rPr>
        <w:t>a</w:t>
      </w:r>
      <w:r w:rsidR="0056057F">
        <w:rPr>
          <w:rFonts w:ascii="Open Sans" w:eastAsia="Open Sans" w:hAnsi="Open Sans" w:cs="Open Sans"/>
          <w:spacing w:val="5"/>
          <w:position w:val="1"/>
        </w:rPr>
        <w:t>x</w:t>
      </w:r>
      <w:r w:rsidR="0056057F">
        <w:rPr>
          <w:rFonts w:ascii="Open Sans" w:eastAsia="Open Sans" w:hAnsi="Open Sans" w:cs="Open Sans"/>
          <w:position w:val="1"/>
        </w:rPr>
        <w:t>i</w:t>
      </w:r>
      <w:r w:rsidR="0056057F">
        <w:rPr>
          <w:rFonts w:ascii="Open Sans" w:eastAsia="Open Sans" w:hAnsi="Open Sans" w:cs="Open Sans"/>
          <w:spacing w:val="5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position w:val="1"/>
        </w:rPr>
        <w:t>o</w:t>
      </w:r>
      <w:r w:rsidR="0056057F">
        <w:rPr>
          <w:rFonts w:ascii="Open Sans" w:eastAsia="Open Sans" w:hAnsi="Open Sans" w:cs="Open Sans"/>
          <w:spacing w:val="5"/>
          <w:position w:val="1"/>
        </w:rPr>
        <w:t xml:space="preserve"> </w:t>
      </w:r>
      <w:r w:rsidR="0056057F">
        <w:rPr>
          <w:rFonts w:ascii="Open Sans" w:eastAsia="Open Sans" w:hAnsi="Open Sans" w:cs="Open Sans"/>
          <w:spacing w:val="-3"/>
          <w:position w:val="1"/>
        </w:rPr>
        <w:t>t</w:t>
      </w:r>
      <w:r w:rsidR="0056057F">
        <w:rPr>
          <w:rFonts w:ascii="Open Sans" w:eastAsia="Open Sans" w:hAnsi="Open Sans" w:cs="Open Sans"/>
          <w:position w:val="1"/>
        </w:rPr>
        <w:t>he</w:t>
      </w:r>
      <w:r w:rsidR="0056057F">
        <w:rPr>
          <w:rFonts w:ascii="Open Sans" w:eastAsia="Open Sans" w:hAnsi="Open Sans" w:cs="Open Sans"/>
          <w:spacing w:val="-2"/>
          <w:position w:val="1"/>
        </w:rPr>
        <w:t xml:space="preserve"> </w:t>
      </w:r>
      <w:r w:rsidR="0056057F">
        <w:rPr>
          <w:rFonts w:ascii="Open Sans" w:eastAsia="Open Sans" w:hAnsi="Open Sans" w:cs="Open Sans"/>
          <w:position w:val="1"/>
        </w:rPr>
        <w:t>b</w:t>
      </w:r>
      <w:r w:rsidR="0056057F">
        <w:rPr>
          <w:rFonts w:ascii="Open Sans" w:eastAsia="Open Sans" w:hAnsi="Open Sans" w:cs="Open Sans"/>
          <w:spacing w:val="-3"/>
          <w:position w:val="1"/>
        </w:rPr>
        <w:t>e</w:t>
      </w:r>
      <w:r w:rsidR="0056057F">
        <w:rPr>
          <w:rFonts w:ascii="Open Sans" w:eastAsia="Open Sans" w:hAnsi="Open Sans" w:cs="Open Sans"/>
          <w:position w:val="1"/>
        </w:rPr>
        <w:t>g</w:t>
      </w:r>
      <w:r w:rsidR="0056057F">
        <w:rPr>
          <w:rFonts w:ascii="Open Sans" w:eastAsia="Open Sans" w:hAnsi="Open Sans" w:cs="Open Sans"/>
          <w:spacing w:val="5"/>
          <w:position w:val="1"/>
        </w:rPr>
        <w:t>i</w:t>
      </w:r>
      <w:r w:rsidR="0056057F">
        <w:rPr>
          <w:rFonts w:ascii="Open Sans" w:eastAsia="Open Sans" w:hAnsi="Open Sans" w:cs="Open Sans"/>
          <w:position w:val="1"/>
        </w:rPr>
        <w:t>n-</w:t>
      </w:r>
    </w:p>
    <w:p w14:paraId="152415E9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</w:p>
    <w:p w14:paraId="24695A65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78BDAADB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1F508F6B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709AB916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</w:p>
    <w:p w14:paraId="7ABB6A30" w14:textId="77777777" w:rsidR="00C70597" w:rsidRDefault="0056057F">
      <w:pPr>
        <w:spacing w:after="0" w:line="240" w:lineRule="auto"/>
        <w:ind w:left="678" w:right="7855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  <w:w w:val="99"/>
        </w:rPr>
        <w:t>i</w:t>
      </w:r>
      <w:r>
        <w:rPr>
          <w:rFonts w:ascii="Open Sans" w:eastAsia="Open Sans" w:hAnsi="Open Sans" w:cs="Open Sans"/>
          <w:w w:val="99"/>
        </w:rPr>
        <w:t>gn</w:t>
      </w:r>
      <w:r>
        <w:rPr>
          <w:rFonts w:ascii="Open Sans" w:eastAsia="Open Sans" w:hAnsi="Open Sans" w:cs="Open Sans"/>
        </w:rPr>
        <w:t>:</w:t>
      </w:r>
    </w:p>
    <w:p w14:paraId="02E5B48B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14BEAC6" w14:textId="4127D271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C02AF97" wp14:editId="4B5619C7">
            <wp:extent cx="3255010" cy="7131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A8334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2F082122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ns:</w:t>
      </w:r>
    </w:p>
    <w:p w14:paraId="65EBD484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344AA84" w14:textId="6F7DF3DC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E17193C" wp14:editId="74E42575">
            <wp:extent cx="3418205" cy="19538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4646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01EAA760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ns a 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ns.</w:t>
      </w:r>
    </w:p>
    <w:p w14:paraId="2223CD57" w14:textId="77777777" w:rsidR="00C70597" w:rsidRDefault="00C70597">
      <w:pPr>
        <w:spacing w:after="0"/>
        <w:sectPr w:rsidR="00C70597">
          <w:footerReference w:type="default" r:id="rId63"/>
          <w:pgSz w:w="11920" w:h="16840"/>
          <w:pgMar w:top="1560" w:right="1340" w:bottom="280" w:left="1280" w:header="0" w:footer="0" w:gutter="0"/>
          <w:cols w:space="720"/>
        </w:sectPr>
      </w:pPr>
    </w:p>
    <w:p w14:paraId="528956A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79CF140B" w14:textId="66FA7E21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72FFA6C" wp14:editId="324D9FDC">
            <wp:extent cx="3331210" cy="29825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EB1A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0D87F6BA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C</w: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pus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</w:t>
      </w:r>
      <w:proofErr w:type="spellEnd"/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14:paraId="3410EC7A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084CD2EC" w14:textId="59263FCB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6A6E317" wp14:editId="5D2B1735">
            <wp:extent cx="3515995" cy="9632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6FF8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0A883478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>.</w:t>
      </w:r>
    </w:p>
    <w:p w14:paraId="26519BFD" w14:textId="77777777" w:rsidR="00C70597" w:rsidRDefault="00C70597">
      <w:pPr>
        <w:spacing w:before="6" w:after="0" w:line="160" w:lineRule="exact"/>
        <w:rPr>
          <w:sz w:val="16"/>
          <w:szCs w:val="16"/>
        </w:rPr>
      </w:pPr>
    </w:p>
    <w:p w14:paraId="23D9FBD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7C9E88F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8FA731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w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6B1DBB60" w14:textId="50F03085" w:rsidR="00C70597" w:rsidRDefault="0056057F">
      <w:pPr>
        <w:spacing w:before="84" w:after="0" w:line="240" w:lineRule="auto"/>
        <w:ind w:left="115" w:right="3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ins w:id="54" w:author="Meital Waltman" w:date="2016-09-25T11:03:00Z">
        <w:r w:rsidR="00ED2AC5">
          <w:rPr>
            <w:rFonts w:ascii="Open Sans" w:eastAsia="Open Sans" w:hAnsi="Open Sans" w:cs="Open Sans"/>
            <w:spacing w:val="-3"/>
          </w:rPr>
          <w:t xml:space="preserve"> or pull in</w:t>
        </w:r>
      </w:ins>
      <w:r>
        <w:rPr>
          <w:rFonts w:ascii="Open Sans" w:eastAsia="Open Sans" w:hAnsi="Open Sans" w:cs="Open Sans"/>
        </w:rPr>
        <w:t>)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ins w:id="55" w:author="Meital Waltman" w:date="2016-09-25T11:03:00Z">
        <w:r w:rsidR="00ED2AC5">
          <w:rPr>
            <w:rFonts w:ascii="Open Sans" w:eastAsia="Open Sans" w:hAnsi="Open Sans" w:cs="Open Sans"/>
          </w:rPr>
          <w:t xml:space="preserve"> or ending</w:t>
        </w:r>
      </w:ins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ins w:id="56" w:author="Meital Waltman" w:date="2016-09-25T11:03:00Z">
        <w:r w:rsidR="00ED2AC5">
          <w:rPr>
            <w:rFonts w:ascii="Open Sans" w:eastAsia="Open Sans" w:hAnsi="Open Sans" w:cs="Open Sans"/>
            <w:spacing w:val="-6"/>
          </w:rPr>
          <w:t xml:space="preserve"> or a split break</w:t>
        </w:r>
      </w:ins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6EAA4E67" w14:textId="77777777" w:rsidR="00C70597" w:rsidRDefault="00C70597">
      <w:pPr>
        <w:spacing w:after="0"/>
        <w:sectPr w:rsidR="00C70597">
          <w:footerReference w:type="default" r:id="rId66"/>
          <w:pgSz w:w="11920" w:h="16840"/>
          <w:pgMar w:top="1560" w:right="1380" w:bottom="280" w:left="1280" w:header="0" w:footer="0" w:gutter="0"/>
          <w:cols w:space="720"/>
        </w:sectPr>
      </w:pPr>
    </w:p>
    <w:p w14:paraId="168EC16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7D9F3DBF" w14:textId="3F1EEE9C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B62CBBD" wp14:editId="1DF0EF74">
            <wp:extent cx="3902710" cy="2590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CFB5" w14:textId="77777777" w:rsidR="00C70597" w:rsidRDefault="00C70597">
      <w:pPr>
        <w:spacing w:before="2" w:after="0" w:line="190" w:lineRule="exact"/>
        <w:rPr>
          <w:sz w:val="19"/>
          <w:szCs w:val="19"/>
        </w:rPr>
      </w:pPr>
    </w:p>
    <w:p w14:paraId="5CFD2E64" w14:textId="77777777" w:rsidR="00C70597" w:rsidRDefault="0056057F">
      <w:pPr>
        <w:spacing w:after="0" w:line="325" w:lineRule="exact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position w:val="1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position w:val="1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position w:val="1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position w:val="1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position w:val="1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position w:val="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position w:val="1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position w:val="1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position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position w:val="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position w:val="1"/>
          <w:sz w:val="24"/>
          <w:szCs w:val="24"/>
        </w:rPr>
        <w:t>:</w:t>
      </w:r>
    </w:p>
    <w:p w14:paraId="77E991C9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568AB598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22655F83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260DEF85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7FAA8D5D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CFE3700" w14:textId="341CB8F5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82ED817" wp14:editId="4C7B5FF3">
            <wp:extent cx="3521710" cy="26181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CB8C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00DD9DD1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Ta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50FC1A3D" w14:textId="77777777" w:rsidR="00C70597" w:rsidRDefault="00C70597">
      <w:pPr>
        <w:spacing w:after="0"/>
        <w:sectPr w:rsidR="00C70597">
          <w:footerReference w:type="default" r:id="rId69"/>
          <w:pgSz w:w="11920" w:h="16840"/>
          <w:pgMar w:top="1560" w:right="1680" w:bottom="280" w:left="1280" w:header="0" w:footer="0" w:gutter="0"/>
          <w:cols w:space="720"/>
        </w:sectPr>
      </w:pPr>
    </w:p>
    <w:p w14:paraId="728782A8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53AC4CEF" w14:textId="6E8395AE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824E0AC" wp14:editId="18542106">
            <wp:extent cx="3380105" cy="2552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047DD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4FA1B75C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s</w:t>
      </w:r>
      <w:r>
        <w:rPr>
          <w:rFonts w:ascii="Open Sans" w:eastAsia="Open Sans" w:hAnsi="Open Sans" w:cs="Open Sans"/>
          <w:position w:val="1"/>
        </w:rPr>
        <w:t>.</w:t>
      </w:r>
    </w:p>
    <w:p w14:paraId="0A04289B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C96702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1259DB6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C4266E5" w14:textId="75A66009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9CBD2B1" wp14:editId="53300E6D">
            <wp:extent cx="5835015" cy="2324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01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1152" w14:textId="77777777" w:rsidR="00C70597" w:rsidRDefault="00C70597">
      <w:pPr>
        <w:spacing w:after="0" w:line="170" w:lineRule="exact"/>
        <w:rPr>
          <w:sz w:val="17"/>
          <w:szCs w:val="17"/>
        </w:rPr>
      </w:pPr>
    </w:p>
    <w:p w14:paraId="450F3E1F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n.</w:t>
      </w:r>
    </w:p>
    <w:p w14:paraId="74CF021A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44908D4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x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1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h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b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nn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g</w:t>
      </w:r>
      <w:r>
        <w:rPr>
          <w:rFonts w:ascii="Open Sans" w:eastAsia="Open Sans" w:hAnsi="Open Sans" w:cs="Open Sans"/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f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y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788934CF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42BBDCBD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3C101C19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5112B1F7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55422420" w14:textId="77777777" w:rsidR="00C70597" w:rsidRDefault="00C70597">
      <w:pPr>
        <w:spacing w:after="0"/>
        <w:sectPr w:rsidR="00C70597">
          <w:footerReference w:type="default" r:id="rId72"/>
          <w:pgSz w:w="11920" w:h="16840"/>
          <w:pgMar w:top="1560" w:right="1260" w:bottom="280" w:left="1280" w:header="0" w:footer="0" w:gutter="0"/>
          <w:cols w:space="720"/>
        </w:sectPr>
      </w:pPr>
    </w:p>
    <w:p w14:paraId="6570BFD5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17C30E9" w14:textId="78CF1B4C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B5EB095" wp14:editId="3410851B">
            <wp:extent cx="3276600" cy="25419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2F05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6BB17428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nge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Ta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position w:val="1"/>
        </w:rPr>
        <w:t>i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14:paraId="11C21C38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5EC14338" w14:textId="71F0366D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AA92DA0" wp14:editId="5809257E">
            <wp:extent cx="3401695" cy="4845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A1FF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2C1F87A2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50A31D14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C9F7032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s</w:t>
      </w:r>
      <w:r>
        <w:rPr>
          <w:rFonts w:ascii="Open Sans" w:eastAsia="Open Sans" w:hAnsi="Open Sans" w:cs="Open Sans"/>
        </w:rPr>
        <w:t>.</w:t>
      </w:r>
    </w:p>
    <w:p w14:paraId="2B9FDF2B" w14:textId="77777777" w:rsidR="00C70597" w:rsidRDefault="00C70597">
      <w:pPr>
        <w:spacing w:before="16" w:after="0" w:line="220" w:lineRule="exact"/>
      </w:pPr>
    </w:p>
    <w:p w14:paraId="2F414685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63B243F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55EA6D1C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D68BE7D" w14:textId="43B5A7E7" w:rsidR="00C70597" w:rsidRDefault="0056057F">
      <w:pPr>
        <w:spacing w:after="0" w:line="240" w:lineRule="auto"/>
        <w:ind w:left="115" w:right="51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/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6"/>
        </w:rPr>
        <w:t>yw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ins w:id="57" w:author="Meital Waltman" w:date="2016-09-25T11:06:00Z">
        <w:r w:rsidR="00850F15">
          <w:rPr>
            <w:rFonts w:ascii="Open Sans" w:eastAsia="Open Sans" w:hAnsi="Open Sans" w:cs="Open Sans"/>
            <w:spacing w:val="-1"/>
          </w:rPr>
          <w:t xml:space="preserve">between trips </w:t>
        </w:r>
      </w:ins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+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gn.</w:t>
      </w:r>
    </w:p>
    <w:p w14:paraId="566089CA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5092F60E" w14:textId="4EA9F3F9" w:rsidR="00C70597" w:rsidDel="00ED2AC5" w:rsidRDefault="00FF2F4E">
      <w:pPr>
        <w:spacing w:after="0" w:line="240" w:lineRule="auto"/>
        <w:ind w:left="415" w:right="45"/>
        <w:rPr>
          <w:del w:id="58" w:author="Meital Waltman" w:date="2016-09-25T11:05:00Z"/>
          <w:rFonts w:ascii="Open Sans" w:eastAsia="Open Sans" w:hAnsi="Open Sans" w:cs="Open Sans"/>
        </w:rPr>
      </w:pPr>
      <w:commentRangeStart w:id="59"/>
      <w:del w:id="60" w:author="Meital Waltman" w:date="2016-09-25T11:05:00Z">
        <w:r w:rsidDel="00ED2AC5">
          <w:rPr>
            <w:noProof/>
            <w:lang w:bidi="he-IL"/>
          </w:rPr>
          <w:drawing>
            <wp:anchor distT="0" distB="0" distL="114300" distR="114300" simplePos="0" relativeHeight="503314911" behindDoc="1" locked="0" layoutInCell="1" allowOverlap="1" wp14:anchorId="474849BD" wp14:editId="2653CED6">
              <wp:simplePos x="0" y="0"/>
              <wp:positionH relativeFrom="page">
                <wp:posOffset>923925</wp:posOffset>
              </wp:positionH>
              <wp:positionV relativeFrom="paragraph">
                <wp:posOffset>74295</wp:posOffset>
              </wp:positionV>
              <wp:extent cx="57150" cy="57150"/>
              <wp:effectExtent l="0" t="0" r="0" b="0"/>
              <wp:wrapNone/>
              <wp:docPr id="120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9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" cy="571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56057F" w:rsidDel="00ED2AC5">
          <w:rPr>
            <w:rFonts w:ascii="Open Sans" w:eastAsia="Open Sans" w:hAnsi="Open Sans" w:cs="Open Sans"/>
            <w:spacing w:val="-2"/>
          </w:rPr>
          <w:delText>T</w:delText>
        </w:r>
        <w:r w:rsidR="0056057F" w:rsidDel="00ED2AC5">
          <w:rPr>
            <w:rFonts w:ascii="Open Sans" w:eastAsia="Open Sans" w:hAnsi="Open Sans" w:cs="Open Sans"/>
          </w:rPr>
          <w:delText>h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e</w:delText>
        </w:r>
        <w:r w:rsidR="0056057F" w:rsidDel="00ED2AC5">
          <w:rPr>
            <w:rFonts w:ascii="Open Sans" w:eastAsia="Open Sans" w:hAnsi="Open Sans" w:cs="Open Sans"/>
          </w:rPr>
          <w:delText>y</w:delText>
        </w:r>
        <w:r w:rsidR="0056057F" w:rsidDel="00ED2AC5">
          <w:rPr>
            <w:rFonts w:ascii="Open Sans" w:eastAsia="Open Sans" w:hAnsi="Open Sans" w:cs="Open Sans"/>
            <w:spacing w:val="-5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ccur</w:delText>
        </w:r>
        <w:r w:rsidR="0056057F" w:rsidDel="00ED2AC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-2"/>
          </w:rPr>
          <w:delText>a</w:delText>
        </w:r>
        <w:r w:rsidR="0056057F" w:rsidDel="00ED2AC5">
          <w:rPr>
            <w:rFonts w:ascii="Open Sans" w:eastAsia="Open Sans" w:hAnsi="Open Sans" w:cs="Open Sans"/>
          </w:rPr>
          <w:delText xml:space="preserve">t 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t</w:delText>
        </w:r>
        <w:r w:rsidR="0056057F" w:rsidDel="00ED2AC5">
          <w:rPr>
            <w:rFonts w:ascii="Open Sans" w:eastAsia="Open Sans" w:hAnsi="Open Sans" w:cs="Open Sans"/>
          </w:rPr>
          <w:delText>he</w:delText>
        </w:r>
        <w:r w:rsidR="0056057F" w:rsidDel="00ED2AC5">
          <w:rPr>
            <w:rFonts w:ascii="Open Sans" w:eastAsia="Open Sans" w:hAnsi="Open Sans" w:cs="Open Sans"/>
            <w:spacing w:val="-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</w:rPr>
          <w:delText>b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e</w:delText>
        </w:r>
        <w:r w:rsidR="0056057F" w:rsidDel="00ED2AC5">
          <w:rPr>
            <w:rFonts w:ascii="Open Sans" w:eastAsia="Open Sans" w:hAnsi="Open Sans" w:cs="Open Sans"/>
          </w:rPr>
          <w:delText>g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</w:rPr>
          <w:delText>nn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</w:rPr>
          <w:delText>ng</w:delText>
        </w:r>
        <w:r w:rsidR="0056057F" w:rsidDel="00ED2AC5">
          <w:rPr>
            <w:rFonts w:ascii="Open Sans" w:eastAsia="Open Sans" w:hAnsi="Open Sans" w:cs="Open Sans"/>
            <w:spacing w:val="-7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r</w:delText>
        </w:r>
        <w:r w:rsidR="0056057F" w:rsidDel="00ED2AC5">
          <w:rPr>
            <w:rFonts w:ascii="Open Sans" w:eastAsia="Open Sans" w:hAnsi="Open Sans" w:cs="Open Sans"/>
            <w:spacing w:val="3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e</w:delText>
        </w:r>
        <w:r w:rsidR="0056057F" w:rsidDel="00ED2AC5">
          <w:rPr>
            <w:rFonts w:ascii="Open Sans" w:eastAsia="Open Sans" w:hAnsi="Open Sans" w:cs="Open Sans"/>
          </w:rPr>
          <w:delText xml:space="preserve">nd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f</w:delText>
        </w:r>
        <w:r w:rsidR="0056057F" w:rsidDel="00ED2AC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</w:rPr>
          <w:delText xml:space="preserve">a 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t</w:delText>
        </w:r>
        <w:r w:rsidR="0056057F" w:rsidDel="00ED2AC5">
          <w:rPr>
            <w:rFonts w:ascii="Open Sans" w:eastAsia="Open Sans" w:hAnsi="Open Sans" w:cs="Open Sans"/>
          </w:rPr>
          <w:delText>r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</w:rPr>
          <w:delText>p.</w:delText>
        </w:r>
        <w:r w:rsidR="0056057F" w:rsidDel="00ED2AC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-4"/>
          </w:rPr>
          <w:delText>C</w:delText>
        </w:r>
        <w:r w:rsidR="0056057F" w:rsidDel="00ED2AC5">
          <w:rPr>
            <w:rFonts w:ascii="Open Sans" w:eastAsia="Open Sans" w:hAnsi="Open Sans" w:cs="Open Sans"/>
            <w:spacing w:val="5"/>
          </w:rPr>
          <w:delText>li</w:delText>
        </w:r>
        <w:r w:rsidR="0056057F" w:rsidDel="00ED2AC5">
          <w:rPr>
            <w:rFonts w:ascii="Open Sans" w:eastAsia="Open Sans" w:hAnsi="Open Sans" w:cs="Open Sans"/>
          </w:rPr>
          <w:delText>c</w:delText>
        </w:r>
        <w:r w:rsidR="0056057F" w:rsidDel="00ED2AC5">
          <w:rPr>
            <w:rFonts w:ascii="Open Sans" w:eastAsia="Open Sans" w:hAnsi="Open Sans" w:cs="Open Sans"/>
            <w:spacing w:val="5"/>
          </w:rPr>
          <w:delText>ki</w:delText>
        </w:r>
        <w:r w:rsidR="0056057F" w:rsidDel="00ED2AC5">
          <w:rPr>
            <w:rFonts w:ascii="Open Sans" w:eastAsia="Open Sans" w:hAnsi="Open Sans" w:cs="Open Sans"/>
          </w:rPr>
          <w:delText>ng</w:delText>
        </w:r>
        <w:r w:rsidR="0056057F" w:rsidDel="00ED2AC5">
          <w:rPr>
            <w:rFonts w:ascii="Open Sans" w:eastAsia="Open Sans" w:hAnsi="Open Sans" w:cs="Open Sans"/>
            <w:spacing w:val="-5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ne</w:delText>
        </w:r>
        <w:r w:rsidR="0056057F" w:rsidDel="00ED2AC5">
          <w:rPr>
            <w:rFonts w:ascii="Open Sans" w:eastAsia="Open Sans" w:hAnsi="Open Sans" w:cs="Open Sans"/>
            <w:spacing w:val="-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f</w:delText>
        </w:r>
        <w:r w:rsidR="0056057F" w:rsidDel="00ED2AC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t</w:delText>
        </w:r>
        <w:r w:rsidR="0056057F" w:rsidDel="00ED2AC5">
          <w:rPr>
            <w:rFonts w:ascii="Open Sans" w:eastAsia="Open Sans" w:hAnsi="Open Sans" w:cs="Open Sans"/>
          </w:rPr>
          <w:delText>h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e</w:delText>
        </w:r>
        <w:r w:rsidR="0056057F" w:rsidDel="00ED2AC5">
          <w:rPr>
            <w:rFonts w:ascii="Open Sans" w:eastAsia="Open Sans" w:hAnsi="Open Sans" w:cs="Open Sans"/>
          </w:rPr>
          <w:delText>m</w:delText>
        </w:r>
        <w:r w:rsidR="0056057F" w:rsidDel="00ED2AC5">
          <w:rPr>
            <w:rFonts w:ascii="Open Sans" w:eastAsia="Open Sans" w:hAnsi="Open Sans" w:cs="Open Sans"/>
            <w:spacing w:val="7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p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e</w:delText>
        </w:r>
        <w:r w:rsidR="0056057F" w:rsidDel="00ED2AC5">
          <w:rPr>
            <w:rFonts w:ascii="Open Sans" w:eastAsia="Open Sans" w:hAnsi="Open Sans" w:cs="Open Sans"/>
          </w:rPr>
          <w:delText xml:space="preserve">ns 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t</w:delText>
        </w:r>
        <w:r w:rsidR="0056057F" w:rsidDel="00ED2AC5">
          <w:rPr>
            <w:rFonts w:ascii="Open Sans" w:eastAsia="Open Sans" w:hAnsi="Open Sans" w:cs="Open Sans"/>
          </w:rPr>
          <w:delText>s</w:delText>
        </w:r>
        <w:r w:rsidR="0056057F" w:rsidDel="00ED2AC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</w:rPr>
          <w:delText>n</w:delText>
        </w:r>
        <w:r w:rsidR="0056057F" w:rsidDel="00ED2AC5">
          <w:rPr>
            <w:rFonts w:ascii="Open Sans" w:eastAsia="Open Sans" w:hAnsi="Open Sans" w:cs="Open Sans"/>
            <w:spacing w:val="1"/>
          </w:rPr>
          <w:delText>f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r</w:delText>
        </w:r>
        <w:r w:rsidR="0056057F" w:rsidDel="00ED2AC5">
          <w:rPr>
            <w:rFonts w:ascii="Open Sans" w:eastAsia="Open Sans" w:hAnsi="Open Sans" w:cs="Open Sans"/>
            <w:spacing w:val="5"/>
          </w:rPr>
          <w:delText>m</w:delText>
        </w:r>
        <w:r w:rsidR="0056057F" w:rsidDel="00ED2AC5">
          <w:rPr>
            <w:rFonts w:ascii="Open Sans" w:eastAsia="Open Sans" w:hAnsi="Open Sans" w:cs="Open Sans"/>
          </w:rPr>
          <w:delText xml:space="preserve">- </w:delText>
        </w:r>
        <w:r w:rsidR="0056057F" w:rsidDel="00ED2AC5">
          <w:rPr>
            <w:rFonts w:ascii="Open Sans" w:eastAsia="Open Sans" w:hAnsi="Open Sans" w:cs="Open Sans"/>
            <w:spacing w:val="-2"/>
          </w:rPr>
          <w:delText>a</w:delText>
        </w:r>
        <w:r w:rsidR="0056057F" w:rsidDel="00ED2AC5">
          <w:rPr>
            <w:rFonts w:ascii="Open Sans" w:eastAsia="Open Sans" w:hAnsi="Open Sans" w:cs="Open Sans"/>
            <w:spacing w:val="-3"/>
          </w:rPr>
          <w:delText>t</w:delText>
        </w:r>
        <w:r w:rsidR="0056057F" w:rsidDel="00ED2AC5">
          <w:rPr>
            <w:rFonts w:ascii="Open Sans" w:eastAsia="Open Sans" w:hAnsi="Open Sans" w:cs="Open Sans"/>
            <w:spacing w:val="5"/>
          </w:rPr>
          <w:delText>i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</w:rPr>
          <w:delText>n</w:delText>
        </w:r>
        <w:r w:rsidR="0056057F" w:rsidDel="00ED2AC5">
          <w:rPr>
            <w:rFonts w:ascii="Open Sans" w:eastAsia="Open Sans" w:hAnsi="Open Sans" w:cs="Open Sans"/>
            <w:spacing w:val="1"/>
          </w:rPr>
          <w:delText xml:space="preserve"> </w:delText>
        </w:r>
        <w:r w:rsidR="0056057F" w:rsidDel="00ED2AC5">
          <w:rPr>
            <w:rFonts w:ascii="Open Sans" w:eastAsia="Open Sans" w:hAnsi="Open Sans" w:cs="Open Sans"/>
          </w:rPr>
          <w:delText>b</w:delText>
        </w:r>
        <w:r w:rsidR="0056057F" w:rsidDel="00ED2AC5">
          <w:rPr>
            <w:rFonts w:ascii="Open Sans" w:eastAsia="Open Sans" w:hAnsi="Open Sans" w:cs="Open Sans"/>
            <w:spacing w:val="2"/>
          </w:rPr>
          <w:delText>o</w:delText>
        </w:r>
        <w:r w:rsidR="0056057F" w:rsidDel="00ED2AC5">
          <w:rPr>
            <w:rFonts w:ascii="Open Sans" w:eastAsia="Open Sans" w:hAnsi="Open Sans" w:cs="Open Sans"/>
            <w:spacing w:val="5"/>
          </w:rPr>
          <w:delText>x</w:delText>
        </w:r>
        <w:r w:rsidR="0056057F" w:rsidDel="00ED2AC5">
          <w:rPr>
            <w:rFonts w:ascii="Open Sans" w:eastAsia="Open Sans" w:hAnsi="Open Sans" w:cs="Open Sans"/>
          </w:rPr>
          <w:delText>:</w:delText>
        </w:r>
        <w:commentRangeEnd w:id="59"/>
        <w:r w:rsidR="00ED2AC5" w:rsidDel="00ED2AC5">
          <w:rPr>
            <w:rStyle w:val="CommentReference"/>
          </w:rPr>
          <w:commentReference w:id="59"/>
        </w:r>
      </w:del>
    </w:p>
    <w:p w14:paraId="30F6519A" w14:textId="1F9463F8" w:rsidR="00C70597" w:rsidRDefault="00FF2F4E">
      <w:pPr>
        <w:spacing w:before="87"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B419FD1" wp14:editId="26658462">
            <wp:extent cx="4104005" cy="20466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449A" w14:textId="77777777" w:rsidR="00C70597" w:rsidRDefault="00C70597">
      <w:pPr>
        <w:spacing w:before="3" w:after="0" w:line="120" w:lineRule="exact"/>
        <w:rPr>
          <w:sz w:val="12"/>
          <w:szCs w:val="12"/>
        </w:rPr>
      </w:pPr>
    </w:p>
    <w:p w14:paraId="0345C8FA" w14:textId="06959E5F" w:rsidR="00C70597" w:rsidDel="00850F15" w:rsidRDefault="00FF2F4E">
      <w:pPr>
        <w:spacing w:after="0" w:line="240" w:lineRule="auto"/>
        <w:ind w:left="415" w:right="187"/>
        <w:rPr>
          <w:del w:id="61" w:author="Meital Waltman" w:date="2016-09-25T11:07:00Z"/>
          <w:rFonts w:ascii="Open Sans" w:eastAsia="Open Sans" w:hAnsi="Open Sans" w:cs="Open Sans"/>
        </w:rPr>
      </w:pPr>
      <w:del w:id="62" w:author="Meital Waltman" w:date="2016-09-25T11:07:00Z">
        <w:r w:rsidDel="00850F15">
          <w:rPr>
            <w:noProof/>
            <w:lang w:bidi="he-IL"/>
          </w:rPr>
          <w:drawing>
            <wp:anchor distT="0" distB="0" distL="114300" distR="114300" simplePos="0" relativeHeight="503314912" behindDoc="1" locked="0" layoutInCell="1" allowOverlap="1" wp14:anchorId="5F9CEBB1" wp14:editId="20A13D74">
              <wp:simplePos x="0" y="0"/>
              <wp:positionH relativeFrom="page">
                <wp:posOffset>923925</wp:posOffset>
              </wp:positionH>
              <wp:positionV relativeFrom="paragraph">
                <wp:posOffset>74295</wp:posOffset>
              </wp:positionV>
              <wp:extent cx="57150" cy="57150"/>
              <wp:effectExtent l="0" t="0" r="0" b="0"/>
              <wp:wrapNone/>
              <wp:docPr id="119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150" cy="571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56057F" w:rsidDel="00850F15">
          <w:rPr>
            <w:rFonts w:ascii="Open Sans" w:eastAsia="Open Sans" w:hAnsi="Open Sans" w:cs="Open Sans"/>
            <w:spacing w:val="-2"/>
          </w:rPr>
          <w:delText>T</w:delText>
        </w:r>
        <w:r w:rsidR="0056057F" w:rsidDel="00850F15">
          <w:rPr>
            <w:rFonts w:ascii="Open Sans" w:eastAsia="Open Sans" w:hAnsi="Open Sans" w:cs="Open Sans"/>
          </w:rPr>
          <w:delText>h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</w:delText>
        </w:r>
        <w:r w:rsidR="0056057F" w:rsidDel="00850F15">
          <w:rPr>
            <w:rFonts w:ascii="Open Sans" w:eastAsia="Open Sans" w:hAnsi="Open Sans" w:cs="Open Sans"/>
          </w:rPr>
          <w:delText>y</w:delText>
        </w:r>
        <w:r w:rsidR="0056057F" w:rsidDel="00850F15">
          <w:rPr>
            <w:rFonts w:ascii="Open Sans" w:eastAsia="Open Sans" w:hAnsi="Open Sans" w:cs="Open Sans"/>
            <w:spacing w:val="-5"/>
          </w:rPr>
          <w:delText xml:space="preserve"> </w:delText>
        </w:r>
      </w:del>
      <w:del w:id="63" w:author="Meital Waltman" w:date="2016-09-25T11:05:00Z">
        <w:r w:rsidR="0056057F" w:rsidDel="00ED2AC5">
          <w:rPr>
            <w:rFonts w:ascii="Open Sans" w:eastAsia="Open Sans" w:hAnsi="Open Sans" w:cs="Open Sans"/>
            <w:spacing w:val="-2"/>
          </w:rPr>
          <w:delText>a</w:delText>
        </w:r>
        <w:r w:rsidR="0056057F" w:rsidDel="00ED2AC5">
          <w:rPr>
            <w:rFonts w:ascii="Open Sans" w:eastAsia="Open Sans" w:hAnsi="Open Sans" w:cs="Open Sans"/>
            <w:spacing w:val="5"/>
          </w:rPr>
          <w:delText>l</w:delText>
        </w:r>
        <w:r w:rsidR="0056057F" w:rsidDel="00ED2AC5">
          <w:rPr>
            <w:rFonts w:ascii="Open Sans" w:eastAsia="Open Sans" w:hAnsi="Open Sans" w:cs="Open Sans"/>
          </w:rPr>
          <w:delText>so</w:delText>
        </w:r>
        <w:r w:rsidR="0056057F" w:rsidDel="00ED2AC5">
          <w:rPr>
            <w:rFonts w:ascii="Open Sans" w:eastAsia="Open Sans" w:hAnsi="Open Sans" w:cs="Open Sans"/>
            <w:spacing w:val="4"/>
          </w:rPr>
          <w:delText xml:space="preserve"> </w:delText>
        </w:r>
      </w:del>
      <w:del w:id="64" w:author="Meital Waltman" w:date="2016-09-25T11:07:00Z"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ccur</w:delText>
        </w:r>
        <w:r w:rsidR="0056057F" w:rsidDel="00850F1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1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</w:rPr>
          <w:delText>ny</w:delText>
        </w:r>
        <w:r w:rsidR="0056057F" w:rsidDel="00850F15">
          <w:rPr>
            <w:rFonts w:ascii="Open Sans" w:eastAsia="Open Sans" w:hAnsi="Open Sans" w:cs="Open Sans"/>
            <w:spacing w:val="-5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</w:rPr>
          <w:delText>un</w:delText>
        </w:r>
        <w:r w:rsidR="0056057F" w:rsidDel="00850F15">
          <w:rPr>
            <w:rFonts w:ascii="Open Sans" w:eastAsia="Open Sans" w:hAnsi="Open Sans" w:cs="Open Sans"/>
            <w:spacing w:val="4"/>
          </w:rPr>
          <w:delText>-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</w:rPr>
          <w:delText>ss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</w:rPr>
          <w:delText>gn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</w:delText>
        </w:r>
        <w:r w:rsidR="0056057F" w:rsidDel="00850F15">
          <w:rPr>
            <w:rFonts w:ascii="Open Sans" w:eastAsia="Open Sans" w:hAnsi="Open Sans" w:cs="Open Sans"/>
          </w:rPr>
          <w:delText>d</w:delText>
        </w:r>
        <w:r w:rsidR="0056057F" w:rsidDel="00850F15">
          <w:rPr>
            <w:rFonts w:ascii="Open Sans" w:eastAsia="Open Sans" w:hAnsi="Open Sans" w:cs="Open Sans"/>
            <w:spacing w:val="-5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</w:rPr>
          <w:delText>g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</w:rPr>
          <w:delText>p b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et</w:delText>
        </w:r>
        <w:r w:rsidR="0056057F" w:rsidDel="00850F15">
          <w:rPr>
            <w:rFonts w:ascii="Open Sans" w:eastAsia="Open Sans" w:hAnsi="Open Sans" w:cs="Open Sans"/>
            <w:spacing w:val="-6"/>
          </w:rPr>
          <w:delText>w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ee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-1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t</w:delText>
        </w:r>
        <w:r w:rsidR="0056057F" w:rsidDel="00850F15">
          <w:rPr>
            <w:rFonts w:ascii="Open Sans" w:eastAsia="Open Sans" w:hAnsi="Open Sans" w:cs="Open Sans"/>
          </w:rPr>
          <w:delText>r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</w:rPr>
          <w:delText>ps.</w:delText>
        </w:r>
        <w:r w:rsidR="0056057F" w:rsidDel="00850F1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4"/>
          </w:rPr>
          <w:delText>A</w:delText>
        </w:r>
        <w:r w:rsidR="0056057F" w:rsidDel="00850F15">
          <w:rPr>
            <w:rFonts w:ascii="Open Sans" w:eastAsia="Open Sans" w:hAnsi="Open Sans" w:cs="Open Sans"/>
          </w:rPr>
          <w:delText>g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-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6"/>
          </w:rPr>
          <w:delText>w</w:delText>
        </w:r>
        <w:r w:rsidR="0056057F" w:rsidDel="00850F15">
          <w:rPr>
            <w:rFonts w:ascii="Open Sans" w:eastAsia="Open Sans" w:hAnsi="Open Sans" w:cs="Open Sans"/>
          </w:rPr>
          <w:delText>e</w:delText>
        </w:r>
        <w:r w:rsidR="0056057F" w:rsidDel="00850F15">
          <w:rPr>
            <w:rFonts w:ascii="Open Sans" w:eastAsia="Open Sans" w:hAnsi="Open Sans" w:cs="Open Sans"/>
            <w:spacing w:val="-3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</w:rPr>
          <w:delText>sh</w:delText>
        </w:r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w</w:delText>
        </w:r>
        <w:r w:rsidR="0056057F" w:rsidDel="00850F15">
          <w:rPr>
            <w:rFonts w:ascii="Open Sans" w:eastAsia="Open Sans" w:hAnsi="Open Sans" w:cs="Open Sans"/>
            <w:spacing w:val="-6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</w:delText>
        </w:r>
        <w:r w:rsidR="0056057F" w:rsidDel="00850F15">
          <w:rPr>
            <w:rFonts w:ascii="Open Sans" w:eastAsia="Open Sans" w:hAnsi="Open Sans" w:cs="Open Sans"/>
            <w:spacing w:val="5"/>
          </w:rPr>
          <w:delText>x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  <w:spacing w:val="5"/>
          </w:rPr>
          <w:delText>m</w:delText>
        </w:r>
        <w:r w:rsidR="0056057F" w:rsidDel="00850F15">
          <w:rPr>
            <w:rFonts w:ascii="Open Sans" w:eastAsia="Open Sans" w:hAnsi="Open Sans" w:cs="Open Sans"/>
          </w:rPr>
          <w:delText>p</w:delText>
        </w:r>
        <w:r w:rsidR="0056057F" w:rsidDel="00850F15">
          <w:rPr>
            <w:rFonts w:ascii="Open Sans" w:eastAsia="Open Sans" w:hAnsi="Open Sans" w:cs="Open Sans"/>
            <w:spacing w:val="5"/>
          </w:rPr>
          <w:delText>l</w:delText>
        </w:r>
        <w:r w:rsidR="0056057F" w:rsidDel="00850F15">
          <w:rPr>
            <w:rFonts w:ascii="Open Sans" w:eastAsia="Open Sans" w:hAnsi="Open Sans" w:cs="Open Sans"/>
          </w:rPr>
          <w:delText xml:space="preserve">e </w:delText>
        </w:r>
        <w:r w:rsidR="0056057F" w:rsidDel="00850F15">
          <w:rPr>
            <w:rFonts w:ascii="Open Sans" w:eastAsia="Open Sans" w:hAnsi="Open Sans" w:cs="Open Sans"/>
            <w:spacing w:val="-6"/>
          </w:rPr>
          <w:delText>w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t</w:delText>
        </w:r>
        <w:r w:rsidR="0056057F" w:rsidDel="00850F15">
          <w:rPr>
            <w:rFonts w:ascii="Open Sans" w:eastAsia="Open Sans" w:hAnsi="Open Sans" w:cs="Open Sans"/>
          </w:rPr>
          <w:delText>h</w:delText>
        </w:r>
        <w:r w:rsidR="0056057F" w:rsidDel="00850F15">
          <w:rPr>
            <w:rFonts w:ascii="Open Sans" w:eastAsia="Open Sans" w:hAnsi="Open Sans" w:cs="Open Sans"/>
            <w:spacing w:val="-1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t</w:delText>
        </w:r>
        <w:r w:rsidR="0056057F" w:rsidDel="00850F15">
          <w:rPr>
            <w:rFonts w:ascii="Open Sans" w:eastAsia="Open Sans" w:hAnsi="Open Sans" w:cs="Open Sans"/>
          </w:rPr>
          <w:delText>s</w:delText>
        </w:r>
        <w:r w:rsidR="0056057F" w:rsidDel="00850F15">
          <w:rPr>
            <w:rFonts w:ascii="Open Sans" w:eastAsia="Open Sans" w:hAnsi="Open Sans" w:cs="Open Sans"/>
            <w:spacing w:val="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1"/>
          </w:rPr>
          <w:delText>f</w:delText>
        </w:r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r</w:delText>
        </w:r>
        <w:r w:rsidR="0056057F" w:rsidDel="00850F15">
          <w:rPr>
            <w:rFonts w:ascii="Open Sans" w:eastAsia="Open Sans" w:hAnsi="Open Sans" w:cs="Open Sans"/>
            <w:spacing w:val="5"/>
          </w:rPr>
          <w:delText>m</w:delText>
        </w:r>
        <w:r w:rsidR="0056057F" w:rsidDel="00850F15">
          <w:rPr>
            <w:rFonts w:ascii="Open Sans" w:eastAsia="Open Sans" w:hAnsi="Open Sans" w:cs="Open Sans"/>
            <w:spacing w:val="-2"/>
          </w:rPr>
          <w:delText>a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t</w:delText>
        </w:r>
        <w:r w:rsidR="0056057F" w:rsidDel="00850F15">
          <w:rPr>
            <w:rFonts w:ascii="Open Sans" w:eastAsia="Open Sans" w:hAnsi="Open Sans" w:cs="Open Sans"/>
            <w:spacing w:val="5"/>
          </w:rPr>
          <w:delText>i</w:delText>
        </w:r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n</w:delText>
        </w:r>
        <w:r w:rsidR="0056057F" w:rsidDel="00850F15">
          <w:rPr>
            <w:rFonts w:ascii="Open Sans" w:eastAsia="Open Sans" w:hAnsi="Open Sans" w:cs="Open Sans"/>
            <w:spacing w:val="-2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</w:rPr>
          <w:delText>b</w:delText>
        </w:r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x</w:delText>
        </w:r>
        <w:r w:rsidR="0056057F" w:rsidDel="00850F15">
          <w:rPr>
            <w:rFonts w:ascii="Open Sans" w:eastAsia="Open Sans" w:hAnsi="Open Sans" w:cs="Open Sans"/>
            <w:spacing w:val="5"/>
          </w:rPr>
          <w:delText xml:space="preserve"> </w:delText>
        </w:r>
        <w:r w:rsidR="0056057F" w:rsidDel="00850F15">
          <w:rPr>
            <w:rFonts w:ascii="Open Sans" w:eastAsia="Open Sans" w:hAnsi="Open Sans" w:cs="Open Sans"/>
            <w:spacing w:val="2"/>
          </w:rPr>
          <w:delText>o</w:delText>
        </w:r>
        <w:r w:rsidR="0056057F" w:rsidDel="00850F15">
          <w:rPr>
            <w:rFonts w:ascii="Open Sans" w:eastAsia="Open Sans" w:hAnsi="Open Sans" w:cs="Open Sans"/>
          </w:rPr>
          <w:delText>p</w:delText>
        </w:r>
        <w:r w:rsidR="0056057F" w:rsidDel="00850F15">
          <w:rPr>
            <w:rFonts w:ascii="Open Sans" w:eastAsia="Open Sans" w:hAnsi="Open Sans" w:cs="Open Sans"/>
            <w:spacing w:val="-3"/>
          </w:rPr>
          <w:delText>e</w:delText>
        </w:r>
        <w:r w:rsidR="0056057F" w:rsidDel="00850F15">
          <w:rPr>
            <w:rFonts w:ascii="Open Sans" w:eastAsia="Open Sans" w:hAnsi="Open Sans" w:cs="Open Sans"/>
          </w:rPr>
          <w:delText>n:</w:delText>
        </w:r>
      </w:del>
    </w:p>
    <w:p w14:paraId="273BCA35" w14:textId="77777777" w:rsidR="00C70597" w:rsidRDefault="00C70597">
      <w:pPr>
        <w:spacing w:after="0"/>
        <w:sectPr w:rsidR="00C70597">
          <w:footerReference w:type="default" r:id="rId76"/>
          <w:pgSz w:w="11920" w:h="16840"/>
          <w:pgMar w:top="1560" w:right="1600" w:bottom="280" w:left="1280" w:header="0" w:footer="0" w:gutter="0"/>
          <w:cols w:space="720"/>
        </w:sectPr>
      </w:pPr>
    </w:p>
    <w:p w14:paraId="3BC90D40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2B0E315C" w14:textId="3986246B" w:rsidR="00C70597" w:rsidRDefault="00FF2F4E">
      <w:pPr>
        <w:spacing w:after="0" w:line="240" w:lineRule="auto"/>
        <w:ind w:left="4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20ACC2E" wp14:editId="6A863402">
            <wp:extent cx="5845810" cy="2171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597B" w14:textId="77777777" w:rsidR="00C70597" w:rsidRDefault="00C70597">
      <w:pPr>
        <w:spacing w:before="7" w:after="0" w:line="130" w:lineRule="exact"/>
        <w:rPr>
          <w:sz w:val="13"/>
          <w:szCs w:val="13"/>
        </w:rPr>
      </w:pPr>
    </w:p>
    <w:p w14:paraId="3BDDB354" w14:textId="77777777" w:rsidR="00C70597" w:rsidRDefault="0056057F">
      <w:pPr>
        <w:spacing w:after="0" w:line="297" w:lineRule="exact"/>
        <w:ind w:left="26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5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7"/>
          <w:position w:val="1"/>
        </w:rPr>
        <w:t>C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a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m</w:t>
      </w:r>
      <w:r>
        <w:rPr>
          <w:rFonts w:ascii="Open Sans" w:eastAsia="Open Sans" w:hAnsi="Open Sans" w:cs="Open Sans"/>
          <w:i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t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un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4"/>
          <w:position w:val="1"/>
        </w:rPr>
        <w:t>ass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p</w:t>
      </w:r>
    </w:p>
    <w:p w14:paraId="433569B8" w14:textId="77777777" w:rsidR="00C70597" w:rsidRDefault="00C70597">
      <w:pPr>
        <w:spacing w:before="4" w:after="0" w:line="130" w:lineRule="exact"/>
        <w:rPr>
          <w:sz w:val="13"/>
          <w:szCs w:val="13"/>
        </w:rPr>
      </w:pPr>
    </w:p>
    <w:p w14:paraId="73258744" w14:textId="44A1BF45" w:rsidR="00C70597" w:rsidRDefault="0056057F">
      <w:pPr>
        <w:spacing w:after="0" w:line="240" w:lineRule="auto"/>
        <w:ind w:left="115" w:right="41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del w:id="65" w:author="Meital Waltman" w:date="2016-09-25T11:07:00Z">
        <w:r w:rsidDel="00850F15">
          <w:rPr>
            <w:rFonts w:ascii="Open Sans" w:eastAsia="Open Sans" w:hAnsi="Open Sans" w:cs="Open Sans"/>
          </w:rPr>
          <w:delText>s</w:delText>
        </w:r>
        <w:r w:rsidDel="00850F15">
          <w:rPr>
            <w:rFonts w:ascii="Open Sans" w:eastAsia="Open Sans" w:hAnsi="Open Sans" w:cs="Open Sans"/>
            <w:spacing w:val="-3"/>
          </w:rPr>
          <w:delText>e</w:delText>
        </w:r>
        <w:r w:rsidDel="00850F15">
          <w:rPr>
            <w:rFonts w:ascii="Open Sans" w:eastAsia="Open Sans" w:hAnsi="Open Sans" w:cs="Open Sans"/>
          </w:rPr>
          <w:delText>c</w:delText>
        </w:r>
        <w:r w:rsidDel="00850F15">
          <w:rPr>
            <w:rFonts w:ascii="Open Sans" w:eastAsia="Open Sans" w:hAnsi="Open Sans" w:cs="Open Sans"/>
            <w:spacing w:val="2"/>
          </w:rPr>
          <w:delText>o</w:delText>
        </w:r>
        <w:r w:rsidDel="00850F15">
          <w:rPr>
            <w:rFonts w:ascii="Open Sans" w:eastAsia="Open Sans" w:hAnsi="Open Sans" w:cs="Open Sans"/>
          </w:rPr>
          <w:delText xml:space="preserve">nd </w:delText>
        </w:r>
      </w:del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 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4"/>
        </w:rPr>
        <w:t>l</w:t>
      </w:r>
      <w:r>
        <w:rPr>
          <w:rFonts w:ascii="Open Sans" w:eastAsia="Open Sans" w:hAnsi="Open Sans" w:cs="Open Sans"/>
        </w:rPr>
        <w:t xml:space="preserve">- </w:t>
      </w: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.</w:t>
      </w:r>
    </w:p>
    <w:p w14:paraId="01C32A3A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3737A38D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s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1"/>
          <w:sz w:val="24"/>
          <w:szCs w:val="24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w</w:t>
      </w:r>
      <w:r>
        <w:rPr>
          <w:rFonts w:ascii="Open Sans" w:eastAsia="Open Sans" w:hAnsi="Open Sans" w:cs="Open Sans"/>
          <w:b/>
          <w:bCs/>
          <w:color w:val="000000"/>
          <w:spacing w:val="1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n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ts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6C8A1FB4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301D2FB5" w14:textId="63B7F107" w:rsidR="00850F15" w:rsidRPr="00850F15" w:rsidRDefault="0056057F" w:rsidP="00850F15">
      <w:pPr>
        <w:pStyle w:val="ListParagraph"/>
        <w:numPr>
          <w:ilvl w:val="0"/>
          <w:numId w:val="1"/>
        </w:numPr>
        <w:spacing w:after="0" w:line="240" w:lineRule="auto"/>
        <w:ind w:right="-20"/>
        <w:rPr>
          <w:ins w:id="66" w:author="Meital Waltman" w:date="2016-09-25T11:11:00Z"/>
          <w:rFonts w:ascii="Open Sans" w:eastAsia="Open Sans" w:hAnsi="Open Sans" w:cs="Open Sans"/>
          <w:rPrChange w:id="67" w:author="Meital Waltman" w:date="2016-09-25T11:11:00Z">
            <w:rPr>
              <w:ins w:id="68" w:author="Meital Waltman" w:date="2016-09-25T11:11:00Z"/>
              <w:rFonts w:ascii="Open Sans" w:eastAsia="Open Sans" w:hAnsi="Open Sans" w:cs="Open Sans"/>
              <w:b/>
              <w:bCs/>
              <w:color w:val="191970"/>
            </w:rPr>
          </w:rPrChange>
        </w:rPr>
        <w:pPrChange w:id="69" w:author="Meital Waltman" w:date="2016-09-25T11:11:00Z">
          <w:pPr>
            <w:spacing w:after="0" w:line="240" w:lineRule="auto"/>
            <w:ind w:left="445" w:right="-20"/>
          </w:pPr>
        </w:pPrChange>
      </w:pPr>
      <w:del w:id="70" w:author="Meital Waltman" w:date="2016-09-25T11:11:00Z">
        <w:r w:rsidRPr="00850F15" w:rsidDel="00850F15">
          <w:rPr>
            <w:rFonts w:ascii="Open Sans" w:eastAsia="Open Sans" w:hAnsi="Open Sans" w:cs="Open Sans"/>
            <w:spacing w:val="-6"/>
            <w:rPrChange w:id="71" w:author="Meital Waltman" w:date="2016-09-25T11:11:00Z">
              <w:rPr>
                <w:spacing w:val="-6"/>
              </w:rPr>
            </w:rPrChange>
          </w:rPr>
          <w:delText>1</w:delText>
        </w:r>
        <w:r w:rsidRPr="00850F15" w:rsidDel="00850F15">
          <w:rPr>
            <w:rFonts w:ascii="Open Sans" w:eastAsia="Open Sans" w:hAnsi="Open Sans" w:cs="Open Sans"/>
            <w:rPrChange w:id="72" w:author="Meital Waltman" w:date="2016-09-25T11:11:00Z">
              <w:rPr/>
            </w:rPrChange>
          </w:rPr>
          <w:delText>.</w:delText>
        </w:r>
        <w:r w:rsidRPr="00850F15" w:rsidDel="00850F15">
          <w:rPr>
            <w:rFonts w:ascii="Open Sans" w:eastAsia="Open Sans" w:hAnsi="Open Sans" w:cs="Open Sans"/>
            <w:spacing w:val="3"/>
            <w:rPrChange w:id="73" w:author="Meital Waltman" w:date="2016-09-25T11:11:00Z">
              <w:rPr>
                <w:spacing w:val="3"/>
              </w:rPr>
            </w:rPrChange>
          </w:rPr>
          <w:delText xml:space="preserve"> </w:delText>
        </w:r>
      </w:del>
      <w:r w:rsidRPr="00850F15">
        <w:rPr>
          <w:rFonts w:ascii="Open Sans" w:eastAsia="Open Sans" w:hAnsi="Open Sans" w:cs="Open Sans"/>
          <w:spacing w:val="-3"/>
          <w:rPrChange w:id="74" w:author="Meital Waltman" w:date="2016-09-25T11:11:00Z">
            <w:rPr>
              <w:spacing w:val="-3"/>
            </w:rPr>
          </w:rPrChange>
        </w:rPr>
        <w:t>M</w:t>
      </w:r>
      <w:r w:rsidRPr="00850F15">
        <w:rPr>
          <w:rFonts w:ascii="Open Sans" w:eastAsia="Open Sans" w:hAnsi="Open Sans" w:cs="Open Sans"/>
          <w:spacing w:val="2"/>
          <w:rPrChange w:id="75" w:author="Meital Waltman" w:date="2016-09-25T11:11:00Z">
            <w:rPr>
              <w:spacing w:val="2"/>
            </w:rPr>
          </w:rPrChange>
        </w:rPr>
        <w:t>o</w:t>
      </w:r>
      <w:r w:rsidRPr="00850F15">
        <w:rPr>
          <w:rFonts w:ascii="Open Sans" w:eastAsia="Open Sans" w:hAnsi="Open Sans" w:cs="Open Sans"/>
          <w:rPrChange w:id="76" w:author="Meital Waltman" w:date="2016-09-25T11:11:00Z">
            <w:rPr/>
          </w:rPrChange>
        </w:rPr>
        <w:t>us</w:t>
      </w:r>
      <w:r w:rsidRPr="00850F15">
        <w:rPr>
          <w:rFonts w:ascii="Open Sans" w:eastAsia="Open Sans" w:hAnsi="Open Sans" w:cs="Open Sans"/>
          <w:spacing w:val="-3"/>
          <w:rPrChange w:id="77" w:author="Meital Waltman" w:date="2016-09-25T11:11:00Z">
            <w:rPr>
              <w:spacing w:val="-3"/>
            </w:rPr>
          </w:rPrChange>
        </w:rPr>
        <w:t>e</w:t>
      </w:r>
      <w:r w:rsidRPr="00850F15">
        <w:rPr>
          <w:rFonts w:ascii="Open Sans" w:eastAsia="Open Sans" w:hAnsi="Open Sans" w:cs="Open Sans"/>
          <w:spacing w:val="4"/>
          <w:rPrChange w:id="78" w:author="Meital Waltman" w:date="2016-09-25T11:11:00Z">
            <w:rPr>
              <w:spacing w:val="4"/>
            </w:rPr>
          </w:rPrChange>
        </w:rPr>
        <w:t>-</w:t>
      </w:r>
      <w:r w:rsidRPr="00850F15">
        <w:rPr>
          <w:rFonts w:ascii="Open Sans" w:eastAsia="Open Sans" w:hAnsi="Open Sans" w:cs="Open Sans"/>
          <w:spacing w:val="2"/>
          <w:rPrChange w:id="79" w:author="Meital Waltman" w:date="2016-09-25T11:11:00Z">
            <w:rPr>
              <w:spacing w:val="2"/>
            </w:rPr>
          </w:rPrChange>
        </w:rPr>
        <w:t>o</w:t>
      </w:r>
      <w:r w:rsidRPr="00850F15">
        <w:rPr>
          <w:rFonts w:ascii="Open Sans" w:eastAsia="Open Sans" w:hAnsi="Open Sans" w:cs="Open Sans"/>
          <w:spacing w:val="-5"/>
          <w:rPrChange w:id="80" w:author="Meital Waltman" w:date="2016-09-25T11:11:00Z">
            <w:rPr>
              <w:spacing w:val="-5"/>
            </w:rPr>
          </w:rPrChange>
        </w:rPr>
        <w:t>v</w:t>
      </w:r>
      <w:r w:rsidRPr="00850F15">
        <w:rPr>
          <w:rFonts w:ascii="Open Sans" w:eastAsia="Open Sans" w:hAnsi="Open Sans" w:cs="Open Sans"/>
          <w:spacing w:val="-3"/>
          <w:rPrChange w:id="81" w:author="Meital Waltman" w:date="2016-09-25T11:11:00Z">
            <w:rPr>
              <w:spacing w:val="-3"/>
            </w:rPr>
          </w:rPrChange>
        </w:rPr>
        <w:t>e</w:t>
      </w:r>
      <w:r w:rsidRPr="00850F15">
        <w:rPr>
          <w:rFonts w:ascii="Open Sans" w:eastAsia="Open Sans" w:hAnsi="Open Sans" w:cs="Open Sans"/>
          <w:rPrChange w:id="82" w:author="Meital Waltman" w:date="2016-09-25T11:11:00Z">
            <w:rPr/>
          </w:rPrChange>
        </w:rPr>
        <w:t>r</w:t>
      </w:r>
      <w:r w:rsidRPr="00850F15">
        <w:rPr>
          <w:rFonts w:ascii="Open Sans" w:eastAsia="Open Sans" w:hAnsi="Open Sans" w:cs="Open Sans"/>
          <w:spacing w:val="-2"/>
          <w:rPrChange w:id="83" w:author="Meital Waltman" w:date="2016-09-25T11:11:00Z">
            <w:rPr>
              <w:spacing w:val="-2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rPrChange w:id="84" w:author="Meital Waltman" w:date="2016-09-25T11:11:00Z">
            <w:rPr/>
          </w:rPrChange>
        </w:rPr>
        <w:t>a g</w:t>
      </w:r>
      <w:r w:rsidRPr="00850F15">
        <w:rPr>
          <w:rFonts w:ascii="Open Sans" w:eastAsia="Open Sans" w:hAnsi="Open Sans" w:cs="Open Sans"/>
          <w:spacing w:val="-2"/>
          <w:rPrChange w:id="85" w:author="Meital Waltman" w:date="2016-09-25T11:11:00Z">
            <w:rPr>
              <w:spacing w:val="-2"/>
            </w:rPr>
          </w:rPrChange>
        </w:rPr>
        <w:t>a</w:t>
      </w:r>
      <w:r w:rsidRPr="00850F15">
        <w:rPr>
          <w:rFonts w:ascii="Open Sans" w:eastAsia="Open Sans" w:hAnsi="Open Sans" w:cs="Open Sans"/>
          <w:rPrChange w:id="86" w:author="Meital Waltman" w:date="2016-09-25T11:11:00Z">
            <w:rPr/>
          </w:rPrChange>
        </w:rPr>
        <w:t>p b</w:t>
      </w:r>
      <w:r w:rsidRPr="00850F15">
        <w:rPr>
          <w:rFonts w:ascii="Open Sans" w:eastAsia="Open Sans" w:hAnsi="Open Sans" w:cs="Open Sans"/>
          <w:spacing w:val="-3"/>
          <w:rPrChange w:id="87" w:author="Meital Waltman" w:date="2016-09-25T11:11:00Z">
            <w:rPr>
              <w:spacing w:val="-3"/>
            </w:rPr>
          </w:rPrChange>
        </w:rPr>
        <w:t>et</w:t>
      </w:r>
      <w:r w:rsidRPr="00850F15">
        <w:rPr>
          <w:rFonts w:ascii="Open Sans" w:eastAsia="Open Sans" w:hAnsi="Open Sans" w:cs="Open Sans"/>
          <w:spacing w:val="-6"/>
          <w:rPrChange w:id="88" w:author="Meital Waltman" w:date="2016-09-25T11:11:00Z">
            <w:rPr>
              <w:spacing w:val="-6"/>
            </w:rPr>
          </w:rPrChange>
        </w:rPr>
        <w:t>w</w:t>
      </w:r>
      <w:r w:rsidRPr="00850F15">
        <w:rPr>
          <w:rFonts w:ascii="Open Sans" w:eastAsia="Open Sans" w:hAnsi="Open Sans" w:cs="Open Sans"/>
          <w:spacing w:val="-3"/>
          <w:rPrChange w:id="89" w:author="Meital Waltman" w:date="2016-09-25T11:11:00Z">
            <w:rPr>
              <w:spacing w:val="-3"/>
            </w:rPr>
          </w:rPrChange>
        </w:rPr>
        <w:t>ee</w:t>
      </w:r>
      <w:r w:rsidRPr="00850F15">
        <w:rPr>
          <w:rFonts w:ascii="Open Sans" w:eastAsia="Open Sans" w:hAnsi="Open Sans" w:cs="Open Sans"/>
          <w:rPrChange w:id="90" w:author="Meital Waltman" w:date="2016-09-25T11:11:00Z">
            <w:rPr/>
          </w:rPrChange>
        </w:rPr>
        <w:t>n</w:t>
      </w:r>
      <w:r w:rsidRPr="00850F15">
        <w:rPr>
          <w:rFonts w:ascii="Open Sans" w:eastAsia="Open Sans" w:hAnsi="Open Sans" w:cs="Open Sans"/>
          <w:spacing w:val="-1"/>
          <w:rPrChange w:id="91" w:author="Meital Waltman" w:date="2016-09-25T11:11:00Z">
            <w:rPr>
              <w:spacing w:val="-1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spacing w:val="-3"/>
          <w:rPrChange w:id="92" w:author="Meital Waltman" w:date="2016-09-25T11:11:00Z">
            <w:rPr>
              <w:spacing w:val="-3"/>
            </w:rPr>
          </w:rPrChange>
        </w:rPr>
        <w:t>t</w:t>
      </w:r>
      <w:r w:rsidRPr="00850F15">
        <w:rPr>
          <w:rFonts w:ascii="Open Sans" w:eastAsia="Open Sans" w:hAnsi="Open Sans" w:cs="Open Sans"/>
          <w:spacing w:val="-6"/>
          <w:rPrChange w:id="93" w:author="Meital Waltman" w:date="2016-09-25T11:11:00Z">
            <w:rPr>
              <w:spacing w:val="-6"/>
            </w:rPr>
          </w:rPrChange>
        </w:rPr>
        <w:t>w</w:t>
      </w:r>
      <w:r w:rsidRPr="00850F15">
        <w:rPr>
          <w:rFonts w:ascii="Open Sans" w:eastAsia="Open Sans" w:hAnsi="Open Sans" w:cs="Open Sans"/>
          <w:rPrChange w:id="94" w:author="Meital Waltman" w:date="2016-09-25T11:11:00Z">
            <w:rPr/>
          </w:rPrChange>
        </w:rPr>
        <w:t>o</w:t>
      </w:r>
      <w:r w:rsidRPr="00850F15">
        <w:rPr>
          <w:rFonts w:ascii="Open Sans" w:eastAsia="Open Sans" w:hAnsi="Open Sans" w:cs="Open Sans"/>
          <w:spacing w:val="3"/>
          <w:rPrChange w:id="95" w:author="Meital Waltman" w:date="2016-09-25T11:11:00Z">
            <w:rPr>
              <w:spacing w:val="3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spacing w:val="-3"/>
          <w:rPrChange w:id="96" w:author="Meital Waltman" w:date="2016-09-25T11:11:00Z">
            <w:rPr>
              <w:spacing w:val="-3"/>
            </w:rPr>
          </w:rPrChange>
        </w:rPr>
        <w:t>t</w:t>
      </w:r>
      <w:r w:rsidRPr="00850F15">
        <w:rPr>
          <w:rFonts w:ascii="Open Sans" w:eastAsia="Open Sans" w:hAnsi="Open Sans" w:cs="Open Sans"/>
          <w:rPrChange w:id="97" w:author="Meital Waltman" w:date="2016-09-25T11:11:00Z">
            <w:rPr/>
          </w:rPrChange>
        </w:rPr>
        <w:t>r</w:t>
      </w:r>
      <w:r w:rsidRPr="00850F15">
        <w:rPr>
          <w:rFonts w:ascii="Open Sans" w:eastAsia="Open Sans" w:hAnsi="Open Sans" w:cs="Open Sans"/>
          <w:spacing w:val="5"/>
          <w:rPrChange w:id="98" w:author="Meital Waltman" w:date="2016-09-25T11:11:00Z">
            <w:rPr>
              <w:spacing w:val="5"/>
            </w:rPr>
          </w:rPrChange>
        </w:rPr>
        <w:t>i</w:t>
      </w:r>
      <w:r w:rsidRPr="00850F15">
        <w:rPr>
          <w:rFonts w:ascii="Open Sans" w:eastAsia="Open Sans" w:hAnsi="Open Sans" w:cs="Open Sans"/>
          <w:rPrChange w:id="99" w:author="Meital Waltman" w:date="2016-09-25T11:11:00Z">
            <w:rPr/>
          </w:rPrChange>
        </w:rPr>
        <w:t>ps</w:t>
      </w:r>
      <w:r w:rsidRPr="00850F15">
        <w:rPr>
          <w:rFonts w:ascii="Open Sans" w:eastAsia="Open Sans" w:hAnsi="Open Sans" w:cs="Open Sans"/>
          <w:spacing w:val="1"/>
          <w:rPrChange w:id="100" w:author="Meital Waltman" w:date="2016-09-25T11:11:00Z">
            <w:rPr>
              <w:spacing w:val="1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spacing w:val="-2"/>
          <w:rPrChange w:id="101" w:author="Meital Waltman" w:date="2016-09-25T11:11:00Z">
            <w:rPr>
              <w:spacing w:val="-2"/>
            </w:rPr>
          </w:rPrChange>
        </w:rPr>
        <w:t>a</w:t>
      </w:r>
      <w:r w:rsidRPr="00850F15">
        <w:rPr>
          <w:rFonts w:ascii="Open Sans" w:eastAsia="Open Sans" w:hAnsi="Open Sans" w:cs="Open Sans"/>
          <w:rPrChange w:id="102" w:author="Meital Waltman" w:date="2016-09-25T11:11:00Z">
            <w:rPr/>
          </w:rPrChange>
        </w:rPr>
        <w:t>nd c</w:t>
      </w:r>
      <w:r w:rsidRPr="00850F15">
        <w:rPr>
          <w:rFonts w:ascii="Open Sans" w:eastAsia="Open Sans" w:hAnsi="Open Sans" w:cs="Open Sans"/>
          <w:spacing w:val="5"/>
          <w:rPrChange w:id="103" w:author="Meital Waltman" w:date="2016-09-25T11:11:00Z">
            <w:rPr>
              <w:spacing w:val="5"/>
            </w:rPr>
          </w:rPrChange>
        </w:rPr>
        <w:t>li</w:t>
      </w:r>
      <w:r w:rsidRPr="00850F15">
        <w:rPr>
          <w:rFonts w:ascii="Open Sans" w:eastAsia="Open Sans" w:hAnsi="Open Sans" w:cs="Open Sans"/>
          <w:rPrChange w:id="104" w:author="Meital Waltman" w:date="2016-09-25T11:11:00Z">
            <w:rPr/>
          </w:rPrChange>
        </w:rPr>
        <w:t>ck</w:t>
      </w:r>
      <w:r w:rsidRPr="00850F15">
        <w:rPr>
          <w:rFonts w:ascii="Open Sans" w:eastAsia="Open Sans" w:hAnsi="Open Sans" w:cs="Open Sans"/>
          <w:spacing w:val="5"/>
          <w:rPrChange w:id="105" w:author="Meital Waltman" w:date="2016-09-25T11:11:00Z">
            <w:rPr>
              <w:spacing w:val="5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spacing w:val="-2"/>
          <w:rPrChange w:id="106" w:author="Meital Waltman" w:date="2016-09-25T11:11:00Z">
            <w:rPr>
              <w:spacing w:val="-2"/>
            </w:rPr>
          </w:rPrChange>
        </w:rPr>
        <w:t>a</w:t>
      </w:r>
      <w:r w:rsidRPr="00850F15">
        <w:rPr>
          <w:rFonts w:ascii="Open Sans" w:eastAsia="Open Sans" w:hAnsi="Open Sans" w:cs="Open Sans"/>
          <w:rPrChange w:id="107" w:author="Meital Waltman" w:date="2016-09-25T11:11:00Z">
            <w:rPr/>
          </w:rPrChange>
        </w:rPr>
        <w:t>s</w:t>
      </w:r>
      <w:r w:rsidRPr="00850F15">
        <w:rPr>
          <w:rFonts w:ascii="Open Sans" w:eastAsia="Open Sans" w:hAnsi="Open Sans" w:cs="Open Sans"/>
          <w:spacing w:val="3"/>
          <w:rPrChange w:id="108" w:author="Meital Waltman" w:date="2016-09-25T11:11:00Z">
            <w:rPr>
              <w:spacing w:val="3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spacing w:val="5"/>
          <w:rPrChange w:id="109" w:author="Meital Waltman" w:date="2016-09-25T11:11:00Z">
            <w:rPr>
              <w:spacing w:val="5"/>
            </w:rPr>
          </w:rPrChange>
        </w:rPr>
        <w:t>i</w:t>
      </w:r>
      <w:r w:rsidRPr="00850F15">
        <w:rPr>
          <w:rFonts w:ascii="Open Sans" w:eastAsia="Open Sans" w:hAnsi="Open Sans" w:cs="Open Sans"/>
          <w:rPrChange w:id="110" w:author="Meital Waltman" w:date="2016-09-25T11:11:00Z">
            <w:rPr/>
          </w:rPrChange>
        </w:rPr>
        <w:t>n</w:t>
      </w:r>
      <w:r w:rsidRPr="00850F15">
        <w:rPr>
          <w:rFonts w:ascii="Open Sans" w:eastAsia="Open Sans" w:hAnsi="Open Sans" w:cs="Open Sans"/>
          <w:spacing w:val="1"/>
          <w:rPrChange w:id="111" w:author="Meital Waltman" w:date="2016-09-25T11:11:00Z">
            <w:rPr>
              <w:spacing w:val="1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b/>
          <w:bCs/>
          <w:color w:val="191970"/>
          <w:spacing w:val="-1"/>
          <w:rPrChange w:id="112" w:author="Meital Waltman" w:date="2016-09-25T11:11:00Z">
            <w:rPr>
              <w:b/>
              <w:bCs/>
              <w:color w:val="191970"/>
              <w:spacing w:val="-1"/>
            </w:rPr>
          </w:rPrChange>
        </w:rPr>
        <w:t>F</w:t>
      </w:r>
      <w:r w:rsidRPr="00850F15">
        <w:rPr>
          <w:rFonts w:ascii="Open Sans" w:eastAsia="Open Sans" w:hAnsi="Open Sans" w:cs="Open Sans"/>
          <w:b/>
          <w:bCs/>
          <w:color w:val="191970"/>
          <w:spacing w:val="-7"/>
          <w:rPrChange w:id="113" w:author="Meital Waltman" w:date="2016-09-25T11:11:00Z">
            <w:rPr>
              <w:b/>
              <w:bCs/>
              <w:color w:val="191970"/>
              <w:spacing w:val="-7"/>
            </w:rPr>
          </w:rPrChange>
        </w:rPr>
        <w:t>i</w:t>
      </w:r>
      <w:r w:rsidRPr="00850F15">
        <w:rPr>
          <w:rFonts w:ascii="Open Sans" w:eastAsia="Open Sans" w:hAnsi="Open Sans" w:cs="Open Sans"/>
          <w:b/>
          <w:bCs/>
          <w:color w:val="191970"/>
          <w:spacing w:val="-4"/>
          <w:rPrChange w:id="114" w:author="Meital Waltman" w:date="2016-09-25T11:11:00Z">
            <w:rPr>
              <w:b/>
              <w:bCs/>
              <w:color w:val="191970"/>
              <w:spacing w:val="-4"/>
            </w:rPr>
          </w:rPrChange>
        </w:rPr>
        <w:t>g</w:t>
      </w:r>
      <w:r w:rsidRPr="00850F15">
        <w:rPr>
          <w:rFonts w:ascii="Open Sans" w:eastAsia="Open Sans" w:hAnsi="Open Sans" w:cs="Open Sans"/>
          <w:b/>
          <w:bCs/>
          <w:color w:val="191970"/>
          <w:spacing w:val="5"/>
          <w:rPrChange w:id="115" w:author="Meital Waltman" w:date="2016-09-25T11:11:00Z">
            <w:rPr>
              <w:b/>
              <w:bCs/>
              <w:color w:val="191970"/>
              <w:spacing w:val="5"/>
            </w:rPr>
          </w:rPrChange>
        </w:rPr>
        <w:t>ur</w:t>
      </w:r>
      <w:r w:rsidRPr="00850F15">
        <w:rPr>
          <w:rFonts w:ascii="Open Sans" w:eastAsia="Open Sans" w:hAnsi="Open Sans" w:cs="Open Sans"/>
          <w:b/>
          <w:bCs/>
          <w:color w:val="191970"/>
          <w:rPrChange w:id="116" w:author="Meital Waltman" w:date="2016-09-25T11:11:00Z">
            <w:rPr>
              <w:b/>
              <w:bCs/>
              <w:color w:val="191970"/>
            </w:rPr>
          </w:rPrChange>
        </w:rPr>
        <w:t>e</w:t>
      </w:r>
      <w:r w:rsidRPr="00850F15">
        <w:rPr>
          <w:rFonts w:ascii="Open Sans" w:eastAsia="Open Sans" w:hAnsi="Open Sans" w:cs="Open Sans"/>
          <w:b/>
          <w:bCs/>
          <w:color w:val="191970"/>
          <w:spacing w:val="4"/>
          <w:rPrChange w:id="117" w:author="Meital Waltman" w:date="2016-09-25T11:11:00Z">
            <w:rPr>
              <w:b/>
              <w:bCs/>
              <w:color w:val="191970"/>
              <w:spacing w:val="4"/>
            </w:rPr>
          </w:rPrChange>
        </w:rPr>
        <w:t xml:space="preserve"> </w:t>
      </w:r>
      <w:r w:rsidRPr="00850F15">
        <w:rPr>
          <w:rFonts w:ascii="Open Sans" w:eastAsia="Open Sans" w:hAnsi="Open Sans" w:cs="Open Sans"/>
          <w:b/>
          <w:bCs/>
          <w:color w:val="191970"/>
          <w:spacing w:val="-5"/>
          <w:rPrChange w:id="118" w:author="Meital Waltman" w:date="2016-09-25T11:11:00Z">
            <w:rPr>
              <w:b/>
              <w:bCs/>
              <w:color w:val="191970"/>
              <w:spacing w:val="-5"/>
            </w:rPr>
          </w:rPrChange>
        </w:rPr>
        <w:t>9</w:t>
      </w:r>
      <w:r w:rsidRPr="00850F15">
        <w:rPr>
          <w:rFonts w:ascii="Open Sans" w:eastAsia="Open Sans" w:hAnsi="Open Sans" w:cs="Open Sans"/>
          <w:b/>
          <w:bCs/>
          <w:color w:val="191970"/>
          <w:spacing w:val="4"/>
          <w:rPrChange w:id="119" w:author="Meital Waltman" w:date="2016-09-25T11:11:00Z">
            <w:rPr>
              <w:b/>
              <w:bCs/>
              <w:color w:val="191970"/>
              <w:spacing w:val="4"/>
            </w:rPr>
          </w:rPrChange>
        </w:rPr>
        <w:t>-</w:t>
      </w:r>
      <w:r w:rsidRPr="00850F15">
        <w:rPr>
          <w:rFonts w:ascii="Open Sans" w:eastAsia="Open Sans" w:hAnsi="Open Sans" w:cs="Open Sans"/>
          <w:b/>
          <w:bCs/>
          <w:color w:val="191970"/>
          <w:rPrChange w:id="120" w:author="Meital Waltman" w:date="2016-09-25T11:11:00Z">
            <w:rPr>
              <w:b/>
              <w:bCs/>
              <w:color w:val="191970"/>
            </w:rPr>
          </w:rPrChange>
        </w:rPr>
        <w:t>5</w:t>
      </w:r>
    </w:p>
    <w:p w14:paraId="22A689B6" w14:textId="529B7AA1" w:rsidR="00850F15" w:rsidRPr="00850F15" w:rsidRDefault="00850F15" w:rsidP="00850F15">
      <w:pPr>
        <w:pStyle w:val="ListParagraph"/>
        <w:numPr>
          <w:ilvl w:val="0"/>
          <w:numId w:val="1"/>
        </w:numPr>
        <w:spacing w:after="0" w:line="240" w:lineRule="auto"/>
        <w:ind w:right="-20"/>
        <w:rPr>
          <w:rFonts w:ascii="Open Sans" w:eastAsia="Open Sans" w:hAnsi="Open Sans" w:cs="Open Sans"/>
          <w:rPrChange w:id="121" w:author="Meital Waltman" w:date="2016-09-25T11:11:00Z">
            <w:rPr/>
          </w:rPrChange>
        </w:rPr>
        <w:pPrChange w:id="122" w:author="Meital Waltman" w:date="2016-09-25T11:11:00Z">
          <w:pPr>
            <w:spacing w:after="0" w:line="240" w:lineRule="auto"/>
            <w:ind w:left="445" w:right="-20"/>
          </w:pPr>
        </w:pPrChange>
      </w:pPr>
      <w:ins w:id="123" w:author="Meital Waltman" w:date="2016-09-25T11:11:00Z">
        <w:r>
          <w:rPr>
            <w:rFonts w:ascii="Open Sans" w:eastAsia="Open Sans" w:hAnsi="Open Sans" w:cs="Open Sans"/>
            <w:spacing w:val="-6"/>
          </w:rPr>
          <w:t>Choose “New” under Type</w:t>
        </w:r>
      </w:ins>
    </w:p>
    <w:p w14:paraId="394ACC86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0594F0AC" w14:textId="77777777" w:rsidR="00C70597" w:rsidRDefault="0056057F">
      <w:pPr>
        <w:spacing w:after="0" w:line="240" w:lineRule="auto"/>
        <w:ind w:left="715" w:right="85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nd 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w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3DE1AE9B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5F44C06" w14:textId="1E14522B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1347C340" wp14:editId="559707D5">
            <wp:extent cx="3162300" cy="24110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423E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429B29FA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-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</w:p>
    <w:p w14:paraId="55A63369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5</w:t>
      </w:r>
    </w:p>
    <w:p w14:paraId="640F29F2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4C90AD9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4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d:</w:t>
      </w:r>
    </w:p>
    <w:p w14:paraId="1FB1E9D2" w14:textId="77777777" w:rsidR="00C70597" w:rsidRDefault="00C70597">
      <w:pPr>
        <w:spacing w:after="0"/>
        <w:sectPr w:rsidR="00C70597">
          <w:footerReference w:type="default" r:id="rId79"/>
          <w:pgSz w:w="11920" w:h="16840"/>
          <w:pgMar w:top="1560" w:right="960" w:bottom="280" w:left="1280" w:header="0" w:footer="0" w:gutter="0"/>
          <w:cols w:space="720"/>
        </w:sectPr>
      </w:pPr>
    </w:p>
    <w:p w14:paraId="0763DF9B" w14:textId="16F27052" w:rsidR="00C70597" w:rsidRDefault="00FF2F4E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4913" behindDoc="1" locked="0" layoutInCell="1" allowOverlap="1" wp14:anchorId="431A2D1D" wp14:editId="553615E2">
                <wp:simplePos x="0" y="0"/>
                <wp:positionH relativeFrom="page">
                  <wp:posOffset>881380</wp:posOffset>
                </wp:positionH>
                <wp:positionV relativeFrom="page">
                  <wp:posOffset>6548120</wp:posOffset>
                </wp:positionV>
                <wp:extent cx="5791200" cy="800100"/>
                <wp:effectExtent l="0" t="4445" r="0" b="0"/>
                <wp:wrapNone/>
                <wp:docPr id="113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10313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1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0320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5" name="Group 62"/>
                        <wpg:cNvGrpSpPr>
                          <a:grpSpLocks/>
                        </wpg:cNvGrpSpPr>
                        <wpg:grpSpPr bwMode="auto">
                          <a:xfrm>
                            <a:off x="1395" y="10320"/>
                            <a:ext cx="9082" cy="1245"/>
                            <a:chOff x="1395" y="10320"/>
                            <a:chExt cx="9082" cy="1245"/>
                          </a:xfrm>
                        </wpg:grpSpPr>
                        <wps:wsp>
                          <wps:cNvPr id="116" name="Freeform 63"/>
                          <wps:cNvSpPr>
                            <a:spLocks/>
                          </wps:cNvSpPr>
                          <wps:spPr bwMode="auto">
                            <a:xfrm>
                              <a:off x="1395" y="10320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10320 10320"/>
                                <a:gd name="T3" fmla="*/ 10320 h 1245"/>
                                <a:gd name="T4" fmla="+- 0 1477 1395"/>
                                <a:gd name="T5" fmla="*/ T4 w 9082"/>
                                <a:gd name="T6" fmla="+- 0 10320 10320"/>
                                <a:gd name="T7" fmla="*/ 10320 h 1245"/>
                                <a:gd name="T8" fmla="+- 0 1419 1395"/>
                                <a:gd name="T9" fmla="*/ T8 w 9082"/>
                                <a:gd name="T10" fmla="+- 0 10349 10320"/>
                                <a:gd name="T11" fmla="*/ 10349 h 1245"/>
                                <a:gd name="T12" fmla="+- 0 1395 1395"/>
                                <a:gd name="T13" fmla="*/ T12 w 9082"/>
                                <a:gd name="T14" fmla="+- 0 10410 10320"/>
                                <a:gd name="T15" fmla="*/ 10410 h 1245"/>
                                <a:gd name="T16" fmla="+- 0 1395 1395"/>
                                <a:gd name="T17" fmla="*/ T16 w 9082"/>
                                <a:gd name="T18" fmla="+- 0 11483 10320"/>
                                <a:gd name="T19" fmla="*/ 11483 h 1245"/>
                                <a:gd name="T20" fmla="+- 0 1424 1395"/>
                                <a:gd name="T21" fmla="*/ T20 w 9082"/>
                                <a:gd name="T22" fmla="+- 0 11541 10320"/>
                                <a:gd name="T23" fmla="*/ 11541 h 1245"/>
                                <a:gd name="T24" fmla="+- 0 1485 1395"/>
                                <a:gd name="T25" fmla="*/ T24 w 9082"/>
                                <a:gd name="T26" fmla="+- 0 11565 10320"/>
                                <a:gd name="T27" fmla="*/ 11565 h 1245"/>
                                <a:gd name="T28" fmla="+- 0 10418 1395"/>
                                <a:gd name="T29" fmla="*/ T28 w 9082"/>
                                <a:gd name="T30" fmla="+- 0 11565 10320"/>
                                <a:gd name="T31" fmla="*/ 11565 h 1245"/>
                                <a:gd name="T32" fmla="+- 0 10440 1395"/>
                                <a:gd name="T33" fmla="*/ T32 w 9082"/>
                                <a:gd name="T34" fmla="+- 0 11560 10320"/>
                                <a:gd name="T35" fmla="*/ 11560 h 1245"/>
                                <a:gd name="T36" fmla="+- 0 10460 1395"/>
                                <a:gd name="T37" fmla="*/ T36 w 9082"/>
                                <a:gd name="T38" fmla="+- 0 11550 10320"/>
                                <a:gd name="T39" fmla="*/ 11550 h 1245"/>
                                <a:gd name="T40" fmla="+- 0 10476 1395"/>
                                <a:gd name="T41" fmla="*/ T40 w 9082"/>
                                <a:gd name="T42" fmla="+- 0 11536 10320"/>
                                <a:gd name="T43" fmla="*/ 11536 h 1245"/>
                                <a:gd name="T44" fmla="+- 0 10477 1395"/>
                                <a:gd name="T45" fmla="*/ T44 w 9082"/>
                                <a:gd name="T46" fmla="+- 0 11535 10320"/>
                                <a:gd name="T47" fmla="*/ 11535 h 1245"/>
                                <a:gd name="T48" fmla="+- 0 1479 1395"/>
                                <a:gd name="T49" fmla="*/ T48 w 9082"/>
                                <a:gd name="T50" fmla="+- 0 11535 10320"/>
                                <a:gd name="T51" fmla="*/ 11535 h 1245"/>
                                <a:gd name="T52" fmla="+- 0 1458 1395"/>
                                <a:gd name="T53" fmla="*/ T52 w 9082"/>
                                <a:gd name="T54" fmla="+- 0 11529 10320"/>
                                <a:gd name="T55" fmla="*/ 11529 h 1245"/>
                                <a:gd name="T56" fmla="+- 0 1441 1395"/>
                                <a:gd name="T57" fmla="*/ T56 w 9082"/>
                                <a:gd name="T58" fmla="+- 0 11516 10320"/>
                                <a:gd name="T59" fmla="*/ 11516 h 1245"/>
                                <a:gd name="T60" fmla="+- 0 1429 1395"/>
                                <a:gd name="T61" fmla="*/ T60 w 9082"/>
                                <a:gd name="T62" fmla="+- 0 11497 10320"/>
                                <a:gd name="T63" fmla="*/ 11497 h 1245"/>
                                <a:gd name="T64" fmla="+- 0 1425 1395"/>
                                <a:gd name="T65" fmla="*/ T64 w 9082"/>
                                <a:gd name="T66" fmla="+- 0 11475 10320"/>
                                <a:gd name="T67" fmla="*/ 11475 h 1245"/>
                                <a:gd name="T68" fmla="+- 0 1425 1395"/>
                                <a:gd name="T69" fmla="*/ T68 w 9082"/>
                                <a:gd name="T70" fmla="+- 0 10404 10320"/>
                                <a:gd name="T71" fmla="*/ 10404 h 1245"/>
                                <a:gd name="T72" fmla="+- 0 1431 1395"/>
                                <a:gd name="T73" fmla="*/ T72 w 9082"/>
                                <a:gd name="T74" fmla="+- 0 10383 10320"/>
                                <a:gd name="T75" fmla="*/ 10383 h 1245"/>
                                <a:gd name="T76" fmla="+- 0 1444 1395"/>
                                <a:gd name="T77" fmla="*/ T76 w 9082"/>
                                <a:gd name="T78" fmla="+- 0 10366 10320"/>
                                <a:gd name="T79" fmla="*/ 10366 h 1245"/>
                                <a:gd name="T80" fmla="+- 0 1463 1395"/>
                                <a:gd name="T81" fmla="*/ T80 w 9082"/>
                                <a:gd name="T82" fmla="+- 0 10354 10320"/>
                                <a:gd name="T83" fmla="*/ 10354 h 1245"/>
                                <a:gd name="T84" fmla="+- 0 1485 1395"/>
                                <a:gd name="T85" fmla="*/ T84 w 9082"/>
                                <a:gd name="T86" fmla="+- 0 10350 10320"/>
                                <a:gd name="T87" fmla="*/ 10350 h 1245"/>
                                <a:gd name="T88" fmla="+- 0 10476 1395"/>
                                <a:gd name="T89" fmla="*/ T88 w 9082"/>
                                <a:gd name="T90" fmla="+- 0 10350 10320"/>
                                <a:gd name="T91" fmla="*/ 10350 h 1245"/>
                                <a:gd name="T92" fmla="+- 0 10471 1395"/>
                                <a:gd name="T93" fmla="*/ T92 w 9082"/>
                                <a:gd name="T94" fmla="+- 0 10344 10320"/>
                                <a:gd name="T95" fmla="*/ 10344 h 1245"/>
                                <a:gd name="T96" fmla="+- 0 10453 1395"/>
                                <a:gd name="T97" fmla="*/ T96 w 9082"/>
                                <a:gd name="T98" fmla="+- 0 10331 10320"/>
                                <a:gd name="T99" fmla="*/ 10331 h 1245"/>
                                <a:gd name="T100" fmla="+- 0 10433 1395"/>
                                <a:gd name="T101" fmla="*/ T100 w 9082"/>
                                <a:gd name="T102" fmla="+- 0 10323 10320"/>
                                <a:gd name="T103" fmla="*/ 10323 h 1245"/>
                                <a:gd name="T104" fmla="+- 0 10410 1395"/>
                                <a:gd name="T105" fmla="*/ T104 w 9082"/>
                                <a:gd name="T106" fmla="+- 0 10320 10320"/>
                                <a:gd name="T107" fmla="*/ 10320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5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9"/>
                                  </a:lnTo>
                                  <a:lnTo>
                                    <a:pt x="46" y="1196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60"/>
                        <wpg:cNvGrpSpPr>
                          <a:grpSpLocks/>
                        </wpg:cNvGrpSpPr>
                        <wpg:grpSpPr bwMode="auto">
                          <a:xfrm>
                            <a:off x="1485" y="10350"/>
                            <a:ext cx="9015" cy="1185"/>
                            <a:chOff x="1485" y="10350"/>
                            <a:chExt cx="9015" cy="1185"/>
                          </a:xfrm>
                        </wpg:grpSpPr>
                        <wps:wsp>
                          <wps:cNvPr id="118" name="Freeform 61"/>
                          <wps:cNvSpPr>
                            <a:spLocks/>
                          </wps:cNvSpPr>
                          <wps:spPr bwMode="auto">
                            <a:xfrm>
                              <a:off x="1485" y="10350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10350 10350"/>
                                <a:gd name="T3" fmla="*/ 10350 h 1185"/>
                                <a:gd name="T4" fmla="+- 0 1485 1485"/>
                                <a:gd name="T5" fmla="*/ T4 w 9015"/>
                                <a:gd name="T6" fmla="+- 0 10350 10350"/>
                                <a:gd name="T7" fmla="*/ 10350 h 1185"/>
                                <a:gd name="T8" fmla="+- 0 10416 1485"/>
                                <a:gd name="T9" fmla="*/ T8 w 9015"/>
                                <a:gd name="T10" fmla="+- 0 10350 10350"/>
                                <a:gd name="T11" fmla="*/ 10350 h 1185"/>
                                <a:gd name="T12" fmla="+- 0 10437 1485"/>
                                <a:gd name="T13" fmla="*/ T12 w 9015"/>
                                <a:gd name="T14" fmla="+- 0 10356 10350"/>
                                <a:gd name="T15" fmla="*/ 10356 h 1185"/>
                                <a:gd name="T16" fmla="+- 0 10454 1485"/>
                                <a:gd name="T17" fmla="*/ T16 w 9015"/>
                                <a:gd name="T18" fmla="+- 0 10369 10350"/>
                                <a:gd name="T19" fmla="*/ 10369 h 1185"/>
                                <a:gd name="T20" fmla="+- 0 10466 1485"/>
                                <a:gd name="T21" fmla="*/ T20 w 9015"/>
                                <a:gd name="T22" fmla="+- 0 10388 10350"/>
                                <a:gd name="T23" fmla="*/ 10388 h 1185"/>
                                <a:gd name="T24" fmla="+- 0 10470 1485"/>
                                <a:gd name="T25" fmla="*/ T24 w 9015"/>
                                <a:gd name="T26" fmla="+- 0 10410 10350"/>
                                <a:gd name="T27" fmla="*/ 10410 h 1185"/>
                                <a:gd name="T28" fmla="+- 0 10470 1485"/>
                                <a:gd name="T29" fmla="*/ T28 w 9015"/>
                                <a:gd name="T30" fmla="+- 0 11481 10350"/>
                                <a:gd name="T31" fmla="*/ 11481 h 1185"/>
                                <a:gd name="T32" fmla="+- 0 10464 1485"/>
                                <a:gd name="T33" fmla="*/ T32 w 9015"/>
                                <a:gd name="T34" fmla="+- 0 11502 10350"/>
                                <a:gd name="T35" fmla="*/ 11502 h 1185"/>
                                <a:gd name="T36" fmla="+- 0 10451 1485"/>
                                <a:gd name="T37" fmla="*/ T36 w 9015"/>
                                <a:gd name="T38" fmla="+- 0 11519 10350"/>
                                <a:gd name="T39" fmla="*/ 11519 h 1185"/>
                                <a:gd name="T40" fmla="+- 0 10432 1485"/>
                                <a:gd name="T41" fmla="*/ T40 w 9015"/>
                                <a:gd name="T42" fmla="+- 0 11531 10350"/>
                                <a:gd name="T43" fmla="*/ 11531 h 1185"/>
                                <a:gd name="T44" fmla="+- 0 10410 1485"/>
                                <a:gd name="T45" fmla="*/ T44 w 9015"/>
                                <a:gd name="T46" fmla="+- 0 11535 10350"/>
                                <a:gd name="T47" fmla="*/ 11535 h 1185"/>
                                <a:gd name="T48" fmla="+- 0 10477 1485"/>
                                <a:gd name="T49" fmla="*/ T48 w 9015"/>
                                <a:gd name="T50" fmla="+- 0 11535 10350"/>
                                <a:gd name="T51" fmla="*/ 11535 h 1185"/>
                                <a:gd name="T52" fmla="+- 0 10489 1485"/>
                                <a:gd name="T53" fmla="*/ T52 w 9015"/>
                                <a:gd name="T54" fmla="+- 0 11518 10350"/>
                                <a:gd name="T55" fmla="*/ 11518 h 1185"/>
                                <a:gd name="T56" fmla="+- 0 10497 1485"/>
                                <a:gd name="T57" fmla="*/ T56 w 9015"/>
                                <a:gd name="T58" fmla="+- 0 11498 10350"/>
                                <a:gd name="T59" fmla="*/ 11498 h 1185"/>
                                <a:gd name="T60" fmla="+- 0 10500 1485"/>
                                <a:gd name="T61" fmla="*/ T60 w 9015"/>
                                <a:gd name="T62" fmla="+- 0 11475 10350"/>
                                <a:gd name="T63" fmla="*/ 11475 h 1185"/>
                                <a:gd name="T64" fmla="+- 0 10500 1485"/>
                                <a:gd name="T65" fmla="*/ T64 w 9015"/>
                                <a:gd name="T66" fmla="+- 0 10402 10350"/>
                                <a:gd name="T67" fmla="*/ 10402 h 1185"/>
                                <a:gd name="T68" fmla="+- 0 10495 1485"/>
                                <a:gd name="T69" fmla="*/ T68 w 9015"/>
                                <a:gd name="T70" fmla="+- 0 10380 10350"/>
                                <a:gd name="T71" fmla="*/ 10380 h 1185"/>
                                <a:gd name="T72" fmla="+- 0 10485 1485"/>
                                <a:gd name="T73" fmla="*/ T72 w 9015"/>
                                <a:gd name="T74" fmla="+- 0 10360 10350"/>
                                <a:gd name="T75" fmla="*/ 10360 h 1185"/>
                                <a:gd name="T76" fmla="+- 0 10476 1485"/>
                                <a:gd name="T77" fmla="*/ T76 w 9015"/>
                                <a:gd name="T78" fmla="+- 0 10350 10350"/>
                                <a:gd name="T79" fmla="*/ 10350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1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8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D6EE1" id="Group 59" o:spid="_x0000_s1026" style="position:absolute;margin-left:69.4pt;margin-top:515.6pt;width:456pt;height:63pt;z-index:-1567;mso-position-horizontal-relative:page;mso-position-vertical-relative:page" coordorigin="1388,10313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">
                <v:shape id="Picture 64" o:spid="_x0000_s1027" type="#_x0000_t75" style="position:absolute;left:1395;top:10320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">
                  <v:imagedata r:id="rId20" o:title=""/>
                </v:shape>
                <v:group id="Group 62" o:spid="_x0000_s1028" style="position:absolute;left:1395;top:10320;width:9082;height:1245" coordorigin="1395,10320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shape id="Freeform 63" o:spid="_x0000_s1029" style="position:absolute;left:1395;top:10320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" path="m9015,l82,,24,29,,90,,1163r29,58l90,1245r8933,l9045,1240r20,-10l9081,1216r1,-1l84,1215r-21,-6l46,1196,34,1177r-4,-22l30,84,36,63,49,46,68,34,90,30r8991,l9076,24,9058,11,9038,3,9015,e" fillcolor="#1ab654" stroked="f">
                    <v:path arrowok="t" o:connecttype="custom" o:connectlocs="9015,10320;82,10320;24,10349;0,10410;0,11483;29,11541;90,11565;9023,11565;9045,11560;9065,11550;9081,11536;9082,11535;84,11535;63,11529;46,11516;34,11497;30,11475;30,10404;36,10383;49,10366;68,10354;90,10350;9081,10350;9076,10344;9058,10331;9038,10323;9015,10320" o:connectangles="0,0,0,0,0,0,0,0,0,0,0,0,0,0,0,0,0,0,0,0,0,0,0,0,0,0,0"/>
                  </v:shape>
                </v:group>
                <v:group id="Group 60" o:spid="_x0000_s1030" style="position:absolute;left:1485;top:10350;width:9015;height:1185" coordorigin="1485,10350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shape id="Freeform 61" o:spid="_x0000_s1031" style="position:absolute;left:1485;top:10350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" path="m8991,l,,8931,r21,6l8969,19r12,19l8985,60r,1071l8979,1152r-13,17l8947,1181r-22,4l8992,1185r12,-17l9012,1148r3,-23l9015,52r-5,-22l9000,10,8991,e" fillcolor="#1ab654" stroked="f">
                    <v:path arrowok="t" o:connecttype="custom" o:connectlocs="8991,10350;0,10350;8931,10350;8952,10356;8969,10369;8981,10388;8985,10410;8985,11481;8979,11502;8966,11519;8947,11531;8925,11535;8992,11535;9004,11518;9012,11498;9015,11475;9015,10402;9010,10380;9000,10360;8991,10350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1D85E745" w14:textId="1D298DD0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E419A95" wp14:editId="3FFE6305">
            <wp:extent cx="3113405" cy="21990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111E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44CB7793" w14:textId="0E31FA6D" w:rsidR="00C70597" w:rsidRDefault="0056057F">
      <w:pPr>
        <w:spacing w:after="0" w:line="297" w:lineRule="exact"/>
        <w:ind w:left="105" w:right="-20"/>
        <w:rPr>
          <w:ins w:id="124" w:author="Meital Waltman" w:date="2016-09-25T11:27:00Z"/>
          <w:rFonts w:ascii="Open Sans" w:eastAsia="Open Sans" w:hAnsi="Open Sans" w:cs="Open Sans"/>
          <w:position w:val="1"/>
        </w:rPr>
      </w:pPr>
      <w:r>
        <w:rPr>
          <w:rFonts w:ascii="Open Sans" w:eastAsia="Open Sans" w:hAnsi="Open Sans" w:cs="Open Sans"/>
          <w:spacing w:val="-6"/>
          <w:position w:val="1"/>
        </w:rPr>
        <w:t>5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p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ll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ns:</w:t>
      </w:r>
    </w:p>
    <w:p w14:paraId="4081FC1E" w14:textId="0A1BE823" w:rsidR="00E81CC5" w:rsidDel="00E81CC5" w:rsidRDefault="00E81CC5">
      <w:pPr>
        <w:spacing w:after="0" w:line="297" w:lineRule="exact"/>
        <w:ind w:left="105" w:right="-20"/>
        <w:rPr>
          <w:del w:id="125" w:author="Meital Waltman" w:date="2016-09-25T11:28:00Z"/>
          <w:rFonts w:ascii="Open Sans" w:eastAsia="Open Sans" w:hAnsi="Open Sans" w:cs="Open Sans"/>
        </w:rPr>
      </w:pPr>
    </w:p>
    <w:p w14:paraId="4CB72DC6" w14:textId="6BA52DFA" w:rsidR="00C70597" w:rsidDel="00E81CC5" w:rsidRDefault="00C70597">
      <w:pPr>
        <w:spacing w:before="2" w:after="0" w:line="130" w:lineRule="exact"/>
        <w:rPr>
          <w:del w:id="126" w:author="Meital Waltman" w:date="2016-09-25T11:28:00Z"/>
          <w:sz w:val="13"/>
          <w:szCs w:val="13"/>
        </w:rPr>
      </w:pPr>
    </w:p>
    <w:p w14:paraId="2A63E9EF" w14:textId="3AE1B08E" w:rsidR="00C70597" w:rsidRDefault="00E81CC5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ins w:id="127" w:author="Meital Waltman" w:date="2016-09-25T11:28:00Z">
        <w:r>
          <w:rPr>
            <w:noProof/>
            <w:lang w:bidi="he-IL"/>
          </w:rPr>
          <w:drawing>
            <wp:inline distT="0" distB="0" distL="0" distR="0" wp14:anchorId="278E9A0D" wp14:editId="73369556">
              <wp:extent cx="2903967" cy="1940378"/>
              <wp:effectExtent l="0" t="0" r="0" b="3175"/>
              <wp:docPr id="174" name="Picture 1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10826" cy="19449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28"/>
      <w:del w:id="129" w:author="Meital Waltman" w:date="2016-09-25T11:28:00Z">
        <w:r w:rsidR="00FF2F4E" w:rsidDel="00E81CC5">
          <w:rPr>
            <w:noProof/>
            <w:lang w:bidi="he-IL"/>
          </w:rPr>
          <w:drawing>
            <wp:inline distT="0" distB="0" distL="0" distR="0" wp14:anchorId="15D4394C" wp14:editId="7F3EFE3D">
              <wp:extent cx="3134995" cy="2721610"/>
              <wp:effectExtent l="0" t="0" r="0" b="0"/>
              <wp:docPr id="55" name="Picture 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/>
                      <pic:cNvPicPr>
                        <a:picLocks noChangeAspect="1" noChangeArrowheads="1"/>
                      </pic:cNvPicPr>
                    </pic:nvPicPr>
                    <pic:blipFill>
                      <a:blip r:embed="rId8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134995" cy="272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commentRangeEnd w:id="128"/>
      <w:r w:rsidR="006A28B7">
        <w:rPr>
          <w:rStyle w:val="CommentReference"/>
        </w:rPr>
        <w:commentReference w:id="128"/>
      </w:r>
    </w:p>
    <w:p w14:paraId="561249F8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6AC8843" w14:textId="77777777" w:rsidR="00C70597" w:rsidRDefault="00C70597">
      <w:pPr>
        <w:spacing w:before="8" w:after="0" w:line="200" w:lineRule="exact"/>
        <w:rPr>
          <w:sz w:val="20"/>
          <w:szCs w:val="20"/>
        </w:rPr>
      </w:pPr>
    </w:p>
    <w:p w14:paraId="73F42BA8" w14:textId="77777777" w:rsidR="00C70597" w:rsidRDefault="0056057F">
      <w:pPr>
        <w:spacing w:after="0" w:line="240" w:lineRule="auto"/>
        <w:ind w:left="1005" w:right="-20"/>
        <w:rPr>
          <w:rFonts w:ascii="Open Sans" w:eastAsia="Open Sans" w:hAnsi="Open Sans" w:cs="Open Sans"/>
        </w:rPr>
      </w:pPr>
      <w:commentRangeStart w:id="130"/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g</w:t>
      </w:r>
      <w:r>
        <w:rPr>
          <w:rFonts w:ascii="Open Sans" w:eastAsia="Open Sans" w:hAnsi="Open Sans" w:cs="Open Sans"/>
          <w:b/>
          <w:bCs/>
          <w:spacing w:val="-7"/>
        </w:rPr>
        <w:t xml:space="preserve">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</w:p>
    <w:p w14:paraId="793BCA82" w14:textId="77777777" w:rsidR="00C70597" w:rsidRDefault="0056057F">
      <w:pPr>
        <w:spacing w:after="0" w:line="282" w:lineRule="exact"/>
        <w:ind w:left="100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-6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p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bus</w:t>
      </w:r>
      <w:proofErr w:type="spellEnd"/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spacing w:val="3"/>
          <w:position w:val="-1"/>
        </w:rPr>
        <w:t>P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1"/>
          <w:position w:val="-1"/>
        </w:rPr>
        <w:t>f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ss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l</w:t>
      </w:r>
      <w:r>
        <w:rPr>
          <w:rFonts w:ascii="Open Sans" w:eastAsia="Open Sans" w:hAnsi="Open Sans" w:cs="Open Sans"/>
          <w:spacing w:val="4"/>
          <w:position w:val="-1"/>
        </w:rPr>
        <w:t xml:space="preserve"> </w:t>
      </w:r>
      <w:r>
        <w:rPr>
          <w:rFonts w:ascii="Open Sans" w:eastAsia="Open Sans" w:hAnsi="Open Sans" w:cs="Open Sans"/>
          <w:spacing w:val="-1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s</w:t>
      </w:r>
      <w:commentRangeEnd w:id="130"/>
      <w:r w:rsidR="00E81CC5">
        <w:rPr>
          <w:rStyle w:val="CommentReference"/>
        </w:rPr>
        <w:commentReference w:id="130"/>
      </w:r>
    </w:p>
    <w:p w14:paraId="05D4CE72" w14:textId="77777777" w:rsidR="00C70597" w:rsidRDefault="00C70597">
      <w:pPr>
        <w:spacing w:before="5" w:after="0" w:line="170" w:lineRule="exact"/>
        <w:rPr>
          <w:sz w:val="17"/>
          <w:szCs w:val="17"/>
        </w:rPr>
      </w:pPr>
    </w:p>
    <w:p w14:paraId="5000B09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582C3FB" w14:textId="5593120C" w:rsidR="00C70597" w:rsidDel="00E81CC5" w:rsidRDefault="00C70597">
      <w:pPr>
        <w:spacing w:after="0" w:line="200" w:lineRule="exact"/>
        <w:rPr>
          <w:del w:id="131" w:author="Meital Waltman" w:date="2016-09-25T11:29:00Z"/>
          <w:sz w:val="20"/>
          <w:szCs w:val="20"/>
        </w:rPr>
      </w:pPr>
    </w:p>
    <w:p w14:paraId="44A54016" w14:textId="77777777" w:rsidR="00C70597" w:rsidRDefault="0056057F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 xml:space="preserve">urn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1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ndby</w:t>
      </w:r>
      <w:r>
        <w:rPr>
          <w:rFonts w:ascii="Open Sans" w:eastAsia="Open Sans" w:hAnsi="Open Sans" w:cs="Open Sans"/>
          <w:spacing w:val="-9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.</w:t>
      </w:r>
    </w:p>
    <w:p w14:paraId="129865E9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7B8A4DEB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6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03DC2C02" w14:textId="77777777" w:rsidR="00C70597" w:rsidRDefault="00C70597">
      <w:pPr>
        <w:spacing w:after="0"/>
        <w:sectPr w:rsidR="00C70597">
          <w:footerReference w:type="default" r:id="rId83"/>
          <w:pgSz w:w="11920" w:h="16840"/>
          <w:pgMar w:top="1560" w:right="1440" w:bottom="280" w:left="1620" w:header="0" w:footer="0" w:gutter="0"/>
          <w:cols w:space="720"/>
        </w:sectPr>
      </w:pPr>
    </w:p>
    <w:p w14:paraId="3090F11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37EBBB4" w14:textId="260A796B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9A6D30F" wp14:editId="7B2A6FA8">
            <wp:extent cx="3096895" cy="26943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BDE2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74C86A9A" w14:textId="77777777" w:rsidR="00C70597" w:rsidRDefault="0056057F">
      <w:pPr>
        <w:spacing w:after="0" w:line="297" w:lineRule="exact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7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.</w:t>
      </w:r>
    </w:p>
    <w:p w14:paraId="47AE9E8A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104F312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1"/>
        </w:rPr>
        <w:t>N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:</w:t>
      </w:r>
    </w:p>
    <w:p w14:paraId="05EDB257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0ADF5AF2" w14:textId="537BC0FE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FFB8DA3" wp14:editId="47A30175">
            <wp:extent cx="3140710" cy="26454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B741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5772FB13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</w:rPr>
        <w:t>.</w:t>
      </w:r>
    </w:p>
    <w:p w14:paraId="7116E629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1688A011" w14:textId="77777777" w:rsidR="00C70597" w:rsidRDefault="0056057F">
      <w:pPr>
        <w:spacing w:after="0" w:line="240" w:lineRule="auto"/>
        <w:ind w:left="375" w:right="55" w:hanging="27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dds a 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w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127178AE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262F7026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s,</w:t>
      </w:r>
    </w:p>
    <w:p w14:paraId="04EE197B" w14:textId="77777777" w:rsidR="00C70597" w:rsidRDefault="00C70597">
      <w:pPr>
        <w:spacing w:after="0"/>
        <w:sectPr w:rsidR="00C70597">
          <w:footerReference w:type="default" r:id="rId86"/>
          <w:pgSz w:w="11920" w:h="16840"/>
          <w:pgMar w:top="1560" w:right="1520" w:bottom="280" w:left="1620" w:header="0" w:footer="0" w:gutter="0"/>
          <w:cols w:space="720"/>
        </w:sectPr>
      </w:pPr>
    </w:p>
    <w:p w14:paraId="3D543596" w14:textId="6E6065EF" w:rsidR="00C70597" w:rsidRDefault="00FF2F4E">
      <w:pPr>
        <w:spacing w:before="7" w:after="0" w:line="170" w:lineRule="exact"/>
        <w:rPr>
          <w:sz w:val="17"/>
          <w:szCs w:val="17"/>
        </w:rPr>
      </w:pPr>
      <w:r>
        <w:rPr>
          <w:noProof/>
          <w:lang w:bidi="he-IL"/>
        </w:rPr>
        <w:lastRenderedPageBreak/>
        <mc:AlternateContent>
          <mc:Choice Requires="wpg">
            <w:drawing>
              <wp:anchor distT="0" distB="0" distL="114300" distR="114300" simplePos="0" relativeHeight="503314914" behindDoc="1" locked="0" layoutInCell="1" allowOverlap="1" wp14:anchorId="50757FFA" wp14:editId="4B9A028B">
                <wp:simplePos x="0" y="0"/>
                <wp:positionH relativeFrom="page">
                  <wp:posOffset>881380</wp:posOffset>
                </wp:positionH>
                <wp:positionV relativeFrom="page">
                  <wp:posOffset>3357880</wp:posOffset>
                </wp:positionV>
                <wp:extent cx="5791200" cy="990600"/>
                <wp:effectExtent l="0" t="0" r="0" b="4445"/>
                <wp:wrapNone/>
                <wp:docPr id="107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990600"/>
                          <a:chOff x="1388" y="5288"/>
                          <a:chExt cx="9120" cy="1560"/>
                        </a:xfrm>
                      </wpg:grpSpPr>
                      <pic:pic xmlns:pic="http://schemas.openxmlformats.org/drawingml/2006/picture">
                        <pic:nvPicPr>
                          <pic:cNvPr id="10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5295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9" name="Group 52"/>
                        <wpg:cNvGrpSpPr>
                          <a:grpSpLocks/>
                        </wpg:cNvGrpSpPr>
                        <wpg:grpSpPr bwMode="auto">
                          <a:xfrm>
                            <a:off x="1395" y="5295"/>
                            <a:ext cx="9082" cy="1545"/>
                            <a:chOff x="1395" y="5295"/>
                            <a:chExt cx="9082" cy="1545"/>
                          </a:xfrm>
                        </wpg:grpSpPr>
                        <wps:wsp>
                          <wps:cNvPr id="110" name="Freeform 53"/>
                          <wps:cNvSpPr>
                            <a:spLocks/>
                          </wps:cNvSpPr>
                          <wps:spPr bwMode="auto">
                            <a:xfrm>
                              <a:off x="1395" y="5295"/>
                              <a:ext cx="9082" cy="15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5295 5295"/>
                                <a:gd name="T3" fmla="*/ 5295 h 1545"/>
                                <a:gd name="T4" fmla="+- 0 1477 1395"/>
                                <a:gd name="T5" fmla="*/ T4 w 9082"/>
                                <a:gd name="T6" fmla="+- 0 5295 5295"/>
                                <a:gd name="T7" fmla="*/ 5295 h 1545"/>
                                <a:gd name="T8" fmla="+- 0 1419 1395"/>
                                <a:gd name="T9" fmla="*/ T8 w 9082"/>
                                <a:gd name="T10" fmla="+- 0 5324 5295"/>
                                <a:gd name="T11" fmla="*/ 5324 h 1545"/>
                                <a:gd name="T12" fmla="+- 0 1395 1395"/>
                                <a:gd name="T13" fmla="*/ T12 w 9082"/>
                                <a:gd name="T14" fmla="+- 0 5385 5295"/>
                                <a:gd name="T15" fmla="*/ 5385 h 1545"/>
                                <a:gd name="T16" fmla="+- 0 1395 1395"/>
                                <a:gd name="T17" fmla="*/ T16 w 9082"/>
                                <a:gd name="T18" fmla="+- 0 6758 5295"/>
                                <a:gd name="T19" fmla="*/ 6758 h 1545"/>
                                <a:gd name="T20" fmla="+- 0 1424 1395"/>
                                <a:gd name="T21" fmla="*/ T20 w 9082"/>
                                <a:gd name="T22" fmla="+- 0 6816 5295"/>
                                <a:gd name="T23" fmla="*/ 6816 h 1545"/>
                                <a:gd name="T24" fmla="+- 0 1485 1395"/>
                                <a:gd name="T25" fmla="*/ T24 w 9082"/>
                                <a:gd name="T26" fmla="+- 0 6840 5295"/>
                                <a:gd name="T27" fmla="*/ 6840 h 1545"/>
                                <a:gd name="T28" fmla="+- 0 10418 1395"/>
                                <a:gd name="T29" fmla="*/ T28 w 9082"/>
                                <a:gd name="T30" fmla="+- 0 6840 5295"/>
                                <a:gd name="T31" fmla="*/ 6840 h 1545"/>
                                <a:gd name="T32" fmla="+- 0 10440 1395"/>
                                <a:gd name="T33" fmla="*/ T32 w 9082"/>
                                <a:gd name="T34" fmla="+- 0 6835 5295"/>
                                <a:gd name="T35" fmla="*/ 6835 h 1545"/>
                                <a:gd name="T36" fmla="+- 0 10460 1395"/>
                                <a:gd name="T37" fmla="*/ T36 w 9082"/>
                                <a:gd name="T38" fmla="+- 0 6825 5295"/>
                                <a:gd name="T39" fmla="*/ 6825 h 1545"/>
                                <a:gd name="T40" fmla="+- 0 10476 1395"/>
                                <a:gd name="T41" fmla="*/ T40 w 9082"/>
                                <a:gd name="T42" fmla="+- 0 6811 5295"/>
                                <a:gd name="T43" fmla="*/ 6811 h 1545"/>
                                <a:gd name="T44" fmla="+- 0 10477 1395"/>
                                <a:gd name="T45" fmla="*/ T44 w 9082"/>
                                <a:gd name="T46" fmla="+- 0 6810 5295"/>
                                <a:gd name="T47" fmla="*/ 6810 h 1545"/>
                                <a:gd name="T48" fmla="+- 0 1479 1395"/>
                                <a:gd name="T49" fmla="*/ T48 w 9082"/>
                                <a:gd name="T50" fmla="+- 0 6810 5295"/>
                                <a:gd name="T51" fmla="*/ 6810 h 1545"/>
                                <a:gd name="T52" fmla="+- 0 1458 1395"/>
                                <a:gd name="T53" fmla="*/ T52 w 9082"/>
                                <a:gd name="T54" fmla="+- 0 6804 5295"/>
                                <a:gd name="T55" fmla="*/ 6804 h 1545"/>
                                <a:gd name="T56" fmla="+- 0 1441 1395"/>
                                <a:gd name="T57" fmla="*/ T56 w 9082"/>
                                <a:gd name="T58" fmla="+- 0 6791 5295"/>
                                <a:gd name="T59" fmla="*/ 6791 h 1545"/>
                                <a:gd name="T60" fmla="+- 0 1429 1395"/>
                                <a:gd name="T61" fmla="*/ T60 w 9082"/>
                                <a:gd name="T62" fmla="+- 0 6772 5295"/>
                                <a:gd name="T63" fmla="*/ 6772 h 1545"/>
                                <a:gd name="T64" fmla="+- 0 1425 1395"/>
                                <a:gd name="T65" fmla="*/ T64 w 9082"/>
                                <a:gd name="T66" fmla="+- 0 6750 5295"/>
                                <a:gd name="T67" fmla="*/ 6750 h 1545"/>
                                <a:gd name="T68" fmla="+- 0 1425 1395"/>
                                <a:gd name="T69" fmla="*/ T68 w 9082"/>
                                <a:gd name="T70" fmla="+- 0 5379 5295"/>
                                <a:gd name="T71" fmla="*/ 5379 h 1545"/>
                                <a:gd name="T72" fmla="+- 0 1431 1395"/>
                                <a:gd name="T73" fmla="*/ T72 w 9082"/>
                                <a:gd name="T74" fmla="+- 0 5358 5295"/>
                                <a:gd name="T75" fmla="*/ 5358 h 1545"/>
                                <a:gd name="T76" fmla="+- 0 1444 1395"/>
                                <a:gd name="T77" fmla="*/ T76 w 9082"/>
                                <a:gd name="T78" fmla="+- 0 5341 5295"/>
                                <a:gd name="T79" fmla="*/ 5341 h 1545"/>
                                <a:gd name="T80" fmla="+- 0 1463 1395"/>
                                <a:gd name="T81" fmla="*/ T80 w 9082"/>
                                <a:gd name="T82" fmla="+- 0 5329 5295"/>
                                <a:gd name="T83" fmla="*/ 5329 h 1545"/>
                                <a:gd name="T84" fmla="+- 0 1485 1395"/>
                                <a:gd name="T85" fmla="*/ T84 w 9082"/>
                                <a:gd name="T86" fmla="+- 0 5325 5295"/>
                                <a:gd name="T87" fmla="*/ 5325 h 1545"/>
                                <a:gd name="T88" fmla="+- 0 10476 1395"/>
                                <a:gd name="T89" fmla="*/ T88 w 9082"/>
                                <a:gd name="T90" fmla="+- 0 5325 5295"/>
                                <a:gd name="T91" fmla="*/ 5325 h 1545"/>
                                <a:gd name="T92" fmla="+- 0 10471 1395"/>
                                <a:gd name="T93" fmla="*/ T92 w 9082"/>
                                <a:gd name="T94" fmla="+- 0 5319 5295"/>
                                <a:gd name="T95" fmla="*/ 5319 h 1545"/>
                                <a:gd name="T96" fmla="+- 0 10453 1395"/>
                                <a:gd name="T97" fmla="*/ T96 w 9082"/>
                                <a:gd name="T98" fmla="+- 0 5306 5295"/>
                                <a:gd name="T99" fmla="*/ 5306 h 1545"/>
                                <a:gd name="T100" fmla="+- 0 10433 1395"/>
                                <a:gd name="T101" fmla="*/ T100 w 9082"/>
                                <a:gd name="T102" fmla="+- 0 5298 5295"/>
                                <a:gd name="T103" fmla="*/ 5298 h 1545"/>
                                <a:gd name="T104" fmla="+- 0 10410 1395"/>
                                <a:gd name="T105" fmla="*/ T104 w 9082"/>
                                <a:gd name="T106" fmla="+- 0 5295 5295"/>
                                <a:gd name="T107" fmla="*/ 5295 h 1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5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29" y="1521"/>
                                  </a:lnTo>
                                  <a:lnTo>
                                    <a:pt x="90" y="1545"/>
                                  </a:lnTo>
                                  <a:lnTo>
                                    <a:pt x="9023" y="1545"/>
                                  </a:lnTo>
                                  <a:lnTo>
                                    <a:pt x="9045" y="1540"/>
                                  </a:lnTo>
                                  <a:lnTo>
                                    <a:pt x="9065" y="1530"/>
                                  </a:lnTo>
                                  <a:lnTo>
                                    <a:pt x="9081" y="1516"/>
                                  </a:lnTo>
                                  <a:lnTo>
                                    <a:pt x="9082" y="1515"/>
                                  </a:lnTo>
                                  <a:lnTo>
                                    <a:pt x="84" y="1515"/>
                                  </a:lnTo>
                                  <a:lnTo>
                                    <a:pt x="63" y="1509"/>
                                  </a:lnTo>
                                  <a:lnTo>
                                    <a:pt x="46" y="1496"/>
                                  </a:lnTo>
                                  <a:lnTo>
                                    <a:pt x="34" y="1477"/>
                                  </a:lnTo>
                                  <a:lnTo>
                                    <a:pt x="30" y="14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4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50"/>
                        <wpg:cNvGrpSpPr>
                          <a:grpSpLocks/>
                        </wpg:cNvGrpSpPr>
                        <wpg:grpSpPr bwMode="auto">
                          <a:xfrm>
                            <a:off x="1485" y="5325"/>
                            <a:ext cx="9015" cy="1485"/>
                            <a:chOff x="1485" y="5325"/>
                            <a:chExt cx="9015" cy="1485"/>
                          </a:xfrm>
                        </wpg:grpSpPr>
                        <wps:wsp>
                          <wps:cNvPr id="112" name="Freeform 51"/>
                          <wps:cNvSpPr>
                            <a:spLocks/>
                          </wps:cNvSpPr>
                          <wps:spPr bwMode="auto">
                            <a:xfrm>
                              <a:off x="1485" y="5325"/>
                              <a:ext cx="9015" cy="14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5325 5325"/>
                                <a:gd name="T3" fmla="*/ 5325 h 1485"/>
                                <a:gd name="T4" fmla="+- 0 1485 1485"/>
                                <a:gd name="T5" fmla="*/ T4 w 9015"/>
                                <a:gd name="T6" fmla="+- 0 5325 5325"/>
                                <a:gd name="T7" fmla="*/ 5325 h 1485"/>
                                <a:gd name="T8" fmla="+- 0 10416 1485"/>
                                <a:gd name="T9" fmla="*/ T8 w 9015"/>
                                <a:gd name="T10" fmla="+- 0 5325 5325"/>
                                <a:gd name="T11" fmla="*/ 5325 h 1485"/>
                                <a:gd name="T12" fmla="+- 0 10437 1485"/>
                                <a:gd name="T13" fmla="*/ T12 w 9015"/>
                                <a:gd name="T14" fmla="+- 0 5331 5325"/>
                                <a:gd name="T15" fmla="*/ 5331 h 1485"/>
                                <a:gd name="T16" fmla="+- 0 10454 1485"/>
                                <a:gd name="T17" fmla="*/ T16 w 9015"/>
                                <a:gd name="T18" fmla="+- 0 5344 5325"/>
                                <a:gd name="T19" fmla="*/ 5344 h 1485"/>
                                <a:gd name="T20" fmla="+- 0 10466 1485"/>
                                <a:gd name="T21" fmla="*/ T20 w 9015"/>
                                <a:gd name="T22" fmla="+- 0 5363 5325"/>
                                <a:gd name="T23" fmla="*/ 5363 h 1485"/>
                                <a:gd name="T24" fmla="+- 0 10470 1485"/>
                                <a:gd name="T25" fmla="*/ T24 w 9015"/>
                                <a:gd name="T26" fmla="+- 0 5385 5325"/>
                                <a:gd name="T27" fmla="*/ 5385 h 1485"/>
                                <a:gd name="T28" fmla="+- 0 10470 1485"/>
                                <a:gd name="T29" fmla="*/ T28 w 9015"/>
                                <a:gd name="T30" fmla="+- 0 6756 5325"/>
                                <a:gd name="T31" fmla="*/ 6756 h 1485"/>
                                <a:gd name="T32" fmla="+- 0 10464 1485"/>
                                <a:gd name="T33" fmla="*/ T32 w 9015"/>
                                <a:gd name="T34" fmla="+- 0 6777 5325"/>
                                <a:gd name="T35" fmla="*/ 6777 h 1485"/>
                                <a:gd name="T36" fmla="+- 0 10451 1485"/>
                                <a:gd name="T37" fmla="*/ T36 w 9015"/>
                                <a:gd name="T38" fmla="+- 0 6794 5325"/>
                                <a:gd name="T39" fmla="*/ 6794 h 1485"/>
                                <a:gd name="T40" fmla="+- 0 10432 1485"/>
                                <a:gd name="T41" fmla="*/ T40 w 9015"/>
                                <a:gd name="T42" fmla="+- 0 6806 5325"/>
                                <a:gd name="T43" fmla="*/ 6806 h 1485"/>
                                <a:gd name="T44" fmla="+- 0 10410 1485"/>
                                <a:gd name="T45" fmla="*/ T44 w 9015"/>
                                <a:gd name="T46" fmla="+- 0 6810 5325"/>
                                <a:gd name="T47" fmla="*/ 6810 h 1485"/>
                                <a:gd name="T48" fmla="+- 0 10477 1485"/>
                                <a:gd name="T49" fmla="*/ T48 w 9015"/>
                                <a:gd name="T50" fmla="+- 0 6810 5325"/>
                                <a:gd name="T51" fmla="*/ 6810 h 1485"/>
                                <a:gd name="T52" fmla="+- 0 10489 1485"/>
                                <a:gd name="T53" fmla="*/ T52 w 9015"/>
                                <a:gd name="T54" fmla="+- 0 6793 5325"/>
                                <a:gd name="T55" fmla="*/ 6793 h 1485"/>
                                <a:gd name="T56" fmla="+- 0 10497 1485"/>
                                <a:gd name="T57" fmla="*/ T56 w 9015"/>
                                <a:gd name="T58" fmla="+- 0 6773 5325"/>
                                <a:gd name="T59" fmla="*/ 6773 h 1485"/>
                                <a:gd name="T60" fmla="+- 0 10500 1485"/>
                                <a:gd name="T61" fmla="*/ T60 w 9015"/>
                                <a:gd name="T62" fmla="+- 0 6750 5325"/>
                                <a:gd name="T63" fmla="*/ 6750 h 1485"/>
                                <a:gd name="T64" fmla="+- 0 10500 1485"/>
                                <a:gd name="T65" fmla="*/ T64 w 9015"/>
                                <a:gd name="T66" fmla="+- 0 5377 5325"/>
                                <a:gd name="T67" fmla="*/ 5377 h 1485"/>
                                <a:gd name="T68" fmla="+- 0 10495 1485"/>
                                <a:gd name="T69" fmla="*/ T68 w 9015"/>
                                <a:gd name="T70" fmla="+- 0 5355 5325"/>
                                <a:gd name="T71" fmla="*/ 5355 h 1485"/>
                                <a:gd name="T72" fmla="+- 0 10485 1485"/>
                                <a:gd name="T73" fmla="*/ T72 w 9015"/>
                                <a:gd name="T74" fmla="+- 0 5335 5325"/>
                                <a:gd name="T75" fmla="*/ 5335 h 1485"/>
                                <a:gd name="T76" fmla="+- 0 10476 1485"/>
                                <a:gd name="T77" fmla="*/ T76 w 9015"/>
                                <a:gd name="T78" fmla="+- 0 5325 5325"/>
                                <a:gd name="T79" fmla="*/ 5325 h 1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4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431"/>
                                  </a:lnTo>
                                  <a:lnTo>
                                    <a:pt x="8979" y="1452"/>
                                  </a:lnTo>
                                  <a:lnTo>
                                    <a:pt x="8966" y="1469"/>
                                  </a:lnTo>
                                  <a:lnTo>
                                    <a:pt x="8947" y="1481"/>
                                  </a:lnTo>
                                  <a:lnTo>
                                    <a:pt x="8925" y="1485"/>
                                  </a:lnTo>
                                  <a:lnTo>
                                    <a:pt x="8992" y="1485"/>
                                  </a:lnTo>
                                  <a:lnTo>
                                    <a:pt x="9004" y="1468"/>
                                  </a:lnTo>
                                  <a:lnTo>
                                    <a:pt x="9012" y="1448"/>
                                  </a:lnTo>
                                  <a:lnTo>
                                    <a:pt x="9015" y="1425"/>
                                  </a:lnTo>
                                  <a:lnTo>
                                    <a:pt x="9015" y="52"/>
                                  </a:lnTo>
                                  <a:lnTo>
                                    <a:pt x="9010" y="30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6F52F" id="Group 49" o:spid="_x0000_s1026" style="position:absolute;margin-left:69.4pt;margin-top:264.4pt;width:456pt;height:78pt;z-index:-1566;mso-position-horizontal-relative:page;mso-position-vertical-relative:page" coordorigin="1388,5288" coordsize="912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">
                <v:shape id="Picture 54" o:spid="_x0000_s1027" type="#_x0000_t75" style="position:absolute;left:1395;top:5295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">
                  <v:imagedata r:id="rId20" o:title=""/>
                </v:shape>
                <v:group id="Group 52" o:spid="_x0000_s1028" style="position:absolute;left:1395;top:5295;width:9082;height:1545" coordorigin="1395,5295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Freeform 53" o:spid="_x0000_s1029" style="position:absolute;left:1395;top:5295;width:9082;height:1545;visibility:visible;mso-wrap-style:square;v-text-anchor:top" coordsize="9082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" path="m9015,l82,,24,29,,90,,1463r29,58l90,1545r8933,l9045,1540r20,-10l9081,1516r1,-1l84,1515r-21,-6l46,1496,34,1477r-4,-22l30,84,36,63,49,46,68,34,90,30r8991,l9076,24,9058,11,9038,3,9015,e" fillcolor="#1ab654" stroked="f">
                    <v:path arrowok="t" o:connecttype="custom" o:connectlocs="9015,5295;82,5295;24,5324;0,5385;0,6758;29,6816;90,6840;9023,6840;9045,6835;9065,6825;9081,6811;9082,6810;84,6810;63,6804;46,6791;34,6772;30,6750;30,5379;36,5358;49,5341;68,5329;90,5325;9081,5325;9076,5319;9058,5306;9038,5298;9015,5295" o:connectangles="0,0,0,0,0,0,0,0,0,0,0,0,0,0,0,0,0,0,0,0,0,0,0,0,0,0,0"/>
                  </v:shape>
                </v:group>
                <v:group id="Group 50" o:spid="_x0000_s1030" style="position:absolute;left:1485;top:5325;width:9015;height:1485" coordorigin="1485,5325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51" o:spid="_x0000_s1031" style="position:absolute;left:1485;top:5325;width:9015;height:1485;visibility:visible;mso-wrap-style:square;v-text-anchor:top" coordsize="9015,1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" path="m8991,l,,8931,r21,6l8969,19r12,19l8985,60r,1371l8979,1452r-13,17l8947,1481r-22,4l8992,1485r12,-17l9012,1448r3,-23l9015,52r-5,-22l9000,10,8991,e" fillcolor="#1ab654" stroked="f">
                    <v:path arrowok="t" o:connecttype="custom" o:connectlocs="8991,5325;0,5325;8931,5325;8952,5331;8969,5344;8981,5363;8985,5385;8985,6756;8979,6777;8966,6794;8947,6806;8925,6810;8992,6810;9004,6793;9012,6773;9015,6750;9015,5377;9010,5355;9000,5335;8991,5325" o:connectangles="0,0,0,0,0,0,0,0,0,0,0,0,0,0,0,0,0,0,0,0"/>
                  </v:shape>
                </v:group>
                <w10:wrap anchorx="page" anchory="page"/>
              </v:group>
            </w:pict>
          </mc:Fallback>
        </mc:AlternateContent>
      </w:r>
    </w:p>
    <w:p w14:paraId="62989448" w14:textId="52075588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6BB8AE3" wp14:editId="6159EDDE">
            <wp:extent cx="3113405" cy="18561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715D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7172C324" w14:textId="77777777" w:rsidR="00C70597" w:rsidRDefault="0056057F">
      <w:pPr>
        <w:spacing w:after="0" w:line="280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rc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rr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position w:val="-1"/>
        </w:rPr>
        <w:t>.</w:t>
      </w:r>
    </w:p>
    <w:p w14:paraId="5AB52B6C" w14:textId="77777777" w:rsidR="00C70597" w:rsidRDefault="00C70597">
      <w:pPr>
        <w:spacing w:before="5" w:after="0" w:line="160" w:lineRule="exact"/>
        <w:rPr>
          <w:sz w:val="16"/>
          <w:szCs w:val="16"/>
        </w:rPr>
      </w:pPr>
    </w:p>
    <w:p w14:paraId="734FA51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17CB7BF" w14:textId="77777777" w:rsidR="00C70597" w:rsidRDefault="0056057F">
      <w:pPr>
        <w:spacing w:after="0" w:line="297" w:lineRule="exact"/>
        <w:ind w:left="10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pe</w:t>
      </w:r>
      <w:r>
        <w:rPr>
          <w:rFonts w:ascii="Open Sans" w:eastAsia="Open Sans" w:hAnsi="Open Sans" w:cs="Open Sans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x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,</w:t>
      </w:r>
    </w:p>
    <w:p w14:paraId="38A1FF51" w14:textId="77777777" w:rsidR="00C70597" w:rsidRDefault="0056057F">
      <w:pPr>
        <w:spacing w:after="0" w:line="240" w:lineRule="auto"/>
        <w:ind w:left="1005" w:right="2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ndby</w:t>
      </w:r>
      <w:r>
        <w:rPr>
          <w:rFonts w:ascii="Open Sans" w:eastAsia="Open Sans" w:hAnsi="Open Sans" w:cs="Open Sans"/>
          <w:spacing w:val="-10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1"/>
        </w:rPr>
        <w:t>S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v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mmi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p.</w:t>
      </w:r>
    </w:p>
    <w:p w14:paraId="39CC939A" w14:textId="77777777" w:rsidR="00C70597" w:rsidRDefault="00C70597">
      <w:pPr>
        <w:spacing w:before="8" w:after="0" w:line="150" w:lineRule="exact"/>
        <w:rPr>
          <w:sz w:val="15"/>
          <w:szCs w:val="15"/>
        </w:rPr>
      </w:pPr>
    </w:p>
    <w:p w14:paraId="7847583A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410AEB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F0C8AA8" w14:textId="42BBCCC0" w:rsidR="00C70597" w:rsidRDefault="0056057F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ins w:id="132" w:author="Meital Waltman" w:date="2016-09-25T12:00:00Z">
        <w:r w:rsidR="00665FA8">
          <w:rPr>
            <w:rFonts w:ascii="Open Sans" w:eastAsia="Open Sans" w:hAnsi="Open Sans" w:cs="Open Sans"/>
            <w:spacing w:val="5"/>
            <w:position w:val="1"/>
            <w:lang w:bidi="he-IL"/>
          </w:rPr>
          <w:t>a</w:t>
        </w:r>
      </w:ins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ins w:id="133" w:author="Meital Waltman" w:date="2016-09-25T12:00:00Z">
        <w:r w:rsidR="00665FA8">
          <w:rPr>
            <w:rFonts w:ascii="Open Sans" w:eastAsia="Open Sans" w:hAnsi="Open Sans" w:cs="Open Sans"/>
            <w:position w:val="1"/>
          </w:rPr>
          <w:t>in</w:t>
        </w:r>
      </w:ins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p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sp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d:</w:t>
      </w:r>
    </w:p>
    <w:p w14:paraId="4F3054DA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0C3418EC" w14:textId="2019DE28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3CC03FA" wp14:editId="654195BA">
            <wp:extent cx="3086100" cy="2247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D486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1261FAC4" w14:textId="39AABE10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5"/>
        </w:rPr>
        <w:t>y</w:t>
      </w:r>
      <w:r>
        <w:rPr>
          <w:rFonts w:ascii="Open Sans" w:eastAsia="Open Sans" w:hAnsi="Open Sans" w:cs="Open Sans"/>
          <w:b/>
          <w:bCs/>
          <w:spacing w:val="-4"/>
        </w:rPr>
        <w:t>p</w:t>
      </w:r>
      <w:r>
        <w:rPr>
          <w:rFonts w:ascii="Open Sans" w:eastAsia="Open Sans" w:hAnsi="Open Sans" w:cs="Open Sans"/>
          <w:b/>
          <w:bCs/>
        </w:rPr>
        <w:t>e</w:t>
      </w:r>
      <w:r>
        <w:rPr>
          <w:rFonts w:ascii="Open Sans" w:eastAsia="Open Sans" w:hAnsi="Open Sans" w:cs="Open Sans"/>
          <w:b/>
          <w:bCs/>
          <w:spacing w:val="4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 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ch</w:t>
      </w:r>
      <w:r>
        <w:rPr>
          <w:rFonts w:ascii="Open Sans" w:eastAsia="Open Sans" w:hAnsi="Open Sans" w:cs="Open Sans"/>
          <w:spacing w:val="2"/>
        </w:rPr>
        <w:t>o</w:t>
      </w:r>
      <w:ins w:id="134" w:author="Meital Waltman" w:date="2016-09-25T12:00:00Z">
        <w:r w:rsidR="00665FA8">
          <w:rPr>
            <w:rFonts w:ascii="Open Sans" w:eastAsia="Open Sans" w:hAnsi="Open Sans" w:cs="Open Sans"/>
            <w:spacing w:val="2"/>
          </w:rPr>
          <w:t>o</w:t>
        </w:r>
      </w:ins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:</w:t>
      </w:r>
    </w:p>
    <w:p w14:paraId="53DDDBC3" w14:textId="77777777" w:rsidR="00C70597" w:rsidRDefault="00C70597">
      <w:pPr>
        <w:spacing w:after="0"/>
        <w:sectPr w:rsidR="00C70597">
          <w:footerReference w:type="default" r:id="rId89"/>
          <w:pgSz w:w="11920" w:h="16840"/>
          <w:pgMar w:top="1560" w:right="1680" w:bottom="280" w:left="1620" w:header="0" w:footer="0" w:gutter="0"/>
          <w:cols w:space="720"/>
        </w:sectPr>
      </w:pPr>
    </w:p>
    <w:p w14:paraId="0144A847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1F85681" w14:textId="50813290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4C15BAB" wp14:editId="250BCB41">
            <wp:extent cx="3102610" cy="22694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5ADE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0779F14F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13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dd</w:t>
      </w:r>
      <w:r>
        <w:rPr>
          <w:rFonts w:ascii="Open Sans" w:eastAsia="Open Sans" w:hAnsi="Open Sans" w:cs="Open Sans"/>
          <w:position w:val="1"/>
        </w:rPr>
        <w:t xml:space="preserve">. </w:t>
      </w:r>
      <w:r>
        <w:rPr>
          <w:rFonts w:ascii="Open Sans" w:eastAsia="Open Sans" w:hAnsi="Open Sans" w:cs="Open Sans"/>
          <w:spacing w:val="3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x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5"/>
          <w:position w:val="1"/>
        </w:rPr>
        <w:t>)</w:t>
      </w:r>
      <w:r>
        <w:rPr>
          <w:rFonts w:ascii="Open Sans" w:eastAsia="Open Sans" w:hAnsi="Open Sans" w:cs="Open Sans"/>
          <w:position w:val="1"/>
        </w:rPr>
        <w:t>:</w:t>
      </w:r>
    </w:p>
    <w:p w14:paraId="6C2B2483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E249400" w14:textId="5D9CDD8E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8E6A4C2" wp14:editId="564985BF">
            <wp:extent cx="3140710" cy="22371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98BE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1E469B93" w14:textId="77777777" w:rsidR="00C70597" w:rsidRDefault="0056057F">
      <w:pPr>
        <w:spacing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"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ndb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"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. </w:t>
      </w:r>
      <w:proofErr w:type="spellStart"/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proofErr w:type="spellEnd"/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p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x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s 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imil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s:</w:t>
      </w:r>
    </w:p>
    <w:p w14:paraId="15CB154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AFBBAC1" w14:textId="5DDEB40B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34B870E" wp14:editId="4C1BB43F">
            <wp:extent cx="5573395" cy="25038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4AEB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089ED3D2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 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p.</w:t>
      </w:r>
    </w:p>
    <w:p w14:paraId="5030C67A" w14:textId="77777777" w:rsidR="00C70597" w:rsidRDefault="00C70597">
      <w:pPr>
        <w:spacing w:after="0"/>
        <w:sectPr w:rsidR="00C70597">
          <w:footerReference w:type="default" r:id="rId93"/>
          <w:pgSz w:w="11920" w:h="16840"/>
          <w:pgMar w:top="1560" w:right="1400" w:bottom="280" w:left="1280" w:header="0" w:footer="0" w:gutter="0"/>
          <w:cols w:space="720"/>
        </w:sectPr>
      </w:pPr>
    </w:p>
    <w:p w14:paraId="7A3B101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6E4E6B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6731840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876241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75291B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5AC1443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5920377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D9BBDC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ACB609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07447126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7B5637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4B4DF70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9EC890E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2252AEDC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90B006B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161BE230" w14:textId="77777777" w:rsidR="00C70597" w:rsidRDefault="00C70597">
      <w:pPr>
        <w:spacing w:before="3" w:after="0" w:line="260" w:lineRule="exact"/>
        <w:rPr>
          <w:sz w:val="26"/>
          <w:szCs w:val="26"/>
        </w:rPr>
      </w:pPr>
    </w:p>
    <w:p w14:paraId="46C112B2" w14:textId="77777777" w:rsidR="00C70597" w:rsidRDefault="0056057F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</w:p>
    <w:p w14:paraId="77F70689" w14:textId="77777777" w:rsidR="00C70597" w:rsidRDefault="0056057F">
      <w:pPr>
        <w:spacing w:before="4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ill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n:</w:t>
      </w:r>
    </w:p>
    <w:p w14:paraId="5AC2A7BC" w14:textId="77777777" w:rsidR="00C70597" w:rsidRDefault="00C70597">
      <w:pPr>
        <w:spacing w:before="1" w:after="0" w:line="100" w:lineRule="exact"/>
        <w:rPr>
          <w:sz w:val="10"/>
          <w:szCs w:val="10"/>
        </w:rPr>
      </w:pPr>
    </w:p>
    <w:p w14:paraId="78A9BBC6" w14:textId="35716465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3892976" wp14:editId="34B240EC">
            <wp:extent cx="5747385" cy="18395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8B06" w14:textId="77777777" w:rsidR="00C70597" w:rsidRDefault="00C70597">
      <w:pPr>
        <w:spacing w:before="2" w:after="0" w:line="180" w:lineRule="exact"/>
        <w:rPr>
          <w:sz w:val="18"/>
          <w:szCs w:val="18"/>
        </w:rPr>
      </w:pPr>
    </w:p>
    <w:p w14:paraId="5E0334D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6"/>
        </w:rPr>
        <w:t>201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3C0E8614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43A77AC" w14:textId="17A67027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00853A2" wp14:editId="2452CD9B">
            <wp:extent cx="4174490" cy="2863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C320" w14:textId="77777777" w:rsidR="00C70597" w:rsidRDefault="00C70597">
      <w:pPr>
        <w:spacing w:before="2" w:after="0" w:line="170" w:lineRule="exact"/>
        <w:rPr>
          <w:sz w:val="17"/>
          <w:szCs w:val="17"/>
        </w:rPr>
      </w:pPr>
    </w:p>
    <w:p w14:paraId="05035A9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6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</w:p>
    <w:p w14:paraId="6CB76D5B" w14:textId="77777777" w:rsidR="00C70597" w:rsidRDefault="00C70597">
      <w:pPr>
        <w:spacing w:before="4" w:after="0" w:line="130" w:lineRule="exact"/>
        <w:rPr>
          <w:sz w:val="13"/>
          <w:szCs w:val="13"/>
        </w:rPr>
      </w:pPr>
    </w:p>
    <w:p w14:paraId="53EB2AB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</w:rPr>
        <w:t>E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t</w:t>
      </w:r>
      <w:r>
        <w:rPr>
          <w:rFonts w:ascii="Open Sans" w:eastAsia="Open Sans" w:hAnsi="Open Sans" w:cs="Open Sans"/>
          <w:b/>
          <w:bCs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14:paraId="7FD30658" w14:textId="77777777" w:rsidR="00C70597" w:rsidRDefault="00C70597">
      <w:pPr>
        <w:spacing w:after="0"/>
        <w:sectPr w:rsidR="00C70597">
          <w:footerReference w:type="default" r:id="rId96"/>
          <w:pgSz w:w="11920" w:h="16840"/>
          <w:pgMar w:top="1560" w:right="1260" w:bottom="280" w:left="1280" w:header="0" w:footer="0" w:gutter="0"/>
          <w:cols w:space="720"/>
        </w:sectPr>
      </w:pPr>
    </w:p>
    <w:p w14:paraId="5DA769EF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7A97DB59" w14:textId="6E057270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A7D376E" wp14:editId="73A07716">
            <wp:extent cx="4223385" cy="30156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EA42" w14:textId="77777777" w:rsidR="00C70597" w:rsidRDefault="00C70597">
      <w:pPr>
        <w:spacing w:before="2" w:after="0" w:line="150" w:lineRule="exact"/>
        <w:rPr>
          <w:sz w:val="15"/>
          <w:szCs w:val="15"/>
        </w:rPr>
      </w:pPr>
    </w:p>
    <w:p w14:paraId="2015A272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7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Ed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3"/>
          <w:position w:val="1"/>
        </w:rPr>
        <w:t>Dr</w:t>
      </w:r>
      <w:r>
        <w:rPr>
          <w:rFonts w:ascii="Open Sans" w:eastAsia="Open Sans" w:hAnsi="Open Sans" w:cs="Open Sans"/>
          <w:i/>
          <w:spacing w:val="4"/>
          <w:position w:val="1"/>
        </w:rPr>
        <w:t>iv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r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position w:val="1"/>
        </w:rPr>
        <w:t>k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3"/>
          <w:position w:val="1"/>
        </w:rPr>
        <w:t>m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s</w:t>
      </w:r>
    </w:p>
    <w:p w14:paraId="7905B94A" w14:textId="77777777" w:rsidR="00C70597" w:rsidRDefault="00C70597">
      <w:pPr>
        <w:spacing w:before="4" w:after="0" w:line="160" w:lineRule="exact"/>
        <w:rPr>
          <w:sz w:val="16"/>
          <w:szCs w:val="16"/>
        </w:rPr>
      </w:pPr>
    </w:p>
    <w:p w14:paraId="6BA24FD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14:paraId="4CDD7346" w14:textId="77777777" w:rsidR="00C70597" w:rsidRDefault="0056057F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7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dr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 xml:space="preserve">r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201</w:t>
      </w:r>
      <w:r>
        <w:rPr>
          <w:rFonts w:ascii="Open Sans" w:eastAsia="Open Sans" w:hAnsi="Open Sans" w:cs="Open Sans"/>
          <w:color w:val="000000"/>
        </w:rPr>
        <w:t>0</w:t>
      </w:r>
      <w:r>
        <w:rPr>
          <w:rFonts w:ascii="Open Sans" w:eastAsia="Open Sans" w:hAnsi="Open Sans" w:cs="Open Sans"/>
          <w:color w:val="000000"/>
          <w:spacing w:val="-8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nd s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:</w:t>
      </w:r>
    </w:p>
    <w:p w14:paraId="669C16A0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0D1CDBEF" w14:textId="6958C68C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0C45F09" wp14:editId="445AC588">
            <wp:extent cx="4288790" cy="5060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1134" w14:textId="77777777" w:rsidR="00C70597" w:rsidRDefault="00C70597">
      <w:pPr>
        <w:spacing w:before="6" w:after="0" w:line="280" w:lineRule="exact"/>
        <w:rPr>
          <w:sz w:val="28"/>
          <w:szCs w:val="28"/>
        </w:rPr>
      </w:pPr>
    </w:p>
    <w:p w14:paraId="2D56C64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7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/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7"/>
          <w:sz w:val="30"/>
          <w:szCs w:val="30"/>
        </w:rPr>
        <w:t>s</w:t>
      </w: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s</w:t>
      </w:r>
    </w:p>
    <w:p w14:paraId="7500F864" w14:textId="68BDE4A6" w:rsidR="00C70597" w:rsidRDefault="0056057F">
      <w:pPr>
        <w:spacing w:before="87" w:after="0" w:line="240" w:lineRule="auto"/>
        <w:ind w:left="115" w:right="5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6"/>
        </w:rPr>
        <w:t>m</w:t>
      </w:r>
      <w:proofErr w:type="gramEnd"/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 xml:space="preserve">: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ds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ps.</w:t>
      </w:r>
      <w:r>
        <w:rPr>
          <w:rFonts w:ascii="Open Sans" w:eastAsia="Open Sans" w:hAnsi="Open Sans" w:cs="Open Sans"/>
          <w:spacing w:val="3"/>
        </w:rPr>
        <w:t xml:space="preserve"> 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re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del w:id="135" w:author="Meital Waltman" w:date="2016-09-25T12:08:00Z">
        <w:r w:rsidDel="00665FA8">
          <w:rPr>
            <w:rFonts w:ascii="Open Sans" w:eastAsia="Open Sans" w:hAnsi="Open Sans" w:cs="Open Sans"/>
            <w:spacing w:val="-3"/>
          </w:rPr>
          <w:delText>e</w:delText>
        </w:r>
        <w:r w:rsidDel="00665FA8">
          <w:rPr>
            <w:rFonts w:ascii="Open Sans" w:eastAsia="Open Sans" w:hAnsi="Open Sans" w:cs="Open Sans"/>
            <w:spacing w:val="5"/>
          </w:rPr>
          <w:delText>x</w:delText>
        </w:r>
        <w:r w:rsidDel="00665FA8">
          <w:rPr>
            <w:rFonts w:ascii="Open Sans" w:eastAsia="Open Sans" w:hAnsi="Open Sans" w:cs="Open Sans"/>
            <w:spacing w:val="-2"/>
          </w:rPr>
          <w:delText>a</w:delText>
        </w:r>
        <w:r w:rsidDel="00665FA8">
          <w:rPr>
            <w:rFonts w:ascii="Open Sans" w:eastAsia="Open Sans" w:hAnsi="Open Sans" w:cs="Open Sans"/>
            <w:spacing w:val="5"/>
          </w:rPr>
          <w:delText>m</w:delText>
        </w:r>
        <w:r w:rsidDel="00665FA8">
          <w:rPr>
            <w:rFonts w:ascii="Open Sans" w:eastAsia="Open Sans" w:hAnsi="Open Sans" w:cs="Open Sans"/>
          </w:rPr>
          <w:delText>p</w:delText>
        </w:r>
        <w:r w:rsidDel="00665FA8">
          <w:rPr>
            <w:rFonts w:ascii="Open Sans" w:eastAsia="Open Sans" w:hAnsi="Open Sans" w:cs="Open Sans"/>
            <w:spacing w:val="5"/>
          </w:rPr>
          <w:delText>l</w:delText>
        </w:r>
        <w:r w:rsidDel="00665FA8">
          <w:rPr>
            <w:rFonts w:ascii="Open Sans" w:eastAsia="Open Sans" w:hAnsi="Open Sans" w:cs="Open Sans"/>
            <w:spacing w:val="-3"/>
          </w:rPr>
          <w:delText>e</w:delText>
        </w:r>
        <w:r w:rsidDel="00665FA8">
          <w:rPr>
            <w:rFonts w:ascii="Open Sans" w:eastAsia="Open Sans" w:hAnsi="Open Sans" w:cs="Open Sans"/>
            <w:spacing w:val="5"/>
          </w:rPr>
          <w:delText>i</w:delText>
        </w:r>
        <w:r w:rsidDel="00665FA8">
          <w:rPr>
            <w:rFonts w:ascii="Open Sans" w:eastAsia="Open Sans" w:hAnsi="Open Sans" w:cs="Open Sans"/>
          </w:rPr>
          <w:delText>s</w:delText>
        </w:r>
      </w:del>
      <w:ins w:id="136" w:author="Meital Waltman" w:date="2016-09-25T12:08:00Z">
        <w:r w:rsidR="00665FA8">
          <w:rPr>
            <w:rFonts w:ascii="Open Sans" w:eastAsia="Open Sans" w:hAnsi="Open Sans" w:cs="Open Sans"/>
            <w:spacing w:val="-3"/>
          </w:rPr>
          <w:t>e</w:t>
        </w:r>
        <w:r w:rsidR="00665FA8">
          <w:rPr>
            <w:rFonts w:ascii="Open Sans" w:eastAsia="Open Sans" w:hAnsi="Open Sans" w:cs="Open Sans"/>
            <w:spacing w:val="5"/>
          </w:rPr>
          <w:t>x</w:t>
        </w:r>
        <w:r w:rsidR="00665FA8">
          <w:rPr>
            <w:rFonts w:ascii="Open Sans" w:eastAsia="Open Sans" w:hAnsi="Open Sans" w:cs="Open Sans"/>
            <w:spacing w:val="-2"/>
          </w:rPr>
          <w:t>a</w:t>
        </w:r>
        <w:r w:rsidR="00665FA8">
          <w:rPr>
            <w:rFonts w:ascii="Open Sans" w:eastAsia="Open Sans" w:hAnsi="Open Sans" w:cs="Open Sans"/>
            <w:spacing w:val="5"/>
          </w:rPr>
          <w:t>m</w:t>
        </w:r>
        <w:r w:rsidR="00665FA8">
          <w:rPr>
            <w:rFonts w:ascii="Open Sans" w:eastAsia="Open Sans" w:hAnsi="Open Sans" w:cs="Open Sans"/>
          </w:rPr>
          <w:t>p</w:t>
        </w:r>
        <w:r w:rsidR="00665FA8">
          <w:rPr>
            <w:rFonts w:ascii="Open Sans" w:eastAsia="Open Sans" w:hAnsi="Open Sans" w:cs="Open Sans"/>
            <w:spacing w:val="5"/>
          </w:rPr>
          <w:t>l</w:t>
        </w:r>
        <w:r w:rsidR="00665FA8">
          <w:rPr>
            <w:rFonts w:ascii="Open Sans" w:eastAsia="Open Sans" w:hAnsi="Open Sans" w:cs="Open Sans"/>
            <w:spacing w:val="-3"/>
          </w:rPr>
          <w:t>e</w:t>
        </w:r>
        <w:r w:rsidR="00665FA8">
          <w:rPr>
            <w:rFonts w:ascii="Open Sans" w:eastAsia="Open Sans" w:hAnsi="Open Sans" w:cs="Open Sans"/>
            <w:spacing w:val="5"/>
          </w:rPr>
          <w:t>s</w:t>
        </w:r>
      </w:ins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</w:rPr>
        <w:t>F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</w:rPr>
        <w:t>m</w:t>
      </w:r>
      <w:proofErr w:type="gramEnd"/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d:</w:t>
      </w:r>
    </w:p>
    <w:p w14:paraId="4145FE6D" w14:textId="77777777" w:rsidR="00C70597" w:rsidRDefault="00C70597">
      <w:pPr>
        <w:spacing w:after="0"/>
        <w:sectPr w:rsidR="00C70597">
          <w:footerReference w:type="default" r:id="rId99"/>
          <w:pgSz w:w="11920" w:h="16840"/>
          <w:pgMar w:top="1560" w:right="1420" w:bottom="280" w:left="1280" w:header="0" w:footer="0" w:gutter="0"/>
          <w:cols w:space="720"/>
        </w:sectPr>
      </w:pPr>
    </w:p>
    <w:p w14:paraId="353E7D3B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9570DE9" w14:textId="5D0C588D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87EC193" wp14:editId="7BD95E87">
            <wp:extent cx="2922905" cy="46424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7670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0E759BE1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0E9BD83" w14:textId="77777777" w:rsidR="00C70597" w:rsidRDefault="0056057F">
      <w:pPr>
        <w:spacing w:after="0" w:line="383" w:lineRule="exact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position w:val="1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position w:val="1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position w:val="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position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position w:val="1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position w:val="1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position w:val="1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position w:val="1"/>
          <w:sz w:val="30"/>
          <w:szCs w:val="30"/>
        </w:rPr>
        <w:t>n</w:t>
      </w:r>
    </w:p>
    <w:p w14:paraId="32181BF7" w14:textId="77777777" w:rsidR="00C70597" w:rsidRDefault="0056057F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6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ck</w:t>
      </w:r>
      <w:r>
        <w:rPr>
          <w:rFonts w:ascii="Open Sans" w:eastAsia="Open Sans" w:hAnsi="Open Sans" w:cs="Open Sans"/>
          <w:color w:val="000000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00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00"/>
          <w:spacing w:val="5"/>
        </w:rPr>
        <w:t>e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-1"/>
        </w:rPr>
        <w:t xml:space="preserve"> </w:t>
      </w:r>
      <w:r>
        <w:rPr>
          <w:rFonts w:ascii="Open Sans" w:eastAsia="Open Sans" w:hAnsi="Open Sans" w:cs="Open Sans"/>
          <w:color w:val="000000"/>
        </w:rPr>
        <w:t>A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  <w:spacing w:val="2"/>
        </w:rPr>
        <w:t>zo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b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ue</w:t>
      </w:r>
      <w:r>
        <w:rPr>
          <w:rFonts w:ascii="Open Sans" w:eastAsia="Open Sans" w:hAnsi="Open Sans" w:cs="Open Sans"/>
          <w:color w:val="000000"/>
          <w:spacing w:val="-4"/>
        </w:rPr>
        <w:t xml:space="preserve"> </w:t>
      </w:r>
      <w:r>
        <w:rPr>
          <w:rFonts w:ascii="Open Sans" w:eastAsia="Open Sans" w:hAnsi="Open Sans" w:cs="Open Sans"/>
          <w:color w:val="000000"/>
        </w:rPr>
        <w:t>curs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li</w:t>
      </w:r>
      <w:r>
        <w:rPr>
          <w:rFonts w:ascii="Open Sans" w:eastAsia="Open Sans" w:hAnsi="Open Sans" w:cs="Open Sans"/>
          <w:color w:val="000000"/>
        </w:rPr>
        <w:t>ne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sp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d:</w:t>
      </w:r>
    </w:p>
    <w:p w14:paraId="61F5903F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4AB9F99" w14:textId="619C5F35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41D4EE0F" wp14:editId="7457A686">
            <wp:extent cx="4430395" cy="5060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7AD5" w14:textId="77777777" w:rsidR="00C70597" w:rsidRDefault="00C70597">
      <w:pPr>
        <w:spacing w:after="0" w:line="180" w:lineRule="exact"/>
        <w:rPr>
          <w:sz w:val="18"/>
          <w:szCs w:val="18"/>
        </w:rPr>
      </w:pPr>
    </w:p>
    <w:p w14:paraId="64733DCE" w14:textId="5C414659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up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gs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curs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del w:id="137" w:author="Meital Waltman" w:date="2016-09-25T12:08:00Z">
        <w:r w:rsidDel="00665FA8">
          <w:rPr>
            <w:rFonts w:ascii="Open Sans" w:eastAsia="Open Sans" w:hAnsi="Open Sans" w:cs="Open Sans"/>
          </w:rPr>
          <w:delText>b</w:delText>
        </w:r>
        <w:r w:rsidDel="00665FA8">
          <w:rPr>
            <w:rFonts w:ascii="Open Sans" w:eastAsia="Open Sans" w:hAnsi="Open Sans" w:cs="Open Sans"/>
            <w:spacing w:val="-3"/>
          </w:rPr>
          <w:delText>ete</w:delText>
        </w:r>
        <w:r w:rsidDel="00665FA8">
          <w:rPr>
            <w:rFonts w:ascii="Open Sans" w:eastAsia="Open Sans" w:hAnsi="Open Sans" w:cs="Open Sans"/>
            <w:spacing w:val="-6"/>
          </w:rPr>
          <w:delText>w</w:delText>
        </w:r>
        <w:r w:rsidDel="00665FA8">
          <w:rPr>
            <w:rFonts w:ascii="Open Sans" w:eastAsia="Open Sans" w:hAnsi="Open Sans" w:cs="Open Sans"/>
            <w:spacing w:val="-3"/>
          </w:rPr>
          <w:delText>ee</w:delText>
        </w:r>
        <w:r w:rsidDel="00665FA8">
          <w:rPr>
            <w:rFonts w:ascii="Open Sans" w:eastAsia="Open Sans" w:hAnsi="Open Sans" w:cs="Open Sans"/>
          </w:rPr>
          <w:delText>n</w:delText>
        </w:r>
      </w:del>
      <w:ins w:id="138" w:author="Meital Waltman" w:date="2016-09-25T12:08:00Z">
        <w:r w:rsidR="00665FA8">
          <w:rPr>
            <w:rFonts w:ascii="Open Sans" w:eastAsia="Open Sans" w:hAnsi="Open Sans" w:cs="Open Sans"/>
          </w:rPr>
          <w:t>b</w:t>
        </w:r>
        <w:r w:rsidR="00665FA8">
          <w:rPr>
            <w:rFonts w:ascii="Open Sans" w:eastAsia="Open Sans" w:hAnsi="Open Sans" w:cs="Open Sans"/>
            <w:spacing w:val="-3"/>
          </w:rPr>
          <w:t>etw</w:t>
        </w:r>
        <w:r w:rsidR="00665FA8">
          <w:rPr>
            <w:rFonts w:ascii="Open Sans" w:eastAsia="Open Sans" w:hAnsi="Open Sans" w:cs="Open Sans"/>
            <w:spacing w:val="-6"/>
          </w:rPr>
          <w:t>e</w:t>
        </w:r>
        <w:r w:rsidR="00665FA8">
          <w:rPr>
            <w:rFonts w:ascii="Open Sans" w:eastAsia="Open Sans" w:hAnsi="Open Sans" w:cs="Open Sans"/>
            <w:spacing w:val="-3"/>
          </w:rPr>
          <w:t>en</w:t>
        </w:r>
      </w:ins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20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7"/>
        </w:rPr>
        <w:t xml:space="preserve"> </w:t>
      </w:r>
      <w:proofErr w:type="gramStart"/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proofErr w:type="gramEnd"/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204</w:t>
      </w:r>
      <w:r>
        <w:rPr>
          <w:rFonts w:ascii="Open Sans" w:eastAsia="Open Sans" w:hAnsi="Open Sans" w:cs="Open Sans"/>
        </w:rPr>
        <w:t>:</w:t>
      </w:r>
    </w:p>
    <w:p w14:paraId="3416EE6A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EC52588" w14:textId="232EC525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0BD7E22" wp14:editId="43760F1E">
            <wp:extent cx="4234815" cy="8870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C81F" w14:textId="77777777" w:rsidR="00C70597" w:rsidRDefault="00C70597">
      <w:pPr>
        <w:spacing w:before="1" w:after="0" w:line="180" w:lineRule="exact"/>
        <w:rPr>
          <w:sz w:val="18"/>
          <w:szCs w:val="18"/>
        </w:rPr>
      </w:pPr>
    </w:p>
    <w:p w14:paraId="09330E87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:</w:t>
      </w:r>
    </w:p>
    <w:p w14:paraId="06C10C8A" w14:textId="77777777" w:rsidR="00C70597" w:rsidRDefault="00C70597">
      <w:pPr>
        <w:spacing w:after="0"/>
        <w:sectPr w:rsidR="00C70597">
          <w:footerReference w:type="default" r:id="rId103"/>
          <w:pgSz w:w="11920" w:h="16840"/>
          <w:pgMar w:top="1560" w:right="1680" w:bottom="280" w:left="1280" w:header="0" w:footer="0" w:gutter="0"/>
          <w:cols w:space="720"/>
        </w:sectPr>
      </w:pPr>
    </w:p>
    <w:p w14:paraId="370AC627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3608C9A" w14:textId="3EE53F95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09C992C" wp14:editId="23BDAEBD">
            <wp:extent cx="4218305" cy="9144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BFE5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5D1486C3" w14:textId="77777777" w:rsidR="00C70597" w:rsidRDefault="00C70597">
      <w:pPr>
        <w:spacing w:before="8" w:after="0" w:line="200" w:lineRule="exact"/>
        <w:rPr>
          <w:sz w:val="20"/>
          <w:szCs w:val="20"/>
        </w:rPr>
      </w:pPr>
    </w:p>
    <w:p w14:paraId="7782C71F" w14:textId="77777777" w:rsidR="00C70597" w:rsidRDefault="0056057F">
      <w:pPr>
        <w:spacing w:after="0" w:line="297" w:lineRule="exact"/>
        <w:ind w:left="13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dr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w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proofErr w:type="spellEnd"/>
      <w:r>
        <w:rPr>
          <w:rFonts w:ascii="Open Sans" w:eastAsia="Open Sans" w:hAnsi="Open Sans" w:cs="Open Sans"/>
          <w:position w:val="1"/>
        </w:rPr>
        <w:t>-</w:t>
      </w:r>
    </w:p>
    <w:p w14:paraId="6F1DD9C2" w14:textId="77777777" w:rsidR="00C70597" w:rsidRDefault="0056057F">
      <w:pPr>
        <w:spacing w:after="0" w:line="282" w:lineRule="exact"/>
        <w:ind w:left="1345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proofErr w:type="spellEnd"/>
      <w:r>
        <w:rPr>
          <w:rFonts w:ascii="Open Sans" w:eastAsia="Open Sans" w:hAnsi="Open Sans" w:cs="Open Sans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scr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n.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re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5"/>
          <w:position w:val="-1"/>
        </w:rPr>
        <w:t>i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position w:val="-1"/>
        </w:rPr>
        <w:t>o</w:t>
      </w:r>
      <w:r>
        <w:rPr>
          <w:rFonts w:ascii="Open Sans" w:eastAsia="Open Sans" w:hAnsi="Open Sans" w:cs="Open Sans"/>
          <w:b/>
          <w:bCs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n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 xml:space="preserve">d </w:t>
      </w:r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o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c</w:t>
      </w:r>
      <w:r>
        <w:rPr>
          <w:rFonts w:ascii="Open Sans" w:eastAsia="Open Sans" w:hAnsi="Open Sans" w:cs="Open Sans"/>
          <w:spacing w:val="5"/>
          <w:position w:val="-1"/>
        </w:rPr>
        <w:t>li</w:t>
      </w:r>
      <w:r>
        <w:rPr>
          <w:rFonts w:ascii="Open Sans" w:eastAsia="Open Sans" w:hAnsi="Open Sans" w:cs="Open Sans"/>
          <w:position w:val="-1"/>
        </w:rPr>
        <w:t>ck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.</w:t>
      </w:r>
    </w:p>
    <w:p w14:paraId="6737DE16" w14:textId="77777777" w:rsidR="00C70597" w:rsidRDefault="00C70597">
      <w:pPr>
        <w:spacing w:before="4" w:after="0" w:line="130" w:lineRule="exact"/>
        <w:rPr>
          <w:sz w:val="13"/>
          <w:szCs w:val="13"/>
        </w:rPr>
      </w:pPr>
    </w:p>
    <w:p w14:paraId="654FE082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4464D85B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6BCD01EF" w14:textId="77777777" w:rsidR="00C70597" w:rsidRDefault="00C70597">
      <w:pPr>
        <w:spacing w:after="0" w:line="200" w:lineRule="exact"/>
        <w:rPr>
          <w:sz w:val="20"/>
          <w:szCs w:val="20"/>
        </w:rPr>
      </w:pPr>
    </w:p>
    <w:p w14:paraId="32D016BA" w14:textId="2294421B" w:rsidR="00C70597" w:rsidRDefault="00FF2F4E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503314915" behindDoc="1" locked="0" layoutInCell="1" allowOverlap="1" wp14:anchorId="32ACF704" wp14:editId="50533139">
                <wp:simplePos x="0" y="0"/>
                <wp:positionH relativeFrom="page">
                  <wp:posOffset>881380</wp:posOffset>
                </wp:positionH>
                <wp:positionV relativeFrom="paragraph">
                  <wp:posOffset>-975995</wp:posOffset>
                </wp:positionV>
                <wp:extent cx="5791200" cy="800100"/>
                <wp:effectExtent l="0" t="2540" r="0" b="0"/>
                <wp:wrapNone/>
                <wp:docPr id="10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1200" cy="800100"/>
                          <a:chOff x="1388" y="-1537"/>
                          <a:chExt cx="9120" cy="1260"/>
                        </a:xfrm>
                      </wpg:grpSpPr>
                      <pic:pic xmlns:pic="http://schemas.openxmlformats.org/drawingml/2006/picture">
                        <pic:nvPicPr>
                          <pic:cNvPr id="10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-1529"/>
                            <a:ext cx="810" cy="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3" name="Group 33"/>
                        <wpg:cNvGrpSpPr>
                          <a:grpSpLocks/>
                        </wpg:cNvGrpSpPr>
                        <wpg:grpSpPr bwMode="auto">
                          <a:xfrm>
                            <a:off x="1395" y="-1529"/>
                            <a:ext cx="9082" cy="1245"/>
                            <a:chOff x="1395" y="-1529"/>
                            <a:chExt cx="9082" cy="1245"/>
                          </a:xfrm>
                        </wpg:grpSpPr>
                        <wps:wsp>
                          <wps:cNvPr id="104" name="Freeform 34"/>
                          <wps:cNvSpPr>
                            <a:spLocks/>
                          </wps:cNvSpPr>
                          <wps:spPr bwMode="auto">
                            <a:xfrm>
                              <a:off x="1395" y="-1529"/>
                              <a:ext cx="9082" cy="1245"/>
                            </a:xfrm>
                            <a:custGeom>
                              <a:avLst/>
                              <a:gdLst>
                                <a:gd name="T0" fmla="+- 0 10410 1395"/>
                                <a:gd name="T1" fmla="*/ T0 w 9082"/>
                                <a:gd name="T2" fmla="+- 0 -1529 -1529"/>
                                <a:gd name="T3" fmla="*/ -1529 h 1245"/>
                                <a:gd name="T4" fmla="+- 0 1477 1395"/>
                                <a:gd name="T5" fmla="*/ T4 w 9082"/>
                                <a:gd name="T6" fmla="+- 0 -1529 -1529"/>
                                <a:gd name="T7" fmla="*/ -1529 h 1245"/>
                                <a:gd name="T8" fmla="+- 0 1419 1395"/>
                                <a:gd name="T9" fmla="*/ T8 w 9082"/>
                                <a:gd name="T10" fmla="+- 0 -1500 -1529"/>
                                <a:gd name="T11" fmla="*/ -1500 h 1245"/>
                                <a:gd name="T12" fmla="+- 0 1395 1395"/>
                                <a:gd name="T13" fmla="*/ T12 w 9082"/>
                                <a:gd name="T14" fmla="+- 0 -1439 -1529"/>
                                <a:gd name="T15" fmla="*/ -1439 h 1245"/>
                                <a:gd name="T16" fmla="+- 0 1395 1395"/>
                                <a:gd name="T17" fmla="*/ T16 w 9082"/>
                                <a:gd name="T18" fmla="+- 0 -366 -1529"/>
                                <a:gd name="T19" fmla="*/ -366 h 1245"/>
                                <a:gd name="T20" fmla="+- 0 1424 1395"/>
                                <a:gd name="T21" fmla="*/ T20 w 9082"/>
                                <a:gd name="T22" fmla="+- 0 -308 -1529"/>
                                <a:gd name="T23" fmla="*/ -308 h 1245"/>
                                <a:gd name="T24" fmla="+- 0 1485 1395"/>
                                <a:gd name="T25" fmla="*/ T24 w 9082"/>
                                <a:gd name="T26" fmla="+- 0 -284 -1529"/>
                                <a:gd name="T27" fmla="*/ -284 h 1245"/>
                                <a:gd name="T28" fmla="+- 0 10418 1395"/>
                                <a:gd name="T29" fmla="*/ T28 w 9082"/>
                                <a:gd name="T30" fmla="+- 0 -285 -1529"/>
                                <a:gd name="T31" fmla="*/ -285 h 1245"/>
                                <a:gd name="T32" fmla="+- 0 10440 1395"/>
                                <a:gd name="T33" fmla="*/ T32 w 9082"/>
                                <a:gd name="T34" fmla="+- 0 -289 -1529"/>
                                <a:gd name="T35" fmla="*/ -289 h 1245"/>
                                <a:gd name="T36" fmla="+- 0 10460 1395"/>
                                <a:gd name="T37" fmla="*/ T36 w 9082"/>
                                <a:gd name="T38" fmla="+- 0 -299 -1529"/>
                                <a:gd name="T39" fmla="*/ -299 h 1245"/>
                                <a:gd name="T40" fmla="+- 0 10476 1395"/>
                                <a:gd name="T41" fmla="*/ T40 w 9082"/>
                                <a:gd name="T42" fmla="+- 0 -313 -1529"/>
                                <a:gd name="T43" fmla="*/ -313 h 1245"/>
                                <a:gd name="T44" fmla="+- 0 10477 1395"/>
                                <a:gd name="T45" fmla="*/ T44 w 9082"/>
                                <a:gd name="T46" fmla="+- 0 -314 -1529"/>
                                <a:gd name="T47" fmla="*/ -314 h 1245"/>
                                <a:gd name="T48" fmla="+- 0 1479 1395"/>
                                <a:gd name="T49" fmla="*/ T48 w 9082"/>
                                <a:gd name="T50" fmla="+- 0 -314 -1529"/>
                                <a:gd name="T51" fmla="*/ -314 h 1245"/>
                                <a:gd name="T52" fmla="+- 0 1458 1395"/>
                                <a:gd name="T53" fmla="*/ T52 w 9082"/>
                                <a:gd name="T54" fmla="+- 0 -321 -1529"/>
                                <a:gd name="T55" fmla="*/ -321 h 1245"/>
                                <a:gd name="T56" fmla="+- 0 1441 1395"/>
                                <a:gd name="T57" fmla="*/ T56 w 9082"/>
                                <a:gd name="T58" fmla="+- 0 -334 -1529"/>
                                <a:gd name="T59" fmla="*/ -334 h 1245"/>
                                <a:gd name="T60" fmla="+- 0 1429 1395"/>
                                <a:gd name="T61" fmla="*/ T60 w 9082"/>
                                <a:gd name="T62" fmla="+- 0 -352 -1529"/>
                                <a:gd name="T63" fmla="*/ -352 h 1245"/>
                                <a:gd name="T64" fmla="+- 0 1425 1395"/>
                                <a:gd name="T65" fmla="*/ T64 w 9082"/>
                                <a:gd name="T66" fmla="+- 0 -374 -1529"/>
                                <a:gd name="T67" fmla="*/ -374 h 1245"/>
                                <a:gd name="T68" fmla="+- 0 1425 1395"/>
                                <a:gd name="T69" fmla="*/ T68 w 9082"/>
                                <a:gd name="T70" fmla="+- 0 -1445 -1529"/>
                                <a:gd name="T71" fmla="*/ -1445 h 1245"/>
                                <a:gd name="T72" fmla="+- 0 1431 1395"/>
                                <a:gd name="T73" fmla="*/ T72 w 9082"/>
                                <a:gd name="T74" fmla="+- 0 -1466 -1529"/>
                                <a:gd name="T75" fmla="*/ -1466 h 1245"/>
                                <a:gd name="T76" fmla="+- 0 1444 1395"/>
                                <a:gd name="T77" fmla="*/ T76 w 9082"/>
                                <a:gd name="T78" fmla="+- 0 -1483 -1529"/>
                                <a:gd name="T79" fmla="*/ -1483 h 1245"/>
                                <a:gd name="T80" fmla="+- 0 1463 1395"/>
                                <a:gd name="T81" fmla="*/ T80 w 9082"/>
                                <a:gd name="T82" fmla="+- 0 -1495 -1529"/>
                                <a:gd name="T83" fmla="*/ -1495 h 1245"/>
                                <a:gd name="T84" fmla="+- 0 1485 1395"/>
                                <a:gd name="T85" fmla="*/ T84 w 9082"/>
                                <a:gd name="T86" fmla="+- 0 -1499 -1529"/>
                                <a:gd name="T87" fmla="*/ -1499 h 1245"/>
                                <a:gd name="T88" fmla="+- 0 10476 1395"/>
                                <a:gd name="T89" fmla="*/ T88 w 9082"/>
                                <a:gd name="T90" fmla="+- 0 -1499 -1529"/>
                                <a:gd name="T91" fmla="*/ -1499 h 1245"/>
                                <a:gd name="T92" fmla="+- 0 10471 1395"/>
                                <a:gd name="T93" fmla="*/ T92 w 9082"/>
                                <a:gd name="T94" fmla="+- 0 -1506 -1529"/>
                                <a:gd name="T95" fmla="*/ -1506 h 1245"/>
                                <a:gd name="T96" fmla="+- 0 10453 1395"/>
                                <a:gd name="T97" fmla="*/ T96 w 9082"/>
                                <a:gd name="T98" fmla="+- 0 -1518 -1529"/>
                                <a:gd name="T99" fmla="*/ -1518 h 1245"/>
                                <a:gd name="T100" fmla="+- 0 10433 1395"/>
                                <a:gd name="T101" fmla="*/ T100 w 9082"/>
                                <a:gd name="T102" fmla="+- 0 -1526 -1529"/>
                                <a:gd name="T103" fmla="*/ -1526 h 1245"/>
                                <a:gd name="T104" fmla="+- 0 10410 1395"/>
                                <a:gd name="T105" fmla="*/ T104 w 9082"/>
                                <a:gd name="T106" fmla="+- 0 -1529 -1529"/>
                                <a:gd name="T107" fmla="*/ -1529 h 1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9082" h="1245">
                                  <a:moveTo>
                                    <a:pt x="9015" y="0"/>
                                  </a:moveTo>
                                  <a:lnTo>
                                    <a:pt x="82" y="0"/>
                                  </a:lnTo>
                                  <a:lnTo>
                                    <a:pt x="24" y="29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0" y="1163"/>
                                  </a:lnTo>
                                  <a:lnTo>
                                    <a:pt x="29" y="1221"/>
                                  </a:lnTo>
                                  <a:lnTo>
                                    <a:pt x="90" y="1245"/>
                                  </a:lnTo>
                                  <a:lnTo>
                                    <a:pt x="9023" y="1244"/>
                                  </a:lnTo>
                                  <a:lnTo>
                                    <a:pt x="9045" y="1240"/>
                                  </a:lnTo>
                                  <a:lnTo>
                                    <a:pt x="9065" y="1230"/>
                                  </a:lnTo>
                                  <a:lnTo>
                                    <a:pt x="9081" y="1216"/>
                                  </a:lnTo>
                                  <a:lnTo>
                                    <a:pt x="9082" y="1215"/>
                                  </a:lnTo>
                                  <a:lnTo>
                                    <a:pt x="84" y="1215"/>
                                  </a:lnTo>
                                  <a:lnTo>
                                    <a:pt x="63" y="1208"/>
                                  </a:lnTo>
                                  <a:lnTo>
                                    <a:pt x="46" y="1195"/>
                                  </a:lnTo>
                                  <a:lnTo>
                                    <a:pt x="34" y="1177"/>
                                  </a:lnTo>
                                  <a:lnTo>
                                    <a:pt x="30" y="1155"/>
                                  </a:lnTo>
                                  <a:lnTo>
                                    <a:pt x="30" y="84"/>
                                  </a:lnTo>
                                  <a:lnTo>
                                    <a:pt x="36" y="63"/>
                                  </a:lnTo>
                                  <a:lnTo>
                                    <a:pt x="49" y="46"/>
                                  </a:lnTo>
                                  <a:lnTo>
                                    <a:pt x="68" y="34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9081" y="30"/>
                                  </a:lnTo>
                                  <a:lnTo>
                                    <a:pt x="9076" y="23"/>
                                  </a:lnTo>
                                  <a:lnTo>
                                    <a:pt x="9058" y="11"/>
                                  </a:lnTo>
                                  <a:lnTo>
                                    <a:pt x="9038" y="3"/>
                                  </a:lnTo>
                                  <a:lnTo>
                                    <a:pt x="9015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31"/>
                        <wpg:cNvGrpSpPr>
                          <a:grpSpLocks/>
                        </wpg:cNvGrpSpPr>
                        <wpg:grpSpPr bwMode="auto">
                          <a:xfrm>
                            <a:off x="1485" y="-1499"/>
                            <a:ext cx="9015" cy="1185"/>
                            <a:chOff x="1485" y="-1499"/>
                            <a:chExt cx="9015" cy="1185"/>
                          </a:xfrm>
                        </wpg:grpSpPr>
                        <wps:wsp>
                          <wps:cNvPr id="106" name="Freeform 32"/>
                          <wps:cNvSpPr>
                            <a:spLocks/>
                          </wps:cNvSpPr>
                          <wps:spPr bwMode="auto">
                            <a:xfrm>
                              <a:off x="1485" y="-1499"/>
                              <a:ext cx="9015" cy="1185"/>
                            </a:xfrm>
                            <a:custGeom>
                              <a:avLst/>
                              <a:gdLst>
                                <a:gd name="T0" fmla="+- 0 10476 1485"/>
                                <a:gd name="T1" fmla="*/ T0 w 9015"/>
                                <a:gd name="T2" fmla="+- 0 -1499 -1499"/>
                                <a:gd name="T3" fmla="*/ -1499 h 1185"/>
                                <a:gd name="T4" fmla="+- 0 1485 1485"/>
                                <a:gd name="T5" fmla="*/ T4 w 9015"/>
                                <a:gd name="T6" fmla="+- 0 -1499 -1499"/>
                                <a:gd name="T7" fmla="*/ -1499 h 1185"/>
                                <a:gd name="T8" fmla="+- 0 10416 1485"/>
                                <a:gd name="T9" fmla="*/ T8 w 9015"/>
                                <a:gd name="T10" fmla="+- 0 -1499 -1499"/>
                                <a:gd name="T11" fmla="*/ -1499 h 1185"/>
                                <a:gd name="T12" fmla="+- 0 10437 1485"/>
                                <a:gd name="T13" fmla="*/ T12 w 9015"/>
                                <a:gd name="T14" fmla="+- 0 -1493 -1499"/>
                                <a:gd name="T15" fmla="*/ -1493 h 1185"/>
                                <a:gd name="T16" fmla="+- 0 10454 1485"/>
                                <a:gd name="T17" fmla="*/ T16 w 9015"/>
                                <a:gd name="T18" fmla="+- 0 -1480 -1499"/>
                                <a:gd name="T19" fmla="*/ -1480 h 1185"/>
                                <a:gd name="T20" fmla="+- 0 10466 1485"/>
                                <a:gd name="T21" fmla="*/ T20 w 9015"/>
                                <a:gd name="T22" fmla="+- 0 -1461 -1499"/>
                                <a:gd name="T23" fmla="*/ -1461 h 1185"/>
                                <a:gd name="T24" fmla="+- 0 10470 1485"/>
                                <a:gd name="T25" fmla="*/ T24 w 9015"/>
                                <a:gd name="T26" fmla="+- 0 -1439 -1499"/>
                                <a:gd name="T27" fmla="*/ -1439 h 1185"/>
                                <a:gd name="T28" fmla="+- 0 10470 1485"/>
                                <a:gd name="T29" fmla="*/ T28 w 9015"/>
                                <a:gd name="T30" fmla="+- 0 -369 -1499"/>
                                <a:gd name="T31" fmla="*/ -369 h 1185"/>
                                <a:gd name="T32" fmla="+- 0 10464 1485"/>
                                <a:gd name="T33" fmla="*/ T32 w 9015"/>
                                <a:gd name="T34" fmla="+- 0 -347 -1499"/>
                                <a:gd name="T35" fmla="*/ -347 h 1185"/>
                                <a:gd name="T36" fmla="+- 0 10451 1485"/>
                                <a:gd name="T37" fmla="*/ T36 w 9015"/>
                                <a:gd name="T38" fmla="+- 0 -330 -1499"/>
                                <a:gd name="T39" fmla="*/ -330 h 1185"/>
                                <a:gd name="T40" fmla="+- 0 10432 1485"/>
                                <a:gd name="T41" fmla="*/ T40 w 9015"/>
                                <a:gd name="T42" fmla="+- 0 -318 -1499"/>
                                <a:gd name="T43" fmla="*/ -318 h 1185"/>
                                <a:gd name="T44" fmla="+- 0 10410 1485"/>
                                <a:gd name="T45" fmla="*/ T44 w 9015"/>
                                <a:gd name="T46" fmla="+- 0 -314 -1499"/>
                                <a:gd name="T47" fmla="*/ -314 h 1185"/>
                                <a:gd name="T48" fmla="+- 0 10477 1485"/>
                                <a:gd name="T49" fmla="*/ T48 w 9015"/>
                                <a:gd name="T50" fmla="+- 0 -314 -1499"/>
                                <a:gd name="T51" fmla="*/ -314 h 1185"/>
                                <a:gd name="T52" fmla="+- 0 10489 1485"/>
                                <a:gd name="T53" fmla="*/ T52 w 9015"/>
                                <a:gd name="T54" fmla="+- 0 -331 -1499"/>
                                <a:gd name="T55" fmla="*/ -331 h 1185"/>
                                <a:gd name="T56" fmla="+- 0 10497 1485"/>
                                <a:gd name="T57" fmla="*/ T56 w 9015"/>
                                <a:gd name="T58" fmla="+- 0 -352 -1499"/>
                                <a:gd name="T59" fmla="*/ -352 h 1185"/>
                                <a:gd name="T60" fmla="+- 0 10500 1485"/>
                                <a:gd name="T61" fmla="*/ T60 w 9015"/>
                                <a:gd name="T62" fmla="+- 0 -374 -1499"/>
                                <a:gd name="T63" fmla="*/ -374 h 1185"/>
                                <a:gd name="T64" fmla="+- 0 10500 1485"/>
                                <a:gd name="T65" fmla="*/ T64 w 9015"/>
                                <a:gd name="T66" fmla="+- 0 -1448 -1499"/>
                                <a:gd name="T67" fmla="*/ -1448 h 1185"/>
                                <a:gd name="T68" fmla="+- 0 10495 1485"/>
                                <a:gd name="T69" fmla="*/ T68 w 9015"/>
                                <a:gd name="T70" fmla="+- 0 -1470 -1499"/>
                                <a:gd name="T71" fmla="*/ -1470 h 1185"/>
                                <a:gd name="T72" fmla="+- 0 10485 1485"/>
                                <a:gd name="T73" fmla="*/ T72 w 9015"/>
                                <a:gd name="T74" fmla="+- 0 -1489 -1499"/>
                                <a:gd name="T75" fmla="*/ -1489 h 1185"/>
                                <a:gd name="T76" fmla="+- 0 10476 1485"/>
                                <a:gd name="T77" fmla="*/ T76 w 9015"/>
                                <a:gd name="T78" fmla="+- 0 -1499 -1499"/>
                                <a:gd name="T79" fmla="*/ -1499 h 11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9015" h="1185">
                                  <a:moveTo>
                                    <a:pt x="89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8931" y="0"/>
                                  </a:lnTo>
                                  <a:lnTo>
                                    <a:pt x="8952" y="6"/>
                                  </a:lnTo>
                                  <a:lnTo>
                                    <a:pt x="8969" y="19"/>
                                  </a:lnTo>
                                  <a:lnTo>
                                    <a:pt x="8981" y="38"/>
                                  </a:lnTo>
                                  <a:lnTo>
                                    <a:pt x="8985" y="60"/>
                                  </a:lnTo>
                                  <a:lnTo>
                                    <a:pt x="8985" y="1130"/>
                                  </a:lnTo>
                                  <a:lnTo>
                                    <a:pt x="8979" y="1152"/>
                                  </a:lnTo>
                                  <a:lnTo>
                                    <a:pt x="8966" y="1169"/>
                                  </a:lnTo>
                                  <a:lnTo>
                                    <a:pt x="8947" y="1181"/>
                                  </a:lnTo>
                                  <a:lnTo>
                                    <a:pt x="8925" y="1185"/>
                                  </a:lnTo>
                                  <a:lnTo>
                                    <a:pt x="8992" y="1185"/>
                                  </a:lnTo>
                                  <a:lnTo>
                                    <a:pt x="9004" y="1168"/>
                                  </a:lnTo>
                                  <a:lnTo>
                                    <a:pt x="9012" y="1147"/>
                                  </a:lnTo>
                                  <a:lnTo>
                                    <a:pt x="9015" y="1125"/>
                                  </a:lnTo>
                                  <a:lnTo>
                                    <a:pt x="9015" y="51"/>
                                  </a:lnTo>
                                  <a:lnTo>
                                    <a:pt x="9010" y="29"/>
                                  </a:lnTo>
                                  <a:lnTo>
                                    <a:pt x="9000" y="10"/>
                                  </a:lnTo>
                                  <a:lnTo>
                                    <a:pt x="8991" y="0"/>
                                  </a:lnTo>
                                </a:path>
                              </a:pathLst>
                            </a:custGeom>
                            <a:solidFill>
                              <a:srgbClr val="1AB65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F8BDA" id="Group 30" o:spid="_x0000_s1026" style="position:absolute;margin-left:69.4pt;margin-top:-76.85pt;width:456pt;height:63pt;z-index:-1565;mso-position-horizontal-relative:page" coordorigin="1388,-1537" coordsize="9120,1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">
                <v:shape id="Picture 35" o:spid="_x0000_s1027" type="#_x0000_t75" style="position:absolute;left:1395;top:-1529;width:8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">
                  <v:imagedata r:id="rId20" o:title=""/>
                </v:shape>
                <v:group id="Group 33" o:spid="_x0000_s1028" style="position:absolute;left:1395;top:-1529;width:9082;height:1245" coordorigin="1395,-1529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Freeform 34" o:spid="_x0000_s1029" style="position:absolute;left:1395;top:-1529;width:9082;height:1245;visibility:visible;mso-wrap-style:square;v-text-anchor:top" coordsize="9082,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" path="m9015,l82,,24,29,,90,,1163r29,58l90,1245r8933,-1l9045,1240r20,-10l9081,1216r1,-1l84,1215r-21,-7l46,1195,34,1177r-4,-22l30,84,36,63,49,46,68,34,90,30r8991,l9076,23,9058,11,9038,3,9015,e" fillcolor="#1ab654" stroked="f">
                    <v:path arrowok="t" o:connecttype="custom" o:connectlocs="9015,-1529;82,-1529;24,-1500;0,-1439;0,-366;29,-308;90,-284;9023,-285;9045,-289;9065,-299;9081,-313;9082,-314;84,-314;63,-321;46,-334;34,-352;30,-374;30,-1445;36,-1466;49,-1483;68,-1495;90,-1499;9081,-1499;9076,-1506;9058,-1518;9038,-1526;9015,-1529" o:connectangles="0,0,0,0,0,0,0,0,0,0,0,0,0,0,0,0,0,0,0,0,0,0,0,0,0,0,0"/>
                  </v:shape>
                </v:group>
                <v:group id="Group 31" o:spid="_x0000_s1030" style="position:absolute;left:1485;top:-1499;width:9015;height:1185" coordorigin="1485,-1499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Freeform 32" o:spid="_x0000_s1031" style="position:absolute;left:1485;top:-1499;width:9015;height:1185;visibility:visible;mso-wrap-style:square;v-text-anchor:top" coordsize="9015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" path="m8991,l,,8931,r21,6l8969,19r12,19l8985,60r,1070l8979,1152r-13,17l8947,1181r-22,4l8992,1185r12,-17l9012,1147r3,-22l9015,51r-5,-22l9000,10,8991,e" fillcolor="#1ab654" stroked="f">
                    <v:path arrowok="t" o:connecttype="custom" o:connectlocs="8991,-1499;0,-1499;8931,-1499;8952,-1493;8969,-1480;8981,-1461;8985,-1439;8985,-369;8979,-347;8966,-330;8947,-318;8925,-314;8992,-314;9004,-331;9012,-352;9015,-374;9015,-1448;9010,-1470;9000,-1489;8991,-1499" o:connectangles="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56057F"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V</w:t>
      </w:r>
      <w:r w:rsidR="0056057F"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 w:rsidR="0056057F"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 w:rsidR="0056057F"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 w:rsidR="0056057F"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 w:rsidR="0056057F"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s</w:t>
      </w:r>
      <w:r w:rsidR="0056057F"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 xml:space="preserve"> </w:t>
      </w:r>
      <w:r w:rsidR="0056057F"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G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a</w:t>
      </w:r>
      <w:r w:rsidR="0056057F"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 w:rsidR="0056057F"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 w:rsidR="0056057F"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t</w:t>
      </w:r>
      <w:r w:rsidR="0056057F">
        <w:rPr>
          <w:rFonts w:ascii="Open Sans" w:eastAsia="Open Sans" w:hAnsi="Open Sans" w:cs="Open Sans"/>
          <w:b/>
          <w:bCs/>
          <w:color w:val="3B6191"/>
          <w:spacing w:val="22"/>
          <w:position w:val="2"/>
          <w:sz w:val="40"/>
          <w:szCs w:val="40"/>
        </w:rPr>
        <w:t xml:space="preserve"> </w:t>
      </w:r>
      <w:r w:rsidR="0056057F"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>I</w:t>
      </w:r>
      <w:r w:rsidR="0056057F"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 w:rsidR="0056057F"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 w:rsidR="0056057F"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ra</w:t>
      </w:r>
      <w:r w:rsidR="0056057F"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 w:rsidR="0056057F"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iv</w:t>
      </w:r>
      <w:r w:rsidR="0056057F"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  <w:r w:rsidR="0056057F">
        <w:rPr>
          <w:rFonts w:ascii="Open Sans" w:eastAsia="Open Sans" w:hAnsi="Open Sans" w:cs="Open Sans"/>
          <w:b/>
          <w:bCs/>
          <w:color w:val="3B6191"/>
          <w:spacing w:val="13"/>
          <w:position w:val="2"/>
          <w:sz w:val="40"/>
          <w:szCs w:val="40"/>
        </w:rPr>
        <w:t xml:space="preserve"> </w:t>
      </w:r>
      <w:r w:rsidR="0056057F">
        <w:rPr>
          <w:rFonts w:ascii="Open Sans" w:eastAsia="Open Sans" w:hAnsi="Open Sans" w:cs="Open Sans"/>
          <w:b/>
          <w:bCs/>
          <w:color w:val="3B6191"/>
          <w:spacing w:val="1"/>
          <w:position w:val="2"/>
          <w:sz w:val="40"/>
          <w:szCs w:val="40"/>
        </w:rPr>
        <w:t>E</w:t>
      </w:r>
      <w:r w:rsidR="0056057F"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 w:rsidR="0056057F"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t</w:t>
      </w:r>
      <w:r w:rsidR="0056057F"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 w:rsidR="0056057F"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 w:rsidR="0056057F"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</w:p>
    <w:p w14:paraId="74049C6F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6FF2375F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3A432AD4" w14:textId="7DB13B82" w:rsidR="00C70597" w:rsidRDefault="00FF2F4E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16" behindDoc="1" locked="0" layoutInCell="1" allowOverlap="1" wp14:anchorId="308D199D" wp14:editId="03C37D79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1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rt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im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d</w:t>
      </w:r>
    </w:p>
    <w:p w14:paraId="3DCECF79" w14:textId="6ABF19F9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17" behindDoc="1" locked="0" layoutInCell="1" allowOverlap="1" wp14:anchorId="301C689D" wp14:editId="49D77C0F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</w:p>
    <w:p w14:paraId="41FA213C" w14:textId="7A472121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18" behindDoc="1" locked="0" layoutInCell="1" allowOverlap="1" wp14:anchorId="4CE61AF0" wp14:editId="491308D8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4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ck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5"/>
        </w:rPr>
        <w:t>x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1"/>
        </w:rPr>
        <w:t>ff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ds: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4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</w:rPr>
        <w:t>pe</w:t>
      </w:r>
    </w:p>
    <w:p w14:paraId="33D9D131" w14:textId="77777777" w:rsidR="00C70597" w:rsidRDefault="00C70597">
      <w:pPr>
        <w:spacing w:before="16" w:after="0" w:line="220" w:lineRule="exact"/>
      </w:pPr>
    </w:p>
    <w:p w14:paraId="463B08D6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61CED0E2" w14:textId="77777777" w:rsidR="00C70597" w:rsidRDefault="0056057F">
      <w:pPr>
        <w:spacing w:before="84" w:after="0" w:line="240" w:lineRule="auto"/>
        <w:ind w:left="115" w:right="4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 xml:space="preserve">g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56305175" w14:textId="77777777" w:rsidR="00C70597" w:rsidRDefault="00C70597">
      <w:pPr>
        <w:spacing w:before="15" w:after="0" w:line="220" w:lineRule="exact"/>
      </w:pPr>
    </w:p>
    <w:p w14:paraId="16B1C9CD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3D977E36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</w:p>
    <w:p w14:paraId="77D1B50E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</w:p>
    <w:p w14:paraId="431BD950" w14:textId="77777777" w:rsidR="00C70597" w:rsidRDefault="00C70597">
      <w:pPr>
        <w:spacing w:before="16" w:after="0" w:line="220" w:lineRule="exact"/>
      </w:pPr>
    </w:p>
    <w:p w14:paraId="1E6CBC63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4C83F223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:</w:t>
      </w:r>
    </w:p>
    <w:p w14:paraId="7CED1030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D92FBB9" w14:textId="7FF3C742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2A4431A" wp14:editId="71AC743A">
            <wp:extent cx="3374390" cy="21228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AC77" w14:textId="77777777" w:rsidR="00C70597" w:rsidRDefault="00C70597">
      <w:pPr>
        <w:spacing w:after="0"/>
        <w:sectPr w:rsidR="00C70597">
          <w:footerReference w:type="default" r:id="rId106"/>
          <w:pgSz w:w="11920" w:h="16840"/>
          <w:pgMar w:top="1560" w:right="1500" w:bottom="280" w:left="1280" w:header="0" w:footer="0" w:gutter="0"/>
          <w:cols w:space="720"/>
        </w:sectPr>
      </w:pPr>
    </w:p>
    <w:p w14:paraId="0C183D48" w14:textId="77777777" w:rsidR="00C70597" w:rsidRDefault="00C70597">
      <w:pPr>
        <w:spacing w:before="8" w:after="0" w:line="160" w:lineRule="exact"/>
        <w:rPr>
          <w:sz w:val="16"/>
          <w:szCs w:val="16"/>
        </w:rPr>
      </w:pPr>
    </w:p>
    <w:p w14:paraId="18F3A3F0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:</w:t>
      </w:r>
    </w:p>
    <w:p w14:paraId="55E4EB2E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A1F1801" w14:textId="722C42C7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2AF1515" wp14:editId="6A379A6D">
            <wp:extent cx="3434715" cy="23895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8C577" w14:textId="77777777" w:rsidR="00C70597" w:rsidRDefault="00C70597">
      <w:pPr>
        <w:spacing w:before="2" w:after="0" w:line="150" w:lineRule="exact"/>
        <w:rPr>
          <w:sz w:val="15"/>
          <w:szCs w:val="15"/>
        </w:rPr>
      </w:pPr>
    </w:p>
    <w:p w14:paraId="6DEC3DAB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8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14:paraId="1B06C85A" w14:textId="77777777" w:rsidR="00C70597" w:rsidRDefault="00C70597">
      <w:pPr>
        <w:spacing w:before="4" w:after="0" w:line="160" w:lineRule="exact"/>
        <w:rPr>
          <w:sz w:val="16"/>
          <w:szCs w:val="16"/>
        </w:rPr>
      </w:pPr>
    </w:p>
    <w:p w14:paraId="6E40E8A7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D</w:t>
      </w:r>
    </w:p>
    <w:p w14:paraId="4B2A4534" w14:textId="77777777" w:rsidR="00C70597" w:rsidRDefault="0056057F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9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8</w:t>
      </w:r>
      <w:r>
        <w:rPr>
          <w:rFonts w:ascii="Open Sans" w:eastAsia="Open Sans" w:hAnsi="Open Sans" w:cs="Open Sans"/>
          <w:color w:val="000000"/>
        </w:rPr>
        <w:t>,</w:t>
      </w:r>
      <w:r>
        <w:rPr>
          <w:rFonts w:ascii="Open Sans" w:eastAsia="Open Sans" w:hAnsi="Open Sans" w:cs="Open Sans"/>
          <w:color w:val="000000"/>
          <w:spacing w:val="6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1"/>
        </w:rPr>
        <w:t xml:space="preserve"> 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</w:rPr>
        <w:t>ch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>nge</w:t>
      </w:r>
      <w:r>
        <w:rPr>
          <w:rFonts w:ascii="Open Sans" w:eastAsia="Open Sans" w:hAnsi="Open Sans" w:cs="Open Sans"/>
          <w:color w:val="000000"/>
          <w:spacing w:val="-5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t</w:t>
      </w:r>
      <w:r>
        <w:rPr>
          <w:rFonts w:ascii="Open Sans" w:eastAsia="Open Sans" w:hAnsi="Open Sans" w:cs="Open Sans"/>
          <w:color w:val="000000"/>
        </w:rPr>
        <w:t>he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4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h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c</w:t>
      </w:r>
      <w:r>
        <w:rPr>
          <w:rFonts w:ascii="Open Sans" w:eastAsia="Open Sans" w:hAnsi="Open Sans" w:cs="Open Sans"/>
          <w:color w:val="000000"/>
          <w:spacing w:val="5"/>
        </w:rPr>
        <w:t>l</w:t>
      </w:r>
      <w:r>
        <w:rPr>
          <w:rFonts w:ascii="Open Sans" w:eastAsia="Open Sans" w:hAnsi="Open Sans" w:cs="Open Sans"/>
          <w:color w:val="000000"/>
        </w:rPr>
        <w:t>e</w:t>
      </w:r>
      <w:r>
        <w:rPr>
          <w:rFonts w:ascii="Open Sans" w:eastAsia="Open Sans" w:hAnsi="Open Sans" w:cs="Open Sans"/>
          <w:color w:val="000000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  <w:spacing w:val="5"/>
        </w:rPr>
        <w:t>D</w:t>
      </w:r>
      <w:r>
        <w:rPr>
          <w:rFonts w:ascii="Open Sans" w:eastAsia="Open Sans" w:hAnsi="Open Sans" w:cs="Open Sans"/>
          <w:color w:val="000000"/>
        </w:rPr>
        <w:t>.</w:t>
      </w:r>
      <w:r>
        <w:rPr>
          <w:rFonts w:ascii="Open Sans" w:eastAsia="Open Sans" w:hAnsi="Open Sans" w:cs="Open Sans"/>
          <w:color w:val="000000"/>
          <w:spacing w:val="3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Y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u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6"/>
        </w:rPr>
        <w:t>w</w:t>
      </w:r>
      <w:r>
        <w:rPr>
          <w:rFonts w:ascii="Open Sans" w:eastAsia="Open Sans" w:hAnsi="Open Sans" w:cs="Open Sans"/>
          <w:color w:val="000000"/>
          <w:spacing w:val="5"/>
        </w:rPr>
        <w:t>il</w:t>
      </w:r>
      <w:r>
        <w:rPr>
          <w:rFonts w:ascii="Open Sans" w:eastAsia="Open Sans" w:hAnsi="Open Sans" w:cs="Open Sans"/>
          <w:color w:val="000000"/>
        </w:rPr>
        <w:t>l</w:t>
      </w:r>
      <w:r>
        <w:rPr>
          <w:rFonts w:ascii="Open Sans" w:eastAsia="Open Sans" w:hAnsi="Open Sans" w:cs="Open Sans"/>
          <w:color w:val="000000"/>
          <w:spacing w:val="4"/>
        </w:rPr>
        <w:t xml:space="preserve"> </w:t>
      </w:r>
      <w:r>
        <w:rPr>
          <w:rFonts w:ascii="Open Sans" w:eastAsia="Open Sans" w:hAnsi="Open Sans" w:cs="Open Sans"/>
          <w:color w:val="000000"/>
        </w:rPr>
        <w:t>be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</w:rPr>
        <w:t>pr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  <w:spacing w:val="-5"/>
        </w:rPr>
        <w:t>v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d</w:t>
      </w:r>
      <w:r>
        <w:rPr>
          <w:rFonts w:ascii="Open Sans" w:eastAsia="Open Sans" w:hAnsi="Open Sans" w:cs="Open Sans"/>
          <w:color w:val="000000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1"/>
        </w:rPr>
        <w:t>f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2"/>
        </w:rPr>
        <w:t>o</w:t>
      </w:r>
      <w:r>
        <w:rPr>
          <w:rFonts w:ascii="Open Sans" w:eastAsia="Open Sans" w:hAnsi="Open Sans" w:cs="Open Sans"/>
          <w:color w:val="000000"/>
        </w:rPr>
        <w:t>m</w:t>
      </w:r>
      <w:r>
        <w:rPr>
          <w:rFonts w:ascii="Open Sans" w:eastAsia="Open Sans" w:hAnsi="Open Sans" w:cs="Open Sans"/>
          <w:color w:val="000000"/>
          <w:spacing w:val="7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</w:rPr>
        <w:t>e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-3"/>
        </w:rPr>
        <w:t>te</w:t>
      </w:r>
      <w:r>
        <w:rPr>
          <w:rFonts w:ascii="Open Sans" w:eastAsia="Open Sans" w:hAnsi="Open Sans" w:cs="Open Sans"/>
          <w:color w:val="000000"/>
        </w:rPr>
        <w:t>r</w:t>
      </w:r>
      <w:r>
        <w:rPr>
          <w:rFonts w:ascii="Open Sans" w:eastAsia="Open Sans" w:hAnsi="Open Sans" w:cs="Open Sans"/>
          <w:color w:val="000000"/>
          <w:spacing w:val="5"/>
        </w:rPr>
        <w:t>i</w:t>
      </w:r>
      <w:r>
        <w:rPr>
          <w:rFonts w:ascii="Open Sans" w:eastAsia="Open Sans" w:hAnsi="Open Sans" w:cs="Open Sans"/>
          <w:color w:val="000000"/>
        </w:rPr>
        <w:t>ng</w:t>
      </w:r>
      <w:r>
        <w:rPr>
          <w:rFonts w:ascii="Open Sans" w:eastAsia="Open Sans" w:hAnsi="Open Sans" w:cs="Open Sans"/>
          <w:color w:val="000000"/>
          <w:spacing w:val="-2"/>
        </w:rPr>
        <w:t xml:space="preserve"> a</w:t>
      </w:r>
      <w:r>
        <w:rPr>
          <w:rFonts w:ascii="Open Sans" w:eastAsia="Open Sans" w:hAnsi="Open Sans" w:cs="Open Sans"/>
          <w:color w:val="000000"/>
        </w:rPr>
        <w:t>n</w:t>
      </w:r>
      <w:r>
        <w:rPr>
          <w:rFonts w:ascii="Open Sans" w:eastAsia="Open Sans" w:hAnsi="Open Sans" w:cs="Open Sans"/>
          <w:color w:val="000000"/>
          <w:spacing w:val="2"/>
        </w:rPr>
        <w:t xml:space="preserve"> </w:t>
      </w:r>
      <w:r>
        <w:rPr>
          <w:rFonts w:ascii="Open Sans" w:eastAsia="Open Sans" w:hAnsi="Open Sans" w:cs="Open Sans"/>
          <w:color w:val="000000"/>
          <w:spacing w:val="-1"/>
        </w:rPr>
        <w:t>I</w:t>
      </w:r>
      <w:r>
        <w:rPr>
          <w:rFonts w:ascii="Open Sans" w:eastAsia="Open Sans" w:hAnsi="Open Sans" w:cs="Open Sans"/>
          <w:color w:val="000000"/>
        </w:rPr>
        <w:t>D</w:t>
      </w:r>
    </w:p>
    <w:p w14:paraId="2FADC385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lik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9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</w:p>
    <w:p w14:paraId="383280CF" w14:textId="77777777" w:rsidR="00C70597" w:rsidRDefault="00C70597">
      <w:pPr>
        <w:spacing w:before="5" w:after="0" w:line="220" w:lineRule="exact"/>
      </w:pPr>
    </w:p>
    <w:p w14:paraId="04846796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-3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2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h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c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l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T</w:t>
      </w:r>
      <w:r>
        <w:rPr>
          <w:rFonts w:ascii="Open Sans" w:eastAsia="Open Sans" w:hAnsi="Open Sans" w:cs="Open Sans"/>
          <w:b/>
          <w:bCs/>
          <w:i/>
          <w:color w:val="004CDD"/>
          <w:spacing w:val="-6"/>
          <w:sz w:val="30"/>
          <w:szCs w:val="30"/>
        </w:rPr>
        <w:t>y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e</w:t>
      </w:r>
    </w:p>
    <w:p w14:paraId="6686858F" w14:textId="77777777" w:rsidR="00C70597" w:rsidRDefault="0056057F">
      <w:pPr>
        <w:spacing w:before="87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 a ch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</w:p>
    <w:p w14:paraId="51BEB543" w14:textId="77777777" w:rsidR="00C70597" w:rsidRDefault="00C70597">
      <w:pPr>
        <w:spacing w:before="5" w:after="0" w:line="220" w:lineRule="exact"/>
      </w:pPr>
    </w:p>
    <w:p w14:paraId="1C3C9DE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0"/>
          <w:szCs w:val="30"/>
        </w:rPr>
      </w:pPr>
      <w:r>
        <w:rPr>
          <w:rFonts w:ascii="Open Sans" w:eastAsia="Open Sans" w:hAnsi="Open Sans" w:cs="Open Sans"/>
          <w:b/>
          <w:bCs/>
          <w:i/>
          <w:color w:val="004CDD"/>
          <w:spacing w:val="6"/>
          <w:sz w:val="30"/>
          <w:szCs w:val="30"/>
        </w:rPr>
        <w:t>M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-4"/>
          <w:sz w:val="30"/>
          <w:szCs w:val="30"/>
        </w:rPr>
        <w:t>v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i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n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g</w:t>
      </w:r>
      <w:r>
        <w:rPr>
          <w:rFonts w:ascii="Open Sans" w:eastAsia="Open Sans" w:hAnsi="Open Sans" w:cs="Open Sans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a</w:t>
      </w:r>
      <w:r>
        <w:rPr>
          <w:rFonts w:ascii="Open Sans" w:eastAsia="Open Sans" w:hAnsi="Open Sans" w:cs="Open Sans"/>
          <w:b/>
          <w:bCs/>
          <w:i/>
          <w:color w:val="004CDD"/>
          <w:spacing w:val="14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>bl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oc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k</w:t>
      </w:r>
      <w:r>
        <w:rPr>
          <w:rFonts w:ascii="Open Sans" w:eastAsia="Open Sans" w:hAnsi="Open Sans" w:cs="Open Sans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-1"/>
          <w:sz w:val="30"/>
          <w:szCs w:val="30"/>
        </w:rPr>
        <w:t>u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p</w:t>
      </w:r>
      <w:r>
        <w:rPr>
          <w:rFonts w:ascii="Open Sans" w:eastAsia="Open Sans" w:hAnsi="Open Sans" w:cs="Open Sans"/>
          <w:b/>
          <w:bCs/>
          <w:i/>
          <w:color w:val="004CDD"/>
          <w:spacing w:val="1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r</w:t>
      </w:r>
      <w:r>
        <w:rPr>
          <w:rFonts w:ascii="Open Sans" w:eastAsia="Open Sans" w:hAnsi="Open Sans" w:cs="Open Sans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004CDD"/>
          <w:spacing w:val="2"/>
          <w:sz w:val="30"/>
          <w:szCs w:val="30"/>
        </w:rPr>
        <w:t>d</w:t>
      </w:r>
      <w:r>
        <w:rPr>
          <w:rFonts w:ascii="Open Sans" w:eastAsia="Open Sans" w:hAnsi="Open Sans" w:cs="Open Sans"/>
          <w:b/>
          <w:bCs/>
          <w:i/>
          <w:color w:val="004CDD"/>
          <w:spacing w:val="5"/>
          <w:sz w:val="30"/>
          <w:szCs w:val="30"/>
        </w:rPr>
        <w:t>o</w:t>
      </w:r>
      <w:r>
        <w:rPr>
          <w:rFonts w:ascii="Open Sans" w:eastAsia="Open Sans" w:hAnsi="Open Sans" w:cs="Open Sans"/>
          <w:b/>
          <w:bCs/>
          <w:i/>
          <w:color w:val="004CDD"/>
          <w:spacing w:val="4"/>
          <w:sz w:val="30"/>
          <w:szCs w:val="30"/>
        </w:rPr>
        <w:t>w</w:t>
      </w:r>
      <w:r>
        <w:rPr>
          <w:rFonts w:ascii="Open Sans" w:eastAsia="Open Sans" w:hAnsi="Open Sans" w:cs="Open Sans"/>
          <w:b/>
          <w:bCs/>
          <w:i/>
          <w:color w:val="004CDD"/>
          <w:sz w:val="30"/>
          <w:szCs w:val="30"/>
        </w:rPr>
        <w:t>n</w:t>
      </w:r>
    </w:p>
    <w:p w14:paraId="5C82D3ED" w14:textId="77777777" w:rsidR="00C70597" w:rsidRDefault="0056057F">
      <w:pPr>
        <w:spacing w:before="87" w:after="0" w:line="240" w:lineRule="auto"/>
        <w:ind w:left="115" w:right="36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B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</w:rPr>
        <w:t xml:space="preserve">k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-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</w:p>
    <w:p w14:paraId="22091499" w14:textId="77777777" w:rsidR="00C70597" w:rsidRDefault="00C70597">
      <w:pPr>
        <w:spacing w:before="13" w:after="0" w:line="260" w:lineRule="exact"/>
        <w:rPr>
          <w:sz w:val="26"/>
          <w:szCs w:val="26"/>
        </w:rPr>
      </w:pPr>
    </w:p>
    <w:p w14:paraId="516801D4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-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on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y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</w:p>
    <w:p w14:paraId="1E1B1076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0F534EAB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09FDBAC2" w14:textId="6C336875" w:rsidR="00C70597" w:rsidRDefault="00FF2F4E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19" behindDoc="1" locked="0" layoutInCell="1" allowOverlap="1" wp14:anchorId="71C8C242" wp14:editId="2BAB7850">
            <wp:simplePos x="0" y="0"/>
            <wp:positionH relativeFrom="page">
              <wp:posOffset>923925</wp:posOffset>
            </wp:positionH>
            <wp:positionV relativeFrom="paragraph">
              <wp:posOffset>127635</wp:posOffset>
            </wp:positionV>
            <wp:extent cx="57150" cy="57150"/>
            <wp:effectExtent l="0" t="0" r="0" b="0"/>
            <wp:wrapNone/>
            <wp:docPr id="9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rt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im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d</w:t>
      </w:r>
    </w:p>
    <w:p w14:paraId="65F266A3" w14:textId="4F62C840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0" behindDoc="1" locked="0" layoutInCell="1" allowOverlap="1" wp14:anchorId="3DD152F1" wp14:editId="1135935B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ps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</w:p>
    <w:p w14:paraId="69E758DE" w14:textId="77777777" w:rsidR="00A90ABE" w:rsidRDefault="00FF2F4E">
      <w:pPr>
        <w:spacing w:before="75" w:after="0" w:line="300" w:lineRule="auto"/>
        <w:ind w:left="415" w:right="432"/>
        <w:rPr>
          <w:ins w:id="139" w:author="Meital Waltman" w:date="2016-09-25T13:46:00Z"/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1" behindDoc="1" locked="0" layoutInCell="1" allowOverlap="1" wp14:anchorId="2267AFDC" wp14:editId="1BA9C833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he-IL"/>
        </w:rPr>
        <w:drawing>
          <wp:anchor distT="0" distB="0" distL="114300" distR="114300" simplePos="0" relativeHeight="503314922" behindDoc="1" locked="0" layoutInCell="1" allowOverlap="1" wp14:anchorId="7ED24942" wp14:editId="2E73144C">
            <wp:simplePos x="0" y="0"/>
            <wp:positionH relativeFrom="page">
              <wp:posOffset>923925</wp:posOffset>
            </wp:positionH>
            <wp:positionV relativeFrom="paragraph">
              <wp:posOffset>360045</wp:posOffset>
            </wp:positionV>
            <wp:extent cx="57150" cy="57150"/>
            <wp:effectExtent l="0" t="0" r="0" b="0"/>
            <wp:wrapNone/>
            <wp:docPr id="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spacing w:val="3"/>
        </w:rPr>
        <w:t>P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6"/>
        </w:rPr>
        <w:t>/</w:t>
      </w:r>
      <w:r w:rsidR="0056057F">
        <w:rPr>
          <w:rFonts w:ascii="Open Sans" w:eastAsia="Open Sans" w:hAnsi="Open Sans" w:cs="Open Sans"/>
        </w:rPr>
        <w:t>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n: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nd pu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del w:id="140" w:author="Meital Waltman" w:date="2016-09-25T13:46:00Z">
        <w:r w:rsidR="0056057F" w:rsidDel="00A90ABE">
          <w:rPr>
            <w:rFonts w:ascii="Open Sans" w:eastAsia="Open Sans" w:hAnsi="Open Sans" w:cs="Open Sans"/>
            <w:spacing w:val="2"/>
          </w:rPr>
          <w:delText>o</w:delText>
        </w:r>
        <w:r w:rsidR="0056057F" w:rsidDel="00A90ABE">
          <w:rPr>
            <w:rFonts w:ascii="Open Sans" w:eastAsia="Open Sans" w:hAnsi="Open Sans" w:cs="Open Sans"/>
          </w:rPr>
          <w:delText>n</w:delText>
        </w:r>
        <w:r w:rsidR="0056057F" w:rsidDel="00A90ABE">
          <w:rPr>
            <w:rFonts w:ascii="Open Sans" w:eastAsia="Open Sans" w:hAnsi="Open Sans" w:cs="Open Sans"/>
            <w:spacing w:val="5"/>
          </w:rPr>
          <w:delText>l</w:delText>
        </w:r>
        <w:r w:rsidR="0056057F" w:rsidDel="00A90ABE">
          <w:rPr>
            <w:rFonts w:ascii="Open Sans" w:eastAsia="Open Sans" w:hAnsi="Open Sans" w:cs="Open Sans"/>
          </w:rPr>
          <w:delText>y</w:delText>
        </w:r>
        <w:r w:rsidR="0056057F" w:rsidDel="00A90ABE">
          <w:rPr>
            <w:rFonts w:ascii="Open Sans" w:eastAsia="Open Sans" w:hAnsi="Open Sans" w:cs="Open Sans"/>
            <w:spacing w:val="-6"/>
          </w:rPr>
          <w:delText xml:space="preserve"> </w:delText>
        </w:r>
      </w:del>
      <w:r w:rsidR="0056057F">
        <w:rPr>
          <w:rFonts w:ascii="Open Sans" w:eastAsia="Open Sans" w:hAnsi="Open Sans" w:cs="Open Sans"/>
        </w:rPr>
        <w:t>be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ins w:id="141" w:author="Meital Waltman" w:date="2016-09-25T13:46:00Z">
        <w:r w:rsidR="00A90ABE">
          <w:rPr>
            <w:rFonts w:ascii="Open Sans" w:eastAsia="Open Sans" w:hAnsi="Open Sans" w:cs="Open Sans"/>
            <w:spacing w:val="-2"/>
          </w:rPr>
          <w:t>c</w:t>
        </w:r>
        <w:r w:rsidR="00A90ABE">
          <w:rPr>
            <w:rFonts w:ascii="Open Sans" w:eastAsia="Open Sans" w:hAnsi="Open Sans" w:cs="Open Sans"/>
          </w:rPr>
          <w:t>hanged</w:t>
        </w:r>
      </w:ins>
      <w:del w:id="142" w:author="Meital Waltman" w:date="2016-09-25T13:46:00Z">
        <w:r w:rsidR="0056057F" w:rsidDel="00A90ABE">
          <w:rPr>
            <w:rFonts w:ascii="Open Sans" w:eastAsia="Open Sans" w:hAnsi="Open Sans" w:cs="Open Sans"/>
          </w:rPr>
          <w:delText>r</w:delText>
        </w:r>
        <w:r w:rsidR="0056057F" w:rsidDel="00A90ABE">
          <w:rPr>
            <w:rFonts w:ascii="Open Sans" w:eastAsia="Open Sans" w:hAnsi="Open Sans" w:cs="Open Sans"/>
            <w:spacing w:val="-3"/>
          </w:rPr>
          <w:delText>e</w:delText>
        </w:r>
        <w:r w:rsidR="0056057F" w:rsidDel="00A90ABE">
          <w:rPr>
            <w:rFonts w:ascii="Open Sans" w:eastAsia="Open Sans" w:hAnsi="Open Sans" w:cs="Open Sans"/>
            <w:spacing w:val="5"/>
          </w:rPr>
          <w:delText>m</w:delText>
        </w:r>
        <w:r w:rsidR="0056057F" w:rsidDel="00A90ABE">
          <w:rPr>
            <w:rFonts w:ascii="Open Sans" w:eastAsia="Open Sans" w:hAnsi="Open Sans" w:cs="Open Sans"/>
            <w:spacing w:val="2"/>
          </w:rPr>
          <w:delText>o</w:delText>
        </w:r>
        <w:r w:rsidR="0056057F" w:rsidDel="00A90ABE">
          <w:rPr>
            <w:rFonts w:ascii="Open Sans" w:eastAsia="Open Sans" w:hAnsi="Open Sans" w:cs="Open Sans"/>
            <w:spacing w:val="-5"/>
          </w:rPr>
          <w:delText>v</w:delText>
        </w:r>
        <w:r w:rsidR="0056057F" w:rsidDel="00A90ABE">
          <w:rPr>
            <w:rFonts w:ascii="Open Sans" w:eastAsia="Open Sans" w:hAnsi="Open Sans" w:cs="Open Sans"/>
            <w:spacing w:val="-3"/>
          </w:rPr>
          <w:delText>e</w:delText>
        </w:r>
        <w:r w:rsidR="0056057F" w:rsidDel="00A90ABE">
          <w:rPr>
            <w:rFonts w:ascii="Open Sans" w:eastAsia="Open Sans" w:hAnsi="Open Sans" w:cs="Open Sans"/>
          </w:rPr>
          <w:delText>d</w:delText>
        </w:r>
      </w:del>
      <w:r w:rsidR="0056057F">
        <w:rPr>
          <w:rFonts w:ascii="Open Sans" w:eastAsia="Open Sans" w:hAnsi="Open Sans" w:cs="Open Sans"/>
        </w:rPr>
        <w:t xml:space="preserve">. </w:t>
      </w:r>
    </w:p>
    <w:p w14:paraId="1F5863F8" w14:textId="14144D54" w:rsidR="00C70597" w:rsidRDefault="0056057F">
      <w:pPr>
        <w:spacing w:before="75" w:after="0" w:line="300" w:lineRule="auto"/>
        <w:ind w:left="415" w:right="43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14:paraId="1CFFD206" w14:textId="77777777" w:rsidR="00C70597" w:rsidRDefault="00C70597">
      <w:pPr>
        <w:spacing w:after="0" w:line="160" w:lineRule="exact"/>
        <w:rPr>
          <w:sz w:val="16"/>
          <w:szCs w:val="16"/>
        </w:rPr>
      </w:pPr>
    </w:p>
    <w:p w14:paraId="1D28FB1C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</w:p>
    <w:p w14:paraId="48362D39" w14:textId="77777777" w:rsidR="00C70597" w:rsidRDefault="0056057F">
      <w:pPr>
        <w:spacing w:before="84" w:after="0" w:line="240" w:lineRule="auto"/>
        <w:ind w:left="115" w:right="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: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proofErr w:type="spellEnd"/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proofErr w:type="spellEnd"/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.</w:t>
      </w:r>
    </w:p>
    <w:p w14:paraId="6171CB8E" w14:textId="77777777" w:rsidR="00C70597" w:rsidRDefault="00C70597">
      <w:pPr>
        <w:spacing w:after="0"/>
        <w:sectPr w:rsidR="00C70597">
          <w:footerReference w:type="default" r:id="rId108"/>
          <w:pgSz w:w="11920" w:h="16840"/>
          <w:pgMar w:top="1560" w:right="1300" w:bottom="280" w:left="1280" w:header="0" w:footer="0" w:gutter="0"/>
          <w:cols w:space="720"/>
        </w:sectPr>
      </w:pPr>
    </w:p>
    <w:p w14:paraId="659AFD58" w14:textId="77777777" w:rsidR="00C70597" w:rsidRDefault="0056057F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lastRenderedPageBreak/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05F6155B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ng.</w:t>
      </w:r>
    </w:p>
    <w:p w14:paraId="4C9DE540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070B3FF" w14:textId="32F64C9F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4516DF9" wp14:editId="731CCD20">
            <wp:extent cx="2999105" cy="29933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1F1E" w14:textId="77777777" w:rsidR="00C70597" w:rsidRDefault="00C70597">
      <w:pPr>
        <w:spacing w:before="4" w:after="0" w:line="150" w:lineRule="exact"/>
        <w:rPr>
          <w:sz w:val="15"/>
          <w:szCs w:val="15"/>
        </w:rPr>
      </w:pPr>
    </w:p>
    <w:p w14:paraId="0BD4A7CE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</w:rPr>
        <w:t>h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14:paraId="78363E82" w14:textId="77777777" w:rsidR="00C70597" w:rsidRDefault="00C70597">
      <w:pPr>
        <w:spacing w:before="4" w:after="0" w:line="130" w:lineRule="exact"/>
        <w:rPr>
          <w:sz w:val="13"/>
          <w:szCs w:val="13"/>
        </w:rPr>
      </w:pPr>
    </w:p>
    <w:p w14:paraId="5408F5A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</w:p>
    <w:p w14:paraId="76C55F15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0CDDB127" w14:textId="77777777" w:rsidR="00C70597" w:rsidRDefault="00C70597">
      <w:pPr>
        <w:spacing w:before="16" w:after="0" w:line="220" w:lineRule="exact"/>
      </w:pPr>
    </w:p>
    <w:p w14:paraId="2FE1D6D9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</w:p>
    <w:p w14:paraId="05FC06B9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309A8A0D" w14:textId="77777777" w:rsidR="00C70597" w:rsidRDefault="00C70597">
      <w:pPr>
        <w:spacing w:before="16" w:after="0" w:line="220" w:lineRule="exact"/>
      </w:pPr>
    </w:p>
    <w:p w14:paraId="33AED9F5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/</w:t>
      </w:r>
      <w:r>
        <w:rPr>
          <w:rFonts w:ascii="Open Sans" w:eastAsia="Open Sans" w:hAnsi="Open Sans" w:cs="Open Sans"/>
          <w:b/>
          <w:bCs/>
          <w:color w:val="4E80BD"/>
          <w:spacing w:val="-1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55EC5F8C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s.</w:t>
      </w:r>
    </w:p>
    <w:p w14:paraId="681A6C00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58AE3CA7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-7"/>
          <w:sz w:val="24"/>
          <w:szCs w:val="24"/>
        </w:rPr>
        <w:t>e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e 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l</w:t>
      </w:r>
      <w:r>
        <w:rPr>
          <w:rFonts w:ascii="Open Sans" w:eastAsia="Open Sans" w:hAnsi="Open Sans" w:cs="Open Sans"/>
          <w:b/>
          <w:bCs/>
          <w:color w:val="000000"/>
          <w:spacing w:val="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o</w:t>
      </w:r>
      <w:r>
        <w:rPr>
          <w:rFonts w:ascii="Open Sans" w:eastAsia="Open Sans" w:hAnsi="Open Sans" w:cs="Open Sans"/>
          <w:b/>
          <w:bCs/>
          <w:color w:val="000000"/>
          <w:spacing w:val="7"/>
          <w:sz w:val="24"/>
          <w:szCs w:val="24"/>
        </w:rPr>
        <w:t>u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2F59A7CA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1D86B10C" w14:textId="77777777" w:rsidR="00C70597" w:rsidRDefault="0056057F">
      <w:pPr>
        <w:spacing w:after="0" w:line="240" w:lineRule="auto"/>
        <w:ind w:left="408" w:right="589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w w:val="99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  <w:w w:val="99"/>
        </w:rPr>
        <w:t>x</w:t>
      </w:r>
      <w:r>
        <w:rPr>
          <w:rFonts w:ascii="Open Sans" w:eastAsia="Open Sans" w:hAnsi="Open Sans" w:cs="Open Sans"/>
        </w:rPr>
        <w:t>:</w:t>
      </w:r>
    </w:p>
    <w:p w14:paraId="5342E9D5" w14:textId="77777777" w:rsidR="00C70597" w:rsidRDefault="00C70597">
      <w:pPr>
        <w:spacing w:after="0"/>
        <w:jc w:val="center"/>
        <w:sectPr w:rsidR="00C70597">
          <w:footerReference w:type="default" r:id="rId110"/>
          <w:pgSz w:w="11920" w:h="16840"/>
          <w:pgMar w:top="1560" w:right="1340" w:bottom="280" w:left="1280" w:header="0" w:footer="0" w:gutter="0"/>
          <w:cols w:space="720"/>
        </w:sectPr>
      </w:pPr>
    </w:p>
    <w:p w14:paraId="49116D5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C9D7296" w14:textId="444EBDD7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2F4D32F" wp14:editId="287C517C">
            <wp:extent cx="3380105" cy="25038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AA3F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152D3737" w14:textId="77777777" w:rsidR="00C70597" w:rsidRDefault="0056057F">
      <w:pPr>
        <w:spacing w:after="0" w:line="297" w:lineRule="exact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2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.</w:t>
      </w:r>
    </w:p>
    <w:p w14:paraId="02ABE411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75924AA" w14:textId="0013CE05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55670DE" wp14:editId="05FAC2E7">
            <wp:extent cx="3249295" cy="25800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41FC" w14:textId="77777777" w:rsidR="00C70597" w:rsidRDefault="00C70597">
      <w:pPr>
        <w:spacing w:before="5" w:after="0" w:line="190" w:lineRule="exact"/>
        <w:rPr>
          <w:sz w:val="19"/>
          <w:szCs w:val="19"/>
        </w:rPr>
      </w:pPr>
    </w:p>
    <w:p w14:paraId="2350422E" w14:textId="47391CAB" w:rsidR="00C70597" w:rsidRPr="00A90ABE" w:rsidRDefault="0056057F" w:rsidP="00A90ABE">
      <w:pPr>
        <w:pStyle w:val="ListParagraph"/>
        <w:numPr>
          <w:ilvl w:val="0"/>
          <w:numId w:val="1"/>
        </w:numPr>
        <w:spacing w:after="0" w:line="240" w:lineRule="auto"/>
        <w:ind w:right="-20"/>
        <w:rPr>
          <w:ins w:id="143" w:author="Meital Waltman" w:date="2016-09-25T13:47:00Z"/>
          <w:rFonts w:ascii="Open Sans" w:eastAsia="Open Sans" w:hAnsi="Open Sans" w:cs="Open Sans"/>
          <w:rPrChange w:id="144" w:author="Meital Waltman" w:date="2016-09-25T13:47:00Z">
            <w:rPr>
              <w:ins w:id="145" w:author="Meital Waltman" w:date="2016-09-25T13:47:00Z"/>
            </w:rPr>
          </w:rPrChange>
        </w:rPr>
        <w:pPrChange w:id="146" w:author="Meital Waltman" w:date="2016-09-25T13:47:00Z">
          <w:pPr>
            <w:spacing w:after="0" w:line="240" w:lineRule="auto"/>
            <w:ind w:left="445" w:right="-20"/>
          </w:pPr>
        </w:pPrChange>
      </w:pPr>
      <w:del w:id="147" w:author="Meital Waltman" w:date="2016-09-25T13:47:00Z">
        <w:r w:rsidRPr="00A90ABE" w:rsidDel="00A90ABE">
          <w:rPr>
            <w:rFonts w:ascii="Open Sans" w:eastAsia="Open Sans" w:hAnsi="Open Sans" w:cs="Open Sans"/>
            <w:spacing w:val="-6"/>
            <w:rPrChange w:id="148" w:author="Meital Waltman" w:date="2016-09-25T13:47:00Z">
              <w:rPr>
                <w:spacing w:val="-6"/>
              </w:rPr>
            </w:rPrChange>
          </w:rPr>
          <w:delText>3</w:delText>
        </w:r>
        <w:r w:rsidRPr="00A90ABE" w:rsidDel="00A90ABE">
          <w:rPr>
            <w:rFonts w:ascii="Open Sans" w:eastAsia="Open Sans" w:hAnsi="Open Sans" w:cs="Open Sans"/>
            <w:rPrChange w:id="149" w:author="Meital Waltman" w:date="2016-09-25T13:47:00Z">
              <w:rPr/>
            </w:rPrChange>
          </w:rPr>
          <w:delText>.</w:delText>
        </w:r>
        <w:r w:rsidRPr="00A90ABE" w:rsidDel="00A90ABE">
          <w:rPr>
            <w:rFonts w:ascii="Open Sans" w:eastAsia="Open Sans" w:hAnsi="Open Sans" w:cs="Open Sans"/>
            <w:spacing w:val="3"/>
            <w:rPrChange w:id="150" w:author="Meital Waltman" w:date="2016-09-25T13:47:00Z">
              <w:rPr>
                <w:spacing w:val="3"/>
              </w:rPr>
            </w:rPrChange>
          </w:rPr>
          <w:delText xml:space="preserve"> </w:delText>
        </w:r>
      </w:del>
      <w:r w:rsidRPr="00A90ABE">
        <w:rPr>
          <w:rFonts w:ascii="Open Sans" w:eastAsia="Open Sans" w:hAnsi="Open Sans" w:cs="Open Sans"/>
          <w:spacing w:val="-4"/>
          <w:rPrChange w:id="151" w:author="Meital Waltman" w:date="2016-09-25T13:47:00Z">
            <w:rPr>
              <w:spacing w:val="-4"/>
            </w:rPr>
          </w:rPrChange>
        </w:rPr>
        <w:t>C</w:t>
      </w:r>
      <w:r w:rsidRPr="00A90ABE">
        <w:rPr>
          <w:rFonts w:ascii="Open Sans" w:eastAsia="Open Sans" w:hAnsi="Open Sans" w:cs="Open Sans"/>
          <w:spacing w:val="5"/>
          <w:rPrChange w:id="152" w:author="Meital Waltman" w:date="2016-09-25T13:47:00Z">
            <w:rPr>
              <w:spacing w:val="5"/>
            </w:rPr>
          </w:rPrChange>
        </w:rPr>
        <w:t>li</w:t>
      </w:r>
      <w:r w:rsidRPr="00A90ABE">
        <w:rPr>
          <w:rFonts w:ascii="Open Sans" w:eastAsia="Open Sans" w:hAnsi="Open Sans" w:cs="Open Sans"/>
          <w:rPrChange w:id="153" w:author="Meital Waltman" w:date="2016-09-25T13:47:00Z">
            <w:rPr/>
          </w:rPrChange>
        </w:rPr>
        <w:t>ck</w:t>
      </w:r>
      <w:r w:rsidRPr="00A90ABE">
        <w:rPr>
          <w:rFonts w:ascii="Open Sans" w:eastAsia="Open Sans" w:hAnsi="Open Sans" w:cs="Open Sans"/>
          <w:spacing w:val="3"/>
          <w:rPrChange w:id="154" w:author="Meital Waltman" w:date="2016-09-25T13:47:00Z">
            <w:rPr>
              <w:spacing w:val="3"/>
            </w:rPr>
          </w:rPrChange>
        </w:rPr>
        <w:t xml:space="preserve"> </w:t>
      </w:r>
      <w:r w:rsidRPr="00A90ABE">
        <w:rPr>
          <w:rFonts w:ascii="Open Sans" w:eastAsia="Open Sans" w:hAnsi="Open Sans" w:cs="Open Sans"/>
          <w:spacing w:val="-3"/>
          <w:rPrChange w:id="155" w:author="Meital Waltman" w:date="2016-09-25T13:47:00Z">
            <w:rPr>
              <w:spacing w:val="-3"/>
            </w:rPr>
          </w:rPrChange>
        </w:rPr>
        <w:t>t</w:t>
      </w:r>
      <w:r w:rsidRPr="00A90ABE">
        <w:rPr>
          <w:rFonts w:ascii="Open Sans" w:eastAsia="Open Sans" w:hAnsi="Open Sans" w:cs="Open Sans"/>
          <w:rPrChange w:id="156" w:author="Meital Waltman" w:date="2016-09-25T13:47:00Z">
            <w:rPr/>
          </w:rPrChange>
        </w:rPr>
        <w:t>he</w:t>
      </w:r>
      <w:r w:rsidRPr="00A90ABE">
        <w:rPr>
          <w:rFonts w:ascii="Open Sans" w:eastAsia="Open Sans" w:hAnsi="Open Sans" w:cs="Open Sans"/>
          <w:spacing w:val="1"/>
          <w:rPrChange w:id="157" w:author="Meital Waltman" w:date="2016-09-25T13:47:00Z">
            <w:rPr>
              <w:spacing w:val="1"/>
            </w:rPr>
          </w:rPrChange>
        </w:rPr>
        <w:t xml:space="preserve"> </w:t>
      </w:r>
      <w:r w:rsidR="00FF2F4E">
        <w:rPr>
          <w:noProof/>
          <w:spacing w:val="1"/>
          <w:lang w:bidi="he-IL"/>
        </w:rPr>
        <w:drawing>
          <wp:inline distT="0" distB="0" distL="0" distR="0" wp14:anchorId="0034B05F" wp14:editId="163E5EEE">
            <wp:extent cx="217805" cy="2178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0ABE">
        <w:rPr>
          <w:rFonts w:ascii="Times New Roman" w:eastAsia="Times New Roman" w:hAnsi="Times New Roman" w:cs="Times New Roman"/>
          <w:spacing w:val="-3"/>
        </w:rPr>
        <w:t xml:space="preserve"> </w:t>
      </w:r>
      <w:r w:rsidRPr="00A90ABE">
        <w:rPr>
          <w:rFonts w:ascii="Open Sans" w:eastAsia="Open Sans" w:hAnsi="Open Sans" w:cs="Open Sans"/>
          <w:rPrChange w:id="158" w:author="Meital Waltman" w:date="2016-09-25T13:47:00Z">
            <w:rPr/>
          </w:rPrChange>
        </w:rPr>
        <w:t>bu</w:t>
      </w:r>
      <w:r w:rsidRPr="00A90ABE">
        <w:rPr>
          <w:rFonts w:ascii="Open Sans" w:eastAsia="Open Sans" w:hAnsi="Open Sans" w:cs="Open Sans"/>
          <w:spacing w:val="-3"/>
          <w:rPrChange w:id="159" w:author="Meital Waltman" w:date="2016-09-25T13:47:00Z">
            <w:rPr>
              <w:spacing w:val="-3"/>
            </w:rPr>
          </w:rPrChange>
        </w:rPr>
        <w:t>tt</w:t>
      </w:r>
      <w:r w:rsidRPr="00A90ABE">
        <w:rPr>
          <w:rFonts w:ascii="Open Sans" w:eastAsia="Open Sans" w:hAnsi="Open Sans" w:cs="Open Sans"/>
          <w:spacing w:val="2"/>
          <w:rPrChange w:id="160" w:author="Meital Waltman" w:date="2016-09-25T13:47:00Z">
            <w:rPr>
              <w:spacing w:val="2"/>
            </w:rPr>
          </w:rPrChange>
        </w:rPr>
        <w:t>o</w:t>
      </w:r>
      <w:r w:rsidRPr="00A90ABE">
        <w:rPr>
          <w:rFonts w:ascii="Open Sans" w:eastAsia="Open Sans" w:hAnsi="Open Sans" w:cs="Open Sans"/>
          <w:rPrChange w:id="161" w:author="Meital Waltman" w:date="2016-09-25T13:47:00Z">
            <w:rPr/>
          </w:rPrChange>
        </w:rPr>
        <w:t xml:space="preserve">n. </w:t>
      </w:r>
      <w:r w:rsidRPr="00A90ABE">
        <w:rPr>
          <w:rFonts w:ascii="Open Sans" w:eastAsia="Open Sans" w:hAnsi="Open Sans" w:cs="Open Sans"/>
          <w:spacing w:val="-2"/>
          <w:rPrChange w:id="162" w:author="Meital Waltman" w:date="2016-09-25T13:47:00Z">
            <w:rPr>
              <w:spacing w:val="-2"/>
            </w:rPr>
          </w:rPrChange>
        </w:rPr>
        <w:t>T</w:t>
      </w:r>
      <w:r w:rsidRPr="00A90ABE">
        <w:rPr>
          <w:rFonts w:ascii="Open Sans" w:eastAsia="Open Sans" w:hAnsi="Open Sans" w:cs="Open Sans"/>
          <w:rPrChange w:id="163" w:author="Meital Waltman" w:date="2016-09-25T13:47:00Z">
            <w:rPr/>
          </w:rPrChange>
        </w:rPr>
        <w:t>he</w:t>
      </w:r>
      <w:r w:rsidRPr="00A90ABE">
        <w:rPr>
          <w:rFonts w:ascii="Open Sans" w:eastAsia="Open Sans" w:hAnsi="Open Sans" w:cs="Open Sans"/>
          <w:spacing w:val="-2"/>
          <w:rPrChange w:id="164" w:author="Meital Waltman" w:date="2016-09-25T13:47:00Z">
            <w:rPr>
              <w:spacing w:val="-2"/>
            </w:rPr>
          </w:rPrChange>
        </w:rPr>
        <w:t xml:space="preserve"> </w:t>
      </w:r>
      <w:r w:rsidRPr="00A90ABE">
        <w:rPr>
          <w:rFonts w:ascii="Open Sans" w:eastAsia="Open Sans" w:hAnsi="Open Sans" w:cs="Open Sans"/>
          <w:rPrChange w:id="165" w:author="Meital Waltman" w:date="2016-09-25T13:47:00Z">
            <w:rPr/>
          </w:rPrChange>
        </w:rPr>
        <w:t>pu</w:t>
      </w:r>
      <w:r w:rsidRPr="00A90ABE">
        <w:rPr>
          <w:rFonts w:ascii="Open Sans" w:eastAsia="Open Sans" w:hAnsi="Open Sans" w:cs="Open Sans"/>
          <w:spacing w:val="5"/>
          <w:rPrChange w:id="166" w:author="Meital Waltman" w:date="2016-09-25T13:47:00Z">
            <w:rPr>
              <w:spacing w:val="5"/>
            </w:rPr>
          </w:rPrChange>
        </w:rPr>
        <w:t>l</w:t>
      </w:r>
      <w:r w:rsidRPr="00A90ABE">
        <w:rPr>
          <w:rFonts w:ascii="Open Sans" w:eastAsia="Open Sans" w:hAnsi="Open Sans" w:cs="Open Sans"/>
          <w:rPrChange w:id="167" w:author="Meital Waltman" w:date="2016-09-25T13:47:00Z">
            <w:rPr/>
          </w:rPrChange>
        </w:rPr>
        <w:t>l</w:t>
      </w:r>
      <w:r w:rsidRPr="00A90ABE">
        <w:rPr>
          <w:rFonts w:ascii="Open Sans" w:eastAsia="Open Sans" w:hAnsi="Open Sans" w:cs="Open Sans"/>
          <w:spacing w:val="3"/>
          <w:rPrChange w:id="168" w:author="Meital Waltman" w:date="2016-09-25T13:47:00Z">
            <w:rPr>
              <w:spacing w:val="3"/>
            </w:rPr>
          </w:rPrChange>
        </w:rPr>
        <w:t xml:space="preserve"> </w:t>
      </w:r>
      <w:r w:rsidRPr="00A90ABE">
        <w:rPr>
          <w:rFonts w:ascii="Open Sans" w:eastAsia="Open Sans" w:hAnsi="Open Sans" w:cs="Open Sans"/>
          <w:spacing w:val="2"/>
          <w:rPrChange w:id="169" w:author="Meital Waltman" w:date="2016-09-25T13:47:00Z">
            <w:rPr>
              <w:spacing w:val="2"/>
            </w:rPr>
          </w:rPrChange>
        </w:rPr>
        <w:t>o</w:t>
      </w:r>
      <w:r w:rsidRPr="00A90ABE">
        <w:rPr>
          <w:rFonts w:ascii="Open Sans" w:eastAsia="Open Sans" w:hAnsi="Open Sans" w:cs="Open Sans"/>
          <w:rPrChange w:id="170" w:author="Meital Waltman" w:date="2016-09-25T13:47:00Z">
            <w:rPr/>
          </w:rPrChange>
        </w:rPr>
        <w:t>ut</w:t>
      </w:r>
      <w:r w:rsidRPr="00A90ABE">
        <w:rPr>
          <w:rFonts w:ascii="Open Sans" w:eastAsia="Open Sans" w:hAnsi="Open Sans" w:cs="Open Sans"/>
          <w:spacing w:val="-1"/>
          <w:rPrChange w:id="171" w:author="Meital Waltman" w:date="2016-09-25T13:47:00Z">
            <w:rPr>
              <w:spacing w:val="-1"/>
            </w:rPr>
          </w:rPrChange>
        </w:rPr>
        <w:t xml:space="preserve"> </w:t>
      </w:r>
      <w:r w:rsidRPr="00A90ABE">
        <w:rPr>
          <w:rFonts w:ascii="Open Sans" w:eastAsia="Open Sans" w:hAnsi="Open Sans" w:cs="Open Sans"/>
          <w:spacing w:val="5"/>
          <w:rPrChange w:id="172" w:author="Meital Waltman" w:date="2016-09-25T13:47:00Z">
            <w:rPr>
              <w:spacing w:val="5"/>
            </w:rPr>
          </w:rPrChange>
        </w:rPr>
        <w:t>i</w:t>
      </w:r>
      <w:r w:rsidRPr="00A90ABE">
        <w:rPr>
          <w:rFonts w:ascii="Open Sans" w:eastAsia="Open Sans" w:hAnsi="Open Sans" w:cs="Open Sans"/>
          <w:rPrChange w:id="173" w:author="Meital Waltman" w:date="2016-09-25T13:47:00Z">
            <w:rPr/>
          </w:rPrChange>
        </w:rPr>
        <w:t>s</w:t>
      </w:r>
      <w:r w:rsidRPr="00A90ABE">
        <w:rPr>
          <w:rFonts w:ascii="Open Sans" w:eastAsia="Open Sans" w:hAnsi="Open Sans" w:cs="Open Sans"/>
          <w:spacing w:val="2"/>
          <w:rPrChange w:id="174" w:author="Meital Waltman" w:date="2016-09-25T13:47:00Z">
            <w:rPr>
              <w:spacing w:val="2"/>
            </w:rPr>
          </w:rPrChange>
        </w:rPr>
        <w:t xml:space="preserve"> </w:t>
      </w:r>
      <w:r w:rsidRPr="00A90ABE">
        <w:rPr>
          <w:rFonts w:ascii="Open Sans" w:eastAsia="Open Sans" w:hAnsi="Open Sans" w:cs="Open Sans"/>
          <w:rPrChange w:id="175" w:author="Meital Waltman" w:date="2016-09-25T13:47:00Z">
            <w:rPr/>
          </w:rPrChange>
        </w:rPr>
        <w:t>d</w:t>
      </w:r>
      <w:r w:rsidRPr="00A90ABE">
        <w:rPr>
          <w:rFonts w:ascii="Open Sans" w:eastAsia="Open Sans" w:hAnsi="Open Sans" w:cs="Open Sans"/>
          <w:spacing w:val="-3"/>
          <w:rPrChange w:id="176" w:author="Meital Waltman" w:date="2016-09-25T13:47:00Z">
            <w:rPr>
              <w:spacing w:val="-3"/>
            </w:rPr>
          </w:rPrChange>
        </w:rPr>
        <w:t>e</w:t>
      </w:r>
      <w:r w:rsidRPr="00A90ABE">
        <w:rPr>
          <w:rFonts w:ascii="Open Sans" w:eastAsia="Open Sans" w:hAnsi="Open Sans" w:cs="Open Sans"/>
          <w:spacing w:val="5"/>
          <w:rPrChange w:id="177" w:author="Meital Waltman" w:date="2016-09-25T13:47:00Z">
            <w:rPr>
              <w:spacing w:val="5"/>
            </w:rPr>
          </w:rPrChange>
        </w:rPr>
        <w:t>l</w:t>
      </w:r>
      <w:r w:rsidRPr="00A90ABE">
        <w:rPr>
          <w:rFonts w:ascii="Open Sans" w:eastAsia="Open Sans" w:hAnsi="Open Sans" w:cs="Open Sans"/>
          <w:spacing w:val="-3"/>
          <w:rPrChange w:id="178" w:author="Meital Waltman" w:date="2016-09-25T13:47:00Z">
            <w:rPr>
              <w:spacing w:val="-3"/>
            </w:rPr>
          </w:rPrChange>
        </w:rPr>
        <w:t>ete</w:t>
      </w:r>
      <w:r w:rsidRPr="00A90ABE">
        <w:rPr>
          <w:rFonts w:ascii="Open Sans" w:eastAsia="Open Sans" w:hAnsi="Open Sans" w:cs="Open Sans"/>
          <w:rPrChange w:id="179" w:author="Meital Waltman" w:date="2016-09-25T13:47:00Z">
            <w:rPr/>
          </w:rPrChange>
        </w:rPr>
        <w:t>d.</w:t>
      </w:r>
    </w:p>
    <w:p w14:paraId="72B07460" w14:textId="03409BDF" w:rsidR="00A90ABE" w:rsidRPr="00A90ABE" w:rsidRDefault="00A90ABE" w:rsidP="00A90ABE">
      <w:pPr>
        <w:pStyle w:val="ListParagraph"/>
        <w:numPr>
          <w:ilvl w:val="0"/>
          <w:numId w:val="1"/>
        </w:numPr>
        <w:spacing w:after="0" w:line="240" w:lineRule="auto"/>
        <w:ind w:right="-20"/>
        <w:rPr>
          <w:rFonts w:ascii="Open Sans" w:eastAsia="Open Sans" w:hAnsi="Open Sans" w:cs="Open Sans"/>
          <w:rPrChange w:id="180" w:author="Meital Waltman" w:date="2016-09-25T13:47:00Z">
            <w:rPr/>
          </w:rPrChange>
        </w:rPr>
        <w:pPrChange w:id="181" w:author="Meital Waltman" w:date="2016-09-25T13:47:00Z">
          <w:pPr>
            <w:spacing w:after="0" w:line="240" w:lineRule="auto"/>
            <w:ind w:left="445" w:right="-20"/>
          </w:pPr>
        </w:pPrChange>
      </w:pPr>
      <w:ins w:id="182" w:author="Meital Waltman" w:date="2016-09-25T13:47:00Z">
        <w:r>
          <w:rPr>
            <w:rFonts w:ascii="Open Sans" w:eastAsia="Open Sans" w:hAnsi="Open Sans" w:cs="Open Sans"/>
          </w:rPr>
          <w:t>Add a new depot pull out…</w:t>
        </w:r>
      </w:ins>
    </w:p>
    <w:p w14:paraId="5907AC30" w14:textId="77777777" w:rsidR="00C70597" w:rsidRDefault="00C70597">
      <w:pPr>
        <w:spacing w:before="14" w:after="0" w:line="220" w:lineRule="exact"/>
      </w:pPr>
    </w:p>
    <w:p w14:paraId="1665803C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y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4EF54C9F" w14:textId="77777777" w:rsidR="00C70597" w:rsidRDefault="0056057F">
      <w:pPr>
        <w:spacing w:before="84" w:after="0" w:line="240" w:lineRule="auto"/>
        <w:ind w:left="115" w:right="5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cus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proofErr w:type="spellEnd"/>
      <w:r>
        <w:rPr>
          <w:rFonts w:ascii="Open Sans" w:eastAsia="Open Sans" w:hAnsi="Open Sans" w:cs="Open Sans"/>
          <w:b/>
          <w:bCs/>
          <w:color w:val="0000FF"/>
        </w:rPr>
        <w:t xml:space="preserve">-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s</w:t>
      </w:r>
    </w:p>
    <w:p w14:paraId="33894CE6" w14:textId="77777777" w:rsidR="00C70597" w:rsidRDefault="00C70597">
      <w:pPr>
        <w:spacing w:before="15" w:after="0" w:line="220" w:lineRule="exact"/>
      </w:pPr>
    </w:p>
    <w:p w14:paraId="3557E4EE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07F63BFB" w14:textId="77777777" w:rsidR="00C70597" w:rsidRDefault="0056057F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000000"/>
        </w:rPr>
        <w:t>.</w:t>
      </w:r>
    </w:p>
    <w:p w14:paraId="0C67C488" w14:textId="77777777" w:rsidR="00C70597" w:rsidRDefault="00C70597">
      <w:pPr>
        <w:spacing w:after="0"/>
        <w:sectPr w:rsidR="00C70597">
          <w:footerReference w:type="default" r:id="rId113"/>
          <w:pgSz w:w="11920" w:h="16840"/>
          <w:pgMar w:top="1560" w:right="1260" w:bottom="280" w:left="1280" w:header="0" w:footer="0" w:gutter="0"/>
          <w:cols w:space="720"/>
        </w:sectPr>
      </w:pPr>
    </w:p>
    <w:p w14:paraId="03EB5FAA" w14:textId="77777777" w:rsidR="00C70597" w:rsidRDefault="0056057F">
      <w:pPr>
        <w:spacing w:before="63"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lastRenderedPageBreak/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6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7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p</w:t>
      </w:r>
    </w:p>
    <w:p w14:paraId="77C1B075" w14:textId="77777777" w:rsidR="00C70597" w:rsidRDefault="0056057F">
      <w:pPr>
        <w:spacing w:before="83" w:after="0" w:line="240" w:lineRule="auto"/>
        <w:ind w:left="115" w:right="39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</w:rPr>
        <w:t>d</w:t>
      </w:r>
      <w:r>
        <w:rPr>
          <w:rFonts w:ascii="Open Sans" w:eastAsia="Open Sans" w:hAnsi="Open Sans" w:cs="Open Sans"/>
          <w:b/>
          <w:bCs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</w:rPr>
        <w:t>T</w:t>
      </w:r>
      <w:r>
        <w:rPr>
          <w:rFonts w:ascii="Open Sans" w:eastAsia="Open Sans" w:hAnsi="Open Sans" w:cs="Open Sans"/>
          <w:b/>
          <w:bCs/>
          <w:spacing w:val="5"/>
        </w:rPr>
        <w:t>r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</w:rPr>
        <w:t>p</w:t>
      </w:r>
      <w:r>
        <w:rPr>
          <w:rFonts w:ascii="Open Sans" w:eastAsia="Open Sans" w:hAnsi="Open Sans" w:cs="Open Sans"/>
          <w:b/>
          <w:bCs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a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 us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ugh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:</w:t>
      </w:r>
    </w:p>
    <w:p w14:paraId="5C9B5F14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4F9B75BB" w14:textId="00F695CC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005ED713" wp14:editId="58564735">
            <wp:extent cx="5807710" cy="287401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5D41" w14:textId="77777777" w:rsidR="00C70597" w:rsidRDefault="00C70597">
      <w:pPr>
        <w:spacing w:before="8" w:after="0" w:line="180" w:lineRule="exact"/>
        <w:rPr>
          <w:sz w:val="18"/>
          <w:szCs w:val="18"/>
        </w:rPr>
      </w:pPr>
    </w:p>
    <w:p w14:paraId="1B0643AF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dd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urb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-6"/>
        </w:rPr>
        <w:t>19</w:t>
      </w:r>
      <w:r>
        <w:rPr>
          <w:rFonts w:ascii="Open Sans" w:eastAsia="Open Sans" w:hAnsi="Open Sans" w:cs="Open Sans"/>
        </w:rPr>
        <w:t>2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6"/>
        </w:rPr>
        <w:t>10</w:t>
      </w:r>
      <w:r>
        <w:rPr>
          <w:rFonts w:ascii="Open Sans" w:eastAsia="Open Sans" w:hAnsi="Open Sans" w:cs="Open Sans"/>
          <w:spacing w:val="1"/>
        </w:rPr>
        <w:t>:</w:t>
      </w:r>
      <w:r>
        <w:rPr>
          <w:rFonts w:ascii="Open Sans" w:eastAsia="Open Sans" w:hAnsi="Open Sans" w:cs="Open Sans"/>
          <w:spacing w:val="-6"/>
        </w:rPr>
        <w:t>35</w:t>
      </w:r>
      <w:r>
        <w:rPr>
          <w:rFonts w:ascii="Open Sans" w:eastAsia="Open Sans" w:hAnsi="Open Sans" w:cs="Open Sans"/>
        </w:rPr>
        <w:t>.</w:t>
      </w:r>
    </w:p>
    <w:p w14:paraId="5A5F4579" w14:textId="77777777" w:rsidR="00C70597" w:rsidRDefault="00C70597">
      <w:pPr>
        <w:spacing w:before="7" w:after="0" w:line="120" w:lineRule="exact"/>
        <w:rPr>
          <w:sz w:val="12"/>
          <w:szCs w:val="12"/>
        </w:rPr>
      </w:pPr>
    </w:p>
    <w:p w14:paraId="13F915F1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97F72"/>
          <w:spacing w:val="4"/>
          <w:sz w:val="24"/>
          <w:szCs w:val="24"/>
        </w:rPr>
        <w:t>Ø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o</w:t>
      </w:r>
      <w:proofErr w:type="spellEnd"/>
      <w:r>
        <w:rPr>
          <w:rFonts w:ascii="Open Sans" w:eastAsia="Open Sans" w:hAnsi="Open Sans" w:cs="Open Sans"/>
          <w:b/>
          <w:bCs/>
          <w:color w:val="000000"/>
          <w:spacing w:val="3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5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d</w:t>
      </w:r>
      <w:r>
        <w:rPr>
          <w:rFonts w:ascii="Open Sans" w:eastAsia="Open Sans" w:hAnsi="Open Sans" w:cs="Open Sans"/>
          <w:b/>
          <w:bCs/>
          <w:color w:val="000000"/>
          <w:spacing w:val="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a</w:t>
      </w:r>
      <w:r>
        <w:rPr>
          <w:rFonts w:ascii="Open Sans" w:eastAsia="Open Sans" w:hAnsi="Open Sans" w:cs="Open Sans"/>
          <w:b/>
          <w:bCs/>
          <w:color w:val="000000"/>
          <w:spacing w:val="18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bCs/>
          <w:color w:val="000000"/>
          <w:spacing w:val="1"/>
          <w:sz w:val="24"/>
          <w:szCs w:val="24"/>
        </w:rPr>
        <w:t>t</w:t>
      </w:r>
      <w:r>
        <w:rPr>
          <w:rFonts w:ascii="Open Sans" w:eastAsia="Open Sans" w:hAnsi="Open Sans" w:cs="Open Sans"/>
          <w:b/>
          <w:bCs/>
          <w:color w:val="000000"/>
          <w:spacing w:val="-4"/>
          <w:sz w:val="24"/>
          <w:szCs w:val="24"/>
        </w:rPr>
        <w:t>r</w:t>
      </w:r>
      <w:r>
        <w:rPr>
          <w:rFonts w:ascii="Open Sans" w:eastAsia="Open Sans" w:hAnsi="Open Sans" w:cs="Open Sans"/>
          <w:b/>
          <w:bCs/>
          <w:color w:val="000000"/>
          <w:spacing w:val="2"/>
          <w:sz w:val="24"/>
          <w:szCs w:val="24"/>
        </w:rPr>
        <w:t>i</w:t>
      </w:r>
      <w:r>
        <w:rPr>
          <w:rFonts w:ascii="Open Sans" w:eastAsia="Open Sans" w:hAnsi="Open Sans" w:cs="Open Sans"/>
          <w:b/>
          <w:bCs/>
          <w:color w:val="000000"/>
          <w:spacing w:val="-2"/>
          <w:sz w:val="24"/>
          <w:szCs w:val="24"/>
        </w:rPr>
        <w:t>p</w:t>
      </w:r>
      <w:r>
        <w:rPr>
          <w:rFonts w:ascii="Open Sans" w:eastAsia="Open Sans" w:hAnsi="Open Sans" w:cs="Open Sans"/>
          <w:b/>
          <w:bCs/>
          <w:color w:val="000000"/>
          <w:sz w:val="24"/>
          <w:szCs w:val="24"/>
        </w:rPr>
        <w:t>:</w:t>
      </w:r>
    </w:p>
    <w:p w14:paraId="55CB7001" w14:textId="77777777" w:rsidR="00C70597" w:rsidRDefault="00C70597">
      <w:pPr>
        <w:spacing w:before="6" w:after="0" w:line="140" w:lineRule="exact"/>
        <w:rPr>
          <w:sz w:val="14"/>
          <w:szCs w:val="14"/>
        </w:rPr>
      </w:pPr>
    </w:p>
    <w:p w14:paraId="7894ABB4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us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 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:</w:t>
      </w:r>
    </w:p>
    <w:p w14:paraId="7A8C1452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6AF47869" w14:textId="2C0B1F67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16DADF9" wp14:editId="0118B602">
            <wp:extent cx="1524000" cy="17252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044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33FA4EBD" w14:textId="60A85F19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ins w:id="183" w:author="Meital Waltman" w:date="2016-09-25T13:47:00Z">
        <w:r w:rsidR="00A90ABE">
          <w:rPr>
            <w:rFonts w:ascii="Open Sans" w:eastAsia="Open Sans" w:hAnsi="Open Sans" w:cs="Open Sans"/>
          </w:rPr>
          <w:t>s</w:t>
        </w:r>
      </w:ins>
      <w:r>
        <w:rPr>
          <w:rFonts w:ascii="Open Sans" w:eastAsia="Open Sans" w:hAnsi="Open Sans" w:cs="Open Sans"/>
        </w:rPr>
        <w:t xml:space="preserve"> up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g:</w:t>
      </w:r>
    </w:p>
    <w:p w14:paraId="24AB80ED" w14:textId="77777777" w:rsidR="00C70597" w:rsidRDefault="00C70597">
      <w:pPr>
        <w:spacing w:after="0"/>
        <w:sectPr w:rsidR="00C70597">
          <w:footerReference w:type="default" r:id="rId116"/>
          <w:pgSz w:w="11920" w:h="16840"/>
          <w:pgMar w:top="1560" w:right="1260" w:bottom="280" w:left="1280" w:header="0" w:footer="0" w:gutter="0"/>
          <w:cols w:space="720"/>
        </w:sectPr>
      </w:pPr>
    </w:p>
    <w:p w14:paraId="627DDCE3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118FD3AC" w14:textId="46B3B3D7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77B808E6" wp14:editId="14D190FB">
            <wp:extent cx="3331210" cy="313499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33D7" w14:textId="77777777" w:rsidR="00C70597" w:rsidRDefault="00C70597">
      <w:pPr>
        <w:spacing w:before="6" w:after="0" w:line="180" w:lineRule="exact"/>
        <w:rPr>
          <w:sz w:val="18"/>
          <w:szCs w:val="18"/>
        </w:rPr>
      </w:pPr>
    </w:p>
    <w:p w14:paraId="16A9AE74" w14:textId="77777777" w:rsidR="00C70597" w:rsidRDefault="0056057F">
      <w:pPr>
        <w:spacing w:after="0" w:line="297" w:lineRule="exact"/>
        <w:ind w:left="37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9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10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2"/>
          <w:position w:val="1"/>
        </w:rPr>
        <w:t>A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position w:val="1"/>
        </w:rPr>
        <w:t>d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T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position w:val="1"/>
        </w:rPr>
        <w:t>p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d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g</w:t>
      </w:r>
    </w:p>
    <w:p w14:paraId="06964879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4E670380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2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ett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rt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n.</w:t>
      </w:r>
    </w:p>
    <w:p w14:paraId="60FE3285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12E4FD2C" w14:textId="65268205" w:rsidR="00C70597" w:rsidRDefault="00FF2F4E">
      <w:pPr>
        <w:spacing w:after="0" w:line="240" w:lineRule="auto"/>
        <w:ind w:left="37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A3A69DF" wp14:editId="61506B05">
            <wp:extent cx="3331210" cy="372300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4730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78A50434" w14:textId="77777777" w:rsidR="00C70597" w:rsidRDefault="0056057F">
      <w:pPr>
        <w:spacing w:after="0" w:line="240" w:lineRule="auto"/>
        <w:ind w:left="10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3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:</w:t>
      </w:r>
    </w:p>
    <w:p w14:paraId="6D9F4430" w14:textId="77777777" w:rsidR="00C70597" w:rsidRDefault="00C70597">
      <w:pPr>
        <w:spacing w:after="0"/>
        <w:sectPr w:rsidR="00C70597">
          <w:footerReference w:type="default" r:id="rId119"/>
          <w:pgSz w:w="11920" w:h="16840"/>
          <w:pgMar w:top="1560" w:right="1680" w:bottom="280" w:left="1620" w:header="0" w:footer="0" w:gutter="0"/>
          <w:cols w:space="720"/>
        </w:sectPr>
      </w:pPr>
    </w:p>
    <w:p w14:paraId="1207C4A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4F10CF3A" w14:textId="41DC3EF8" w:rsidR="00C70597" w:rsidRDefault="00FF2F4E">
      <w:pPr>
        <w:spacing w:after="0" w:line="240" w:lineRule="auto"/>
        <w:ind w:left="7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5DFC75D6" wp14:editId="153C357A">
            <wp:extent cx="5388610" cy="43707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CE9E" w14:textId="77777777" w:rsidR="00C70597" w:rsidRDefault="00C70597">
      <w:pPr>
        <w:spacing w:before="16" w:after="0" w:line="200" w:lineRule="exact"/>
        <w:rPr>
          <w:sz w:val="20"/>
          <w:szCs w:val="20"/>
        </w:rPr>
      </w:pPr>
    </w:p>
    <w:p w14:paraId="1505687B" w14:textId="77777777" w:rsidR="00C70597" w:rsidRDefault="0056057F">
      <w:pPr>
        <w:spacing w:after="0" w:line="297" w:lineRule="exact"/>
        <w:ind w:left="408" w:right="4060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  <w:position w:val="1"/>
        </w:rPr>
        <w:t>4</w:t>
      </w:r>
      <w:r>
        <w:rPr>
          <w:rFonts w:ascii="Open Sans" w:eastAsia="Open Sans" w:hAnsi="Open Sans" w:cs="Open Sans"/>
          <w:position w:val="1"/>
        </w:rPr>
        <w:t>.</w:t>
      </w:r>
      <w:r>
        <w:rPr>
          <w:rFonts w:ascii="Open Sans" w:eastAsia="Open Sans" w:hAnsi="Open Sans" w:cs="Open Sans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w w:val="99"/>
          <w:position w:val="1"/>
        </w:rPr>
        <w:t>k</w:t>
      </w:r>
      <w:r>
        <w:rPr>
          <w:rFonts w:ascii="Open Sans" w:eastAsia="Open Sans" w:hAnsi="Open Sans" w:cs="Open Sans"/>
          <w:position w:val="1"/>
        </w:rPr>
        <w:t>.</w:t>
      </w:r>
    </w:p>
    <w:p w14:paraId="0B85EB70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2BA5D65F" w14:textId="77777777" w:rsidR="00C70597" w:rsidRDefault="0056057F">
      <w:pPr>
        <w:spacing w:after="0" w:line="240" w:lineRule="auto"/>
        <w:ind w:left="44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6"/>
        </w:rPr>
        <w:t>5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color w:val="000000"/>
          <w:spacing w:val="-2"/>
        </w:rPr>
        <w:t>a</w:t>
      </w:r>
      <w:r>
        <w:rPr>
          <w:rFonts w:ascii="Open Sans" w:eastAsia="Open Sans" w:hAnsi="Open Sans" w:cs="Open Sans"/>
          <w:color w:val="000000"/>
        </w:rPr>
        <w:t xml:space="preserve">nd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</w:p>
    <w:p w14:paraId="141DB436" w14:textId="77777777" w:rsidR="00C70597" w:rsidRDefault="0056057F">
      <w:pPr>
        <w:spacing w:after="0" w:line="240" w:lineRule="auto"/>
        <w:ind w:left="7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0000F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k</w:t>
      </w:r>
      <w:r>
        <w:rPr>
          <w:rFonts w:ascii="Open Sans" w:eastAsia="Open Sans" w:hAnsi="Open Sans" w:cs="Open Sans"/>
          <w:color w:val="000000"/>
        </w:rPr>
        <w:t>.</w:t>
      </w:r>
    </w:p>
    <w:p w14:paraId="529729D9" w14:textId="77777777" w:rsidR="00C70597" w:rsidRDefault="00C70597">
      <w:pPr>
        <w:spacing w:before="13" w:after="0" w:line="260" w:lineRule="exact"/>
        <w:rPr>
          <w:sz w:val="26"/>
          <w:szCs w:val="26"/>
        </w:rPr>
      </w:pPr>
    </w:p>
    <w:p w14:paraId="0C2D4672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m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19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14:paraId="3FF44A5F" w14:textId="77777777" w:rsidR="00C70597" w:rsidRDefault="00C70597">
      <w:pPr>
        <w:spacing w:before="3" w:after="0" w:line="180" w:lineRule="exact"/>
        <w:rPr>
          <w:sz w:val="18"/>
          <w:szCs w:val="18"/>
        </w:rPr>
      </w:pPr>
    </w:p>
    <w:p w14:paraId="19D5F8E1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Be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or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8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40B98576" w14:textId="77777777" w:rsidR="00C70597" w:rsidRDefault="0056057F">
      <w:pPr>
        <w:spacing w:before="84" w:after="0" w:line="240" w:lineRule="auto"/>
        <w:ind w:left="115" w:right="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</w:rPr>
        <w:t>dr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proofErr w:type="gramEnd"/>
      <w:r>
        <w:rPr>
          <w:rFonts w:ascii="Open Sans" w:eastAsia="Open Sans" w:hAnsi="Open Sans" w:cs="Open Sans"/>
        </w:rPr>
        <w:t xml:space="preserve"> 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4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n-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000000"/>
        </w:rPr>
        <w:t>:</w:t>
      </w:r>
    </w:p>
    <w:p w14:paraId="2841E2C6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02A596C8" w14:textId="77777777" w:rsidR="00C70597" w:rsidRDefault="0056057F">
      <w:pPr>
        <w:spacing w:after="0" w:line="240" w:lineRule="auto"/>
        <w:ind w:left="115" w:right="16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3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imm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p.</w:t>
      </w:r>
    </w:p>
    <w:p w14:paraId="259629C2" w14:textId="77777777" w:rsidR="00C70597" w:rsidRDefault="00C70597">
      <w:pPr>
        <w:spacing w:after="0"/>
        <w:sectPr w:rsidR="00C70597">
          <w:footerReference w:type="default" r:id="rId121"/>
          <w:pgSz w:w="11920" w:h="16840"/>
          <w:pgMar w:top="1560" w:right="1220" w:bottom="280" w:left="1280" w:header="0" w:footer="0" w:gutter="0"/>
          <w:cols w:space="720"/>
        </w:sectPr>
      </w:pPr>
    </w:p>
    <w:p w14:paraId="0CCCCCAD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27D4C11F" w14:textId="6E2634D5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39418D2D" wp14:editId="085CE0BC">
            <wp:extent cx="5801995" cy="33743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858D" w14:textId="77777777" w:rsidR="00C70597" w:rsidRDefault="00C70597">
      <w:pPr>
        <w:spacing w:before="2" w:after="0" w:line="190" w:lineRule="exact"/>
        <w:rPr>
          <w:sz w:val="19"/>
          <w:szCs w:val="19"/>
        </w:rPr>
      </w:pPr>
    </w:p>
    <w:p w14:paraId="5D6D2A0B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4"/>
          <w:position w:val="1"/>
        </w:rPr>
        <w:t>-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ss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gn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1"/>
          <w:position w:val="1"/>
        </w:rPr>
        <w:t>ff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sch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:</w:t>
      </w:r>
      <w:r>
        <w:rPr>
          <w:rFonts w:ascii="Open Sans" w:eastAsia="Open Sans" w:hAnsi="Open Sans" w:cs="Open Sans"/>
          <w:spacing w:val="-1"/>
          <w:position w:val="1"/>
        </w:rPr>
        <w:t xml:space="preserve"> 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4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G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3</w:t>
      </w:r>
      <w:r>
        <w:rPr>
          <w:rFonts w:ascii="Open Sans" w:eastAsia="Open Sans" w:hAnsi="Open Sans" w:cs="Open Sans"/>
          <w:position w:val="1"/>
        </w:rPr>
        <w:t>,</w:t>
      </w:r>
      <w:r>
        <w:rPr>
          <w:rFonts w:ascii="Open Sans" w:eastAsia="Open Sans" w:hAnsi="Open Sans" w:cs="Open Sans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ch</w:t>
      </w:r>
    </w:p>
    <w:p w14:paraId="3FF2CE33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p)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1</w:t>
      </w:r>
      <w:r>
        <w:rPr>
          <w:rFonts w:ascii="Open Sans" w:eastAsia="Open Sans" w:hAnsi="Open Sans" w:cs="Open Sans"/>
        </w:rPr>
        <w:t>:</w:t>
      </w:r>
    </w:p>
    <w:p w14:paraId="60DD4B13" w14:textId="77777777" w:rsidR="00C70597" w:rsidRDefault="00C70597">
      <w:pPr>
        <w:spacing w:before="2" w:after="0" w:line="130" w:lineRule="exact"/>
        <w:rPr>
          <w:sz w:val="13"/>
          <w:szCs w:val="13"/>
        </w:rPr>
      </w:pPr>
    </w:p>
    <w:p w14:paraId="2495FBDC" w14:textId="4D20AEC1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22D1C98C" wp14:editId="451EE414">
            <wp:extent cx="5758815" cy="8324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E63D" w14:textId="77777777" w:rsidR="00C70597" w:rsidRDefault="00C70597">
      <w:pPr>
        <w:spacing w:before="4" w:after="0" w:line="190" w:lineRule="exact"/>
        <w:rPr>
          <w:sz w:val="19"/>
          <w:szCs w:val="19"/>
        </w:rPr>
      </w:pPr>
    </w:p>
    <w:p w14:paraId="7CEC784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3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16CFAFB0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3893AFB5" w14:textId="77777777" w:rsidR="00C70597" w:rsidRDefault="0056057F">
      <w:pPr>
        <w:spacing w:after="0" w:line="240" w:lineRule="auto"/>
        <w:ind w:left="115" w:right="20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 xml:space="preserve">n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run,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s.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7"/>
        </w:rPr>
        <w:t>W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6"/>
        </w:rPr>
        <w:t>88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K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ncr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 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  <w:spacing w:val="-6"/>
        </w:rPr>
        <w:t>8</w:t>
      </w:r>
      <w:r>
        <w:rPr>
          <w:rFonts w:ascii="Open Sans" w:eastAsia="Open Sans" w:hAnsi="Open Sans" w:cs="Open Sans"/>
        </w:rPr>
        <w:t>7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6"/>
        </w:rPr>
        <w:t>89</w:t>
      </w:r>
      <w:r>
        <w:rPr>
          <w:rFonts w:ascii="Open Sans" w:eastAsia="Open Sans" w:hAnsi="Open Sans" w:cs="Open Sans"/>
        </w:rPr>
        <w:t>.</w:t>
      </w:r>
    </w:p>
    <w:p w14:paraId="14C87225" w14:textId="77777777" w:rsidR="00C70597" w:rsidRDefault="00C70597">
      <w:pPr>
        <w:spacing w:before="15" w:after="0" w:line="220" w:lineRule="exact"/>
      </w:pPr>
    </w:p>
    <w:p w14:paraId="68CFC28A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056724D1" w14:textId="77777777" w:rsidR="00C70597" w:rsidRDefault="0056057F">
      <w:pPr>
        <w:spacing w:before="84" w:after="0" w:line="336" w:lineRule="auto"/>
        <w:ind w:left="115" w:right="87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ss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-4"/>
        </w:rPr>
        <w:t>g</w:t>
      </w:r>
      <w:r>
        <w:rPr>
          <w:rFonts w:ascii="Open Sans" w:eastAsia="Open Sans" w:hAnsi="Open Sans" w:cs="Open Sans"/>
          <w:b/>
          <w:bCs/>
        </w:rPr>
        <w:t>n</w:t>
      </w:r>
      <w:r>
        <w:rPr>
          <w:rFonts w:ascii="Open Sans" w:eastAsia="Open Sans" w:hAnsi="Open Sans" w:cs="Open Sans"/>
          <w:b/>
          <w:bCs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</w:rPr>
        <w:t>V</w:t>
      </w:r>
      <w:r>
        <w:rPr>
          <w:rFonts w:ascii="Open Sans" w:eastAsia="Open Sans" w:hAnsi="Open Sans" w:cs="Open Sans"/>
          <w:b/>
          <w:bCs/>
          <w:spacing w:val="5"/>
        </w:rPr>
        <w:t>eh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7"/>
        </w:rPr>
        <w:t>c</w:t>
      </w:r>
      <w:r>
        <w:rPr>
          <w:rFonts w:ascii="Open Sans" w:eastAsia="Open Sans" w:hAnsi="Open Sans" w:cs="Open Sans"/>
          <w:b/>
          <w:bCs/>
          <w:spacing w:val="-7"/>
        </w:rPr>
        <w:t>l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s</w:t>
      </w:r>
      <w:r>
        <w:rPr>
          <w:rFonts w:ascii="Open Sans" w:eastAsia="Open Sans" w:hAnsi="Open Sans" w:cs="Open Sans"/>
          <w:b/>
          <w:bCs/>
          <w:spacing w:val="-6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n.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ge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bu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>'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nu:</w:t>
      </w:r>
    </w:p>
    <w:p w14:paraId="60FC22FE" w14:textId="77777777" w:rsidR="00C70597" w:rsidRDefault="00C70597">
      <w:pPr>
        <w:spacing w:after="0"/>
        <w:sectPr w:rsidR="00C70597">
          <w:footerReference w:type="default" r:id="rId123"/>
          <w:pgSz w:w="11920" w:h="16840"/>
          <w:pgMar w:top="1560" w:right="1260" w:bottom="280" w:left="1280" w:header="0" w:footer="0" w:gutter="0"/>
          <w:cols w:space="720"/>
        </w:sectPr>
      </w:pPr>
    </w:p>
    <w:p w14:paraId="43D74589" w14:textId="77777777" w:rsidR="00C70597" w:rsidRDefault="00C70597">
      <w:pPr>
        <w:spacing w:before="7" w:after="0" w:line="170" w:lineRule="exact"/>
        <w:rPr>
          <w:sz w:val="17"/>
          <w:szCs w:val="17"/>
        </w:rPr>
      </w:pPr>
    </w:p>
    <w:p w14:paraId="34937BC0" w14:textId="14959E3C" w:rsidR="00C70597" w:rsidRDefault="00FF2F4E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bidi="he-IL"/>
        </w:rPr>
        <w:drawing>
          <wp:inline distT="0" distB="0" distL="0" distR="0" wp14:anchorId="652DBD4C" wp14:editId="2F48BD5E">
            <wp:extent cx="2830195" cy="217741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4C92" w14:textId="77777777" w:rsidR="00C70597" w:rsidRDefault="00C70597">
      <w:pPr>
        <w:spacing w:before="3" w:after="0" w:line="190" w:lineRule="exact"/>
        <w:rPr>
          <w:sz w:val="19"/>
          <w:szCs w:val="19"/>
        </w:rPr>
      </w:pPr>
    </w:p>
    <w:p w14:paraId="15292C06" w14:textId="77777777" w:rsidR="00C70597" w:rsidRDefault="0056057F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ener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position w:val="1"/>
        </w:rPr>
        <w:t>n</w:t>
      </w:r>
      <w:r>
        <w:rPr>
          <w:rFonts w:ascii="Open Sans" w:eastAsia="Open Sans" w:hAnsi="Open Sans" w:cs="Open Sans"/>
          <w:b/>
          <w:bCs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u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position w:val="1"/>
        </w:rPr>
        <w:t>y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2"/>
          <w:position w:val="1"/>
        </w:rPr>
        <w:t>ID</w:t>
      </w:r>
      <w:r>
        <w:rPr>
          <w:rFonts w:ascii="Open Sans" w:eastAsia="Open Sans" w:hAnsi="Open Sans" w:cs="Open Sans"/>
          <w:b/>
          <w:bCs/>
          <w:position w:val="1"/>
        </w:rPr>
        <w:t>s</w:t>
      </w:r>
    </w:p>
    <w:p w14:paraId="678A9162" w14:textId="77777777" w:rsidR="00C70597" w:rsidRDefault="00C70597">
      <w:pPr>
        <w:spacing w:after="0" w:line="120" w:lineRule="exact"/>
        <w:rPr>
          <w:sz w:val="12"/>
          <w:szCs w:val="12"/>
        </w:rPr>
      </w:pPr>
    </w:p>
    <w:p w14:paraId="49F84713" w14:textId="425BC368" w:rsidR="00C70597" w:rsidRDefault="0056057F">
      <w:pPr>
        <w:spacing w:after="0" w:line="240" w:lineRule="auto"/>
        <w:ind w:left="115" w:right="2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del w:id="184" w:author="Meital Waltman" w:date="2016-09-25T13:57:00Z">
        <w:r w:rsidDel="00675FEB">
          <w:rPr>
            <w:rFonts w:ascii="Open Sans" w:eastAsia="Open Sans" w:hAnsi="Open Sans" w:cs="Open Sans"/>
            <w:spacing w:val="-6"/>
          </w:rPr>
          <w:delText>w</w:delText>
        </w:r>
        <w:r w:rsidDel="00675FEB">
          <w:rPr>
            <w:rFonts w:ascii="Open Sans" w:eastAsia="Open Sans" w:hAnsi="Open Sans" w:cs="Open Sans"/>
            <w:spacing w:val="5"/>
          </w:rPr>
          <w:delText>il</w:delText>
        </w:r>
        <w:r w:rsidDel="00675FEB">
          <w:rPr>
            <w:rFonts w:ascii="Open Sans" w:eastAsia="Open Sans" w:hAnsi="Open Sans" w:cs="Open Sans"/>
          </w:rPr>
          <w:delText>l</w:delText>
        </w:r>
        <w:r w:rsidDel="00675FEB">
          <w:rPr>
            <w:rFonts w:ascii="Open Sans" w:eastAsia="Open Sans" w:hAnsi="Open Sans" w:cs="Open Sans"/>
            <w:spacing w:val="4"/>
          </w:rPr>
          <w:delText xml:space="preserve"> </w:delText>
        </w:r>
        <w:r w:rsidDel="00675FEB">
          <w:rPr>
            <w:rFonts w:ascii="Open Sans" w:eastAsia="Open Sans" w:hAnsi="Open Sans" w:cs="Open Sans"/>
          </w:rPr>
          <w:delText>h</w:delText>
        </w:r>
        <w:r w:rsidDel="00675FEB">
          <w:rPr>
            <w:rFonts w:ascii="Open Sans" w:eastAsia="Open Sans" w:hAnsi="Open Sans" w:cs="Open Sans"/>
            <w:spacing w:val="-2"/>
          </w:rPr>
          <w:delText>a</w:delText>
        </w:r>
        <w:r w:rsidDel="00675FEB">
          <w:rPr>
            <w:rFonts w:ascii="Open Sans" w:eastAsia="Open Sans" w:hAnsi="Open Sans" w:cs="Open Sans"/>
            <w:spacing w:val="-5"/>
          </w:rPr>
          <w:delText>v</w:delText>
        </w:r>
        <w:r w:rsidDel="00675FEB">
          <w:rPr>
            <w:rFonts w:ascii="Open Sans" w:eastAsia="Open Sans" w:hAnsi="Open Sans" w:cs="Open Sans"/>
          </w:rPr>
          <w:delText>e</w:delText>
        </w:r>
      </w:del>
      <w:ins w:id="185" w:author="Meital Waltman" w:date="2016-09-25T13:57:00Z">
        <w:r w:rsidR="00675FEB">
          <w:rPr>
            <w:rFonts w:ascii="Open Sans" w:eastAsia="Open Sans" w:hAnsi="Open Sans" w:cs="Open Sans"/>
            <w:spacing w:val="-6"/>
          </w:rPr>
          <w:t>can choose</w:t>
        </w:r>
      </w:ins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 xml:space="preserve">l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3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2"/>
        </w:rPr>
        <w:t>oo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ng:</w:t>
      </w:r>
    </w:p>
    <w:p w14:paraId="54CB8203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1E478C53" w14:textId="7E29B12E" w:rsidR="00C70597" w:rsidRDefault="00FF2F4E">
      <w:pPr>
        <w:spacing w:after="0" w:line="240" w:lineRule="auto"/>
        <w:ind w:left="415" w:right="325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3" behindDoc="1" locked="0" layoutInCell="1" allowOverlap="1" wp14:anchorId="26C40AB7" wp14:editId="641469BF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3"/>
        </w:rPr>
        <w:t>M</w:t>
      </w:r>
      <w:r w:rsidR="0056057F">
        <w:rPr>
          <w:rFonts w:ascii="Open Sans" w:eastAsia="Open Sans" w:hAnsi="Open Sans" w:cs="Open Sans"/>
          <w:b/>
          <w:bCs/>
          <w:spacing w:val="-1"/>
        </w:rPr>
        <w:t>o</w:t>
      </w:r>
      <w:r w:rsidR="0056057F">
        <w:rPr>
          <w:rFonts w:ascii="Open Sans" w:eastAsia="Open Sans" w:hAnsi="Open Sans" w:cs="Open Sans"/>
          <w:b/>
          <w:bCs/>
          <w:spacing w:val="-4"/>
        </w:rPr>
        <w:t>d</w:t>
      </w:r>
      <w:r w:rsidR="0056057F">
        <w:rPr>
          <w:rFonts w:ascii="Open Sans" w:eastAsia="Open Sans" w:hAnsi="Open Sans" w:cs="Open Sans"/>
          <w:b/>
          <w:bCs/>
          <w:spacing w:val="-7"/>
        </w:rPr>
        <w:t>i</w:t>
      </w:r>
      <w:r w:rsidR="0056057F">
        <w:rPr>
          <w:rFonts w:ascii="Open Sans" w:eastAsia="Open Sans" w:hAnsi="Open Sans" w:cs="Open Sans"/>
          <w:b/>
          <w:bCs/>
          <w:spacing w:val="5"/>
        </w:rPr>
        <w:t>f</w:t>
      </w:r>
      <w:r w:rsidR="0056057F">
        <w:rPr>
          <w:rFonts w:ascii="Open Sans" w:eastAsia="Open Sans" w:hAnsi="Open Sans" w:cs="Open Sans"/>
          <w:b/>
          <w:bCs/>
          <w:spacing w:val="-7"/>
        </w:rPr>
        <w:t>i</w:t>
      </w:r>
      <w:r w:rsidR="0056057F">
        <w:rPr>
          <w:rFonts w:ascii="Open Sans" w:eastAsia="Open Sans" w:hAnsi="Open Sans" w:cs="Open Sans"/>
          <w:b/>
          <w:bCs/>
          <w:spacing w:val="5"/>
        </w:rPr>
        <w:t>e</w:t>
      </w:r>
      <w:r w:rsidR="0056057F">
        <w:rPr>
          <w:rFonts w:ascii="Open Sans" w:eastAsia="Open Sans" w:hAnsi="Open Sans" w:cs="Open Sans"/>
          <w:b/>
          <w:bCs/>
          <w:spacing w:val="-4"/>
        </w:rPr>
        <w:t>d</w:t>
      </w:r>
      <w:r w:rsidR="0056057F">
        <w:rPr>
          <w:rFonts w:ascii="Open Sans" w:eastAsia="Open Sans" w:hAnsi="Open Sans" w:cs="Open Sans"/>
        </w:rPr>
        <w:t>: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6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se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-3"/>
        </w:rPr>
        <w:t>ee</w:t>
      </w:r>
      <w:r w:rsidR="0056057F">
        <w:rPr>
          <w:rFonts w:ascii="Open Sans" w:eastAsia="Open Sans" w:hAnsi="Open Sans" w:cs="Open Sans"/>
        </w:rPr>
        <w:t xml:space="preserve">n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nu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ll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8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 xml:space="preserve">d- </w:t>
      </w:r>
      <w:proofErr w:type="spellStart"/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proofErr w:type="spellEnd"/>
    </w:p>
    <w:p w14:paraId="39DF20D2" w14:textId="7B01EDE2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4" behindDoc="1" locked="0" layoutInCell="1" allowOverlap="1" wp14:anchorId="49DBDCDB" wp14:editId="2B1FB8D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1"/>
        </w:rPr>
        <w:t>N</w:t>
      </w:r>
      <w:r w:rsidR="0056057F">
        <w:rPr>
          <w:rFonts w:ascii="Open Sans" w:eastAsia="Open Sans" w:hAnsi="Open Sans" w:cs="Open Sans"/>
          <w:b/>
          <w:bCs/>
          <w:spacing w:val="5"/>
        </w:rPr>
        <w:t>e</w:t>
      </w:r>
      <w:r w:rsidR="0056057F">
        <w:rPr>
          <w:rFonts w:ascii="Open Sans" w:eastAsia="Open Sans" w:hAnsi="Open Sans" w:cs="Open Sans"/>
          <w:b/>
          <w:bCs/>
          <w:spacing w:val="7"/>
        </w:rPr>
        <w:t>w</w:t>
      </w:r>
      <w:r w:rsidR="0056057F">
        <w:rPr>
          <w:rFonts w:ascii="Open Sans" w:eastAsia="Open Sans" w:hAnsi="Open Sans" w:cs="Open Sans"/>
        </w:rPr>
        <w:t>:</w:t>
      </w:r>
      <w:r w:rsidR="0056057F">
        <w:rPr>
          <w:rFonts w:ascii="Open Sans" w:eastAsia="Open Sans" w:hAnsi="Open Sans" w:cs="Open Sans"/>
          <w:spacing w:val="-1"/>
        </w:rPr>
        <w:t xml:space="preserve"> 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6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nu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ll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8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dd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</w:p>
    <w:p w14:paraId="3FFAFBDE" w14:textId="07C9D8DA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5" behindDoc="1" locked="0" layoutInCell="1" allowOverlap="1" wp14:anchorId="12B49740" wp14:editId="624EE591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1"/>
        </w:rPr>
        <w:t>N</w:t>
      </w:r>
      <w:r w:rsidR="0056057F">
        <w:rPr>
          <w:rFonts w:ascii="Open Sans" w:eastAsia="Open Sans" w:hAnsi="Open Sans" w:cs="Open Sans"/>
          <w:b/>
          <w:bCs/>
          <w:spacing w:val="-1"/>
        </w:rPr>
        <w:t>o</w:t>
      </w:r>
      <w:r w:rsidR="0056057F">
        <w:rPr>
          <w:rFonts w:ascii="Open Sans" w:eastAsia="Open Sans" w:hAnsi="Open Sans" w:cs="Open Sans"/>
        </w:rPr>
        <w:t>: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  <w:spacing w:val="5"/>
        </w:rPr>
        <w:t>il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.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no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n.</w:t>
      </w:r>
    </w:p>
    <w:p w14:paraId="1A9D5CDA" w14:textId="28C45E7A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6" behindDoc="1" locked="0" layoutInCell="1" allowOverlap="1" wp14:anchorId="351B35FC" wp14:editId="45A46B19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3"/>
        </w:rPr>
        <w:t>M</w:t>
      </w:r>
      <w:r w:rsidR="0056057F">
        <w:rPr>
          <w:rFonts w:ascii="Open Sans" w:eastAsia="Open Sans" w:hAnsi="Open Sans" w:cs="Open Sans"/>
          <w:b/>
          <w:bCs/>
          <w:spacing w:val="-7"/>
        </w:rPr>
        <w:t>i</w:t>
      </w:r>
      <w:r w:rsidR="0056057F">
        <w:rPr>
          <w:rFonts w:ascii="Open Sans" w:eastAsia="Open Sans" w:hAnsi="Open Sans" w:cs="Open Sans"/>
          <w:b/>
          <w:bCs/>
          <w:spacing w:val="-4"/>
        </w:rPr>
        <w:t>s</w:t>
      </w:r>
      <w:r w:rsidR="0056057F">
        <w:rPr>
          <w:rFonts w:ascii="Open Sans" w:eastAsia="Open Sans" w:hAnsi="Open Sans" w:cs="Open Sans"/>
          <w:b/>
          <w:bCs/>
          <w:spacing w:val="-6"/>
        </w:rPr>
        <w:t>m</w:t>
      </w:r>
      <w:r w:rsidR="0056057F">
        <w:rPr>
          <w:rFonts w:ascii="Open Sans" w:eastAsia="Open Sans" w:hAnsi="Open Sans" w:cs="Open Sans"/>
          <w:b/>
          <w:bCs/>
          <w:spacing w:val="2"/>
        </w:rPr>
        <w:t>a</w:t>
      </w:r>
      <w:r w:rsidR="0056057F">
        <w:rPr>
          <w:rFonts w:ascii="Open Sans" w:eastAsia="Open Sans" w:hAnsi="Open Sans" w:cs="Open Sans"/>
          <w:b/>
          <w:bCs/>
          <w:spacing w:val="-5"/>
        </w:rPr>
        <w:t>t</w:t>
      </w:r>
      <w:r w:rsidR="0056057F">
        <w:rPr>
          <w:rFonts w:ascii="Open Sans" w:eastAsia="Open Sans" w:hAnsi="Open Sans" w:cs="Open Sans"/>
          <w:b/>
          <w:bCs/>
          <w:spacing w:val="7"/>
        </w:rPr>
        <w:t>c</w:t>
      </w:r>
      <w:r w:rsidR="0056057F">
        <w:rPr>
          <w:rFonts w:ascii="Open Sans" w:eastAsia="Open Sans" w:hAnsi="Open Sans" w:cs="Open Sans"/>
          <w:b/>
          <w:bCs/>
          <w:spacing w:val="5"/>
        </w:rPr>
        <w:t>h</w:t>
      </w:r>
      <w:r w:rsidR="0056057F">
        <w:rPr>
          <w:rFonts w:ascii="Open Sans" w:eastAsia="Open Sans" w:hAnsi="Open Sans" w:cs="Open Sans"/>
        </w:rPr>
        <w:t xml:space="preserve">: </w:t>
      </w:r>
      <w:r w:rsidR="0056057F">
        <w:rPr>
          <w:rFonts w:ascii="Open Sans" w:eastAsia="Open Sans" w:hAnsi="Open Sans" w:cs="Open Sans"/>
          <w:spacing w:val="-4"/>
        </w:rPr>
        <w:t>C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nge</w:t>
      </w:r>
      <w:r w:rsidR="0056057F">
        <w:rPr>
          <w:rFonts w:ascii="Open Sans" w:eastAsia="Open Sans" w:hAnsi="Open Sans" w:cs="Open Sans"/>
          <w:spacing w:val="-6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w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ins w:id="186" w:author="Meital Waltman" w:date="2016-09-25T13:57:00Z">
        <w:r w:rsidR="00675FEB">
          <w:rPr>
            <w:rFonts w:ascii="Open Sans" w:eastAsia="Open Sans" w:hAnsi="Open Sans" w:cs="Open Sans"/>
            <w:spacing w:val="2"/>
          </w:rPr>
          <w:t xml:space="preserve">as </w:t>
        </w:r>
      </w:ins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ins w:id="187" w:author="Meital Waltman" w:date="2016-09-25T13:57:00Z">
        <w:r w:rsidR="00675FEB">
          <w:rPr>
            <w:rFonts w:ascii="Open Sans" w:eastAsia="Open Sans" w:hAnsi="Open Sans" w:cs="Open Sans"/>
            <w:spacing w:val="-3"/>
          </w:rPr>
          <w:t xml:space="preserve"> </w:t>
        </w:r>
      </w:ins>
      <w:bookmarkStart w:id="188" w:name="_GoBack"/>
      <w:bookmarkEnd w:id="188"/>
      <w:r w:rsidR="0056057F">
        <w:rPr>
          <w:rFonts w:ascii="Open Sans" w:eastAsia="Open Sans" w:hAnsi="Open Sans" w:cs="Open Sans"/>
        </w:rPr>
        <w:t>pr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>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rm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m</w:t>
      </w:r>
    </w:p>
    <w:p w14:paraId="21FFCB93" w14:textId="77777777" w:rsidR="00C70597" w:rsidRDefault="0056057F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8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1"/>
        </w:rPr>
        <w:t xml:space="preserve"> 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y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ener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color w:val="000000"/>
          <w:spacing w:val="1"/>
        </w:rPr>
        <w:t>.</w:t>
      </w:r>
      <w:r>
        <w:rPr>
          <w:rFonts w:ascii="Open Sans" w:eastAsia="Open Sans" w:hAnsi="Open Sans" w:cs="Open Sans"/>
          <w:color w:val="000000"/>
        </w:rPr>
        <w:t>)</w:t>
      </w:r>
    </w:p>
    <w:p w14:paraId="6D31789A" w14:textId="39055E1E" w:rsidR="00C70597" w:rsidRDefault="00FF2F4E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7" behindDoc="1" locked="0" layoutInCell="1" allowOverlap="1" wp14:anchorId="6FF2E62D" wp14:editId="2A5FD1EE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-2"/>
        </w:rPr>
        <w:t>A</w:t>
      </w:r>
      <w:r w:rsidR="0056057F">
        <w:rPr>
          <w:rFonts w:ascii="Open Sans" w:eastAsia="Open Sans" w:hAnsi="Open Sans" w:cs="Open Sans"/>
          <w:b/>
          <w:bCs/>
          <w:spacing w:val="-7"/>
        </w:rPr>
        <w:t>ll</w:t>
      </w:r>
      <w:r w:rsidR="0056057F">
        <w:rPr>
          <w:rFonts w:ascii="Open Sans" w:eastAsia="Open Sans" w:hAnsi="Open Sans" w:cs="Open Sans"/>
        </w:rPr>
        <w:t>: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f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s</w:t>
      </w:r>
    </w:p>
    <w:p w14:paraId="1DECA09C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19DA5378" w14:textId="77777777" w:rsidR="00C70597" w:rsidRDefault="0056057F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-1"/>
        </w:rPr>
        <w:t>o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</w:rPr>
        <w:t>:</w:t>
      </w:r>
    </w:p>
    <w:p w14:paraId="67C0F16B" w14:textId="77777777" w:rsidR="00C70597" w:rsidRDefault="00C70597">
      <w:pPr>
        <w:spacing w:before="5" w:after="0" w:line="130" w:lineRule="exact"/>
        <w:rPr>
          <w:sz w:val="13"/>
          <w:szCs w:val="13"/>
        </w:rPr>
      </w:pPr>
    </w:p>
    <w:p w14:paraId="6FFA7301" w14:textId="3DC6D389" w:rsidR="00C70597" w:rsidRDefault="00FF2F4E">
      <w:pPr>
        <w:spacing w:after="0" w:line="240" w:lineRule="auto"/>
        <w:ind w:left="415" w:right="51"/>
        <w:jc w:val="both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8" behindDoc="1" locked="0" layoutInCell="1" allowOverlap="1" wp14:anchorId="54754030" wp14:editId="6FEBA286">
            <wp:simplePos x="0" y="0"/>
            <wp:positionH relativeFrom="page">
              <wp:posOffset>923925</wp:posOffset>
            </wp:positionH>
            <wp:positionV relativeFrom="paragraph">
              <wp:posOffset>74295</wp:posOffset>
            </wp:positionV>
            <wp:extent cx="57150" cy="57150"/>
            <wp:effectExtent l="0" t="0" r="0" b="0"/>
            <wp:wrapNone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5"/>
        </w:rPr>
        <w:t>Qu</w:t>
      </w:r>
      <w:r w:rsidR="0056057F">
        <w:rPr>
          <w:rFonts w:ascii="Open Sans" w:eastAsia="Open Sans" w:hAnsi="Open Sans" w:cs="Open Sans"/>
          <w:b/>
          <w:bCs/>
          <w:spacing w:val="-7"/>
        </w:rPr>
        <w:t>i</w:t>
      </w:r>
      <w:r w:rsidR="0056057F">
        <w:rPr>
          <w:rFonts w:ascii="Open Sans" w:eastAsia="Open Sans" w:hAnsi="Open Sans" w:cs="Open Sans"/>
          <w:b/>
          <w:bCs/>
          <w:spacing w:val="7"/>
        </w:rPr>
        <w:t>c</w:t>
      </w:r>
      <w:r w:rsidR="0056057F">
        <w:rPr>
          <w:rFonts w:ascii="Open Sans" w:eastAsia="Open Sans" w:hAnsi="Open Sans" w:cs="Open Sans"/>
          <w:b/>
          <w:bCs/>
          <w:spacing w:val="-1"/>
        </w:rPr>
        <w:t>k</w:t>
      </w:r>
      <w:r w:rsidR="0056057F">
        <w:rPr>
          <w:rFonts w:ascii="Open Sans" w:eastAsia="Open Sans" w:hAnsi="Open Sans" w:cs="Open Sans"/>
          <w:b/>
          <w:bCs/>
        </w:rPr>
        <w:t>:</w:t>
      </w:r>
      <w:r w:rsidR="0056057F">
        <w:rPr>
          <w:rFonts w:ascii="Open Sans" w:eastAsia="Open Sans" w:hAnsi="Open Sans" w:cs="Open Sans"/>
          <w:b/>
          <w:bCs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k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o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y</w:t>
      </w:r>
      <w:r w:rsidR="0056057F">
        <w:rPr>
          <w:rFonts w:ascii="Open Sans" w:eastAsia="Open Sans" w:hAnsi="Open Sans" w:cs="Open Sans"/>
          <w:spacing w:val="-6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-3"/>
        </w:rPr>
        <w:t>ee</w:t>
      </w:r>
      <w:r w:rsidR="0056057F">
        <w:rPr>
          <w:rFonts w:ascii="Open Sans" w:eastAsia="Open Sans" w:hAnsi="Open Sans" w:cs="Open Sans"/>
        </w:rPr>
        <w:t xml:space="preserve">n </w:t>
      </w:r>
      <w:r w:rsidR="0056057F">
        <w:rPr>
          <w:rFonts w:ascii="Open Sans" w:eastAsia="Open Sans" w:hAnsi="Open Sans" w:cs="Open Sans"/>
          <w:spacing w:val="-2"/>
        </w:rPr>
        <w:t>“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uch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d”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se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re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ck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(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x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)</w:t>
      </w:r>
      <w:r w:rsidR="0056057F">
        <w:rPr>
          <w:rFonts w:ascii="Open Sans" w:eastAsia="Open Sans" w:hAnsi="Open Sans" w:cs="Open Sans"/>
          <w:spacing w:val="-5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 xml:space="preserve">gns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st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f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s.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tte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ct</w:t>
      </w:r>
      <w:r w:rsidR="0056057F">
        <w:rPr>
          <w:rFonts w:ascii="Open Sans" w:eastAsia="Open Sans" w:hAnsi="Open Sans" w:cs="Open Sans"/>
          <w:spacing w:val="-3"/>
        </w:rPr>
        <w:t xml:space="preserve"> 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gn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d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s.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t</w:t>
      </w:r>
    </w:p>
    <w:p w14:paraId="761AE519" w14:textId="77777777" w:rsidR="00C70597" w:rsidRDefault="0056057F">
      <w:pPr>
        <w:spacing w:after="0" w:line="240" w:lineRule="auto"/>
        <w:ind w:left="415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gn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us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Q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U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sch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pp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nce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G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</w:rPr>
        <w:t>.</w:t>
      </w:r>
    </w:p>
    <w:p w14:paraId="00D3D41E" w14:textId="24AFD427" w:rsidR="00C70597" w:rsidRDefault="00FF2F4E">
      <w:pPr>
        <w:spacing w:before="75" w:after="0" w:line="240" w:lineRule="auto"/>
        <w:ind w:left="415" w:right="137"/>
        <w:rPr>
          <w:rFonts w:ascii="Open Sans" w:eastAsia="Open Sans" w:hAnsi="Open Sans" w:cs="Open Sans"/>
        </w:rPr>
      </w:pPr>
      <w:r>
        <w:rPr>
          <w:noProof/>
          <w:lang w:bidi="he-IL"/>
        </w:rPr>
        <w:drawing>
          <wp:anchor distT="0" distB="0" distL="114300" distR="114300" simplePos="0" relativeHeight="503314929" behindDoc="1" locked="0" layoutInCell="1" allowOverlap="1" wp14:anchorId="312C4462" wp14:editId="43C982E8">
            <wp:simplePos x="0" y="0"/>
            <wp:positionH relativeFrom="page">
              <wp:posOffset>923925</wp:posOffset>
            </wp:positionH>
            <wp:positionV relativeFrom="paragraph">
              <wp:posOffset>121920</wp:posOffset>
            </wp:positionV>
            <wp:extent cx="57150" cy="57150"/>
            <wp:effectExtent l="0" t="0" r="0" b="0"/>
            <wp:wrapNone/>
            <wp:docPr id="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57F">
        <w:rPr>
          <w:rFonts w:ascii="Open Sans" w:eastAsia="Open Sans" w:hAnsi="Open Sans" w:cs="Open Sans"/>
          <w:b/>
          <w:bCs/>
          <w:spacing w:val="-1"/>
        </w:rPr>
        <w:t>F</w:t>
      </w:r>
      <w:r w:rsidR="0056057F">
        <w:rPr>
          <w:rFonts w:ascii="Open Sans" w:eastAsia="Open Sans" w:hAnsi="Open Sans" w:cs="Open Sans"/>
          <w:b/>
          <w:bCs/>
          <w:spacing w:val="5"/>
        </w:rPr>
        <w:t>u</w:t>
      </w:r>
      <w:r w:rsidR="0056057F">
        <w:rPr>
          <w:rFonts w:ascii="Open Sans" w:eastAsia="Open Sans" w:hAnsi="Open Sans" w:cs="Open Sans"/>
          <w:b/>
          <w:bCs/>
          <w:spacing w:val="-7"/>
        </w:rPr>
        <w:t>ll</w:t>
      </w:r>
      <w:r w:rsidR="0056057F">
        <w:rPr>
          <w:rFonts w:ascii="Open Sans" w:eastAsia="Open Sans" w:hAnsi="Open Sans" w:cs="Open Sans"/>
        </w:rPr>
        <w:t>:</w:t>
      </w:r>
      <w:r w:rsidR="0056057F">
        <w:rPr>
          <w:rFonts w:ascii="Open Sans" w:eastAsia="Open Sans" w:hAnsi="Open Sans" w:cs="Open Sans"/>
          <w:spacing w:val="3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3"/>
        </w:rPr>
        <w:t>te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k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6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f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 xml:space="preserve">gns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s. </w:t>
      </w:r>
      <w:r w:rsidR="0056057F">
        <w:rPr>
          <w:rFonts w:ascii="Open Sans" w:eastAsia="Open Sans" w:hAnsi="Open Sans" w:cs="Open Sans"/>
          <w:spacing w:val="-1"/>
        </w:rPr>
        <w:t>I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-3"/>
        </w:rPr>
        <w:t>tte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 c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nn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ct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</w:rPr>
        <w:t>succ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5"/>
        </w:rPr>
        <w:t>(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ne</w:t>
      </w:r>
      <w:r w:rsidR="0056057F">
        <w:rPr>
          <w:rFonts w:ascii="Open Sans" w:eastAsia="Open Sans" w:hAnsi="Open Sans" w:cs="Open Sans"/>
          <w:spacing w:val="-3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w</w:t>
      </w:r>
      <w:r w:rsidR="0056057F">
        <w:rPr>
          <w:rFonts w:ascii="Open Sans" w:eastAsia="Open Sans" w:hAnsi="Open Sans" w:cs="Open Sans"/>
          <w:spacing w:val="-7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D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G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tt</w:t>
      </w:r>
      <w:r w:rsidR="0056057F">
        <w:rPr>
          <w:rFonts w:ascii="Open Sans" w:eastAsia="Open Sans" w:hAnsi="Open Sans" w:cs="Open Sans"/>
        </w:rPr>
        <w:t>)</w:t>
      </w:r>
      <w:r w:rsidR="0056057F">
        <w:rPr>
          <w:rFonts w:ascii="Open Sans" w:eastAsia="Open Sans" w:hAnsi="Open Sans" w:cs="Open Sans"/>
          <w:spacing w:val="-4"/>
        </w:rPr>
        <w:t xml:space="preserve"> </w:t>
      </w:r>
      <w:r w:rsidR="0056057F">
        <w:rPr>
          <w:rFonts w:ascii="Open Sans" w:eastAsia="Open Sans" w:hAnsi="Open Sans" w:cs="Open Sans"/>
        </w:rPr>
        <w:t>und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</w:rPr>
        <w:t xml:space="preserve">e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. </w:t>
      </w:r>
      <w:r w:rsidR="0056057F">
        <w:rPr>
          <w:rFonts w:ascii="Open Sans" w:eastAsia="Open Sans" w:hAnsi="Open Sans" w:cs="Open Sans"/>
          <w:spacing w:val="-5"/>
        </w:rPr>
        <w:t>(</w:t>
      </w:r>
      <w:r w:rsidR="0056057F">
        <w:rPr>
          <w:rFonts w:ascii="Open Sans" w:eastAsia="Open Sans" w:hAnsi="Open Sans" w:cs="Open Sans"/>
          <w:spacing w:val="-2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w</w:t>
      </w:r>
      <w:r w:rsidR="0056057F">
        <w:rPr>
          <w:rFonts w:ascii="Open Sans" w:eastAsia="Open Sans" w:hAnsi="Open Sans" w:cs="Open Sans"/>
          <w:spacing w:val="-6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nu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p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 xml:space="preserve">n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o</w:t>
      </w:r>
      <w:r w:rsidR="0056057F">
        <w:rPr>
          <w:rFonts w:ascii="Open Sans" w:eastAsia="Open Sans" w:hAnsi="Open Sans" w:cs="Open Sans"/>
          <w:spacing w:val="5"/>
        </w:rPr>
        <w:t xml:space="preserve"> m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</w:rPr>
        <w:t>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du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s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nd 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rd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m</w:t>
      </w:r>
      <w:r w:rsidR="0056057F">
        <w:rPr>
          <w:rFonts w:ascii="Open Sans" w:eastAsia="Open Sans" w:hAnsi="Open Sans" w:cs="Open Sans"/>
          <w:spacing w:val="7"/>
        </w:rPr>
        <w:t xml:space="preserve"> 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  <w:spacing w:val="1"/>
        </w:rPr>
        <w:t>ff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 xml:space="preserve">ct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  <w:spacing w:val="-5"/>
        </w:rPr>
        <w:t>v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c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ss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gn</w:t>
      </w:r>
      <w:r w:rsidR="0056057F">
        <w:rPr>
          <w:rFonts w:ascii="Open Sans" w:eastAsia="Open Sans" w:hAnsi="Open Sans" w:cs="Open Sans"/>
          <w:spacing w:val="5"/>
        </w:rPr>
        <w:t>m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  <w:spacing w:val="-5"/>
        </w:rPr>
        <w:t>)</w:t>
      </w:r>
      <w:r w:rsidR="0056057F">
        <w:rPr>
          <w:rFonts w:ascii="Open Sans" w:eastAsia="Open Sans" w:hAnsi="Open Sans" w:cs="Open Sans"/>
        </w:rPr>
        <w:t>.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U</w:t>
      </w:r>
      <w:r w:rsidR="0056057F">
        <w:rPr>
          <w:rFonts w:ascii="Open Sans" w:eastAsia="Open Sans" w:hAnsi="Open Sans" w:cs="Open Sans"/>
        </w:rPr>
        <w:t>se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5"/>
        </w:rPr>
        <w:t>i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1"/>
        </w:rPr>
        <w:t xml:space="preserve"> f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he</w:t>
      </w:r>
      <w:r w:rsidR="0056057F">
        <w:rPr>
          <w:rFonts w:ascii="Open Sans" w:eastAsia="Open Sans" w:hAnsi="Open Sans" w:cs="Open Sans"/>
          <w:spacing w:val="-2"/>
        </w:rPr>
        <w:t xml:space="preserve"> </w:t>
      </w:r>
      <w:r w:rsidR="0056057F">
        <w:rPr>
          <w:rFonts w:ascii="Open Sans" w:eastAsia="Open Sans" w:hAnsi="Open Sans" w:cs="Open Sans"/>
        </w:rPr>
        <w:t>b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</w:rPr>
        <w:t>r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su</w:t>
      </w:r>
      <w:r w:rsidR="0056057F">
        <w:rPr>
          <w:rFonts w:ascii="Open Sans" w:eastAsia="Open Sans" w:hAnsi="Open Sans" w:cs="Open Sans"/>
          <w:spacing w:val="5"/>
        </w:rPr>
        <w:t>l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y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u</w:t>
      </w:r>
      <w:r w:rsidR="0056057F">
        <w:rPr>
          <w:rFonts w:ascii="Open Sans" w:eastAsia="Open Sans" w:hAnsi="Open Sans" w:cs="Open Sans"/>
          <w:spacing w:val="1"/>
        </w:rPr>
        <w:t xml:space="preserve"> </w:t>
      </w:r>
      <w:r w:rsidR="0056057F">
        <w:rPr>
          <w:rFonts w:ascii="Open Sans" w:eastAsia="Open Sans" w:hAnsi="Open Sans" w:cs="Open Sans"/>
        </w:rPr>
        <w:t>do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2"/>
        </w:rPr>
        <w:t>o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5"/>
        </w:rPr>
        <w:t>mi</w:t>
      </w:r>
      <w:r w:rsidR="0056057F">
        <w:rPr>
          <w:rFonts w:ascii="Open Sans" w:eastAsia="Open Sans" w:hAnsi="Open Sans" w:cs="Open Sans"/>
        </w:rPr>
        <w:t xml:space="preserve">nd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>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t</w:t>
      </w:r>
      <w:r w:rsidR="0056057F">
        <w:rPr>
          <w:rFonts w:ascii="Open Sans" w:eastAsia="Open Sans" w:hAnsi="Open Sans" w:cs="Open Sans"/>
          <w:spacing w:val="-1"/>
        </w:rPr>
        <w:t xml:space="preserve"> </w:t>
      </w:r>
      <w:r w:rsidR="0056057F">
        <w:rPr>
          <w:rFonts w:ascii="Open Sans" w:eastAsia="Open Sans" w:hAnsi="Open Sans" w:cs="Open Sans"/>
          <w:spacing w:val="-3"/>
        </w:rPr>
        <w:t>t</w:t>
      </w:r>
      <w:r w:rsidR="0056057F">
        <w:rPr>
          <w:rFonts w:ascii="Open Sans" w:eastAsia="Open Sans" w:hAnsi="Open Sans" w:cs="Open Sans"/>
        </w:rPr>
        <w:t xml:space="preserve">he </w:t>
      </w:r>
      <w:r w:rsidR="0056057F">
        <w:rPr>
          <w:rFonts w:ascii="Open Sans" w:eastAsia="Open Sans" w:hAnsi="Open Sans" w:cs="Open Sans"/>
          <w:spacing w:val="5"/>
        </w:rPr>
        <w:t>G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</w:t>
      </w:r>
      <w:r w:rsidR="0056057F">
        <w:rPr>
          <w:rFonts w:ascii="Open Sans" w:eastAsia="Open Sans" w:hAnsi="Open Sans" w:cs="Open Sans"/>
          <w:spacing w:val="-3"/>
        </w:rPr>
        <w:t>tt</w:t>
      </w:r>
      <w:r w:rsidR="0056057F">
        <w:rPr>
          <w:rFonts w:ascii="Open Sans" w:eastAsia="Open Sans" w:hAnsi="Open Sans" w:cs="Open Sans"/>
        </w:rPr>
        <w:t>s</w:t>
      </w:r>
      <w:r w:rsidR="0056057F">
        <w:rPr>
          <w:rFonts w:ascii="Open Sans" w:eastAsia="Open Sans" w:hAnsi="Open Sans" w:cs="Open Sans"/>
          <w:spacing w:val="2"/>
        </w:rPr>
        <w:t xml:space="preserve"> </w:t>
      </w:r>
      <w:r w:rsidR="0056057F">
        <w:rPr>
          <w:rFonts w:ascii="Open Sans" w:eastAsia="Open Sans" w:hAnsi="Open Sans" w:cs="Open Sans"/>
          <w:spacing w:val="-6"/>
        </w:rPr>
        <w:t>w</w:t>
      </w:r>
      <w:r w:rsidR="0056057F">
        <w:rPr>
          <w:rFonts w:ascii="Open Sans" w:eastAsia="Open Sans" w:hAnsi="Open Sans" w:cs="Open Sans"/>
          <w:spacing w:val="5"/>
        </w:rPr>
        <w:t>il</w:t>
      </w:r>
      <w:r w:rsidR="0056057F">
        <w:rPr>
          <w:rFonts w:ascii="Open Sans" w:eastAsia="Open Sans" w:hAnsi="Open Sans" w:cs="Open Sans"/>
        </w:rPr>
        <w:t>l</w:t>
      </w:r>
      <w:r w:rsidR="0056057F">
        <w:rPr>
          <w:rFonts w:ascii="Open Sans" w:eastAsia="Open Sans" w:hAnsi="Open Sans" w:cs="Open Sans"/>
          <w:spacing w:val="4"/>
        </w:rPr>
        <w:t xml:space="preserve"> </w:t>
      </w:r>
      <w:r w:rsidR="0056057F">
        <w:rPr>
          <w:rFonts w:ascii="Open Sans" w:eastAsia="Open Sans" w:hAnsi="Open Sans" w:cs="Open Sans"/>
        </w:rPr>
        <w:t>ch</w:t>
      </w:r>
      <w:r w:rsidR="0056057F">
        <w:rPr>
          <w:rFonts w:ascii="Open Sans" w:eastAsia="Open Sans" w:hAnsi="Open Sans" w:cs="Open Sans"/>
          <w:spacing w:val="-2"/>
        </w:rPr>
        <w:t>a</w:t>
      </w:r>
      <w:r w:rsidR="0056057F">
        <w:rPr>
          <w:rFonts w:ascii="Open Sans" w:eastAsia="Open Sans" w:hAnsi="Open Sans" w:cs="Open Sans"/>
        </w:rPr>
        <w:t>ng</w:t>
      </w:r>
      <w:r w:rsidR="0056057F">
        <w:rPr>
          <w:rFonts w:ascii="Open Sans" w:eastAsia="Open Sans" w:hAnsi="Open Sans" w:cs="Open Sans"/>
          <w:spacing w:val="-3"/>
        </w:rPr>
        <w:t>e</w:t>
      </w:r>
      <w:r w:rsidR="0056057F">
        <w:rPr>
          <w:rFonts w:ascii="Open Sans" w:eastAsia="Open Sans" w:hAnsi="Open Sans" w:cs="Open Sans"/>
        </w:rPr>
        <w:t>.</w:t>
      </w:r>
    </w:p>
    <w:sectPr w:rsidR="00C70597">
      <w:footerReference w:type="default" r:id="rId125"/>
      <w:pgSz w:w="11920" w:h="16840"/>
      <w:pgMar w:top="1560" w:right="1320" w:bottom="280" w:left="128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eital Waltman" w:date="2016-09-25T09:33:00Z" w:initials="MW">
    <w:p w14:paraId="10DA04AF" w14:textId="77777777" w:rsidR="0056057F" w:rsidRDefault="0056057F">
      <w:pPr>
        <w:pStyle w:val="CommentText"/>
      </w:pPr>
      <w:r>
        <w:rPr>
          <w:rStyle w:val="CommentReference"/>
        </w:rPr>
        <w:annotationRef/>
      </w:r>
      <w:r>
        <w:t xml:space="preserve">Why is it not called simply </w:t>
      </w:r>
      <w:proofErr w:type="gramStart"/>
      <w:r>
        <w:t>"”Moving</w:t>
      </w:r>
      <w:proofErr w:type="gramEnd"/>
      <w:r>
        <w:t xml:space="preserve"> a block up or down?”</w:t>
      </w:r>
    </w:p>
  </w:comment>
  <w:comment w:id="1" w:author="Meital Waltman" w:date="2016-09-25T09:36:00Z" w:initials="MW">
    <w:p w14:paraId="0439274A" w14:textId="426099E9" w:rsidR="0056057F" w:rsidRDefault="0056057F">
      <w:pPr>
        <w:pStyle w:val="CommentText"/>
      </w:pPr>
      <w:r>
        <w:rPr>
          <w:rStyle w:val="CommentReference"/>
        </w:rPr>
        <w:annotationRef/>
      </w:r>
      <w:r>
        <w:t xml:space="preserve">Please refer to it as “moving a trip” or “Moving trips” same as you referred to it in the driver </w:t>
      </w:r>
      <w:proofErr w:type="spellStart"/>
      <w:r>
        <w:t>gantt</w:t>
      </w:r>
      <w:proofErr w:type="spellEnd"/>
      <w:r>
        <w:t>.</w:t>
      </w:r>
    </w:p>
  </w:comment>
  <w:comment w:id="6" w:author="Meital Waltman" w:date="2016-09-25T10:03:00Z" w:initials="MW">
    <w:p w14:paraId="04842221" w14:textId="166E82C8" w:rsidR="000F67C5" w:rsidRDefault="000F67C5">
      <w:pPr>
        <w:pStyle w:val="CommentText"/>
      </w:pPr>
      <w:r>
        <w:rPr>
          <w:rStyle w:val="CommentReference"/>
        </w:rPr>
        <w:annotationRef/>
      </w:r>
      <w:r>
        <w:t>Please just mention to “assign vehicles” here, no need to include the following explanation - the duty numbers were regenerated, but the user can also choose to not have them regenerated</w:t>
      </w:r>
    </w:p>
  </w:comment>
  <w:comment w:id="18" w:author="Meital Waltman" w:date="2016-09-25T10:16:00Z" w:initials="MW">
    <w:p w14:paraId="2DEBAF95" w14:textId="494C1E1B" w:rsidR="00950ABF" w:rsidRDefault="00950ABF">
      <w:pPr>
        <w:pStyle w:val="CommentText"/>
        <w:rPr>
          <w:rFonts w:hint="cs"/>
          <w:rtl/>
          <w:lang w:bidi="he-IL"/>
        </w:rPr>
      </w:pPr>
      <w:r>
        <w:rPr>
          <w:rStyle w:val="CommentReference"/>
        </w:rPr>
        <w:annotationRef/>
      </w:r>
      <w:r>
        <w:t>“To move a trip to the stack, double click the stack”</w:t>
      </w:r>
    </w:p>
  </w:comment>
  <w:comment w:id="23" w:author="Meital Waltman" w:date="2016-09-25T10:33:00Z" w:initials="MW">
    <w:p w14:paraId="506AF45A" w14:textId="0D803C83" w:rsidR="00B35C22" w:rsidRDefault="00B35C22">
      <w:pPr>
        <w:pStyle w:val="CommentText"/>
        <w:rPr>
          <w:lang w:bidi="he-IL"/>
        </w:rPr>
      </w:pPr>
      <w:r>
        <w:rPr>
          <w:rStyle w:val="CommentReference"/>
        </w:rPr>
        <w:annotationRef/>
      </w:r>
      <w:r>
        <w:rPr>
          <w:rFonts w:hint="cs"/>
        </w:rPr>
        <w:t>T</w:t>
      </w:r>
      <w:r>
        <w:t>here’s no need to mention the vehicle stack here</w:t>
      </w:r>
    </w:p>
  </w:comment>
  <w:comment w:id="31" w:author="Meital Waltman" w:date="2016-09-25T10:34:00Z" w:initials="MW">
    <w:p w14:paraId="39A5D2BD" w14:textId="5CA623C7" w:rsidR="00B35C22" w:rsidRDefault="00B35C22">
      <w:pPr>
        <w:pStyle w:val="CommentText"/>
      </w:pPr>
      <w:r>
        <w:rPr>
          <w:rStyle w:val="CommentReference"/>
        </w:rPr>
        <w:annotationRef/>
      </w:r>
      <w:r>
        <w:t xml:space="preserve">Please remove the “This is where it came from balloon”. We are just explaining the step of moving the trip from the stack (where it came from) to the </w:t>
      </w:r>
      <w:proofErr w:type="spellStart"/>
      <w:r>
        <w:t>gantt</w:t>
      </w:r>
      <w:proofErr w:type="spellEnd"/>
      <w:r>
        <w:t>.</w:t>
      </w:r>
    </w:p>
  </w:comment>
  <w:comment w:id="46" w:author="Meital Waltman" w:date="2016-09-25T10:49:00Z" w:initials="MW">
    <w:p w14:paraId="5D288048" w14:textId="002E20D8" w:rsidR="00282F8A" w:rsidRDefault="00282F8A">
      <w:pPr>
        <w:pStyle w:val="CommentText"/>
      </w:pPr>
      <w:r>
        <w:rPr>
          <w:rStyle w:val="CommentReference"/>
        </w:rPr>
        <w:annotationRef/>
      </w:r>
      <w:r>
        <w:t xml:space="preserve">It’s not really “time to the beginning of the trip”, better to use the exact term </w:t>
      </w:r>
      <w:proofErr w:type="gramStart"/>
      <w:r>
        <w:t>–“</w:t>
      </w:r>
      <w:proofErr w:type="gramEnd"/>
      <w:r>
        <w:t>onboarding time”</w:t>
      </w:r>
    </w:p>
  </w:comment>
  <w:comment w:id="53" w:author="Meital Waltman" w:date="2016-09-25T11:01:00Z" w:initials="MW">
    <w:p w14:paraId="0F19B306" w14:textId="62D5FF34" w:rsidR="00ED2AC5" w:rsidRDefault="00ED2AC5">
      <w:pPr>
        <w:pStyle w:val="CommentText"/>
      </w:pPr>
      <w:r>
        <w:rPr>
          <w:rStyle w:val="CommentReference"/>
        </w:rPr>
        <w:annotationRef/>
      </w:r>
      <w:r>
        <w:t>The duty issue was caused since we removed a taxi that was put there during the optimization, meaning we are now “violating” the preferences by removing it.</w:t>
      </w:r>
    </w:p>
  </w:comment>
  <w:comment w:id="59" w:author="Meital Waltman" w:date="2016-09-25T11:05:00Z" w:initials="MW">
    <w:p w14:paraId="29822E44" w14:textId="3694D0FD" w:rsidR="00ED2AC5" w:rsidRDefault="00ED2AC5">
      <w:pPr>
        <w:pStyle w:val="CommentText"/>
      </w:pPr>
      <w:r>
        <w:rPr>
          <w:rStyle w:val="CommentReference"/>
        </w:rPr>
        <w:annotationRef/>
      </w:r>
      <w:r>
        <w:t>This is not a custom element but rather a taxi and a deadhead</w:t>
      </w:r>
    </w:p>
  </w:comment>
  <w:comment w:id="128" w:author="Meital Waltman" w:date="2016-09-25T11:18:00Z" w:initials="MW">
    <w:p w14:paraId="2BB0D5CD" w14:textId="570B926C" w:rsidR="006A28B7" w:rsidRDefault="006A28B7">
      <w:pPr>
        <w:pStyle w:val="CommentText"/>
        <w:rPr>
          <w:rFonts w:hint="cs"/>
          <w:rtl/>
          <w:lang w:bidi="he-IL"/>
        </w:rPr>
      </w:pPr>
      <w:r>
        <w:rPr>
          <w:rStyle w:val="CommentReference"/>
        </w:rPr>
        <w:annotationRef/>
      </w:r>
      <w:r>
        <w:t>The dialog that is supposed to be opened</w:t>
      </w:r>
      <w:r w:rsidR="00E81CC5">
        <w:rPr>
          <w:rFonts w:hint="cs"/>
          <w:rtl/>
          <w:lang w:bidi="he-IL"/>
        </w:rPr>
        <w:t xml:space="preserve"> </w:t>
      </w:r>
      <w:r w:rsidR="00E81CC5">
        <w:rPr>
          <w:lang w:bidi="he-IL"/>
        </w:rPr>
        <w:t>here</w:t>
      </w:r>
      <w:r>
        <w:t xml:space="preserve"> is the dialog before the previous one </w:t>
      </w:r>
    </w:p>
  </w:comment>
  <w:comment w:id="130" w:author="Meital Waltman" w:date="2016-09-25T11:28:00Z" w:initials="MW">
    <w:p w14:paraId="2EAC7561" w14:textId="54A83F59" w:rsidR="00E81CC5" w:rsidRDefault="00E81CC5">
      <w:pPr>
        <w:pStyle w:val="CommentText"/>
      </w:pPr>
      <w:r>
        <w:rPr>
          <w:rStyle w:val="CommentReference"/>
        </w:rPr>
        <w:annotationRef/>
      </w:r>
      <w:r>
        <w:t>It is not an expert mode function, it can be done by the user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0DA04AF" w15:done="0"/>
  <w15:commentEx w15:paraId="0439274A" w15:done="0"/>
  <w15:commentEx w15:paraId="04842221" w15:done="0"/>
  <w15:commentEx w15:paraId="2DEBAF95" w15:done="0"/>
  <w15:commentEx w15:paraId="506AF45A" w15:done="0"/>
  <w15:commentEx w15:paraId="39A5D2BD" w15:done="0"/>
  <w15:commentEx w15:paraId="5D288048" w15:done="0"/>
  <w15:commentEx w15:paraId="0F19B306" w15:done="0"/>
  <w15:commentEx w15:paraId="29822E44" w15:done="0"/>
  <w15:commentEx w15:paraId="2BB0D5CD" w15:done="0"/>
  <w15:commentEx w15:paraId="2EAC756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B6D2F" w14:textId="77777777" w:rsidR="00FA3CC2" w:rsidRDefault="00FA3CC2">
      <w:pPr>
        <w:spacing w:after="0" w:line="240" w:lineRule="auto"/>
      </w:pPr>
      <w:r>
        <w:separator/>
      </w:r>
    </w:p>
  </w:endnote>
  <w:endnote w:type="continuationSeparator" w:id="0">
    <w:p w14:paraId="51A6510F" w14:textId="77777777" w:rsidR="00FA3CC2" w:rsidRDefault="00FA3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Arial"/>
    <w:charset w:val="00"/>
    <w:family w:val="swiss"/>
    <w:pitch w:val="variable"/>
  </w:font>
  <w:font w:name="OpenSymbol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72B0F" w14:textId="3ECF70AB" w:rsidR="0056057F" w:rsidRDefault="0056057F">
    <w:pPr>
      <w:spacing w:after="0" w:line="200" w:lineRule="exact"/>
      <w:rPr>
        <w:sz w:val="20"/>
        <w:szCs w:val="20"/>
      </w:rPr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503314895" behindDoc="1" locked="0" layoutInCell="1" allowOverlap="1" wp14:anchorId="49CA4231" wp14:editId="46BC3F26">
              <wp:simplePos x="0" y="0"/>
              <wp:positionH relativeFrom="page">
                <wp:posOffset>1082675</wp:posOffset>
              </wp:positionH>
              <wp:positionV relativeFrom="page">
                <wp:posOffset>9125585</wp:posOffset>
              </wp:positionV>
              <wp:extent cx="882015" cy="165100"/>
              <wp:effectExtent l="0" t="635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17E80" w14:textId="77777777" w:rsidR="0056057F" w:rsidRDefault="0056057F">
                          <w:pPr>
                            <w:spacing w:after="0" w:line="257" w:lineRule="exact"/>
                            <w:ind w:left="20" w:right="-53"/>
                            <w:rPr>
                              <w:rFonts w:ascii="Open Sans" w:eastAsia="Open Sans" w:hAnsi="Open Sans" w:cs="Open Sans"/>
                            </w:rPr>
                          </w:pPr>
                          <w:r>
                            <w:rPr>
                              <w:rFonts w:ascii="Open Sans" w:eastAsia="Open Sans" w:hAnsi="Open Sans" w:cs="Open Sans"/>
                              <w:spacing w:val="-6"/>
                              <w:position w:val="1"/>
                            </w:rPr>
                            <w:t>4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.</w:t>
                          </w:r>
                          <w:r>
                            <w:rPr>
                              <w:rFonts w:ascii="Open Sans" w:eastAsia="Open Sans" w:hAnsi="Open Sans" w:cs="Open Sans"/>
                              <w:spacing w:val="3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spacing w:val="-4"/>
                              <w:position w:val="1"/>
                            </w:rPr>
                            <w:t>C</w:t>
                          </w:r>
                          <w:r>
                            <w:rPr>
                              <w:rFonts w:ascii="Open Sans" w:eastAsia="Open Sans" w:hAnsi="Open Sans" w:cs="Open Sans"/>
                              <w:spacing w:val="5"/>
                              <w:position w:val="1"/>
                            </w:rPr>
                            <w:t>li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ck</w:t>
                          </w:r>
                          <w:r>
                            <w:rPr>
                              <w:rFonts w:ascii="Open Sans" w:eastAsia="Open Sans" w:hAnsi="Open Sans" w:cs="Open Sans"/>
                              <w:spacing w:val="3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1"/>
                              <w:position w:val="1"/>
                            </w:rPr>
                            <w:t>S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2"/>
                              <w:position w:val="1"/>
                            </w:rPr>
                            <w:t>a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5"/>
                              <w:position w:val="1"/>
                            </w:rPr>
                            <w:t>v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5"/>
                              <w:position w:val="1"/>
                            </w:rPr>
                            <w:t>e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CA42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5.25pt;margin-top:718.55pt;width:69.45pt;height:13pt;z-index:-15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" filled="f" stroked="f">
              <v:textbox inset="0,0,0,0">
                <w:txbxContent>
                  <w:p w14:paraId="6F017E80" w14:textId="77777777" w:rsidR="0056057F" w:rsidRDefault="0056057F">
                    <w:pPr>
                      <w:spacing w:after="0" w:line="257" w:lineRule="exact"/>
                      <w:ind w:left="20" w:right="-53"/>
                      <w:rPr>
                        <w:rFonts w:ascii="Open Sans" w:eastAsia="Open Sans" w:hAnsi="Open Sans" w:cs="Open Sans"/>
                      </w:rPr>
                    </w:pPr>
                    <w:r>
                      <w:rPr>
                        <w:rFonts w:ascii="Open Sans" w:eastAsia="Open Sans" w:hAnsi="Open Sans" w:cs="Open Sans"/>
                        <w:spacing w:val="-6"/>
                        <w:position w:val="1"/>
                      </w:rPr>
                      <w:t>4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.</w:t>
                    </w:r>
                    <w:r>
                      <w:rPr>
                        <w:rFonts w:ascii="Open Sans" w:eastAsia="Open Sans" w:hAnsi="Open Sans" w:cs="Open Sans"/>
                        <w:spacing w:val="3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spacing w:val="-4"/>
                        <w:position w:val="1"/>
                      </w:rPr>
                      <w:t>C</w:t>
                    </w:r>
                    <w:r>
                      <w:rPr>
                        <w:rFonts w:ascii="Open Sans" w:eastAsia="Open Sans" w:hAnsi="Open Sans" w:cs="Open Sans"/>
                        <w:spacing w:val="5"/>
                        <w:position w:val="1"/>
                      </w:rPr>
                      <w:t>li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ck</w:t>
                    </w:r>
                    <w:r>
                      <w:rPr>
                        <w:rFonts w:ascii="Open Sans" w:eastAsia="Open Sans" w:hAnsi="Open Sans" w:cs="Open Sans"/>
                        <w:spacing w:val="3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1"/>
                        <w:position w:val="1"/>
                      </w:rPr>
                      <w:t>S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2"/>
                        <w:position w:val="1"/>
                      </w:rPr>
                      <w:t>a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5"/>
                        <w:position w:val="1"/>
                      </w:rPr>
                      <w:t>v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5"/>
                        <w:position w:val="1"/>
                      </w:rPr>
                      <w:t>e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BCD15B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2D0BE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0C6B54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427D9B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B4D9BD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EB660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A13FEE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F7C070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3F71D6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0AECD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8A898C" w14:textId="5BBDC8A1" w:rsidR="0056057F" w:rsidRDefault="0056057F">
    <w:pPr>
      <w:spacing w:after="0" w:line="200" w:lineRule="exact"/>
      <w:rPr>
        <w:sz w:val="20"/>
        <w:szCs w:val="20"/>
      </w:rPr>
    </w:pPr>
    <w:r>
      <w:rPr>
        <w:noProof/>
        <w:lang w:bidi="he-IL"/>
      </w:rPr>
      <mc:AlternateContent>
        <mc:Choice Requires="wps">
          <w:drawing>
            <wp:anchor distT="0" distB="0" distL="114300" distR="114300" simplePos="0" relativeHeight="503314896" behindDoc="1" locked="0" layoutInCell="1" allowOverlap="1" wp14:anchorId="6F5A1C6D" wp14:editId="5942337B">
              <wp:simplePos x="0" y="0"/>
              <wp:positionH relativeFrom="page">
                <wp:posOffset>1082675</wp:posOffset>
              </wp:positionH>
              <wp:positionV relativeFrom="page">
                <wp:posOffset>9077960</wp:posOffset>
              </wp:positionV>
              <wp:extent cx="2567940" cy="165100"/>
              <wp:effectExtent l="0" t="635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79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B37C95" w14:textId="77777777" w:rsidR="0056057F" w:rsidRDefault="0056057F">
                          <w:pPr>
                            <w:spacing w:after="0" w:line="257" w:lineRule="exact"/>
                            <w:ind w:left="20" w:right="-53"/>
                            <w:rPr>
                              <w:rFonts w:ascii="Open Sans" w:eastAsia="Open Sans" w:hAnsi="Open Sans" w:cs="Open Sans"/>
                            </w:rPr>
                          </w:pPr>
                          <w:r>
                            <w:rPr>
                              <w:rFonts w:ascii="Open Sans" w:eastAsia="Open Sans" w:hAnsi="Open Sans" w:cs="Open Sans"/>
                              <w:spacing w:val="-6"/>
                              <w:position w:val="1"/>
                            </w:rPr>
                            <w:t>4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.</w:t>
                          </w:r>
                          <w:r>
                            <w:rPr>
                              <w:rFonts w:ascii="Open Sans" w:eastAsia="Open Sans" w:hAnsi="Open Sans" w:cs="Open Sans"/>
                              <w:spacing w:val="3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spacing w:val="-4"/>
                              <w:position w:val="1"/>
                            </w:rPr>
                            <w:t>C</w:t>
                          </w:r>
                          <w:r>
                            <w:rPr>
                              <w:rFonts w:ascii="Open Sans" w:eastAsia="Open Sans" w:hAnsi="Open Sans" w:cs="Open Sans"/>
                              <w:spacing w:val="5"/>
                              <w:position w:val="1"/>
                            </w:rPr>
                            <w:t>li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ck</w:t>
                          </w:r>
                          <w:r>
                            <w:rPr>
                              <w:rFonts w:ascii="Open Sans" w:eastAsia="Open Sans" w:hAnsi="Open Sans" w:cs="Open Sans"/>
                              <w:spacing w:val="3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5"/>
                              <w:position w:val="1"/>
                            </w:rPr>
                            <w:t>C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1"/>
                              <w:position w:val="1"/>
                            </w:rPr>
                            <w:t>o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5"/>
                              <w:position w:val="1"/>
                            </w:rPr>
                            <w:t>nf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7"/>
                              <w:position w:val="1"/>
                            </w:rPr>
                            <w:t>i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5"/>
                              <w:position w:val="1"/>
                            </w:rPr>
                            <w:t>r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position w:val="1"/>
                            </w:rPr>
                            <w:t>m</w:t>
                          </w:r>
                          <w:r>
                            <w:rPr>
                              <w:rFonts w:ascii="Open Sans" w:eastAsia="Open Sans" w:hAnsi="Open Sans" w:cs="Open Sans"/>
                              <w:b/>
                              <w:bCs/>
                              <w:spacing w:val="-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spacing w:val="-3"/>
                              <w:position w:val="1"/>
                            </w:rPr>
                            <w:t>t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o</w:t>
                          </w:r>
                          <w:r>
                            <w:rPr>
                              <w:rFonts w:ascii="Open Sans" w:eastAsia="Open Sans" w:hAnsi="Open Sans" w:cs="Open Sans"/>
                              <w:spacing w:val="5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spacing w:val="-2"/>
                              <w:position w:val="1"/>
                            </w:rPr>
                            <w:t>a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cc</w:t>
                          </w:r>
                          <w:r>
                            <w:rPr>
                              <w:rFonts w:ascii="Open Sans" w:eastAsia="Open Sans" w:hAnsi="Open Sans" w:cs="Open Sans"/>
                              <w:spacing w:val="-3"/>
                              <w:position w:val="1"/>
                            </w:rPr>
                            <w:t>e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pt</w:t>
                          </w:r>
                          <w:r>
                            <w:rPr>
                              <w:rFonts w:ascii="Open Sans" w:eastAsia="Open Sans" w:hAnsi="Open Sans" w:cs="Open Sans"/>
                              <w:spacing w:val="-1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spacing w:val="-3"/>
                              <w:position w:val="1"/>
                            </w:rPr>
                            <w:t>t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he</w:t>
                          </w:r>
                          <w:r>
                            <w:rPr>
                              <w:rFonts w:ascii="Open Sans" w:eastAsia="Open Sans" w:hAnsi="Open Sans" w:cs="Open Sans"/>
                              <w:spacing w:val="-2"/>
                              <w:position w:val="1"/>
                            </w:rPr>
                            <w:t xml:space="preserve"> 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d</w:t>
                          </w:r>
                          <w:r>
                            <w:rPr>
                              <w:rFonts w:ascii="Open Sans" w:eastAsia="Open Sans" w:hAnsi="Open Sans" w:cs="Open Sans"/>
                              <w:spacing w:val="-3"/>
                              <w:position w:val="1"/>
                            </w:rPr>
                            <w:t>e</w:t>
                          </w:r>
                          <w:r>
                            <w:rPr>
                              <w:rFonts w:ascii="Open Sans" w:eastAsia="Open Sans" w:hAnsi="Open Sans" w:cs="Open Sans"/>
                              <w:spacing w:val="5"/>
                              <w:position w:val="1"/>
                            </w:rPr>
                            <w:t>l</w:t>
                          </w:r>
                          <w:r>
                            <w:rPr>
                              <w:rFonts w:ascii="Open Sans" w:eastAsia="Open Sans" w:hAnsi="Open Sans" w:cs="Open Sans"/>
                              <w:spacing w:val="-3"/>
                              <w:position w:val="1"/>
                            </w:rPr>
                            <w:t>et</w:t>
                          </w:r>
                          <w:r>
                            <w:rPr>
                              <w:rFonts w:ascii="Open Sans" w:eastAsia="Open Sans" w:hAnsi="Open Sans" w:cs="Open Sans"/>
                              <w:spacing w:val="5"/>
                              <w:position w:val="1"/>
                            </w:rPr>
                            <w:t>i</w:t>
                          </w:r>
                          <w:r>
                            <w:rPr>
                              <w:rFonts w:ascii="Open Sans" w:eastAsia="Open Sans" w:hAnsi="Open Sans" w:cs="Open Sans"/>
                              <w:spacing w:val="2"/>
                              <w:position w:val="1"/>
                            </w:rPr>
                            <w:t>o</w:t>
                          </w:r>
                          <w:r>
                            <w:rPr>
                              <w:rFonts w:ascii="Open Sans" w:eastAsia="Open Sans" w:hAnsi="Open Sans" w:cs="Open Sans"/>
                              <w:position w:val="1"/>
                            </w:rPr>
                            <w:t>n.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A1C6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85.25pt;margin-top:714.8pt;width:202.2pt;height:13pt;z-index:-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" filled="f" stroked="f">
              <v:textbox inset="0,0,0,0">
                <w:txbxContent>
                  <w:p w14:paraId="7FB37C95" w14:textId="77777777" w:rsidR="0056057F" w:rsidRDefault="0056057F">
                    <w:pPr>
                      <w:spacing w:after="0" w:line="257" w:lineRule="exact"/>
                      <w:ind w:left="20" w:right="-53"/>
                      <w:rPr>
                        <w:rFonts w:ascii="Open Sans" w:eastAsia="Open Sans" w:hAnsi="Open Sans" w:cs="Open Sans"/>
                      </w:rPr>
                    </w:pPr>
                    <w:r>
                      <w:rPr>
                        <w:rFonts w:ascii="Open Sans" w:eastAsia="Open Sans" w:hAnsi="Open Sans" w:cs="Open Sans"/>
                        <w:spacing w:val="-6"/>
                        <w:position w:val="1"/>
                      </w:rPr>
                      <w:t>4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.</w:t>
                    </w:r>
                    <w:r>
                      <w:rPr>
                        <w:rFonts w:ascii="Open Sans" w:eastAsia="Open Sans" w:hAnsi="Open Sans" w:cs="Open Sans"/>
                        <w:spacing w:val="3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spacing w:val="-4"/>
                        <w:position w:val="1"/>
                      </w:rPr>
                      <w:t>C</w:t>
                    </w:r>
                    <w:r>
                      <w:rPr>
                        <w:rFonts w:ascii="Open Sans" w:eastAsia="Open Sans" w:hAnsi="Open Sans" w:cs="Open Sans"/>
                        <w:spacing w:val="5"/>
                        <w:position w:val="1"/>
                      </w:rPr>
                      <w:t>li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ck</w:t>
                    </w:r>
                    <w:r>
                      <w:rPr>
                        <w:rFonts w:ascii="Open Sans" w:eastAsia="Open Sans" w:hAnsi="Open Sans" w:cs="Open Sans"/>
                        <w:spacing w:val="3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5"/>
                        <w:position w:val="1"/>
                      </w:rPr>
                      <w:t>C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1"/>
                        <w:position w:val="1"/>
                      </w:rPr>
                      <w:t>o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5"/>
                        <w:position w:val="1"/>
                      </w:rPr>
                      <w:t>nf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7"/>
                        <w:position w:val="1"/>
                      </w:rPr>
                      <w:t>i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5"/>
                        <w:position w:val="1"/>
                      </w:rPr>
                      <w:t>r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position w:val="1"/>
                      </w:rPr>
                      <w:t>m</w:t>
                    </w:r>
                    <w:r>
                      <w:rPr>
                        <w:rFonts w:ascii="Open Sans" w:eastAsia="Open Sans" w:hAnsi="Open Sans" w:cs="Open Sans"/>
                        <w:b/>
                        <w:bCs/>
                        <w:spacing w:val="-5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spacing w:val="-3"/>
                        <w:position w:val="1"/>
                      </w:rPr>
                      <w:t>t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o</w:t>
                    </w:r>
                    <w:r>
                      <w:rPr>
                        <w:rFonts w:ascii="Open Sans" w:eastAsia="Open Sans" w:hAnsi="Open Sans" w:cs="Open Sans"/>
                        <w:spacing w:val="5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spacing w:val="-2"/>
                        <w:position w:val="1"/>
                      </w:rPr>
                      <w:t>a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cc</w:t>
                    </w:r>
                    <w:r>
                      <w:rPr>
                        <w:rFonts w:ascii="Open Sans" w:eastAsia="Open Sans" w:hAnsi="Open Sans" w:cs="Open Sans"/>
                        <w:spacing w:val="-3"/>
                        <w:position w:val="1"/>
                      </w:rPr>
                      <w:t>e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pt</w:t>
                    </w:r>
                    <w:r>
                      <w:rPr>
                        <w:rFonts w:ascii="Open Sans" w:eastAsia="Open Sans" w:hAnsi="Open Sans" w:cs="Open Sans"/>
                        <w:spacing w:val="-1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spacing w:val="-3"/>
                        <w:position w:val="1"/>
                      </w:rPr>
                      <w:t>t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he</w:t>
                    </w:r>
                    <w:r>
                      <w:rPr>
                        <w:rFonts w:ascii="Open Sans" w:eastAsia="Open Sans" w:hAnsi="Open Sans" w:cs="Open Sans"/>
                        <w:spacing w:val="-2"/>
                        <w:position w:val="1"/>
                      </w:rPr>
                      <w:t xml:space="preserve"> 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d</w:t>
                    </w:r>
                    <w:r>
                      <w:rPr>
                        <w:rFonts w:ascii="Open Sans" w:eastAsia="Open Sans" w:hAnsi="Open Sans" w:cs="Open Sans"/>
                        <w:spacing w:val="-3"/>
                        <w:position w:val="1"/>
                      </w:rPr>
                      <w:t>e</w:t>
                    </w:r>
                    <w:r>
                      <w:rPr>
                        <w:rFonts w:ascii="Open Sans" w:eastAsia="Open Sans" w:hAnsi="Open Sans" w:cs="Open Sans"/>
                        <w:spacing w:val="5"/>
                        <w:position w:val="1"/>
                      </w:rPr>
                      <w:t>l</w:t>
                    </w:r>
                    <w:r>
                      <w:rPr>
                        <w:rFonts w:ascii="Open Sans" w:eastAsia="Open Sans" w:hAnsi="Open Sans" w:cs="Open Sans"/>
                        <w:spacing w:val="-3"/>
                        <w:position w:val="1"/>
                      </w:rPr>
                      <w:t>et</w:t>
                    </w:r>
                    <w:r>
                      <w:rPr>
                        <w:rFonts w:ascii="Open Sans" w:eastAsia="Open Sans" w:hAnsi="Open Sans" w:cs="Open Sans"/>
                        <w:spacing w:val="5"/>
                        <w:position w:val="1"/>
                      </w:rPr>
                      <w:t>i</w:t>
                    </w:r>
                    <w:r>
                      <w:rPr>
                        <w:rFonts w:ascii="Open Sans" w:eastAsia="Open Sans" w:hAnsi="Open Sans" w:cs="Open Sans"/>
                        <w:spacing w:val="2"/>
                        <w:position w:val="1"/>
                      </w:rPr>
                      <w:t>o</w:t>
                    </w:r>
                    <w:r>
                      <w:rPr>
                        <w:rFonts w:ascii="Open Sans" w:eastAsia="Open Sans" w:hAnsi="Open Sans" w:cs="Open Sans"/>
                        <w:position w:val="1"/>
                      </w:rPr>
                      <w:t>n.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FD609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1D417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E7CA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3F1E56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B8056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B4C516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B13D82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C21C8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4FBCEA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2CF5A6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D334B7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9CA45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531B21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81625A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D13BAE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3DC9B0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586608" w14:textId="77777777" w:rsidR="0056057F" w:rsidRDefault="0056057F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B05A21" w14:textId="77777777" w:rsidR="00FA3CC2" w:rsidRDefault="00FA3CC2">
      <w:pPr>
        <w:spacing w:after="0" w:line="240" w:lineRule="auto"/>
      </w:pPr>
      <w:r>
        <w:separator/>
      </w:r>
    </w:p>
  </w:footnote>
  <w:footnote w:type="continuationSeparator" w:id="0">
    <w:p w14:paraId="6ED100AA" w14:textId="77777777" w:rsidR="00FA3CC2" w:rsidRDefault="00FA3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E564F"/>
    <w:multiLevelType w:val="hybridMultilevel"/>
    <w:tmpl w:val="1AF812CC"/>
    <w:lvl w:ilvl="0" w:tplc="16F6407A">
      <w:start w:val="1"/>
      <w:numFmt w:val="decimal"/>
      <w:lvlText w:val="%1."/>
      <w:lvlJc w:val="left"/>
      <w:pPr>
        <w:ind w:left="805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25" w:hanging="360"/>
      </w:pPr>
    </w:lvl>
    <w:lvl w:ilvl="2" w:tplc="0409001B" w:tentative="1">
      <w:start w:val="1"/>
      <w:numFmt w:val="lowerRoman"/>
      <w:lvlText w:val="%3."/>
      <w:lvlJc w:val="right"/>
      <w:pPr>
        <w:ind w:left="2245" w:hanging="180"/>
      </w:pPr>
    </w:lvl>
    <w:lvl w:ilvl="3" w:tplc="0409000F" w:tentative="1">
      <w:start w:val="1"/>
      <w:numFmt w:val="decimal"/>
      <w:lvlText w:val="%4."/>
      <w:lvlJc w:val="left"/>
      <w:pPr>
        <w:ind w:left="2965" w:hanging="360"/>
      </w:pPr>
    </w:lvl>
    <w:lvl w:ilvl="4" w:tplc="04090019" w:tentative="1">
      <w:start w:val="1"/>
      <w:numFmt w:val="lowerLetter"/>
      <w:lvlText w:val="%5."/>
      <w:lvlJc w:val="left"/>
      <w:pPr>
        <w:ind w:left="3685" w:hanging="360"/>
      </w:pPr>
    </w:lvl>
    <w:lvl w:ilvl="5" w:tplc="0409001B" w:tentative="1">
      <w:start w:val="1"/>
      <w:numFmt w:val="lowerRoman"/>
      <w:lvlText w:val="%6."/>
      <w:lvlJc w:val="right"/>
      <w:pPr>
        <w:ind w:left="4405" w:hanging="180"/>
      </w:pPr>
    </w:lvl>
    <w:lvl w:ilvl="6" w:tplc="0409000F" w:tentative="1">
      <w:start w:val="1"/>
      <w:numFmt w:val="decimal"/>
      <w:lvlText w:val="%7."/>
      <w:lvlJc w:val="left"/>
      <w:pPr>
        <w:ind w:left="5125" w:hanging="360"/>
      </w:pPr>
    </w:lvl>
    <w:lvl w:ilvl="7" w:tplc="04090019" w:tentative="1">
      <w:start w:val="1"/>
      <w:numFmt w:val="lowerLetter"/>
      <w:lvlText w:val="%8."/>
      <w:lvlJc w:val="left"/>
      <w:pPr>
        <w:ind w:left="5845" w:hanging="360"/>
      </w:pPr>
    </w:lvl>
    <w:lvl w:ilvl="8" w:tplc="0409001B" w:tentative="1">
      <w:start w:val="1"/>
      <w:numFmt w:val="lowerRoman"/>
      <w:lvlText w:val="%9."/>
      <w:lvlJc w:val="right"/>
      <w:pPr>
        <w:ind w:left="6565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eital Waltman">
    <w15:presenceInfo w15:providerId="None" w15:userId="Meital Walt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597"/>
    <w:rsid w:val="000116CD"/>
    <w:rsid w:val="000F67C5"/>
    <w:rsid w:val="00282F8A"/>
    <w:rsid w:val="005008B1"/>
    <w:rsid w:val="0056057F"/>
    <w:rsid w:val="00665FA8"/>
    <w:rsid w:val="00675FEB"/>
    <w:rsid w:val="006A28B7"/>
    <w:rsid w:val="00850F15"/>
    <w:rsid w:val="00950ABF"/>
    <w:rsid w:val="00A90ABE"/>
    <w:rsid w:val="00B35C22"/>
    <w:rsid w:val="00C70597"/>
    <w:rsid w:val="00E81CC5"/>
    <w:rsid w:val="00ED2AC5"/>
    <w:rsid w:val="00FA3CC2"/>
    <w:rsid w:val="00FF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32C88"/>
  <w15:docId w15:val="{5F92B08B-5233-4F08-85EB-CE9FDDF1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F2F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F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F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2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2F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F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F4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83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footer" Target="footer8.xml"/><Relationship Id="rId68" Type="http://schemas.openxmlformats.org/officeDocument/2006/relationships/image" Target="media/image50.png"/><Relationship Id="rId84" Type="http://schemas.openxmlformats.org/officeDocument/2006/relationships/image" Target="media/image61.png"/><Relationship Id="rId89" Type="http://schemas.openxmlformats.org/officeDocument/2006/relationships/footer" Target="footer16.xml"/><Relationship Id="rId112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image" Target="media/image7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4.png"/><Relationship Id="rId79" Type="http://schemas.openxmlformats.org/officeDocument/2006/relationships/footer" Target="footer13.xml"/><Relationship Id="rId102" Type="http://schemas.openxmlformats.org/officeDocument/2006/relationships/image" Target="media/image74.png"/><Relationship Id="rId123" Type="http://schemas.openxmlformats.org/officeDocument/2006/relationships/footer" Target="footer28.xm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footer" Target="footer10.xml"/><Relationship Id="rId77" Type="http://schemas.openxmlformats.org/officeDocument/2006/relationships/image" Target="media/image56.png"/><Relationship Id="rId100" Type="http://schemas.openxmlformats.org/officeDocument/2006/relationships/image" Target="media/image72.png"/><Relationship Id="rId105" Type="http://schemas.openxmlformats.org/officeDocument/2006/relationships/image" Target="media/image76.png"/><Relationship Id="rId113" Type="http://schemas.openxmlformats.org/officeDocument/2006/relationships/footer" Target="footer24.xml"/><Relationship Id="rId118" Type="http://schemas.openxmlformats.org/officeDocument/2006/relationships/image" Target="media/image84.png"/><Relationship Id="rId12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image" Target="media/image38.png"/><Relationship Id="rId72" Type="http://schemas.openxmlformats.org/officeDocument/2006/relationships/footer" Target="footer11.xml"/><Relationship Id="rId80" Type="http://schemas.openxmlformats.org/officeDocument/2006/relationships/image" Target="media/image58.png"/><Relationship Id="rId85" Type="http://schemas.openxmlformats.org/officeDocument/2006/relationships/image" Target="media/image62.png"/><Relationship Id="rId93" Type="http://schemas.openxmlformats.org/officeDocument/2006/relationships/footer" Target="footer17.xml"/><Relationship Id="rId98" Type="http://schemas.openxmlformats.org/officeDocument/2006/relationships/image" Target="media/image71.png"/><Relationship Id="rId121" Type="http://schemas.openxmlformats.org/officeDocument/2006/relationships/footer" Target="footer27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jpe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49.png"/><Relationship Id="rId103" Type="http://schemas.openxmlformats.org/officeDocument/2006/relationships/footer" Target="footer20.xml"/><Relationship Id="rId108" Type="http://schemas.openxmlformats.org/officeDocument/2006/relationships/footer" Target="footer22.xml"/><Relationship Id="rId116" Type="http://schemas.openxmlformats.org/officeDocument/2006/relationships/footer" Target="footer25.xml"/><Relationship Id="rId124" Type="http://schemas.openxmlformats.org/officeDocument/2006/relationships/image" Target="media/image87.png"/><Relationship Id="rId20" Type="http://schemas.openxmlformats.org/officeDocument/2006/relationships/image" Target="media/image11.png"/><Relationship Id="rId41" Type="http://schemas.openxmlformats.org/officeDocument/2006/relationships/footer" Target="footer2.xml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footer" Target="footer14.xml"/><Relationship Id="rId88" Type="http://schemas.openxmlformats.org/officeDocument/2006/relationships/image" Target="media/image64.png"/><Relationship Id="rId91" Type="http://schemas.openxmlformats.org/officeDocument/2006/relationships/image" Target="media/image66.png"/><Relationship Id="rId96" Type="http://schemas.openxmlformats.org/officeDocument/2006/relationships/footer" Target="footer18.xml"/><Relationship Id="rId11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footer" Target="footer4.xml"/><Relationship Id="rId57" Type="http://schemas.openxmlformats.org/officeDocument/2006/relationships/image" Target="media/image42.png"/><Relationship Id="rId106" Type="http://schemas.openxmlformats.org/officeDocument/2006/relationships/footer" Target="footer21.xml"/><Relationship Id="rId114" Type="http://schemas.openxmlformats.org/officeDocument/2006/relationships/image" Target="media/image81.png"/><Relationship Id="rId119" Type="http://schemas.openxmlformats.org/officeDocument/2006/relationships/footer" Target="footer26.xml"/><Relationship Id="rId127" Type="http://schemas.microsoft.com/office/2011/relationships/people" Target="peop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52" Type="http://schemas.openxmlformats.org/officeDocument/2006/relationships/footer" Target="footer5.xml"/><Relationship Id="rId60" Type="http://schemas.openxmlformats.org/officeDocument/2006/relationships/footer" Target="footer7.xml"/><Relationship Id="rId65" Type="http://schemas.openxmlformats.org/officeDocument/2006/relationships/image" Target="media/image48.png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footer" Target="footer15.xml"/><Relationship Id="rId94" Type="http://schemas.openxmlformats.org/officeDocument/2006/relationships/image" Target="media/image68.jpeg"/><Relationship Id="rId99" Type="http://schemas.openxmlformats.org/officeDocument/2006/relationships/footer" Target="footer19.xml"/><Relationship Id="rId101" Type="http://schemas.openxmlformats.org/officeDocument/2006/relationships/image" Target="media/image73.png"/><Relationship Id="rId122" Type="http://schemas.openxmlformats.org/officeDocument/2006/relationships/image" Target="media/image86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78.jpe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footer" Target="footer6.xml"/><Relationship Id="rId76" Type="http://schemas.openxmlformats.org/officeDocument/2006/relationships/footer" Target="footer12.xml"/><Relationship Id="rId97" Type="http://schemas.openxmlformats.org/officeDocument/2006/relationships/image" Target="media/image70.png"/><Relationship Id="rId104" Type="http://schemas.openxmlformats.org/officeDocument/2006/relationships/image" Target="media/image75.png"/><Relationship Id="rId120" Type="http://schemas.openxmlformats.org/officeDocument/2006/relationships/image" Target="media/image85.png"/><Relationship Id="rId125" Type="http://schemas.openxmlformats.org/officeDocument/2006/relationships/footer" Target="footer29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66" Type="http://schemas.openxmlformats.org/officeDocument/2006/relationships/footer" Target="footer9.xml"/><Relationship Id="rId87" Type="http://schemas.openxmlformats.org/officeDocument/2006/relationships/image" Target="media/image63.png"/><Relationship Id="rId110" Type="http://schemas.openxmlformats.org/officeDocument/2006/relationships/footer" Target="footer23.xml"/><Relationship Id="rId115" Type="http://schemas.openxmlformats.org/officeDocument/2006/relationships/image" Target="media/image82.png"/><Relationship Id="rId61" Type="http://schemas.openxmlformats.org/officeDocument/2006/relationships/image" Target="media/image45.png"/><Relationship Id="rId8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CD7D1-7CEC-43FC-83C9-489DC149A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42</Pages>
  <Words>3302</Words>
  <Characters>18828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Optibus OnSchedule™ User Manual</vt:lpstr>
    </vt:vector>
  </TitlesOfParts>
  <Company/>
  <LinksUpToDate>false</LinksUpToDate>
  <CharactersWithSpaces>22086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Optibus OnSchedule™ User Manual</dc:title>
  <dc:creator>DAF/TW</dc:creator>
  <cp:lastModifiedBy>Meital Waltman</cp:lastModifiedBy>
  <cp:revision>7</cp:revision>
  <dcterms:created xsi:type="dcterms:W3CDTF">2016-09-25T06:36:00Z</dcterms:created>
  <dcterms:modified xsi:type="dcterms:W3CDTF">2016-09-25T10:58:00Z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2016-09-23T00:00:00Z</vt:filetime>
  </property>
  <property fmtid="{D5CDD505-2E9C-101B-9397-08002B2CF9AE}" pid="3" name="LastSaved">
    <vt:filetime>2016-09-23T00:00:00Z</vt:filetime>
  </property>
</Properties>
</file>